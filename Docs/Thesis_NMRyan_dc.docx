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Body"/>
        <w:spacing w:line="480" w:lineRule="auto"/>
        <w:jc w:val="center"/>
        <w:rPr>
          <w:sz w:val="28"/>
          <w:szCs w:val="28"/>
        </w:rPr>
      </w:pPr>
      <w:r>
        <w:rPr>
          <w:sz w:val="28"/>
          <w:szCs w:val="28"/>
          <w:rtl w:val="0"/>
          <w:lang w:val="de-DE"/>
        </w:rPr>
        <w:t xml:space="preserve">PHOTOSYNTHETIC ADAPTATIONS OF POLAR PHYTOPLANKTON </w:t>
      </w:r>
    </w:p>
    <w:p>
      <w:pPr>
        <w:pStyle w:val="Body"/>
        <w:spacing w:line="480" w:lineRule="auto"/>
        <w:jc w:val="center"/>
        <w:rPr>
          <w:sz w:val="28"/>
          <w:szCs w:val="28"/>
        </w:rPr>
      </w:pPr>
      <w:r>
        <w:rPr>
          <w:sz w:val="28"/>
          <w:szCs w:val="28"/>
          <w:rtl w:val="0"/>
          <w:lang w:val="en-US"/>
        </w:rPr>
        <w:t>TO EXTREME LOW LIGHT</w:t>
      </w:r>
    </w:p>
    <w:p>
      <w:pPr>
        <w:pStyle w:val="Body"/>
        <w:spacing w:line="480" w:lineRule="auto"/>
        <w:jc w:val="center"/>
      </w:pPr>
    </w:p>
    <w:p>
      <w:pPr>
        <w:pStyle w:val="Body"/>
        <w:spacing w:line="480" w:lineRule="auto"/>
        <w:jc w:val="center"/>
      </w:pPr>
      <w:r>
        <w:rPr>
          <w:rStyle w:val="page number"/>
          <w:rtl w:val="0"/>
          <w:lang w:val="en-US"/>
        </w:rPr>
        <w:t>BY</w:t>
      </w:r>
    </w:p>
    <w:p>
      <w:pPr>
        <w:pStyle w:val="Body"/>
        <w:spacing w:line="480" w:lineRule="auto"/>
        <w:jc w:val="center"/>
      </w:pPr>
      <w:r>
        <w:rPr>
          <w:rStyle w:val="page number"/>
          <w:rtl w:val="0"/>
        </w:rPr>
        <w:t>NATASHA MADELEINE RYAN</w:t>
      </w: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jc w:val="center"/>
      </w:pPr>
    </w:p>
    <w:p>
      <w:pPr>
        <w:pStyle w:val="Body"/>
        <w:spacing w:line="480" w:lineRule="auto"/>
        <w:ind w:firstLine="0"/>
      </w:pPr>
    </w:p>
    <w:p>
      <w:pPr>
        <w:pStyle w:val="Body"/>
        <w:jc w:val="center"/>
      </w:pPr>
      <w:r>
        <w:rPr>
          <w:rStyle w:val="page number"/>
          <w:rtl w:val="0"/>
          <w:lang w:val="en-US"/>
        </w:rPr>
        <w:t>A thesis submitted to the</w:t>
      </w:r>
    </w:p>
    <w:p>
      <w:pPr>
        <w:pStyle w:val="Body"/>
        <w:jc w:val="center"/>
      </w:pPr>
      <w:r>
        <w:rPr>
          <w:rStyle w:val="page number"/>
          <w:rtl w:val="0"/>
          <w:lang w:val="en-US"/>
        </w:rPr>
        <w:t>Department of Biology</w:t>
      </w:r>
    </w:p>
    <w:p>
      <w:pPr>
        <w:pStyle w:val="Body"/>
        <w:jc w:val="center"/>
      </w:pPr>
      <w:r>
        <w:rPr>
          <w:rStyle w:val="page number"/>
          <w:rtl w:val="0"/>
          <w:lang w:val="en-US"/>
        </w:rPr>
        <w:t>Mount Allison University</w:t>
      </w:r>
    </w:p>
    <w:p>
      <w:pPr>
        <w:pStyle w:val="Body"/>
        <w:jc w:val="center"/>
      </w:pPr>
      <w:r>
        <w:rPr>
          <w:rStyle w:val="page number"/>
          <w:rtl w:val="0"/>
          <w:lang w:val="en-US"/>
        </w:rPr>
        <w:t>in partial fulfillment of the requirements for the</w:t>
      </w:r>
    </w:p>
    <w:p>
      <w:pPr>
        <w:pStyle w:val="Body"/>
        <w:jc w:val="center"/>
      </w:pPr>
      <w:r>
        <w:rPr>
          <w:rStyle w:val="page number"/>
          <w:rtl w:val="0"/>
          <w:lang w:val="en-US"/>
        </w:rPr>
        <w:t>Bachelor of Science degree with Honours in Biology</w:t>
      </w:r>
    </w:p>
    <w:p>
      <w:pPr>
        <w:pStyle w:val="Body"/>
        <w:jc w:val="center"/>
        <w:sectPr>
          <w:headerReference w:type="default" r:id="rId4"/>
          <w:headerReference w:type="first" r:id="rId5"/>
          <w:footerReference w:type="default" r:id="rId6"/>
          <w:footerReference w:type="first" r:id="rId7"/>
          <w:pgSz w:w="12240" w:h="15840" w:orient="portrait"/>
          <w:pgMar w:top="1440" w:right="1440" w:bottom="1440" w:left="1440" w:header="720" w:footer="720"/>
          <w:pgNumType w:start="1"/>
          <w:titlePg w:val="1"/>
          <w:bidi w:val="0"/>
        </w:sectPr>
      </w:pPr>
      <w:r>
        <w:rPr>
          <w:rStyle w:val="page number"/>
          <w:rtl w:val="0"/>
          <w:lang w:val="en-US"/>
        </w:rPr>
        <w:t>April 19, 2024</w:t>
      </w:r>
    </w:p>
    <w:p>
      <w:pPr>
        <w:pStyle w:val="TOC Heading"/>
      </w:pPr>
      <w:r>
        <w:rPr>
          <w:rStyle w:val="page number"/>
          <w:rtl w:val="0"/>
          <w:lang w:val="en-US"/>
        </w:rPr>
        <w:t>Table of Contents</w:t>
      </w:r>
    </w:p>
    <w:p>
      <w:pPr>
        <w:pStyle w:val="Body"/>
        <w:ind w:firstLine="0"/>
      </w:pPr>
      <w:r>
        <w:rPr/>
        <w:fldChar w:fldCharType="begin" w:fldLock="0"/>
      </w:r>
      <w:r>
        <w:instrText xml:space="preserve"> TOC \o 1-3 </w:instrText>
      </w:r>
      <w:r>
        <w:rPr/>
        <w:fldChar w:fldCharType="separate" w:fldLock="0"/>
      </w:r>
    </w:p>
    <w:p>
      <w:pPr>
        <w:pStyle w:val="TOC 1"/>
      </w:pPr>
      <w:r>
        <w:rPr>
          <w:rFonts w:cs="Arial Unicode MS" w:eastAsia="Arial Unicode MS"/>
          <w:rtl w:val="0"/>
        </w:rPr>
        <w:t>List of Figures</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List of Tables</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Acknowledgements</w:t>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1"/>
      </w:pPr>
      <w:r>
        <w:rPr>
          <w:rFonts w:cs="Arial Unicode MS" w:eastAsia="Arial Unicode MS"/>
          <w:rtl w:val="0"/>
        </w:rPr>
        <w:t>Abstract</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Introduction</w:t>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Polar Phytoplankton</w:t>
        <w:tab/>
      </w:r>
      <w:r>
        <w:rPr/>
        <w:fldChar w:fldCharType="begin" w:fldLock="0"/>
      </w:r>
      <w:r>
        <w:instrText xml:space="preserve"> PAGEREF _Toc5 \h </w:instrText>
      </w:r>
      <w:r>
        <w:rPr/>
        <w:fldChar w:fldCharType="separate" w:fldLock="0"/>
      </w:r>
      <w:r>
        <w:rPr>
          <w:rFonts w:cs="Arial Unicode MS" w:eastAsia="Arial Unicode MS"/>
          <w:rtl w:val="0"/>
        </w:rPr>
        <w:t>1</w:t>
      </w:r>
      <w:r>
        <w:rPr/>
        <w:fldChar w:fldCharType="end" w:fldLock="0"/>
      </w:r>
    </w:p>
    <w:p>
      <w:pPr>
        <w:pStyle w:val="TOC 3"/>
      </w:pPr>
      <w:r>
        <w:rPr>
          <w:rFonts w:cs="Arial Unicode MS" w:eastAsia="Arial Unicode MS"/>
          <w:rtl w:val="0"/>
        </w:rPr>
        <w:t>Arctic Blooms</w:t>
        <w:tab/>
      </w:r>
      <w:r>
        <w:rPr/>
        <w:fldChar w:fldCharType="begin" w:fldLock="0"/>
      </w:r>
      <w:r>
        <w:instrText xml:space="preserve"> PAGEREF _Toc6 \h </w:instrText>
      </w:r>
      <w:r>
        <w:rPr/>
        <w:fldChar w:fldCharType="separate" w:fldLock="0"/>
      </w:r>
      <w:r>
        <w:rPr>
          <w:rFonts w:cs="Arial Unicode MS" w:eastAsia="Arial Unicode MS"/>
          <w:rtl w:val="0"/>
        </w:rPr>
        <w:t>2</w:t>
      </w:r>
      <w:r>
        <w:rPr/>
        <w:fldChar w:fldCharType="end" w:fldLock="0"/>
      </w:r>
    </w:p>
    <w:p>
      <w:pPr>
        <w:pStyle w:val="TOC 3"/>
      </w:pPr>
      <w:r>
        <w:rPr>
          <w:rFonts w:cs="Arial Unicode MS" w:eastAsia="Arial Unicode MS"/>
          <w:rtl w:val="0"/>
        </w:rPr>
        <w:t>Cold Adaptations</w:t>
        <w:tab/>
      </w:r>
      <w:r>
        <w:rPr/>
        <w:fldChar w:fldCharType="begin" w:fldLock="0"/>
      </w:r>
      <w:r>
        <w:instrText xml:space="preserve"> PAGEREF _Toc7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Energetic Principles of Photosynthesis</w:t>
        <w:tab/>
      </w:r>
      <w:r>
        <w:rPr/>
        <w:fldChar w:fldCharType="begin" w:fldLock="0"/>
      </w:r>
      <w:r>
        <w:instrText xml:space="preserve"> PAGEREF _Toc8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Recombination</w:t>
        <w:tab/>
      </w:r>
      <w:r>
        <w:rPr/>
        <w:fldChar w:fldCharType="begin" w:fldLock="0"/>
      </w:r>
      <w:r>
        <w:instrText xml:space="preserve"> PAGEREF _Toc9 \h </w:instrText>
      </w:r>
      <w:r>
        <w:rPr/>
        <w:fldChar w:fldCharType="separate" w:fldLock="0"/>
      </w:r>
      <w:r>
        <w:rPr>
          <w:rFonts w:cs="Arial Unicode MS" w:eastAsia="Arial Unicode MS"/>
          <w:rtl w:val="0"/>
        </w:rPr>
        <w:t>6</w:t>
      </w:r>
      <w:r>
        <w:rPr/>
        <w:fldChar w:fldCharType="end" w:fldLock="0"/>
      </w:r>
    </w:p>
    <w:p>
      <w:pPr>
        <w:pStyle w:val="TOC 3"/>
      </w:pPr>
      <w:r>
        <w:rPr>
          <w:rFonts w:cs="Arial Unicode MS" w:eastAsia="Arial Unicode MS"/>
          <w:rtl w:val="0"/>
        </w:rPr>
        <w:t>S-State Cycling</w:t>
        <w:tab/>
      </w:r>
      <w:r>
        <w:rPr/>
        <w:fldChar w:fldCharType="begin" w:fldLock="0"/>
      </w:r>
      <w:r>
        <w:instrText xml:space="preserve"> PAGEREF _Toc10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Study Aims</w:t>
        <w:tab/>
      </w:r>
      <w:r>
        <w:rPr/>
        <w:fldChar w:fldCharType="begin" w:fldLock="0"/>
      </w:r>
      <w:r>
        <w:instrText xml:space="preserve"> PAGEREF _Toc11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Materials &amp; Methods</w:t>
        <w:tab/>
      </w:r>
      <w:r>
        <w:rPr/>
        <w:fldChar w:fldCharType="begin" w:fldLock="0"/>
      </w:r>
      <w:r>
        <w:instrText xml:space="preserve"> PAGEREF _Toc12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Study Strains</w:t>
        <w:tab/>
      </w:r>
      <w:r>
        <w:rPr/>
        <w:fldChar w:fldCharType="begin" w:fldLock="0"/>
      </w:r>
      <w:r>
        <w:instrText xml:space="preserve"> PAGEREF _Toc13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Culturing Protocols</w:t>
        <w:tab/>
      </w:r>
      <w:r>
        <w:rPr/>
        <w:fldChar w:fldCharType="begin" w:fldLock="0"/>
      </w:r>
      <w:r>
        <w:instrText xml:space="preserve"> PAGEREF _Toc14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Single Turnover Variable Chlorophyll Fluorescence</w:t>
        <w:tab/>
      </w:r>
      <w:r>
        <w:rPr/>
        <w:fldChar w:fldCharType="begin" w:fldLock="0"/>
      </w:r>
      <w:r>
        <w:instrText xml:space="preserve"> PAGEREF _Toc15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Measurement Conditions</w:t>
        <w:tab/>
      </w:r>
      <w:r>
        <w:rPr/>
        <w:fldChar w:fldCharType="begin" w:fldLock="0"/>
      </w:r>
      <w:r>
        <w:instrText xml:space="preserve"> PAGEREF _Toc16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Analytical Methods</w:t>
        <w:tab/>
      </w:r>
      <w:r>
        <w:rPr/>
        <w:fldChar w:fldCharType="begin" w:fldLock="0"/>
      </w:r>
      <w:r>
        <w:instrText xml:space="preserve"> PAGEREF _Toc17 \h </w:instrText>
      </w:r>
      <w:r>
        <w:rPr/>
        <w:fldChar w:fldCharType="separate" w:fldLock="0"/>
      </w:r>
      <w:r>
        <w:rPr>
          <w:rFonts w:cs="Arial Unicode MS" w:eastAsia="Arial Unicode MS"/>
          <w:rtl w:val="0"/>
        </w:rPr>
        <w:t>18</w:t>
      </w:r>
      <w:r>
        <w:rPr/>
        <w:fldChar w:fldCharType="end" w:fldLock="0"/>
      </w:r>
    </w:p>
    <w:p>
      <w:pPr>
        <w:pStyle w:val="TOC 3"/>
      </w:pPr>
      <w:r>
        <w:rPr>
          <w:rFonts w:cs="Arial Unicode MS" w:eastAsia="Arial Unicode MS"/>
          <w:rtl w:val="0"/>
        </w:rPr>
        <w:t>Wavelet Transformations</w:t>
        <w:tab/>
      </w:r>
      <w:r>
        <w:rPr/>
        <w:fldChar w:fldCharType="begin" w:fldLock="0"/>
      </w:r>
      <w:r>
        <w:instrText xml:space="preserve"> PAGEREF _Toc18 \h </w:instrText>
      </w:r>
      <w:r>
        <w:rPr/>
        <w:fldChar w:fldCharType="separate" w:fldLock="0"/>
      </w:r>
      <w:r>
        <w:rPr>
          <w:rFonts w:cs="Arial Unicode MS" w:eastAsia="Arial Unicode MS"/>
          <w:rtl w:val="0"/>
        </w:rPr>
        <w:t>18</w:t>
      </w:r>
      <w:r>
        <w:rPr/>
        <w:fldChar w:fldCharType="end" w:fldLock="0"/>
      </w:r>
    </w:p>
    <w:p>
      <w:pPr>
        <w:pStyle w:val="TOC 3"/>
      </w:pPr>
      <w:r>
        <w:rPr>
          <w:rFonts w:cs="Arial Unicode MS" w:eastAsia="Arial Unicode MS"/>
          <w:rtl w:val="0"/>
        </w:rPr>
        <w:t>Generalized Additive Modelling</w:t>
        <w:tab/>
      </w:r>
      <w:r>
        <w:rPr/>
        <w:fldChar w:fldCharType="begin" w:fldLock="0"/>
      </w:r>
      <w:r>
        <w:instrText xml:space="preserve"> PAGEREF _Toc19 \h </w:instrText>
      </w:r>
      <w:r>
        <w:rPr/>
        <w:fldChar w:fldCharType="separate" w:fldLock="0"/>
      </w:r>
      <w:r>
        <w:rPr>
          <w:rFonts w:cs="Arial Unicode MS" w:eastAsia="Arial Unicode MS"/>
          <w:rtl w:val="0"/>
        </w:rPr>
        <w:t>20</w:t>
      </w:r>
      <w:r>
        <w:rPr/>
        <w:fldChar w:fldCharType="end" w:fldLock="0"/>
      </w:r>
    </w:p>
    <w:p>
      <w:pPr>
        <w:pStyle w:val="TOC 1"/>
      </w:pPr>
      <w:r>
        <w:rPr>
          <w:rFonts w:cs="Arial Unicode MS" w:eastAsia="Arial Unicode MS"/>
          <w:rtl w:val="0"/>
        </w:rPr>
        <w:t>Results</w:t>
        <w:tab/>
      </w:r>
      <w:r>
        <w:rPr/>
        <w:fldChar w:fldCharType="begin" w:fldLock="0"/>
      </w:r>
      <w:r>
        <w:instrText xml:space="preserve"> PAGEREF _Toc20 \h </w:instrText>
      </w:r>
      <w:r>
        <w:rPr/>
        <w:fldChar w:fldCharType="separate" w:fldLock="0"/>
      </w:r>
      <w:r>
        <w:rPr>
          <w:rFonts w:cs="Arial Unicode MS" w:eastAsia="Arial Unicode MS"/>
          <w:rtl w:val="0"/>
        </w:rPr>
        <w:t>22</w:t>
      </w:r>
      <w:r>
        <w:rPr/>
        <w:fldChar w:fldCharType="end" w:fldLock="0"/>
      </w:r>
    </w:p>
    <w:p>
      <w:pPr>
        <w:pStyle w:val="TOC 2"/>
      </w:pPr>
      <w:r>
        <w:rPr>
          <w:rFonts w:cs="Arial Unicode MS" w:eastAsia="Arial Unicode MS"/>
          <w:rtl w:val="0"/>
        </w:rPr>
        <w:t>Single Turnover Variable Chlorophyll Fluorescence</w:t>
        <w:tab/>
      </w:r>
      <w:r>
        <w:rPr/>
        <w:fldChar w:fldCharType="begin" w:fldLock="0"/>
      </w:r>
      <w:r>
        <w:instrText xml:space="preserve"> PAGEREF _Toc21 \h </w:instrText>
      </w:r>
      <w:r>
        <w:rPr/>
        <w:fldChar w:fldCharType="separate" w:fldLock="0"/>
      </w:r>
      <w:r>
        <w:rPr>
          <w:rFonts w:cs="Arial Unicode MS" w:eastAsia="Arial Unicode MS"/>
          <w:rtl w:val="0"/>
        </w:rPr>
        <w:t>22</w:t>
      </w:r>
      <w:r>
        <w:rPr/>
        <w:fldChar w:fldCharType="end" w:fldLock="0"/>
      </w:r>
    </w:p>
    <w:p>
      <w:pPr>
        <w:pStyle w:val="TOC 2"/>
      </w:pPr>
      <w:r>
        <w:rPr>
          <w:rFonts w:cs="Arial Unicode MS" w:eastAsia="Arial Unicode MS"/>
          <w:rtl w:val="0"/>
        </w:rPr>
        <w:t>Wavelet Analysis</w:t>
        <w:tab/>
      </w:r>
      <w:r>
        <w:rPr/>
        <w:fldChar w:fldCharType="begin" w:fldLock="0"/>
      </w:r>
      <w:r>
        <w:instrText xml:space="preserve"> PAGEREF _Toc22 \h </w:instrText>
      </w:r>
      <w:r>
        <w:rPr/>
        <w:fldChar w:fldCharType="separate" w:fldLock="0"/>
      </w:r>
      <w:r>
        <w:rPr>
          <w:rFonts w:cs="Arial Unicode MS" w:eastAsia="Arial Unicode MS"/>
          <w:rtl w:val="0"/>
        </w:rPr>
        <w:t>22</w:t>
      </w:r>
      <w:r>
        <w:rPr/>
        <w:fldChar w:fldCharType="end" w:fldLock="0"/>
      </w:r>
    </w:p>
    <w:p>
      <w:pPr>
        <w:pStyle w:val="TOC 2"/>
      </w:pPr>
      <w:r>
        <w:rPr>
          <w:rFonts w:cs="Arial Unicode MS" w:eastAsia="Arial Unicode MS"/>
          <w:rtl w:val="0"/>
        </w:rPr>
        <w:t>Generalized Additive Modelling by Deviation from Growth Temperature</w:t>
        <w:tab/>
      </w:r>
      <w:r>
        <w:rPr/>
        <w:fldChar w:fldCharType="begin" w:fldLock="0"/>
      </w:r>
      <w:r>
        <w:instrText xml:space="preserve"> PAGEREF _Toc23 \h </w:instrText>
      </w:r>
      <w:r>
        <w:rPr/>
        <w:fldChar w:fldCharType="separate" w:fldLock="0"/>
      </w:r>
      <w:r>
        <w:rPr>
          <w:rFonts w:cs="Arial Unicode MS" w:eastAsia="Arial Unicode MS"/>
          <w:rtl w:val="0"/>
        </w:rPr>
        <w:t>25</w:t>
      </w:r>
      <w:r>
        <w:rPr/>
        <w:fldChar w:fldCharType="end" w:fldLock="0"/>
      </w:r>
    </w:p>
    <w:p>
      <w:pPr>
        <w:pStyle w:val="TOC 2"/>
      </w:pPr>
      <w:r>
        <w:rPr>
          <w:rFonts w:cs="Arial Unicode MS" w:eastAsia="Arial Unicode MS"/>
          <w:rtl w:val="0"/>
        </w:rPr>
        <w:t>Generalized Additive Modelling By Measurement Temperature</w:t>
        <w:tab/>
      </w:r>
      <w:r>
        <w:rPr/>
        <w:fldChar w:fldCharType="begin" w:fldLock="0"/>
      </w:r>
      <w:r>
        <w:instrText xml:space="preserve"> PAGEREF _Toc24 \h </w:instrText>
      </w:r>
      <w:r>
        <w:rPr/>
        <w:fldChar w:fldCharType="separate" w:fldLock="0"/>
      </w:r>
      <w:r>
        <w:rPr>
          <w:rFonts w:cs="Arial Unicode MS" w:eastAsia="Arial Unicode MS"/>
          <w:rtl w:val="0"/>
        </w:rPr>
        <w:t>30</w:t>
      </w:r>
      <w:r>
        <w:rPr/>
        <w:fldChar w:fldCharType="end" w:fldLock="0"/>
      </w:r>
    </w:p>
    <w:p>
      <w:pPr>
        <w:pStyle w:val="TOC 1"/>
      </w:pPr>
      <w:r>
        <w:rPr>
          <w:rFonts w:cs="Arial Unicode MS" w:eastAsia="Arial Unicode MS"/>
          <w:rtl w:val="0"/>
        </w:rPr>
        <w:t>Discussion</w:t>
        <w:tab/>
      </w:r>
      <w:r>
        <w:rPr/>
        <w:fldChar w:fldCharType="begin" w:fldLock="0"/>
      </w:r>
      <w:r>
        <w:instrText xml:space="preserve"> PAGEREF _Toc25 \h </w:instrText>
      </w:r>
      <w:r>
        <w:rPr/>
        <w:fldChar w:fldCharType="separate" w:fldLock="0"/>
      </w:r>
      <w:r>
        <w:rPr>
          <w:rFonts w:cs="Arial Unicode MS" w:eastAsia="Arial Unicode MS"/>
          <w:rtl w:val="0"/>
        </w:rPr>
        <w:t>36</w:t>
      </w:r>
      <w:r>
        <w:rPr/>
        <w:fldChar w:fldCharType="end" w:fldLock="0"/>
      </w:r>
    </w:p>
    <w:p>
      <w:pPr>
        <w:pStyle w:val="TOC 2"/>
      </w:pPr>
      <w:r>
        <w:rPr>
          <w:rFonts w:cs="Arial Unicode MS" w:eastAsia="Arial Unicode MS"/>
          <w:rtl w:val="0"/>
        </w:rPr>
        <w:t>Modelling and Operational Limitations</w:t>
        <w:tab/>
      </w:r>
      <w:r>
        <w:rPr/>
        <w:fldChar w:fldCharType="begin" w:fldLock="0"/>
      </w:r>
      <w:r>
        <w:instrText xml:space="preserve"> PAGEREF _Toc26 \h </w:instrText>
      </w:r>
      <w:r>
        <w:rPr/>
        <w:fldChar w:fldCharType="separate" w:fldLock="0"/>
      </w:r>
      <w:r>
        <w:rPr>
          <w:rFonts w:cs="Arial Unicode MS" w:eastAsia="Arial Unicode MS"/>
          <w:rtl w:val="0"/>
        </w:rPr>
        <w:t>36</w:t>
      </w:r>
      <w:r>
        <w:rPr/>
        <w:fldChar w:fldCharType="end" w:fldLock="0"/>
      </w:r>
    </w:p>
    <w:p>
      <w:pPr>
        <w:pStyle w:val="TOC 2"/>
      </w:pPr>
      <w:r>
        <w:rPr>
          <w:rFonts w:cs="Arial Unicode MS" w:eastAsia="Arial Unicode MS"/>
          <w:rtl w:val="0"/>
        </w:rPr>
        <w:t>Consistent Responses to Measurement Conditions</w:t>
        <w:tab/>
      </w:r>
      <w:r>
        <w:rPr/>
        <w:fldChar w:fldCharType="begin" w:fldLock="0"/>
      </w:r>
      <w:r>
        <w:instrText xml:space="preserve"> PAGEREF _Toc27 \h </w:instrText>
      </w:r>
      <w:r>
        <w:rPr/>
        <w:fldChar w:fldCharType="separate" w:fldLock="0"/>
      </w:r>
      <w:r>
        <w:rPr>
          <w:rFonts w:cs="Arial Unicode MS" w:eastAsia="Arial Unicode MS"/>
          <w:rtl w:val="0"/>
        </w:rPr>
        <w:t>37</w:t>
      </w:r>
      <w:r>
        <w:rPr/>
        <w:fldChar w:fldCharType="end" w:fldLock="0"/>
      </w:r>
    </w:p>
    <w:p>
      <w:pPr>
        <w:pStyle w:val="TOC 2"/>
      </w:pPr>
      <w:r>
        <w:rPr>
          <w:rFonts w:cs="Arial Unicode MS" w:eastAsia="Arial Unicode MS"/>
          <w:rtl w:val="0"/>
        </w:rPr>
        <w:t>Comparisons Among Strains</w:t>
        <w:tab/>
      </w:r>
      <w:r>
        <w:rPr/>
        <w:fldChar w:fldCharType="begin" w:fldLock="0"/>
      </w:r>
      <w:r>
        <w:instrText xml:space="preserve"> PAGEREF _Toc28 \h </w:instrText>
      </w:r>
      <w:r>
        <w:rPr/>
        <w:fldChar w:fldCharType="separate" w:fldLock="0"/>
      </w:r>
      <w:r>
        <w:rPr>
          <w:rFonts w:cs="Arial Unicode MS" w:eastAsia="Arial Unicode MS"/>
          <w:rtl w:val="0"/>
        </w:rPr>
        <w:t>38</w:t>
      </w:r>
      <w:r>
        <w:rPr/>
        <w:fldChar w:fldCharType="end" w:fldLock="0"/>
      </w:r>
    </w:p>
    <w:p>
      <w:pPr>
        <w:pStyle w:val="TOC 2"/>
      </w:pPr>
      <w:r>
        <w:rPr>
          <w:rFonts w:cs="Arial Unicode MS" w:eastAsia="Arial Unicode MS"/>
          <w:rtl w:val="0"/>
        </w:rPr>
        <w:t>Ecological Implications &amp; Future Directions</w:t>
        <w:tab/>
      </w:r>
      <w:r>
        <w:rPr/>
        <w:fldChar w:fldCharType="begin" w:fldLock="0"/>
      </w:r>
      <w:r>
        <w:instrText xml:space="preserve"> PAGEREF _Toc29 \h </w:instrText>
      </w:r>
      <w:r>
        <w:rPr/>
        <w:fldChar w:fldCharType="separate" w:fldLock="0"/>
      </w:r>
      <w:r>
        <w:rPr>
          <w:rFonts w:cs="Arial Unicode MS" w:eastAsia="Arial Unicode MS"/>
          <w:rtl w:val="0"/>
        </w:rPr>
        <w:t>40</w:t>
      </w:r>
      <w:r>
        <w:rPr/>
        <w:fldChar w:fldCharType="end" w:fldLock="0"/>
      </w:r>
    </w:p>
    <w:p>
      <w:pPr>
        <w:pStyle w:val="TOC 1"/>
      </w:pPr>
      <w:r>
        <w:rPr>
          <w:rFonts w:cs="Arial Unicode MS" w:eastAsia="Arial Unicode MS"/>
          <w:rtl w:val="0"/>
        </w:rPr>
        <w:t>References</w:t>
        <w:tab/>
      </w:r>
      <w:r>
        <w:rPr/>
        <w:fldChar w:fldCharType="begin" w:fldLock="0"/>
      </w:r>
      <w:r>
        <w:instrText xml:space="preserve"> PAGEREF _Toc30 \h </w:instrText>
      </w:r>
      <w:r>
        <w:rPr/>
        <w:fldChar w:fldCharType="separate" w:fldLock="0"/>
      </w:r>
      <w:r>
        <w:rPr>
          <w:rFonts w:cs="Arial Unicode MS" w:eastAsia="Arial Unicode MS"/>
          <w:rtl w:val="0"/>
        </w:rPr>
        <w:t>41</w:t>
      </w:r>
      <w:r>
        <w:rPr/>
        <w:fldChar w:fldCharType="end" w:fldLock="0"/>
      </w:r>
    </w:p>
    <w:p>
      <w:pPr>
        <w:pStyle w:val="TOC 1"/>
      </w:pPr>
      <w:r>
        <w:rPr>
          <w:rFonts w:cs="Arial Unicode MS" w:eastAsia="Arial Unicode MS"/>
          <w:rtl w:val="0"/>
        </w:rPr>
        <w:t>Appendix</w:t>
        <w:tab/>
      </w:r>
      <w:r>
        <w:rPr/>
        <w:fldChar w:fldCharType="begin" w:fldLock="0"/>
      </w:r>
      <w:r>
        <w:instrText xml:space="preserve"> PAGEREF _Toc31 \h </w:instrText>
      </w:r>
      <w:r>
        <w:rPr/>
        <w:fldChar w:fldCharType="separate" w:fldLock="0"/>
      </w:r>
      <w:r>
        <w:rPr>
          <w:rFonts w:cs="Arial Unicode MS" w:eastAsia="Arial Unicode MS"/>
          <w:rtl w:val="0"/>
        </w:rPr>
        <w:t>47</w:t>
      </w:r>
      <w:r>
        <w:rPr/>
        <w:fldChar w:fldCharType="end" w:fldLock="0"/>
      </w:r>
    </w:p>
    <w:p>
      <w:pPr>
        <w:ind w:firstLine="0"/>
        <w:rPr>
          <w:rFonts w:ascii="Aptos" w:cs="Aptos" w:hAnsi="Aptos" w:eastAsia="Aptos"/>
          <w:kern w:val="2"/>
        </w:rPr>
      </w:pPr>
      <w:r>
        <w:rPr/>
        <w:fldChar w:fldCharType="end" w:fldLock="0"/>
      </w:r>
    </w:p>
    <w:p>
      <w:pPr>
        <w:pStyle w:val="Heading"/>
      </w:pPr>
      <w:bookmarkStart w:name="_Toc" w:id="0"/>
      <w:r>
        <w:rPr>
          <w:rStyle w:val="page number"/>
          <w:rFonts w:cs="Arial Unicode MS" w:eastAsia="Arial Unicode MS"/>
          <w:rtl w:val="0"/>
          <w:lang w:val="en-US"/>
        </w:rPr>
        <w:t xml:space="preserve">List of Figures </w:t>
      </w:r>
      <w:bookmarkEnd w:id="0"/>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Figure 1</w:t>
      </w:r>
      <w:r>
        <w:rPr>
          <w:rStyle w:val="Link"/>
          <w:rtl w:val="0"/>
          <w:lang w:val="en-US"/>
        </w:rPr>
        <w:t>: Electron flow through the photosystem II protein complex within the thylakoid membrane of chloroplasts.</w:t>
      </w:r>
      <w:r>
        <w:rPr>
          <w:rStyle w:val="page number"/>
        </w:rPr>
        <w:tab/>
      </w:r>
      <w:r>
        <w:rPr/>
        <w:fldChar w:fldCharType="end" w:fldLock="0"/>
      </w:r>
      <w:r>
        <w:rPr>
          <w:rStyle w:val="page number"/>
          <w:rtl w:val="0"/>
          <w:lang w:val="en-US"/>
        </w:rPr>
        <w:t>5</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Figure 3</w:t>
      </w:r>
      <w:r>
        <w:rPr>
          <w:rStyle w:val="Link"/>
          <w:rtl w:val="0"/>
          <w:lang w:val="en-US"/>
        </w:rPr>
        <w:t>: Photodamaging and photoprotective recombination pathways in photosystem II.</w:t>
      </w:r>
      <w:r>
        <w:rPr>
          <w:rStyle w:val="page number"/>
        </w:rPr>
        <w:tab/>
      </w:r>
      <w:r>
        <w:rPr/>
        <w:fldChar w:fldCharType="end" w:fldLock="0"/>
      </w:r>
      <w:r>
        <w:rPr>
          <w:rStyle w:val="page number"/>
          <w:rtl w:val="0"/>
          <w:lang w:val="en-US"/>
        </w:rPr>
        <w:t>7</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Figure 4</w:t>
      </w:r>
      <w:r>
        <w:rPr>
          <w:rStyle w:val="Link"/>
          <w:rtl w:val="0"/>
          <w:lang w:val="en-US"/>
        </w:rPr>
        <w:t>: Pathway of S-State cycling and the electron transfer in PSII. Successive PSII charge separations extract successive electrons from the Mn cluster, inducing four increasingly oxidized states. After accumulating four oxidizing equivalents, 2 H</w:t>
      </w:r>
      <w:r>
        <w:rPr>
          <w:rStyle w:val="Link"/>
          <w:vertAlign w:val="subscript"/>
          <w:rtl w:val="0"/>
          <w:lang w:val="en-US"/>
        </w:rPr>
        <w:t>2</w:t>
      </w:r>
      <w:r>
        <w:rPr>
          <w:rStyle w:val="Link"/>
          <w:rtl w:val="0"/>
          <w:lang w:val="en-US"/>
        </w:rPr>
        <w:t>O molecules are oxidized to 1 O</w:t>
      </w:r>
      <w:r>
        <w:rPr>
          <w:rStyle w:val="Link"/>
          <w:vertAlign w:val="subscript"/>
          <w:rtl w:val="0"/>
          <w:lang w:val="en-US"/>
        </w:rPr>
        <w:t>2</w:t>
      </w:r>
      <w:r>
        <w:rPr>
          <w:rStyle w:val="Link"/>
          <w:rtl w:val="0"/>
          <w:lang w:val="en-US"/>
        </w:rPr>
        <w:t xml:space="preserve"> and four protons released to the lumenal side of the thylakoid.</w:t>
      </w:r>
      <w:r>
        <w:rPr>
          <w:rStyle w:val="page number"/>
        </w:rPr>
        <w:tab/>
      </w:r>
      <w:r>
        <w:rPr/>
        <w:fldChar w:fldCharType="end" w:fldLock="0"/>
      </w:r>
      <w:r>
        <w:rPr>
          <w:rStyle w:val="page number"/>
          <w:rtl w:val="0"/>
          <w:lang w:val="en-US"/>
        </w:rPr>
        <w:t>8</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Figure 5</w:t>
      </w:r>
      <w:r>
        <w:rPr>
          <w:rStyle w:val="Link"/>
          <w:rtl w:val="0"/>
          <w:lang w:val="en-US"/>
        </w:rPr>
        <w:t>: Sample chlorophyll fluorescence induction curve</w:t>
      </w:r>
      <w:r>
        <w:rPr>
          <w:rStyle w:val="page number"/>
        </w:rPr>
        <w:tab/>
      </w:r>
      <w:r>
        <w:rPr/>
        <w:fldChar w:fldCharType="end" w:fldLock="0"/>
      </w:r>
      <w:r>
        <w:rPr>
          <w:rStyle w:val="page number"/>
          <w:rtl w:val="0"/>
          <w:lang w:val="en-US"/>
        </w:rPr>
        <w:t>12</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Figure 6</w:t>
      </w:r>
      <w:r>
        <w:rPr>
          <w:rStyle w:val="Link"/>
          <w:rtl w:val="0"/>
          <w:lang w:val="en-US"/>
        </w:rPr>
        <w:t>: Repeated single-turnover excitation of variable chlorophyll fluorescence for monitoring the S-State cycling in PSII during photosynthesis. Sequential flashes drive S-State transitions from S</w:t>
      </w:r>
      <w:r>
        <w:rPr>
          <w:rStyle w:val="Link"/>
          <w:vertAlign w:val="subscript"/>
          <w:rtl w:val="0"/>
          <w:lang w:val="en-US"/>
        </w:rPr>
        <w:t>0</w:t>
      </w:r>
      <w:r>
        <w:rPr>
          <w:rStyle w:val="Link"/>
          <w:rtl w:val="0"/>
          <w:lang w:val="en-US"/>
        </w:rPr>
        <w:t xml:space="preserve"> to S</w:t>
      </w:r>
      <w:r>
        <w:rPr>
          <w:rStyle w:val="Link"/>
          <w:vertAlign w:val="subscript"/>
          <w:rtl w:val="0"/>
          <w:lang w:val="en-US"/>
        </w:rPr>
        <w:t>1</w:t>
      </w:r>
      <w:r>
        <w:rPr>
          <w:rStyle w:val="Link"/>
          <w:rtl w:val="0"/>
          <w:lang w:val="en-US"/>
        </w:rPr>
        <w:t>, S</w:t>
      </w:r>
      <w:r>
        <w:rPr>
          <w:rStyle w:val="Link"/>
          <w:vertAlign w:val="subscript"/>
          <w:rtl w:val="0"/>
          <w:lang w:val="en-US"/>
        </w:rPr>
        <w:t>1</w:t>
      </w:r>
      <w:r>
        <w:rPr>
          <w:rStyle w:val="Link"/>
          <w:rtl w:val="0"/>
          <w:lang w:val="en-US"/>
        </w:rPr>
        <w:t xml:space="preserve"> to S</w:t>
      </w:r>
      <w:r>
        <w:rPr>
          <w:rStyle w:val="Link"/>
          <w:vertAlign w:val="subscript"/>
          <w:rtl w:val="0"/>
          <w:lang w:val="en-US"/>
        </w:rPr>
        <w:t>2</w:t>
      </w:r>
      <w:r>
        <w:rPr>
          <w:rStyle w:val="Link"/>
          <w:rtl w:val="0"/>
          <w:lang w:val="en-US"/>
        </w:rPr>
        <w:t>, S</w:t>
      </w:r>
      <w:r>
        <w:rPr>
          <w:rStyle w:val="Link"/>
          <w:vertAlign w:val="subscript"/>
          <w:rtl w:val="0"/>
          <w:lang w:val="en-US"/>
        </w:rPr>
        <w:t>2</w:t>
      </w:r>
      <w:r>
        <w:rPr>
          <w:rStyle w:val="Link"/>
          <w:rtl w:val="0"/>
          <w:lang w:val="en-US"/>
        </w:rPr>
        <w:t xml:space="preserve"> to</w:t>
      </w:r>
      <w:r>
        <w:rPr>
          <w:rStyle w:val="Link"/>
          <w:vertAlign w:val="subscript"/>
          <w:rtl w:val="0"/>
          <w:lang w:val="en-US"/>
        </w:rPr>
        <w:t xml:space="preserve"> </w:t>
      </w:r>
      <w:r>
        <w:rPr>
          <w:rStyle w:val="Link"/>
          <w:rtl w:val="0"/>
          <w:lang w:val="en-US"/>
        </w:rPr>
        <w:t>S</w:t>
      </w:r>
      <w:r>
        <w:rPr>
          <w:rStyle w:val="Link"/>
          <w:vertAlign w:val="subscript"/>
          <w:rtl w:val="0"/>
          <w:lang w:val="en-US"/>
        </w:rPr>
        <w:t>3</w:t>
      </w:r>
      <w:r>
        <w:rPr>
          <w:rStyle w:val="Link"/>
          <w:rtl w:val="0"/>
          <w:lang w:val="en-US"/>
        </w:rPr>
        <w:t>, and S</w:t>
      </w:r>
      <w:r>
        <w:rPr>
          <w:rStyle w:val="Link"/>
          <w:vertAlign w:val="subscript"/>
          <w:rtl w:val="0"/>
          <w:lang w:val="en-US"/>
        </w:rPr>
        <w:t xml:space="preserve">3 </w:t>
      </w:r>
      <w:r>
        <w:rPr>
          <w:rStyle w:val="Link"/>
          <w:rtl w:val="0"/>
          <w:lang w:val="en-US"/>
        </w:rPr>
        <w:t>to the transient S</w:t>
      </w:r>
      <w:r>
        <w:rPr>
          <w:rStyle w:val="Link"/>
          <w:vertAlign w:val="subscript"/>
          <w:rtl w:val="0"/>
          <w:lang w:val="en-US"/>
        </w:rPr>
        <w:t>4</w:t>
      </w:r>
      <w:r>
        <w:rPr>
          <w:rStyle w:val="Link"/>
          <w:rtl w:val="0"/>
          <w:lang w:val="en-US"/>
        </w:rPr>
        <w:t xml:space="preserve"> state, which rapidly decays to S</w:t>
      </w:r>
      <w:r>
        <w:rPr>
          <w:rStyle w:val="Link"/>
          <w:vertAlign w:val="subscript"/>
          <w:rtl w:val="0"/>
          <w:lang w:val="en-US"/>
        </w:rPr>
        <w:t>0</w:t>
      </w:r>
      <w:r>
        <w:rPr>
          <w:rStyle w:val="Link"/>
          <w:rtl w:val="0"/>
          <w:lang w:val="en-US"/>
        </w:rPr>
        <w:t>.</w:t>
      </w:r>
      <w:r>
        <w:rPr>
          <w:rStyle w:val="page number"/>
        </w:rPr>
        <w:tab/>
      </w:r>
      <w:r>
        <w:rPr/>
        <w:fldChar w:fldCharType="end" w:fldLock="0"/>
      </w:r>
      <w:r>
        <w:rPr>
          <w:rStyle w:val="page number"/>
          <w:rtl w:val="0"/>
          <w:lang w:val="en-US"/>
        </w:rPr>
        <w:t>13</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Figure 7</w:t>
      </w:r>
      <w:r>
        <w:rPr>
          <w:rStyle w:val="Link"/>
          <w:rtl w:val="0"/>
          <w:lang w:val="en-US"/>
        </w:rPr>
        <w:t>: Representative wavelet transformation of Chlamydomonas priscuii fluorescence over 32 consecutive flashes, measured at 4</w:t>
      </w:r>
      <w:r>
        <w:rPr>
          <w:rStyle w:val="Link"/>
          <w:rtl w:val="0"/>
          <w:lang w:val="en-US"/>
        </w:rPr>
        <w:t>°</w:t>
      </w:r>
      <w:r>
        <w:rPr>
          <w:rStyle w:val="Link"/>
          <w:rtl w:val="0"/>
          <w:lang w:val="en-US"/>
        </w:rPr>
        <w:t xml:space="preserve">C and 1-second flash spacing, equivalent to a photon delivery rate to PSII achieved under approximately steady-state light level of 0.708 </w:t>
      </w:r>
      <w:r>
        <w:rPr>
          <w:rStyle w:val="Link"/>
          <w:rtl w:val="0"/>
          <w:lang w:val="en-US"/>
        </w:rPr>
        <w:t>µ</w:t>
      </w:r>
      <w:r>
        <w:rPr>
          <w:rStyle w:val="Link"/>
          <w:rtl w:val="0"/>
          <w:lang w:val="en-US"/>
        </w:rPr>
        <w:t>mol photons m</w:t>
      </w:r>
      <w:r>
        <w:rPr>
          <w:rStyle w:val="Link"/>
          <w:vertAlign w:val="superscript"/>
          <w:rtl w:val="0"/>
          <w:lang w:val="en-US"/>
        </w:rPr>
        <w:t xml:space="preserve">-2 </w:t>
      </w:r>
      <w:r>
        <w:rPr>
          <w:rStyle w:val="Link"/>
          <w:rtl w:val="0"/>
          <w:lang w:val="en-US"/>
        </w:rPr>
        <w:t>s</w:t>
      </w:r>
      <w:r>
        <w:rPr>
          <w:rStyle w:val="Link"/>
          <w:vertAlign w:val="superscript"/>
          <w:rtl w:val="0"/>
          <w:lang w:val="en-US"/>
        </w:rPr>
        <w:t>-1</w:t>
      </w:r>
      <w:r>
        <w:rPr>
          <w:rStyle w:val="Link"/>
          <w:rtl w:val="0"/>
          <w:lang w:val="en-US"/>
        </w:rPr>
        <w:t>.</w:t>
      </w:r>
      <w:r>
        <w:rPr>
          <w:rStyle w:val="page number"/>
        </w:rPr>
        <w:tab/>
      </w:r>
      <w:r>
        <w:rPr/>
        <w:fldChar w:fldCharType="end" w:fldLock="0"/>
      </w:r>
      <w:r>
        <w:rPr>
          <w:rStyle w:val="page number"/>
          <w:rtl w:val="0"/>
          <w:lang w:val="en-US"/>
        </w:rPr>
        <w:t>16</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Figure 8</w:t>
      </w:r>
      <w:r>
        <w:rPr>
          <w:rStyle w:val="Link"/>
          <w:rtl w:val="0"/>
          <w:lang w:val="en-US"/>
        </w:rPr>
        <w:t xml:space="preserve">: Sample plot illustrating the wavelet reconstructions at </w:t>
      </w:r>
      <w:r>
        <w:rPr>
          <w:rStyle w:val="Link"/>
          <w:rFonts w:ascii="Cambria Math" w:cs="Cambria Math" w:hAnsi="Cambria Math" w:eastAsia="Cambria Math"/>
          <w:rtl w:val="0"/>
          <w:lang w:val="en-US"/>
        </w:rPr>
        <w:t xml:space="preserve">⍺ </w:t>
      </w:r>
      <w:r>
        <w:rPr>
          <w:rStyle w:val="Link"/>
          <w:rtl w:val="0"/>
          <w:lang w:val="en-US"/>
        </w:rPr>
        <w:t xml:space="preserve">= 0.05 of </w:t>
      </w:r>
      <w:r>
        <w:rPr>
          <w:rStyle w:val="Link"/>
          <w:i w:val="1"/>
          <w:iCs w:val="1"/>
          <w:rtl w:val="0"/>
          <w:lang w:val="en-US"/>
        </w:rPr>
        <w:t>Chlamydomonas priscuii</w:t>
      </w:r>
      <w:r>
        <w:rPr>
          <w:rStyle w:val="Link"/>
          <w:rtl w:val="0"/>
          <w:lang w:val="en-US"/>
        </w:rPr>
        <w:t xml:space="preserve"> fluorescence over 32 consecutive single turnover flashes across a range of measurement temperatures and flash spacings, with their equivalent effective light levels.</w:t>
      </w:r>
      <w:r>
        <w:rPr>
          <w:rStyle w:val="page number"/>
        </w:rPr>
        <w:tab/>
      </w:r>
      <w:r>
        <w:rPr/>
        <w:fldChar w:fldCharType="end" w:fldLock="0"/>
      </w:r>
      <w:r>
        <w:rPr>
          <w:rStyle w:val="page number"/>
          <w:rtl w:val="0"/>
          <w:lang w:val="en-US"/>
        </w:rPr>
        <w:t>17</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Figure 9</w:t>
      </w:r>
      <w:r>
        <w:rPr>
          <w:rStyle w:val="Link"/>
          <w:rtl w:val="0"/>
          <w:lang w:val="en-US"/>
        </w:rPr>
        <w:t>: Oscillations in the maximum quantum yield of the photochemistry in Chlamydomonas priscuii cultures over a series of 32 flashes, as measured through the secondary chlorophyll fluorescence parameter F</w:t>
      </w:r>
      <w:r>
        <w:rPr>
          <w:rStyle w:val="Link"/>
          <w:vertAlign w:val="subscript"/>
          <w:rtl w:val="0"/>
          <w:lang w:val="en-US"/>
        </w:rPr>
        <w:t>V</w:t>
      </w:r>
      <w:r>
        <w:rPr>
          <w:rStyle w:val="Link"/>
          <w:rtl w:val="0"/>
          <w:lang w:val="en-US"/>
        </w:rPr>
        <w:t>/F</w:t>
      </w:r>
      <w:r>
        <w:rPr>
          <w:rStyle w:val="Link"/>
          <w:vertAlign w:val="subscript"/>
          <w:rtl w:val="0"/>
          <w:lang w:val="en-US"/>
        </w:rPr>
        <w:t>M</w:t>
      </w:r>
      <w:r>
        <w:rPr>
          <w:rStyle w:val="Link"/>
          <w:rtl w:val="0"/>
          <w:lang w:val="en-US"/>
        </w:rPr>
        <w:t xml:space="preserve">. Representative conditions include cultures measured at 4 or 12 </w:t>
      </w:r>
      <w:r>
        <w:rPr>
          <w:rStyle w:val="Link"/>
          <w:rtl w:val="0"/>
          <w:lang w:val="en-US"/>
        </w:rPr>
        <w:t>°</w:t>
      </w:r>
      <w:r>
        <w:rPr>
          <w:rStyle w:val="Link"/>
          <w:rtl w:val="0"/>
          <w:lang w:val="en-US"/>
        </w:rPr>
        <w:t xml:space="preserve">C, with flash spacings of 8 </w:t>
      </w:r>
      <w:r>
        <w:rPr>
          <w:rStyle w:val="Link"/>
          <w:rtl w:val="0"/>
          <w:lang w:val="en-US"/>
        </w:rPr>
        <w:t xml:space="preserve">– </w:t>
      </w:r>
      <w:r>
        <w:rPr>
          <w:rStyle w:val="Link"/>
          <w:rtl w:val="0"/>
          <w:lang w:val="en-US"/>
        </w:rPr>
        <w:t xml:space="preserve">1 seconds, equivalent to effective light levels of 0.088 </w:t>
      </w:r>
      <w:r>
        <w:rPr>
          <w:rStyle w:val="Link"/>
          <w:rtl w:val="0"/>
          <w:lang w:val="en-US"/>
        </w:rPr>
        <w:t xml:space="preserve">– </w:t>
      </w:r>
      <w:r>
        <w:rPr>
          <w:rStyle w:val="Link"/>
          <w:rtl w:val="0"/>
          <w:lang w:val="en-US"/>
        </w:rPr>
        <w:t xml:space="preserve">0.708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w:t>
      </w:r>
      <w:r>
        <w:rPr>
          <w:rStyle w:val="page number"/>
        </w:rPr>
        <w:tab/>
      </w:r>
      <w:r>
        <w:rPr/>
        <w:fldChar w:fldCharType="end" w:fldLock="0"/>
      </w:r>
      <w:r>
        <w:rPr>
          <w:rStyle w:val="page number"/>
          <w:rtl w:val="0"/>
          <w:lang w:val="en-US"/>
        </w:rPr>
        <w:t>19</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Figure 10</w:t>
      </w:r>
      <w:r>
        <w:rPr>
          <w:rStyle w:val="Link"/>
          <w:rtl w:val="0"/>
          <w:lang w:val="en-US"/>
        </w:rPr>
        <w:t xml:space="preserve">: Sample plot of wavelet power by period of oscillations in the maximum quantum yield of photochemistry in A. Polar </w:t>
      </w:r>
      <w:r>
        <w:rPr>
          <w:rStyle w:val="Link"/>
          <w:i w:val="1"/>
          <w:iCs w:val="1"/>
          <w:rtl w:val="0"/>
          <w:lang w:val="en-US"/>
        </w:rPr>
        <w:t>Chlamydomonas priscuii</w:t>
      </w:r>
      <w:r>
        <w:rPr>
          <w:rStyle w:val="Link"/>
          <w:rtl w:val="0"/>
          <w:lang w:val="en-US"/>
        </w:rPr>
        <w:t xml:space="preserve"> and B. Temperate </w:t>
      </w:r>
      <w:r>
        <w:rPr>
          <w:rStyle w:val="Link"/>
          <w:i w:val="1"/>
          <w:iCs w:val="1"/>
          <w:rtl w:val="0"/>
          <w:lang w:val="en-US"/>
        </w:rPr>
        <w:t xml:space="preserve">Chlamydomonas reinhardtii </w:t>
      </w:r>
      <w:r>
        <w:rPr>
          <w:rStyle w:val="Link"/>
          <w:rtl w:val="0"/>
          <w:lang w:val="en-US"/>
        </w:rPr>
        <w:t>cultures across a range of measurement temperatures and flash spacings, with the equivalent effective light levels.</w:t>
      </w:r>
      <w:r>
        <w:rPr>
          <w:rStyle w:val="page number"/>
        </w:rPr>
        <w:tab/>
      </w:r>
      <w:r>
        <w:rPr/>
        <w:fldChar w:fldCharType="end" w:fldLock="0"/>
      </w:r>
      <w:r>
        <w:rPr>
          <w:rStyle w:val="page number"/>
          <w:rtl w:val="0"/>
          <w:lang w:val="en-US"/>
        </w:rPr>
        <w:t>20</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Figure 11</w:t>
      </w:r>
      <w:r>
        <w:rPr>
          <w:rStyle w:val="Link"/>
          <w:rtl w:val="0"/>
          <w:lang w:val="en-US"/>
        </w:rPr>
        <w:t>: Statistical significance of 4-step oscillations in the maximum quantum yield of PSII photochemistry across polar and temperate phytoplankton taxa, as measured through variable chlorophyll fluorescence.</w:t>
      </w:r>
      <w:r>
        <w:rPr>
          <w:rStyle w:val="page number"/>
        </w:rPr>
        <w:tab/>
      </w:r>
      <w:r>
        <w:rPr/>
        <w:fldChar w:fldCharType="end" w:fldLock="0"/>
      </w:r>
      <w:r>
        <w:rPr>
          <w:rStyle w:val="page number"/>
          <w:rtl w:val="0"/>
          <w:lang w:val="en-US"/>
        </w:rPr>
        <w:t>21</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"bookmark10" </w:instrText>
      </w:r>
      <w:r>
        <w:rPr>
          <w:rStyle w:val="Hyperlink.0"/>
        </w:rPr>
        <w:fldChar w:fldCharType="separate" w:fldLock="0"/>
      </w:r>
      <w:r>
        <w:rPr>
          <w:rStyle w:val="Hyperlink.0"/>
          <w:rtl w:val="0"/>
          <w:lang w:val="en-US"/>
        </w:rPr>
        <w:t>Figure 12</w:t>
      </w:r>
      <w:r>
        <w:rPr>
          <w:rStyle w:val="Link"/>
          <w:rtl w:val="0"/>
          <w:lang w:val="en-US"/>
        </w:rPr>
        <w:t>: GAM model predictions of the consecutive flashes before the damping of S-State-induced chlorophyll fluorescence oscillations as predicted by the deviation from growth temperature (</w:t>
      </w:r>
      <w:r>
        <w:rPr>
          <w:rStyle w:val="Link"/>
          <w:rtl w:val="0"/>
          <w:lang w:val="en-US"/>
        </w:rPr>
        <w:t>°</w:t>
      </w:r>
      <w:r>
        <w:rPr>
          <w:rStyle w:val="Link"/>
          <w:rtl w:val="0"/>
          <w:lang w:val="en-US"/>
        </w:rPr>
        <w:t>C) during measurements and the effective light level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 with equivalent flash spacings in seconds) experienced by polar and temperate diatoms. White dashed lines represent the growth temperatures.</w:t>
      </w:r>
      <w:r>
        <w:rPr>
          <w:rStyle w:val="page number"/>
        </w:rPr>
        <w:tab/>
      </w:r>
      <w:r>
        <w:rPr/>
        <w:fldChar w:fldCharType="end" w:fldLock="0"/>
      </w:r>
      <w:r>
        <w:rPr>
          <w:rStyle w:val="page number"/>
          <w:rtl w:val="0"/>
          <w:lang w:val="en-US"/>
        </w:rPr>
        <w:t>23</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"bookmark11" </w:instrText>
      </w:r>
      <w:r>
        <w:rPr>
          <w:rStyle w:val="Hyperlink.0"/>
        </w:rPr>
        <w:fldChar w:fldCharType="separate" w:fldLock="0"/>
      </w:r>
      <w:r>
        <w:rPr>
          <w:rStyle w:val="Hyperlink.0"/>
          <w:rtl w:val="0"/>
          <w:lang w:val="en-US"/>
        </w:rPr>
        <w:t>Figure 13</w:t>
      </w:r>
      <w:r>
        <w:rPr>
          <w:rStyle w:val="Link"/>
          <w:rtl w:val="0"/>
          <w:lang w:val="en-US"/>
        </w:rPr>
        <w:t>: GAM model predictions of the consecutive flashes before the damping of S-State-induced chlorophyll fluorescence oscillations as predicted by the deviation from growth temperature (</w:t>
      </w:r>
      <w:r>
        <w:rPr>
          <w:rStyle w:val="Link"/>
          <w:rtl w:val="0"/>
          <w:lang w:val="en-US"/>
        </w:rPr>
        <w:t>°</w:t>
      </w:r>
      <w:r>
        <w:rPr>
          <w:rStyle w:val="Link"/>
          <w:rtl w:val="0"/>
          <w:lang w:val="en-US"/>
        </w:rPr>
        <w:t>C) during measurements and the effective light level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 with equivalent flash spacings in seconds) experienced by polar and temperate green algae. Dashed lines represent the growth temperatures.</w:t>
      </w:r>
      <w:r>
        <w:rPr>
          <w:rStyle w:val="page number"/>
        </w:rPr>
        <w:tab/>
      </w:r>
      <w:r>
        <w:rPr/>
        <w:fldChar w:fldCharType="end" w:fldLock="0"/>
      </w:r>
      <w:r>
        <w:rPr>
          <w:rStyle w:val="page number"/>
          <w:rtl w:val="0"/>
          <w:lang w:val="en-US"/>
        </w:rPr>
        <w:t>24</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"bookmark12" </w:instrText>
      </w:r>
      <w:r>
        <w:rPr>
          <w:rStyle w:val="Hyperlink.0"/>
        </w:rPr>
        <w:fldChar w:fldCharType="separate" w:fldLock="0"/>
      </w:r>
      <w:r>
        <w:rPr>
          <w:rStyle w:val="Hyperlink.0"/>
          <w:rtl w:val="0"/>
          <w:lang w:val="en-US"/>
        </w:rPr>
        <w:t>Figure 14</w:t>
      </w:r>
      <w:r>
        <w:rPr>
          <w:rStyle w:val="Link"/>
          <w:rtl w:val="0"/>
          <w:lang w:val="en-US"/>
        </w:rPr>
        <w:t xml:space="preserve">: Statistical significance of 4-step oscillations in the maximum quantum yield of PSII photochemistry across measurement conditions in the polar diatom </w:t>
      </w:r>
      <w:r>
        <w:rPr>
          <w:rStyle w:val="Link"/>
          <w:i w:val="1"/>
          <w:iCs w:val="1"/>
          <w:rtl w:val="0"/>
          <w:lang w:val="en-US"/>
        </w:rPr>
        <w:t>F. cylindrus</w:t>
      </w:r>
      <w:r>
        <w:rPr>
          <w:rStyle w:val="Link"/>
          <w:rtl w:val="0"/>
          <w:lang w:val="en-US"/>
        </w:rPr>
        <w:t>, as measured through variable chlorophyll fluorescence.</w:t>
      </w:r>
      <w:r>
        <w:rPr>
          <w:rStyle w:val="page number"/>
        </w:rPr>
        <w:tab/>
      </w:r>
      <w:r>
        <w:rPr/>
        <w:fldChar w:fldCharType="end" w:fldLock="0"/>
      </w:r>
      <w:r>
        <w:rPr>
          <w:rStyle w:val="page number"/>
          <w:rtl w:val="0"/>
          <w:lang w:val="en-US"/>
        </w:rPr>
        <w:t>26</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"bookmark13" </w:instrText>
      </w:r>
      <w:r>
        <w:rPr>
          <w:rStyle w:val="Hyperlink.0"/>
        </w:rPr>
        <w:fldChar w:fldCharType="separate" w:fldLock="0"/>
      </w:r>
      <w:r>
        <w:rPr>
          <w:rStyle w:val="Hyperlink.0"/>
          <w:rtl w:val="0"/>
          <w:lang w:val="en-US"/>
        </w:rPr>
        <w:t>Figure 15</w:t>
      </w:r>
      <w:r>
        <w:rPr>
          <w:rStyle w:val="Link"/>
          <w:rtl w:val="0"/>
          <w:lang w:val="en-US"/>
        </w:rPr>
        <w:t>: GAM model predictions of the consecutive flashes before the damping of S-State-induced chlorophyll fluorescence oscillations as predicted by the measurement temperature (</w:t>
      </w:r>
      <w:r>
        <w:rPr>
          <w:rStyle w:val="Link"/>
          <w:rtl w:val="0"/>
          <w:lang w:val="en-US"/>
        </w:rPr>
        <w:t>°</w:t>
      </w:r>
      <w:r>
        <w:rPr>
          <w:rStyle w:val="Link"/>
          <w:rtl w:val="0"/>
          <w:lang w:val="en-US"/>
        </w:rPr>
        <w:t>C) and effective light level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 with equivalent flash spacings in seconds) experienced by polar and temperate diatoms. White dashed lines represent the growth temperatures of the individual cultures.</w:t>
      </w:r>
      <w:r>
        <w:rPr>
          <w:rStyle w:val="page number"/>
        </w:rPr>
        <w:tab/>
      </w:r>
      <w:r>
        <w:rPr/>
        <w:fldChar w:fldCharType="end" w:fldLock="0"/>
      </w:r>
      <w:r>
        <w:rPr>
          <w:rStyle w:val="page number"/>
          <w:rtl w:val="0"/>
          <w:lang w:val="en-US"/>
        </w:rPr>
        <w:t>26</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"bookmark14" </w:instrText>
      </w:r>
      <w:r>
        <w:rPr>
          <w:rStyle w:val="Hyperlink.0"/>
        </w:rPr>
        <w:fldChar w:fldCharType="separate" w:fldLock="0"/>
      </w:r>
      <w:r>
        <w:rPr>
          <w:rStyle w:val="Hyperlink.0"/>
          <w:rtl w:val="0"/>
          <w:lang w:val="en-US"/>
        </w:rPr>
        <w:t>Figure 16</w:t>
      </w:r>
      <w:r>
        <w:rPr>
          <w:rStyle w:val="Link"/>
          <w:rtl w:val="0"/>
          <w:lang w:val="en-US"/>
        </w:rPr>
        <w:t>: GAM model predictions of the consecutive flashes before the damping of S-State-induced chlorophyll fluorescence oscillations in polar and temperate diatom cultures over a range of effective light levels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 at a common measurement temperature of 10</w:t>
      </w:r>
      <w:r>
        <w:rPr>
          <w:rStyle w:val="Link"/>
          <w:rtl w:val="0"/>
          <w:lang w:val="en-US"/>
        </w:rPr>
        <w:t>°</w:t>
      </w:r>
      <w:r>
        <w:rPr>
          <w:rStyle w:val="Link"/>
          <w:rtl w:val="0"/>
          <w:lang w:val="en-US"/>
        </w:rPr>
        <w:t>C. The effective light levels for the model training data were calculated based on the spacing (seconds) between sequential flashes delivered to the culture.</w:t>
      </w:r>
      <w:r>
        <w:rPr>
          <w:rStyle w:val="page number"/>
        </w:rPr>
        <w:tab/>
      </w:r>
      <w:r>
        <w:rPr/>
        <w:fldChar w:fldCharType="end" w:fldLock="0"/>
      </w:r>
      <w:r>
        <w:rPr>
          <w:rStyle w:val="page number"/>
          <w:rtl w:val="0"/>
          <w:lang w:val="en-US"/>
        </w:rPr>
        <w:t>27</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"bookmark15" </w:instrText>
      </w:r>
      <w:r>
        <w:rPr>
          <w:rStyle w:val="Hyperlink.0"/>
        </w:rPr>
        <w:fldChar w:fldCharType="separate" w:fldLock="0"/>
      </w:r>
      <w:r>
        <w:rPr>
          <w:rStyle w:val="Hyperlink.0"/>
          <w:rtl w:val="0"/>
          <w:lang w:val="en-US"/>
        </w:rPr>
        <w:t>Figure 17</w:t>
      </w:r>
      <w:r>
        <w:rPr>
          <w:rStyle w:val="Link"/>
          <w:rtl w:val="0"/>
          <w:lang w:val="en-US"/>
        </w:rPr>
        <w:t>: GAM model predictions of the consecutive flashes before the damping of S-State-induced chlorophyll fluorescence oscillations as predicted by the measurement temperature (</w:t>
      </w:r>
      <w:r>
        <w:rPr>
          <w:rStyle w:val="Link"/>
          <w:rtl w:val="0"/>
          <w:lang w:val="en-US"/>
        </w:rPr>
        <w:t>°</w:t>
      </w:r>
      <w:r>
        <w:rPr>
          <w:rStyle w:val="Link"/>
          <w:rtl w:val="0"/>
          <w:lang w:val="en-US"/>
        </w:rPr>
        <w:t>C) and the effective light level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 with equivalent flash spacings in seconds) experienced by polar and temperate green algae. White dashed lines represent the growth temperatures of the individual strains.</w:t>
      </w:r>
      <w:r>
        <w:rPr>
          <w:rStyle w:val="page number"/>
        </w:rPr>
        <w:tab/>
      </w:r>
      <w:r>
        <w:rPr/>
        <w:fldChar w:fldCharType="end" w:fldLock="0"/>
      </w:r>
      <w:r>
        <w:rPr>
          <w:rStyle w:val="page number"/>
          <w:rtl w:val="0"/>
          <w:lang w:val="en-US"/>
        </w:rPr>
        <w:t>28</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"bookmark16" </w:instrText>
      </w:r>
      <w:r>
        <w:rPr>
          <w:rStyle w:val="Hyperlink.0"/>
        </w:rPr>
        <w:fldChar w:fldCharType="separate" w:fldLock="0"/>
      </w:r>
      <w:r>
        <w:rPr>
          <w:rStyle w:val="Hyperlink.0"/>
          <w:rtl w:val="0"/>
          <w:lang w:val="en-US"/>
        </w:rPr>
        <w:t>Figure 18</w:t>
      </w:r>
      <w:r>
        <w:rPr>
          <w:rStyle w:val="Link"/>
          <w:rtl w:val="0"/>
          <w:lang w:val="en-US"/>
        </w:rPr>
        <w:t>: GAM model predictions of the consecutive flashes before the damping of S-State-induced chlorophyll fluorescence oscillations in polar and temperate green algae strains over a range of effective light levels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 at a common measurement temperature of 12</w:t>
      </w:r>
      <w:r>
        <w:rPr>
          <w:rStyle w:val="Link"/>
          <w:rtl w:val="0"/>
          <w:lang w:val="en-US"/>
        </w:rPr>
        <w:t>°</w:t>
      </w:r>
      <w:r>
        <w:rPr>
          <w:rStyle w:val="Link"/>
          <w:rtl w:val="0"/>
          <w:lang w:val="en-US"/>
        </w:rPr>
        <w:t>C. The effective light levels for the model training data were calculated based on the spacing (seconds) between sequential flashes delivered to the culture.</w:t>
      </w:r>
      <w:r>
        <w:rPr>
          <w:rStyle w:val="page number"/>
        </w:rPr>
        <w:tab/>
      </w:r>
      <w:r>
        <w:rPr/>
        <w:fldChar w:fldCharType="end" w:fldLock="0"/>
      </w:r>
      <w:r>
        <w:rPr>
          <w:rStyle w:val="page number"/>
          <w:rtl w:val="0"/>
          <w:lang w:val="en-US"/>
        </w:rPr>
        <w:t>29</w:t>
      </w:r>
    </w:p>
    <w:p>
      <w:pPr>
        <w:pStyle w:val="Body"/>
        <w:ind w:firstLine="0"/>
      </w:pPr>
    </w:p>
    <w:p>
      <w:pPr>
        <w:pStyle w:val="Body"/>
        <w:spacing w:line="240" w:lineRule="auto"/>
        <w:ind w:firstLine="0"/>
      </w:pPr>
      <w:r>
        <w:rPr>
          <w:rStyle w:val="page number"/>
          <w:rFonts w:ascii="Arial Unicode MS" w:cs="Arial Unicode MS" w:hAnsi="Arial Unicode MS" w:eastAsia="Arial Unicode MS"/>
          <w:b w:val="0"/>
          <w:bCs w:val="0"/>
          <w:i w:val="0"/>
          <w:iCs w:val="0"/>
        </w:rPr>
        <w:br w:type="page"/>
      </w:r>
    </w:p>
    <w:p>
      <w:pPr>
        <w:pStyle w:val="Heading"/>
      </w:pPr>
      <w:bookmarkStart w:name="_Toc1" w:id="1"/>
      <w:r>
        <w:rPr>
          <w:rStyle w:val="page number"/>
          <w:rFonts w:cs="Arial Unicode MS" w:eastAsia="Arial Unicode MS"/>
          <w:rtl w:val="0"/>
          <w:lang w:val="en-US"/>
        </w:rPr>
        <w:t>List of Tables</w:t>
      </w:r>
      <w:bookmarkEnd w:id="1"/>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"bookmark17" </w:instrText>
      </w:r>
      <w:r>
        <w:rPr>
          <w:rStyle w:val="Hyperlink.0"/>
        </w:rPr>
        <w:fldChar w:fldCharType="separate" w:fldLock="0"/>
      </w:r>
      <w:r>
        <w:rPr>
          <w:rStyle w:val="Hyperlink.0"/>
          <w:rtl w:val="0"/>
          <w:lang w:val="en-US"/>
        </w:rPr>
        <w:t>Table 1:</w:t>
      </w:r>
      <w:r>
        <w:rPr>
          <w:rStyle w:val="Link"/>
          <w:rtl w:val="0"/>
          <w:lang w:val="en-US"/>
        </w:rPr>
        <w:t xml:space="preserve"> Culturing conditions for experimental phytoplankton strains</w:t>
      </w:r>
      <w:r>
        <w:rPr>
          <w:rStyle w:val="page number"/>
        </w:rPr>
        <w:tab/>
      </w:r>
      <w:r>
        <w:rPr/>
        <w:fldChar w:fldCharType="end" w:fldLock="0"/>
      </w:r>
      <w:r>
        <w:rPr>
          <w:rStyle w:val="page number"/>
          <w:rtl w:val="0"/>
          <w:lang w:val="en-US"/>
        </w:rPr>
        <w:t>11</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"bookmark18" </w:instrText>
      </w:r>
      <w:r>
        <w:rPr>
          <w:rStyle w:val="Hyperlink.0"/>
        </w:rPr>
        <w:fldChar w:fldCharType="separate" w:fldLock="0"/>
      </w:r>
      <w:r>
        <w:rPr>
          <w:rStyle w:val="Hyperlink.0"/>
          <w:rtl w:val="0"/>
          <w:lang w:val="en-US"/>
        </w:rPr>
        <w:t>Table 2</w:t>
      </w:r>
      <w:r>
        <w:rPr>
          <w:rStyle w:val="Link"/>
          <w:rtl w:val="0"/>
          <w:lang w:val="en-US"/>
        </w:rPr>
        <w:t>: Measurement conditions by strain</w:t>
      </w:r>
      <w:r>
        <w:rPr>
          <w:rStyle w:val="page number"/>
        </w:rPr>
        <w:tab/>
      </w:r>
      <w:r>
        <w:rPr/>
        <w:fldChar w:fldCharType="end" w:fldLock="0"/>
      </w:r>
      <w:r>
        <w:rPr>
          <w:rStyle w:val="page number"/>
          <w:rtl w:val="0"/>
          <w:lang w:val="en-US"/>
        </w:rPr>
        <w:t>15</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"bookmark19" </w:instrText>
      </w:r>
      <w:r>
        <w:rPr>
          <w:rStyle w:val="Hyperlink.0"/>
        </w:rPr>
        <w:fldChar w:fldCharType="separate" w:fldLock="0"/>
      </w:r>
      <w:r>
        <w:rPr>
          <w:rStyle w:val="Hyperlink.0"/>
          <w:rtl w:val="0"/>
          <w:lang w:val="en-US"/>
        </w:rPr>
        <w:t>Table 3</w:t>
      </w:r>
      <w:r>
        <w:rPr>
          <w:rStyle w:val="Link"/>
          <w:rtl w:val="0"/>
          <w:lang w:val="en-US"/>
        </w:rPr>
        <w:t>: Summary statistics by phytoplankton strain of GAM models using the restricted maximum likelihood method to model the response of the damping of S-State-induced chlorophyll fluorescence oscillations to the predictors of deviation from growth temperature (</w:t>
      </w:r>
      <w:r>
        <w:rPr>
          <w:rStyle w:val="Link"/>
          <w:rtl w:val="0"/>
          <w:lang w:val="en-US"/>
        </w:rPr>
        <w:t>°</w:t>
      </w:r>
      <w:r>
        <w:rPr>
          <w:rStyle w:val="Link"/>
          <w:rtl w:val="0"/>
          <w:lang w:val="en-US"/>
        </w:rPr>
        <w:t>C) and the effective light level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w:t>
      </w:r>
      <w:r>
        <w:rPr>
          <w:rStyle w:val="page number"/>
        </w:rPr>
        <w:tab/>
      </w:r>
      <w:r>
        <w:rPr/>
        <w:fldChar w:fldCharType="end" w:fldLock="0"/>
      </w:r>
      <w:r>
        <w:rPr>
          <w:rStyle w:val="page number"/>
          <w:rtl w:val="0"/>
          <w:lang w:val="en-US"/>
        </w:rPr>
        <w:t>22</w:t>
      </w:r>
    </w:p>
    <w:p>
      <w:pPr>
        <w:pStyle w:val="table of figures"/>
        <w:tabs>
          <w:tab w:val="right" w:pos="9340" w:leader="dot"/>
        </w:tabs>
        <w:rPr>
          <w:rFonts w:ascii="Aptos" w:cs="Aptos" w:hAnsi="Aptos" w:eastAsia="Aptos"/>
          <w:kern w:val="2"/>
        </w:rPr>
      </w:pPr>
      <w:r>
        <w:rPr>
          <w:rStyle w:val="Hyperlink.0"/>
        </w:rPr>
        <w:fldChar w:fldCharType="begin" w:fldLock="0"/>
      </w:r>
      <w:r>
        <w:rPr>
          <w:rStyle w:val="Hyperlink.0"/>
        </w:rPr>
        <w:instrText xml:space="preserve"> HYPERLINK \l "bookmark20" </w:instrText>
      </w:r>
      <w:r>
        <w:rPr>
          <w:rStyle w:val="Hyperlink.0"/>
        </w:rPr>
        <w:fldChar w:fldCharType="separate" w:fldLock="0"/>
      </w:r>
      <w:r>
        <w:rPr>
          <w:rStyle w:val="Hyperlink.0"/>
          <w:rtl w:val="0"/>
          <w:lang w:val="en-US"/>
        </w:rPr>
        <w:t>Table 4</w:t>
      </w:r>
      <w:r>
        <w:rPr>
          <w:rStyle w:val="Link"/>
          <w:rtl w:val="0"/>
          <w:lang w:val="en-US"/>
        </w:rPr>
        <w:t>: Summary statistics by phytoplankton strain of GAM models using the restricted maximum likelihood method to model the response of the damping of S-State-induced chlorophyll fluorescence oscillations to the predictors of measurement temperature (</w:t>
      </w:r>
      <w:r>
        <w:rPr>
          <w:rStyle w:val="Link"/>
          <w:rtl w:val="0"/>
          <w:lang w:val="en-US"/>
        </w:rPr>
        <w:t>°</w:t>
      </w:r>
      <w:r>
        <w:rPr>
          <w:rStyle w:val="Link"/>
          <w:rtl w:val="0"/>
          <w:lang w:val="en-US"/>
        </w:rPr>
        <w:t>C) and the effective light level (</w:t>
      </w:r>
      <w:r>
        <w:rPr>
          <w:rStyle w:val="Link"/>
          <w:rtl w:val="0"/>
          <w:lang w:val="en-US"/>
        </w:rPr>
        <w:t>µ</w:t>
      </w:r>
      <w:r>
        <w:rPr>
          <w:rStyle w:val="Link"/>
          <w:rtl w:val="0"/>
          <w:lang w:val="en-US"/>
        </w:rPr>
        <w:t>mol photons m</w:t>
      </w:r>
      <w:r>
        <w:rPr>
          <w:rStyle w:val="Link"/>
          <w:vertAlign w:val="superscript"/>
          <w:rtl w:val="0"/>
          <w:lang w:val="en-US"/>
        </w:rPr>
        <w:t>-2</w:t>
      </w:r>
      <w:r>
        <w:rPr>
          <w:rStyle w:val="Link"/>
          <w:rtl w:val="0"/>
          <w:lang w:val="en-US"/>
        </w:rPr>
        <w:t>s</w:t>
      </w:r>
      <w:r>
        <w:rPr>
          <w:rStyle w:val="Link"/>
          <w:vertAlign w:val="superscript"/>
          <w:rtl w:val="0"/>
          <w:lang w:val="en-US"/>
        </w:rPr>
        <w:t>-1</w:t>
      </w:r>
      <w:r>
        <w:rPr>
          <w:rStyle w:val="Link"/>
          <w:rtl w:val="0"/>
          <w:lang w:val="en-US"/>
        </w:rPr>
        <w:t>).</w:t>
      </w:r>
      <w:r>
        <w:rPr>
          <w:rStyle w:val="page number"/>
        </w:rPr>
        <w:tab/>
      </w:r>
      <w:r>
        <w:rPr/>
        <w:fldChar w:fldCharType="end" w:fldLock="0"/>
      </w:r>
      <w:r>
        <w:rPr>
          <w:rStyle w:val="page number"/>
          <w:rtl w:val="0"/>
          <w:lang w:val="en-US"/>
        </w:rPr>
        <w:t>25</w:t>
      </w:r>
    </w:p>
    <w:p>
      <w:pPr>
        <w:pStyle w:val="Body"/>
        <w:ind w:firstLine="0"/>
      </w:pPr>
    </w:p>
    <w:p>
      <w:pPr>
        <w:pStyle w:val="Body"/>
      </w:pPr>
      <w:r>
        <w:rPr>
          <w:rStyle w:val="page number"/>
          <w:rFonts w:ascii="Arial Unicode MS" w:cs="Arial Unicode MS" w:hAnsi="Arial Unicode MS" w:eastAsia="Arial Unicode MS"/>
          <w:b w:val="0"/>
          <w:bCs w:val="0"/>
          <w:i w:val="0"/>
          <w:iCs w:val="0"/>
        </w:rPr>
        <w:br w:type="page"/>
      </w:r>
    </w:p>
    <w:p>
      <w:pPr>
        <w:pStyle w:val="Heading"/>
      </w:pPr>
      <w:bookmarkStart w:name="_Toc2" w:id="2"/>
      <w:r>
        <w:rPr>
          <w:rStyle w:val="page number"/>
          <w:rFonts w:cs="Arial Unicode MS" w:eastAsia="Arial Unicode MS"/>
          <w:rtl w:val="0"/>
          <w:lang w:val="en-US"/>
        </w:rPr>
        <w:t xml:space="preserve">Acknowledgements </w:t>
      </w:r>
      <w:bookmarkEnd w:id="2"/>
    </w:p>
    <w:p>
      <w:pPr>
        <w:pStyle w:val="Body"/>
      </w:pPr>
      <w:r>
        <w:rPr>
          <w:rStyle w:val="page number"/>
          <w:rtl w:val="0"/>
          <w:lang w:val="en-US"/>
        </w:rPr>
        <w:t xml:space="preserve">First and foremost, thank you to my supervisor, Dr. Campbell. Beyond sharing his guidance and wisdom, he has consistently pushed me to become a better scientist, for which I am endlessly grateful. </w:t>
      </w:r>
    </w:p>
    <w:p>
      <w:pPr>
        <w:pStyle w:val="Body"/>
      </w:pPr>
      <w:r>
        <w:rPr>
          <w:rStyle w:val="page number"/>
          <w:rtl w:val="0"/>
          <w:lang w:val="en-US"/>
        </w:rPr>
        <w:t>Additionally, I would like to acknowledge all the wonderful people who have supported this project. This research would not have been possible without our incredible collaborators at the International Research Laboratory Takuvik at Universit</w:t>
      </w:r>
      <w:r>
        <w:rPr>
          <w:rStyle w:val="page number"/>
          <w:rtl w:val="0"/>
          <w:lang w:val="fr-FR"/>
        </w:rPr>
        <w:t xml:space="preserve">é </w:t>
      </w:r>
      <w:r>
        <w:rPr>
          <w:rStyle w:val="page number"/>
          <w:rtl w:val="0"/>
          <w:lang w:val="en-US"/>
        </w:rPr>
        <w:t xml:space="preserve">de Laval and the Cvetkovska Lab at the University of Ottawa. Further, I am immensely grateful to the members of the Campbell Lab-  Dr. Maximilian Berthold, Dr. Sylwia Sliwinska-Wilczewska, Naaman Omar, Mireille Savoie, and Miranda Corkum- for their help and kindness. </w:t>
      </w:r>
    </w:p>
    <w:p>
      <w:pPr>
        <w:pStyle w:val="Body"/>
      </w:pPr>
      <w:r>
        <w:rPr>
          <w:rStyle w:val="page number"/>
          <w:rtl w:val="0"/>
          <w:lang w:val="en-US"/>
        </w:rPr>
        <w:t>Throughout my time at Mount Allison, the care and encouragement shown by my peers, professors, and lab instructors have been outstanding. I feel exceptionally fortunate to have been part of such an extraordinary community. To my family, friends, and honours cohort, thank you for your unwavering support throughout my honours project.</w:t>
      </w:r>
    </w:p>
    <w:p>
      <w:pPr>
        <w:pStyle w:val="Body"/>
      </w:pPr>
      <w:r>
        <w:rPr>
          <w:rStyle w:val="page number"/>
          <w:rtl w:val="0"/>
          <w:lang w:val="en-US"/>
        </w:rPr>
        <w:t>Lastly, I would like to acknowledge the Latitude and Light NSERC Discovery Grant awarded to Dr. Campbell, which provided funding for this project.</w:t>
      </w:r>
      <w:r>
        <w:rPr>
          <w:rStyle w:val="page number"/>
          <w:rFonts w:ascii="Arial Unicode MS" w:cs="Arial Unicode MS" w:hAnsi="Arial Unicode MS" w:eastAsia="Arial Unicode MS"/>
          <w:b w:val="0"/>
          <w:bCs w:val="0"/>
          <w:i w:val="0"/>
          <w:iCs w:val="0"/>
        </w:rPr>
        <w:br w:type="page"/>
      </w:r>
    </w:p>
    <w:p>
      <w:pPr>
        <w:pStyle w:val="Heading"/>
      </w:pPr>
      <w:bookmarkStart w:name="_Toc3" w:id="3"/>
      <w:r>
        <w:rPr>
          <w:rStyle w:val="page number"/>
          <w:rFonts w:cs="Arial Unicode MS" w:eastAsia="Arial Unicode MS"/>
          <w:rtl w:val="0"/>
          <w:lang w:val="fr-FR"/>
        </w:rPr>
        <w:t xml:space="preserve">Abstract </w:t>
      </w:r>
      <w:bookmarkEnd w:id="3"/>
    </w:p>
    <w:p>
      <w:pPr>
        <w:pStyle w:val="Body"/>
      </w:pPr>
      <w:r>
        <w:rPr>
          <w:rStyle w:val="page number"/>
          <w:rtl w:val="0"/>
          <w:lang w:val="en-US"/>
        </w:rPr>
        <w:t>Polar phytoplankton are vital to global aquatic ecosystems, driving primary production, biogeochemical cycling, carbon sequestration, biodiversity, and climate regulation. Polar phytoplankton</w:t>
      </w:r>
      <w:r>
        <w:rPr>
          <w:rStyle w:val="page number"/>
          <w:rtl w:val="1"/>
        </w:rPr>
        <w:t>’</w:t>
      </w:r>
      <w:r>
        <w:rPr>
          <w:rStyle w:val="page number"/>
          <w:rtl w:val="0"/>
          <w:lang w:val="en-US"/>
        </w:rPr>
        <w:t>s slow but significant productivity at exceptionally low light suggests possible adaptations for low-light photosynthesis. We hypothesized that maintaining photosynthesis under extremely low light involves suppressing energetically wasteful charge recombinations in Photosystem II.  These recombinations desynchronize the four-step cycle of Photosystem II oxygen evolution. We used single turnover variable chlorophyll fluorescence to detect changes in recombination in polar diatoms and green algae in response to temperature and photon delivery spacing. Prolonged synchronous cycling indicates fewer wasteful recombination reactions and, thus, more efficient photosynthetic energy conversion under low light. We observed that higher photon delivery rates and colder temperatures result in less recombination within taxa. Further, polar taxa synchronized cycles for longer durations than temperate taxa under comparable conditions. Our findings support our hypothesis that diverse polar phytoplankton have evolved capacities to suppress energetically wasteful charge recombinations and sustain photosynthesis under extremely low light. This research challenges the conventional understanding of the limits on photosynthesis under light limitation, helping unravel polar ecosystem dynamics and predict ecosystem responses to climate change.</w:t>
      </w:r>
    </w:p>
    <w:p>
      <w:pPr>
        <w:pStyle w:val="Body"/>
      </w:pPr>
    </w:p>
    <w:p>
      <w:pPr>
        <w:pStyle w:val="Body"/>
        <w:sectPr>
          <w:headerReference w:type="default" r:id="rId8"/>
          <w:pgSz w:w="12240" w:h="15840" w:orient="portrait"/>
          <w:pgMar w:top="1440" w:right="1440" w:bottom="1440" w:left="1440" w:header="720" w:footer="720"/>
          <w:pgNumType w:start="1"/>
          <w:bidi w:val="0"/>
        </w:sectPr>
      </w:pPr>
    </w:p>
    <w:p>
      <w:pPr>
        <w:pStyle w:val="Heading"/>
      </w:pPr>
      <w:bookmarkStart w:name="_Toc4" w:id="4"/>
      <w:r>
        <w:rPr>
          <w:rStyle w:val="page number"/>
          <w:rFonts w:cs="Arial Unicode MS" w:eastAsia="Arial Unicode MS"/>
          <w:rtl w:val="0"/>
          <w:lang w:val="fr-FR"/>
        </w:rPr>
        <w:t xml:space="preserve">Introduction </w:t>
      </w:r>
      <w:bookmarkEnd w:id="4"/>
    </w:p>
    <w:p>
      <w:pPr>
        <w:pStyle w:val="Heading 2"/>
      </w:pPr>
      <w:bookmarkStart w:name="_Toc5" w:id="5"/>
      <w:r>
        <w:rPr>
          <w:rStyle w:val="page number"/>
          <w:rFonts w:cs="Arial Unicode MS" w:eastAsia="Arial Unicode MS"/>
          <w:rtl w:val="0"/>
        </w:rPr>
        <w:t xml:space="preserve">Polar Phytoplankton </w:t>
      </w:r>
      <w:bookmarkEnd w:id="5"/>
    </w:p>
    <w:p>
      <w:pPr>
        <w:pStyle w:val="Body"/>
      </w:pPr>
      <w:r>
        <w:rPr>
          <w:rStyle w:val="page number"/>
          <w:rtl w:val="0"/>
          <w:lang w:val="en-US"/>
        </w:rPr>
        <w:t>Phytoplankton are photosynthetic microorganisms with diverse evolutionary histories and ecologies. Dominating aquatic environments in biomass, organism abundance, and diversity, phytoplankton are found across oceans, lakes, rivers, streams, estuaries, and wetlands [1].</w:t>
      </w:r>
    </w:p>
    <w:p>
      <w:pPr>
        <w:pStyle w:val="Body"/>
      </w:pPr>
      <w:r>
        <w:rPr>
          <w:rStyle w:val="page number"/>
          <w:rtl w:val="0"/>
          <w:lang w:val="en-US"/>
        </w:rPr>
        <w:t xml:space="preserve">Photolithotrophic growth, a defining characteristic of phytoplankton, fuels biomass production by harnessing light energy to oxidize inorganic compounds containing carbon, nitrogen, phosphorus, sulphur, and other essential micronutrients [2]. Photosynthetically active radiation (PAR) decreases with depth as the light passing through the water column is scattered and absorbed [3]. Therefore, with photons as the sole energy input, phytoplankton growth is constrained to the photic zone, the region of water receiving sufficient light for photosynthesis. Eventually, light attenuates to a level defined as the bottom limit of the photic zone, operationally established at 1% of surface irradiance, equivalent to 2-20 </w:t>
      </w:r>
      <w:r>
        <w:rPr>
          <w:rStyle w:val="page number"/>
          <w:rtl w:val="0"/>
        </w:rPr>
        <w:t>µ</w:t>
      </w:r>
      <w:r>
        <w:rPr>
          <w:rStyle w:val="page number"/>
          <w:rtl w:val="0"/>
          <w:lang w:val="fr-FR"/>
        </w:rPr>
        <w:t>mol photons m-</w:t>
      </w:r>
      <w:r>
        <w:rPr>
          <w:vertAlign w:val="superscript"/>
          <w:rtl w:val="0"/>
        </w:rPr>
        <w:t>2</w:t>
      </w:r>
      <w:r>
        <w:rPr>
          <w:rStyle w:val="page number"/>
          <w:rtl w:val="0"/>
        </w:rPr>
        <w:t xml:space="preserve"> s</w:t>
      </w:r>
      <w:r>
        <w:rPr>
          <w:vertAlign w:val="superscript"/>
          <w:rtl w:val="0"/>
          <w:lang w:val="ru-RU"/>
        </w:rPr>
        <w:t xml:space="preserve">-1 </w:t>
      </w:r>
      <w:r>
        <w:rPr>
          <w:rStyle w:val="page number"/>
          <w:rtl w:val="0"/>
          <w:lang w:val="pt-PT"/>
        </w:rPr>
        <w:t>[2].</w:t>
      </w:r>
    </w:p>
    <w:p>
      <w:pPr>
        <w:pStyle w:val="Body"/>
      </w:pPr>
      <w:r>
        <w:rPr>
          <w:rStyle w:val="page number"/>
          <w:rtl w:val="0"/>
          <w:lang w:val="en-US"/>
        </w:rPr>
        <w:t>Light availability is further constrained in polar regions, presenting unique challenges for phytoplankton growth [4,5]. Solar angle, sea ice thickness, and snow depth limit the radiation penetrating the ice [6]. The solar elevation angle changes because of Earth</w:t>
      </w:r>
      <w:r>
        <w:rPr>
          <w:rStyle w:val="page number"/>
          <w:rtl w:val="1"/>
        </w:rPr>
        <w:t>’</w:t>
      </w:r>
      <w:r>
        <w:rPr>
          <w:rStyle w:val="page number"/>
          <w:rtl w:val="0"/>
          <w:lang w:val="en-US"/>
        </w:rPr>
        <w:t xml:space="preserve">s obliquity, or tilt, as it orbits the sun, resulting in the polar night and midnight sun, depending upon latitude and season. The thickness of the ice and snowpack further constrains light, with reflective and relatively opaque ice and snow cover limiting the light passing through to the water below [4]. Snow, in particular, shows high light attenuation properties, further lowering the already limited light energy [5]. </w:t>
      </w:r>
    </w:p>
    <w:p>
      <w:pPr>
        <w:pStyle w:val="Body"/>
      </w:pPr>
      <w:r>
        <w:rPr>
          <w:rStyle w:val="page number"/>
          <w:rtl w:val="0"/>
          <w:lang w:val="en-US"/>
        </w:rPr>
        <w:t xml:space="preserve">Despite these constraints, certain psychrophile phytoplankton demonstrate slow but significant productivity under the ice in the winter through photosynthesis at extremely low light levels [4,5]. Across the Arctic, phytoplankton have been reported beneath the sea ice from Resolute Bay to the North of Svalbard, Baffin Bay, and the Greenland, Barents, Laptev, and Chukchi Seas [7]. In 1995, the lower limit of the photic zone was reconsidered as benthic microalgae in the Antarctic were reported photosynthetically active at light levels less than 1 </w:t>
      </w:r>
      <w:r>
        <w:rPr>
          <w:rStyle w:val="page number"/>
          <w:rtl w:val="0"/>
        </w:rPr>
        <w:t>µ</w:t>
      </w:r>
      <w:r>
        <w:rPr>
          <w:rStyle w:val="page number"/>
          <w:rtl w:val="0"/>
          <w:lang w:val="fr-FR"/>
        </w:rPr>
        <w:t>mol photons m-</w:t>
      </w:r>
      <w:r>
        <w:rPr>
          <w:vertAlign w:val="superscript"/>
          <w:rtl w:val="0"/>
        </w:rPr>
        <w:t>2</w:t>
      </w:r>
      <w:r>
        <w:rPr>
          <w:rStyle w:val="page number"/>
          <w:rtl w:val="0"/>
        </w:rPr>
        <w:t xml:space="preserve"> s</w:t>
      </w:r>
      <w:r>
        <w:rPr>
          <w:vertAlign w:val="superscript"/>
          <w:rtl w:val="0"/>
          <w:lang w:val="ru-RU"/>
        </w:rPr>
        <w:t>-1</w:t>
      </w:r>
      <w:r>
        <w:rPr>
          <w:rStyle w:val="page number"/>
          <w:rtl w:val="0"/>
          <w:lang w:val="en-US"/>
        </w:rPr>
        <w:t xml:space="preserve"> [8]. Moreover, more recent studies have documented winter phytoplankton productivity below &gt;1m of snow and 1 m of sea ice, corresponding to PAR below 0.15 </w:t>
      </w:r>
      <w:r>
        <w:rPr>
          <w:rStyle w:val="page number"/>
          <w:rtl w:val="0"/>
        </w:rPr>
        <w:t>µ</w:t>
      </w:r>
      <w:r>
        <w:rPr>
          <w:rStyle w:val="page number"/>
          <w:rtl w:val="0"/>
          <w:lang w:val="en-US"/>
        </w:rPr>
        <w:t>mol photons m</w:t>
      </w:r>
      <w:r>
        <w:rPr>
          <w:vertAlign w:val="superscript"/>
          <w:rtl w:val="0"/>
        </w:rPr>
        <w:t>-2</w:t>
      </w:r>
      <w:r>
        <w:rPr>
          <w:rStyle w:val="page number"/>
          <w:rtl w:val="0"/>
        </w:rPr>
        <w:t xml:space="preserve"> s</w:t>
      </w:r>
      <w:r>
        <w:rPr>
          <w:vertAlign w:val="superscript"/>
          <w:rtl w:val="0"/>
          <w:lang w:val="ru-RU"/>
        </w:rPr>
        <w:t xml:space="preserve">-1 </w:t>
      </w:r>
      <w:r>
        <w:rPr>
          <w:rStyle w:val="page number"/>
          <w:rtl w:val="0"/>
          <w:lang w:val="en-US"/>
        </w:rPr>
        <w:t xml:space="preserve">[5]. This represents photosynthesis occurring at light levels 1-2 orders of magnitude below the traditional lower limit for the photic zone. </w:t>
      </w:r>
    </w:p>
    <w:p>
      <w:pPr>
        <w:pStyle w:val="Body"/>
      </w:pPr>
      <w:r>
        <w:rPr>
          <w:rStyle w:val="page number"/>
          <w:rtl w:val="0"/>
          <w:lang w:val="en-US"/>
        </w:rPr>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rPr>
          <w:rStyle w:val="page number"/>
          <w:rtl w:val="0"/>
        </w:rPr>
        <w:t>µ</w:t>
      </w:r>
      <w:r>
        <w:rPr>
          <w:rStyle w:val="page number"/>
          <w:rtl w:val="0"/>
          <w:lang w:val="fr-FR"/>
        </w:rPr>
        <w:t>mol photons m-</w:t>
      </w:r>
      <w:r>
        <w:rPr>
          <w:vertAlign w:val="superscript"/>
          <w:rtl w:val="0"/>
        </w:rPr>
        <w:t>2</w:t>
      </w:r>
      <w:r>
        <w:rPr>
          <w:rStyle w:val="page number"/>
          <w:rtl w:val="0"/>
        </w:rPr>
        <w:t xml:space="preserve"> s</w:t>
      </w:r>
      <w:r>
        <w:rPr>
          <w:vertAlign w:val="superscript"/>
          <w:rtl w:val="0"/>
          <w:lang w:val="ru-RU"/>
        </w:rPr>
        <w:t xml:space="preserve">-1 </w:t>
      </w:r>
      <w:r>
        <w:rPr>
          <w:rStyle w:val="page number"/>
          <w:rtl w:val="0"/>
          <w:lang w:val="en-US"/>
        </w:rPr>
        <w:t xml:space="preserve">[2]. Such low-light phytoplankton photosynthesis and growth may serve to mitigate cell mortality in the extended darkness of winter, establishing a seeding population for the spring bloom [4]. </w:t>
      </w:r>
    </w:p>
    <w:p>
      <w:pPr>
        <w:pStyle w:val="Heading 3"/>
      </w:pPr>
      <w:bookmarkStart w:name="_Toc6" w:id="6"/>
      <w:r>
        <w:rPr>
          <w:rStyle w:val="page number"/>
          <w:rFonts w:cs="Arial Unicode MS" w:eastAsia="Arial Unicode MS"/>
          <w:rtl w:val="0"/>
          <w:lang w:val="en-US"/>
        </w:rPr>
        <w:t>Arctic Blooms</w:t>
      </w:r>
      <w:bookmarkEnd w:id="6"/>
    </w:p>
    <w:p>
      <w:pPr>
        <w:pStyle w:val="Body"/>
      </w:pPr>
      <w:r>
        <w:rPr>
          <w:rStyle w:val="page number"/>
          <w:rtl w:val="0"/>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ocean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pPr>
        <w:pStyle w:val="Body"/>
      </w:pPr>
      <w:r>
        <w:rPr>
          <w:rStyle w:val="page number"/>
          <w:rtl w:val="0"/>
          <w:lang w:val="en-US"/>
        </w:rPr>
        <w:t>Polar regions play a pivotal role in carbon cycling, representing almost half of the global CO</w:t>
      </w:r>
      <w:r>
        <w:rPr>
          <w:vertAlign w:val="subscript"/>
          <w:rtl w:val="0"/>
        </w:rPr>
        <w:t>2</w:t>
      </w:r>
      <w:r>
        <w:rPr>
          <w:rStyle w:val="page number"/>
          <w:rtl w:val="0"/>
          <w:lang w:val="en-US"/>
        </w:rPr>
        <w:t xml:space="preserve"> sequestration through microbial photosynthesis [9]. As part of this carbon cycle, phytoplankton </w:t>
      </w:r>
      <w:bookmarkStart w:name="_Int_IBAJB9Tv" w:id="7"/>
      <w:r>
        <w:rPr>
          <w:rStyle w:val="page number"/>
          <w:rtl w:val="0"/>
          <w:lang w:val="en-US"/>
        </w:rPr>
        <w:t>form</w:t>
      </w:r>
      <w:bookmarkEnd w:id="7"/>
      <w:r>
        <w:rPr>
          <w:rStyle w:val="page number"/>
          <w:rtl w:val="0"/>
          <w:lang w:val="en-US"/>
        </w:rPr>
        <w:t xml:space="preserve"> the biological carbon pump, mediating the drawdown of atmospheric carbon to the ocean</w:t>
      </w:r>
      <w:r>
        <w:rPr>
          <w:rStyle w:val="page number"/>
          <w:rtl w:val="1"/>
        </w:rPr>
        <w:t>’</w:t>
      </w:r>
      <w:r>
        <w:rPr>
          <w:rStyle w:val="page number"/>
          <w:rtl w:val="0"/>
          <w:lang w:val="en-US"/>
        </w:rPr>
        <w:t>s interior [1]. The increased solubility of CO</w:t>
      </w:r>
      <w:r>
        <w:rPr>
          <w:vertAlign w:val="subscript"/>
          <w:rtl w:val="0"/>
        </w:rPr>
        <w:t>2</w:t>
      </w:r>
      <w:r>
        <w:rPr>
          <w:rStyle w:val="page number"/>
          <w:rtl w:val="0"/>
          <w:lang w:val="en-US"/>
        </w:rPr>
        <w:t xml:space="preserve"> at low water temperatures leads to substantial carbon sequestration through deep water formation at the poles, establishing a crucial carbon export pathway from surface waters to the deep ocean [5,7]. Further, substantial CO</w:t>
      </w:r>
      <w:r>
        <w:rPr>
          <w:vertAlign w:val="subscript"/>
          <w:rtl w:val="0"/>
        </w:rPr>
        <w:t>2</w:t>
      </w:r>
      <w:r>
        <w:rPr>
          <w:rStyle w:val="page number"/>
          <w:rtl w:val="0"/>
          <w:lang w:val="en-US"/>
        </w:rPr>
        <w:t xml:space="preserve"> sequestration arises from high river inputs and the resistance to degradation of the terrestrially derived dissolved organic matter entering the Arctic basin [10].</w:t>
      </w:r>
    </w:p>
    <w:p>
      <w:pPr>
        <w:pStyle w:val="Body"/>
      </w:pPr>
      <w:r>
        <w:rPr>
          <w:rStyle w:val="page number"/>
          <w:rtl w:val="0"/>
          <w:lang w:val="en-US"/>
        </w:rPr>
        <w:t xml:space="preserve">Phytoplankton are highly productive relative to their biomass, owing to their rapid proliferation and photosynthetic activity in all cells, which distinguishes them from terrestrial plants [1]. This productivity supports rapid consumption by higher trophic levels, 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pPr>
        <w:pStyle w:val="Body"/>
      </w:pPr>
      <w:r>
        <w:rPr>
          <w:rStyle w:val="page number"/>
          <w:rtl w:val="0"/>
          <w:lang w:val="en-US"/>
        </w:rPr>
        <w:t xml:space="preserve">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speeds, fostering vertical nutrient mixing [7]. Further, ocean acidification results in reduced calcification, while increased water temperatures boost metabolic activity for some species while posing challenges for obligate cold extremophiles [7,12]. </w:t>
      </w:r>
    </w:p>
    <w:p>
      <w:pPr>
        <w:pStyle w:val="Body"/>
      </w:pPr>
      <w:r>
        <w:rPr>
          <w:rStyle w:val="page number"/>
          <w:rtl w:val="0"/>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pPr>
        <w:pStyle w:val="Heading 3"/>
      </w:pPr>
      <w:bookmarkStart w:name="_Toc7" w:id="8"/>
      <w:r>
        <w:rPr>
          <w:rStyle w:val="page number"/>
          <w:rFonts w:cs="Arial Unicode MS" w:eastAsia="Arial Unicode MS"/>
          <w:rtl w:val="0"/>
          <w:lang w:val="en-US"/>
        </w:rPr>
        <w:t>Cold Adaptations</w:t>
      </w:r>
      <w:bookmarkEnd w:id="8"/>
    </w:p>
    <w:p>
      <w:pPr>
        <w:pStyle w:val="Body"/>
      </w:pPr>
      <w:r>
        <w:rPr>
          <w:rStyle w:val="page number"/>
          <w:rtl w:val="0"/>
          <w:lang w:val="en-US"/>
        </w:rPr>
        <w:t>Numerous adaptations enable some psychrophile phytoplankton to survive in extreme polar environments. Microbes inhabiting sea ice must contend with solar, osmotic, oxidative and nutrient stress [10]. Further, as poikilotherms, they must overcome the severe inhibiting effects of a cold, low-energy environment. Cold temperatures place severe physiochemical constraints on the cellular functions of psychrophile phytoplankton, exerting a negative influence on water viscosity, solute diffusion rates, membrane fluidity, enzyme kinetics and macromolecule interactions [10].</w:t>
      </w:r>
    </w:p>
    <w:p>
      <w:pPr>
        <w:pStyle w:val="Body"/>
      </w:pPr>
      <w:r>
        <w:rPr>
          <w:rStyle w:val="page number"/>
          <w:rtl w:val="0"/>
          <w:lang w:val="en-US"/>
        </w:rPr>
        <w:t xml:space="preserve">As a result of their extreme environments, certain psychrophilic phytoplankton exhibit high genetic divergence from closely related temperate species. A study of the polar diatom </w:t>
      </w:r>
      <w:r>
        <w:rPr>
          <w:i w:val="1"/>
          <w:iCs w:val="1"/>
          <w:rtl w:val="0"/>
        </w:rPr>
        <w:t>F. cylindrus</w:t>
      </w:r>
      <w:r>
        <w:rPr>
          <w:rStyle w:val="page number"/>
          <w:rtl w:val="0"/>
          <w:lang w:val="en-US"/>
        </w:rPr>
        <w:t xml:space="preserve"> found that approximately 25% of its genome consists of loci with highly divergent alleles from their mesophilic relatives [13]. Genes related to catalytic activity, transport, metabolic processes and those integral to membranes were shown to be significantly enriched compared to temperate species, consistent with known microbial adaptations to cold temperatures [13].</w:t>
      </w:r>
    </w:p>
    <w:p>
      <w:pPr>
        <w:pStyle w:val="Body"/>
      </w:pPr>
      <w:r>
        <w:rPr>
          <w:rStyle w:val="page number"/>
          <w:rtl w:val="0"/>
          <w:lang w:val="en-US"/>
        </w:rPr>
        <w:t>To combat the harsh cold, some psychrophiles produce new compounds or alter existing ones. Cryospheric enzyme flexibility is promoted by changes in protein structure, including amino acid substitutions, H-bonds, and salt bridges [10]. Further, synthesizing cold shock proteins minimizes cold protein denaturation 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[14].</w:t>
      </w:r>
    </w:p>
    <w:p>
      <w:pPr>
        <w:pStyle w:val="Body"/>
      </w:pPr>
      <w:r>
        <w:rPr>
          <w:rStyle w:val="page number"/>
          <w:rtl w:val="0"/>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pPr>
        <w:pStyle w:val="Body"/>
      </w:pPr>
      <w:r>
        <w:rPr>
          <w:rStyle w:val="page number"/>
          <w:rtl w:val="0"/>
          <w:lang w:val="en-US"/>
        </w:rPr>
        <w:t>Moreover, many psychrophilic species coordinate multiple metabolic routes to achieve photostasis, a delicate balance between energy input and utilization [12]. During dark periods, they employ the Entner-Doudoroff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pPr>
        <w:pStyle w:val="Body"/>
      </w:pPr>
      <w:r>
        <w:rPr>
          <w:rStyle w:val="page number"/>
          <w:rtl w:val="0"/>
          <w:lang w:val="en-US"/>
        </w:rPr>
        <w:t xml:space="preserve">Much is known about these diverse physiochemical adaptations for surviving cold temperatures and low light. However, possible bioenergetic adaptations in the photosynthetic apparatus of psychrophilic phytoplankton remain understudied. </w:t>
      </w:r>
    </w:p>
    <w:p>
      <w:pPr>
        <w:pStyle w:val="Body"/>
      </w:pPr>
    </w:p>
    <w:p>
      <w:pPr>
        <w:pStyle w:val="Heading 2"/>
      </w:pPr>
      <w:bookmarkStart w:name="_Toc8" w:id="9"/>
      <w:r>
        <w:rPr>
          <w:rStyle w:val="page number"/>
          <w:rFonts w:cs="Arial Unicode MS" w:eastAsia="Arial Unicode MS"/>
          <w:rtl w:val="0"/>
          <w:lang w:val="en-US"/>
        </w:rPr>
        <w:t xml:space="preserve">Energetic Principles of Photosynthesis </w:t>
      </w:r>
      <w:bookmarkEnd w:id="9"/>
    </w:p>
    <w:p>
      <w:pPr>
        <w:pStyle w:val="Body"/>
      </w:pPr>
      <w:r>
        <w:rPr>
          <w:rStyle w:val="page number"/>
          <w:rtl w:val="0"/>
          <w:lang w:val="en-US"/>
        </w:rPr>
        <w:t>Oxygenic photosynthesis is the metabolic process by which light energy, water, and carbon dioxide are converted to oxygen and carbohydrates. Photosynthesis in eukaryotic phytoplankton occurs in specialized organelles called chloroplasts, which are bound by a two-to-four-membrane envelope, depending upon taxa, and filled with a granular matrix called the stroma [3]. The stroma comprises a concentrated solution of proteins, including the enzymes used in carbon dioxide fixation. Within the stroma are thylakoids, membranes containing pigments and electron carriers. The thylakoid membrane is composed of a polar lipid bilayer, and embedded in it is photosystem II (PSII), a multi-subunit protein complex (Figure 1) [3,16].</w:t>
      </w:r>
    </w:p>
    <w:p>
      <w:pPr>
        <w:pStyle w:val="Body"/>
        <w:keepNext w:val="1"/>
        <w:ind w:firstLine="0"/>
      </w:pPr>
      <w:r>
        <w:rPr>
          <w:rStyle w:val="page number"/>
        </w:rPr>
        <w:drawing xmlns:a="http://schemas.openxmlformats.org/drawingml/2006/main">
          <wp:inline distT="0" distB="0" distL="0" distR="0">
            <wp:extent cx="5760000" cy="2849172"/>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extLst/>
                    </a:blip>
                    <a:srcRect l="0" t="4597" r="0" b="0"/>
                    <a:stretch>
                      <a:fillRect/>
                    </a:stretch>
                  </pic:blipFill>
                  <pic:spPr>
                    <a:xfrm>
                      <a:off x="0" y="0"/>
                      <a:ext cx="5760000" cy="2849172"/>
                    </a:xfrm>
                    <a:prstGeom prst="rect">
                      <a:avLst/>
                    </a:prstGeom>
                    <a:ln w="12700" cap="flat">
                      <a:noFill/>
                      <a:miter lim="400000"/>
                    </a:ln>
                    <a:effectLst/>
                  </pic:spPr>
                </pic:pic>
              </a:graphicData>
            </a:graphic>
          </wp:inline>
        </w:drawing>
      </w:r>
    </w:p>
    <w:p>
      <w:pPr>
        <w:pStyle w:val="caption"/>
      </w:pPr>
      <w:r>
        <w:rPr>
          <w:b w:val="1"/>
          <w:bCs w:val="1"/>
          <w:rtl w:val="0"/>
          <w:lang w:val="en-US"/>
        </w:rPr>
        <w:t>Figure 1</w:t>
      </w:r>
      <w:r>
        <w:rPr>
          <w:rStyle w:val="page number"/>
          <w:rtl w:val="0"/>
          <w:lang w:val="en-US"/>
        </w:rPr>
        <w:t>: Electron flow through the photosystem II protein complex within the thylakoid membrane of chloroplasts.</w:t>
      </w:r>
    </w:p>
    <w:p>
      <w:pPr>
        <w:pStyle w:val="Body"/>
        <w:spacing w:line="240" w:lineRule="auto"/>
        <w:ind w:firstLine="0"/>
      </w:pPr>
    </w:p>
    <w:p>
      <w:pPr>
        <w:pStyle w:val="Body"/>
      </w:pPr>
      <w:r>
        <w:rPr>
          <w:rStyle w:val="page number"/>
          <w:rtl w:val="0"/>
          <w:lang w:val="en-US"/>
        </w:rPr>
        <w:t>PSII consists of 17 transmembrane protein subunits, three membrane-extrinsic protein subunits, and more than 40 cofactors, including the Mn cluster, chlorophylls, carotenoids, plastoquinones, and Fe</w:t>
      </w:r>
      <w:r>
        <w:rPr>
          <w:vertAlign w:val="superscript"/>
          <w:rtl w:val="0"/>
        </w:rPr>
        <w:t>2+</w:t>
      </w:r>
      <w:r>
        <w:rPr>
          <w:rStyle w:val="page number"/>
          <w:rtl w:val="0"/>
        </w:rPr>
        <w:t>. Ca</w:t>
      </w:r>
      <w:r>
        <w:rPr>
          <w:vertAlign w:val="superscript"/>
          <w:rtl w:val="0"/>
        </w:rPr>
        <w:t>2+</w:t>
      </w:r>
      <w:r>
        <w:rPr>
          <w:rStyle w:val="page number"/>
          <w:rtl w:val="0"/>
          <w:lang w:val="en-US"/>
        </w:rPr>
        <w:t>, and Cl</w:t>
      </w:r>
      <w:r>
        <w:rPr>
          <w:vertAlign w:val="superscript"/>
          <w:rtl w:val="0"/>
          <w:lang w:val="ru-RU"/>
        </w:rPr>
        <w:t xml:space="preserve">- </w:t>
      </w:r>
      <w:r>
        <w:rPr>
          <w:rStyle w:val="page number"/>
          <w:rtl w:val="0"/>
          <w:lang w:val="en-US"/>
        </w:rPr>
        <w:t>ions [17,18]. During photosynthesis, PSII catalyzes light-induced charge separation and water oxidation, transferring electrons from a donor to acceptor molecules and producing molecular oxygen [3].</w:t>
      </w:r>
    </w:p>
    <w:p>
      <w:pPr>
        <w:pStyle w:val="Body"/>
      </w:pPr>
      <w:r>
        <w:rPr>
          <w:rStyle w:val="page number"/>
          <w:rtl w:val="0"/>
          <w:lang w:val="en-US"/>
        </w:rPr>
        <w:t>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as heat (non-photochemical quenching, NPQ), and re-emission as fluorescence (ChlF) [19]. Energy directed towards photochemistry by antenna pigments first undergoes rounds of inductive resonance transfer among multiple pigments before eventually reaching the reaction center of PSII, where actual photochemistry occurs [3]. The reaction center, P</w:t>
      </w:r>
      <w:r>
        <w:rPr>
          <w:vertAlign w:val="subscript"/>
          <w:rtl w:val="0"/>
        </w:rPr>
        <w:t>680</w:t>
      </w:r>
      <w:r>
        <w:rPr>
          <w:rStyle w:val="page number"/>
          <w:rtl w:val="0"/>
          <w:lang w:val="en-US"/>
        </w:rPr>
        <w:t xml:space="preserve">, is composed of a Chl </w:t>
      </w:r>
      <w:bookmarkStart w:name="_Int_M45mzXzQ" w:id="10"/>
      <w:r>
        <w:rPr>
          <w:rStyle w:val="page number"/>
          <w:rtl w:val="0"/>
          <w:lang w:val="nl-NL"/>
        </w:rPr>
        <w:t>a heterodimer</w:t>
      </w:r>
      <w:bookmarkEnd w:id="10"/>
      <w:r>
        <w:rPr>
          <w:rStyle w:val="page number"/>
          <w:rtl w:val="0"/>
        </w:rPr>
        <w:t xml:space="preserve"> P</w:t>
      </w:r>
      <w:r>
        <w:rPr>
          <w:vertAlign w:val="subscript"/>
          <w:rtl w:val="0"/>
        </w:rPr>
        <w:t>D1</w:t>
      </w:r>
      <w:r>
        <w:rPr>
          <w:rStyle w:val="page number"/>
          <w:rtl w:val="0"/>
          <w:lang w:val="en-US"/>
        </w:rPr>
        <w:t xml:space="preserve"> and P</w:t>
      </w:r>
      <w:r>
        <w:rPr>
          <w:vertAlign w:val="subscript"/>
          <w:rtl w:val="0"/>
        </w:rPr>
        <w:t>D2</w:t>
      </w:r>
      <w:r>
        <w:rPr>
          <w:rStyle w:val="page number"/>
          <w:rtl w:val="0"/>
          <w:lang w:val="pt-PT"/>
        </w:rPr>
        <w:t xml:space="preserve"> [18,20]. </w:t>
      </w:r>
    </w:p>
    <w:p>
      <w:pPr>
        <w:pStyle w:val="Body"/>
      </w:pPr>
      <w:del w:id="11" w:date="2024-04-11T12:03:11Z" w:author="Douglas Campbell">
        <w:r>
          <w:rPr>
            <w:rStyle w:val="page number"/>
            <w:rtl w:val="0"/>
            <w:lang w:val="en-US"/>
          </w:rPr>
          <w:delText>When P</w:delText>
        </w:r>
      </w:del>
      <w:del w:id="12" w:date="2024-04-11T12:03:11Z" w:author="Douglas Campbell">
        <w:r>
          <w:rPr>
            <w:vertAlign w:val="subscript"/>
            <w:rtl w:val="0"/>
          </w:rPr>
          <w:delText>680</w:delText>
        </w:r>
      </w:del>
      <w:del w:id="13" w:date="2024-04-11T12:03:11Z" w:author="Douglas Campbell">
        <w:r>
          <w:rPr>
            <w:rStyle w:val="page number"/>
            <w:rtl w:val="0"/>
            <w:lang w:val="en-US"/>
          </w:rPr>
          <w:delText xml:space="preserve"> is raised to its excited state, P</w:delText>
        </w:r>
      </w:del>
      <w:del w:id="14" w:date="2024-04-11T12:03:11Z" w:author="Douglas Campbell">
        <w:r>
          <w:rPr>
            <w:vertAlign w:val="subscript"/>
            <w:rtl w:val="0"/>
          </w:rPr>
          <w:delText>680</w:delText>
        </w:r>
      </w:del>
      <w:del w:id="15" w:date="2024-04-11T12:03:11Z" w:author="Douglas Campbell">
        <w:r>
          <w:rPr>
            <w:vertAlign w:val="superscript"/>
            <w:rtl w:val="0"/>
          </w:rPr>
          <w:delText>+</w:delText>
        </w:r>
      </w:del>
      <w:del w:id="16" w:date="2024-04-11T12:03:11Z" w:author="Douglas Campbell">
        <w:r>
          <w:rPr>
            <w:rStyle w:val="page number"/>
            <w:rtl w:val="0"/>
            <w:lang w:val="en-US"/>
          </w:rPr>
          <w:delText>, it transfers an electron to an initial acceptor molecule and then withdraws an electron from a donor molecule [3]. On the acceptor side, P</w:delText>
        </w:r>
      </w:del>
      <w:del w:id="17" w:date="2024-04-11T12:03:11Z" w:author="Douglas Campbell">
        <w:r>
          <w:rPr>
            <w:vertAlign w:val="subscript"/>
            <w:rtl w:val="0"/>
          </w:rPr>
          <w:delText>680</w:delText>
        </w:r>
      </w:del>
      <w:del w:id="18" w:date="2024-04-11T12:03:11Z" w:author="Douglas Campbell">
        <w:r>
          <w:rPr>
            <w:vertAlign w:val="superscript"/>
            <w:rtl w:val="0"/>
          </w:rPr>
          <w:delText>+</w:delText>
        </w:r>
      </w:del>
      <w:del w:id="19" w:date="2024-04-11T12:03:11Z" w:author="Douglas Campbell">
        <w:r>
          <w:rPr>
            <w:rStyle w:val="page number"/>
            <w:rtl w:val="0"/>
            <w:lang w:val="en-US"/>
          </w:rPr>
          <w:delText xml:space="preserve"> first passes an electron to pheophytin (Phe). </w:delText>
        </w:r>
      </w:del>
      <w:ins w:id="20" w:date="2024-04-11T12:03:11Z" w:author="Douglas Campbell">
        <w:r>
          <w:rPr>
            <w:rtl w:val="0"/>
            <w:lang w:val="en-US"/>
          </w:rPr>
          <w:t>When P</w:t>
        </w:r>
      </w:ins>
      <w:ins w:id="21" w:date="2024-04-11T12:03:11Z" w:author="Douglas Campbell">
        <w:r>
          <w:rPr>
            <w:sz w:val="16"/>
            <w:szCs w:val="16"/>
            <w:vertAlign w:val="subscript"/>
            <w:rtl w:val="0"/>
          </w:rPr>
          <w:t>680</w:t>
        </w:r>
      </w:ins>
      <w:ins w:id="22" w:date="2024-04-11T12:03:11Z" w:author="Douglas Campbell">
        <w:r>
          <w:rPr>
            <w:rtl w:val="0"/>
            <w:lang w:val="en-US"/>
          </w:rPr>
          <w:t xml:space="preserve"> is raised to its excited state, P</w:t>
        </w:r>
      </w:ins>
      <w:ins w:id="23" w:date="2024-04-11T12:03:11Z" w:author="Douglas Campbell">
        <w:r>
          <w:rPr>
            <w:sz w:val="16"/>
            <w:szCs w:val="16"/>
            <w:vertAlign w:val="subscript"/>
            <w:rtl w:val="0"/>
          </w:rPr>
          <w:t>680</w:t>
        </w:r>
      </w:ins>
      <w:ins w:id="24" w:date="2024-04-11T12:03:11Z" w:author="Douglas Campbell">
        <w:r>
          <w:rPr>
            <w:sz w:val="16"/>
            <w:szCs w:val="16"/>
            <w:vertAlign w:val="superscript"/>
            <w:rtl w:val="0"/>
          </w:rPr>
          <w:t>*</w:t>
        </w:r>
      </w:ins>
      <w:ins w:id="25" w:date="2024-04-11T12:03:11Z" w:author="Douglas Campbell">
        <w:r>
          <w:rPr>
            <w:rtl w:val="0"/>
            <w:lang w:val="en-US"/>
          </w:rPr>
          <w:t>, it transfers an electron to an initial acceptor molecule, thereby photoxidizing to P</w:t>
        </w:r>
      </w:ins>
      <w:ins w:id="26" w:date="2024-04-11T12:03:11Z" w:author="Douglas Campbell">
        <w:r>
          <w:rPr>
            <w:sz w:val="16"/>
            <w:szCs w:val="16"/>
            <w:vertAlign w:val="subscript"/>
            <w:rtl w:val="0"/>
          </w:rPr>
          <w:t>680</w:t>
        </w:r>
      </w:ins>
      <w:ins w:id="27" w:date="2024-04-11T12:03:11Z" w:author="Douglas Campbell">
        <w:r>
          <w:rPr>
            <w:sz w:val="16"/>
            <w:szCs w:val="16"/>
            <w:vertAlign w:val="superscript"/>
            <w:rtl w:val="0"/>
          </w:rPr>
          <w:t>+</w:t>
        </w:r>
      </w:ins>
      <w:ins w:id="28" w:date="2024-04-11T12:03:11Z" w:author="Douglas Campbell">
        <w:r>
          <w:rPr>
            <w:rtl w:val="0"/>
            <w:lang w:val="en-US"/>
          </w:rPr>
          <w:t xml:space="preserve"> , which  then withdraws an electron from a donor molecule [3].   On the acceptor side, P</w:t>
        </w:r>
      </w:ins>
      <w:ins w:id="29" w:date="2024-04-11T12:03:11Z" w:author="Douglas Campbell">
        <w:r>
          <w:rPr>
            <w:sz w:val="16"/>
            <w:szCs w:val="16"/>
            <w:vertAlign w:val="subscript"/>
            <w:rtl w:val="0"/>
          </w:rPr>
          <w:t>680</w:t>
        </w:r>
      </w:ins>
      <w:ins w:id="30" w:date="2024-04-11T12:03:11Z" w:author="Douglas Campbell">
        <w:r>
          <w:rPr>
            <w:sz w:val="16"/>
            <w:szCs w:val="16"/>
            <w:vertAlign w:val="superscript"/>
            <w:rtl w:val="0"/>
          </w:rPr>
          <w:t>*</w:t>
        </w:r>
      </w:ins>
      <w:ins w:id="31" w:date="2024-04-11T12:03:11Z" w:author="Douglas Campbell">
        <w:r>
          <w:rPr>
            <w:rtl w:val="0"/>
            <w:lang w:val="en-US"/>
          </w:rPr>
          <w:t xml:space="preserve"> first passes an electron to pheophytin (Phe).</w:t>
        </w:r>
      </w:ins>
      <w:r>
        <w:rPr>
          <w:rStyle w:val="page number"/>
          <w:rtl w:val="0"/>
          <w:lang w:val="en-US"/>
        </w:rPr>
        <w:t>The electron from reduced Phe</w:t>
      </w:r>
      <w:ins w:id="32" w:date="2024-04-11T12:03:22Z" w:author="Douglas Campbell">
        <w:r>
          <w:rPr>
            <w:rStyle w:val="page number"/>
            <w:rtl w:val="0"/>
            <w:lang w:val="en-US"/>
          </w:rPr>
          <w:t>-</w:t>
        </w:r>
      </w:ins>
      <w:r>
        <w:rPr>
          <w:rStyle w:val="page number"/>
          <w:rtl w:val="0"/>
          <w:lang w:val="en-US"/>
        </w:rPr>
        <w:t xml:space="preserve"> is transferred to plastoquinone A (Q</w:t>
      </w:r>
      <w:r>
        <w:rPr>
          <w:vertAlign w:val="subscript"/>
          <w:rtl w:val="0"/>
        </w:rPr>
        <w:t>A</w:t>
      </w:r>
      <w:r>
        <w:rPr>
          <w:rStyle w:val="page number"/>
          <w:rtl w:val="0"/>
          <w:lang w:val="en-US"/>
        </w:rPr>
        <w:t>), followed by transfer to plastoquinone B (Q</w:t>
      </w:r>
      <w:r>
        <w:rPr>
          <w:vertAlign w:val="subscript"/>
          <w:rtl w:val="0"/>
        </w:rPr>
        <w:t>B</w:t>
      </w:r>
      <w:r>
        <w:rPr>
          <w:rStyle w:val="page number"/>
          <w:rtl w:val="0"/>
          <w:lang w:val="en-US"/>
        </w:rPr>
        <w:t>) [18]. Once Q</w:t>
      </w:r>
      <w:r>
        <w:rPr>
          <w:vertAlign w:val="subscript"/>
          <w:rtl w:val="0"/>
        </w:rPr>
        <w:t xml:space="preserve">B </w:t>
      </w:r>
      <w:r>
        <w:rPr>
          <w:rStyle w:val="page number"/>
          <w:rtl w:val="0"/>
          <w:lang w:val="en-US"/>
        </w:rPr>
        <w:t>is fully reduced by receiving two electrons, the reduced Q</w:t>
      </w:r>
      <w:r>
        <w:rPr>
          <w:vertAlign w:val="subscript"/>
          <w:rtl w:val="0"/>
        </w:rPr>
        <w:t xml:space="preserve">B </w:t>
      </w:r>
      <w:r>
        <w:rPr>
          <w:rStyle w:val="page number"/>
          <w:rtl w:val="0"/>
          <w:lang w:val="en-US"/>
        </w:rPr>
        <w:t>is released, carrying the electrons into the mobile plastoquinone pool in the lipid phase of the thylakoid membrane [3]. On the donor side, P</w:t>
      </w:r>
      <w:r>
        <w:rPr>
          <w:vertAlign w:val="subscript"/>
          <w:rtl w:val="0"/>
        </w:rPr>
        <w:t>680</w:t>
      </w:r>
      <w:r>
        <w:rPr>
          <w:vertAlign w:val="superscript"/>
          <w:rtl w:val="0"/>
        </w:rPr>
        <w:t xml:space="preserve">+  </w:t>
      </w:r>
      <w:r>
        <w:rPr>
          <w:rStyle w:val="page number"/>
          <w:rtl w:val="0"/>
          <w:lang w:val="en-US"/>
        </w:rPr>
        <w:t>returns to its ground state P</w:t>
      </w:r>
      <w:r>
        <w:rPr>
          <w:vertAlign w:val="subscript"/>
          <w:rtl w:val="0"/>
        </w:rPr>
        <w:t xml:space="preserve">680 </w:t>
      </w:r>
      <w:r>
        <w:rPr>
          <w:rStyle w:val="page number"/>
          <w:rtl w:val="0"/>
          <w:lang w:val="en-US"/>
        </w:rPr>
        <w:t>by taking an electron from a tyrosine residue D1-Tyr-161 (Y</w:t>
      </w:r>
      <w:r>
        <w:rPr>
          <w:vertAlign w:val="subscript"/>
          <w:rtl w:val="0"/>
        </w:rPr>
        <w:t>z</w:t>
      </w:r>
      <w:r>
        <w:rPr>
          <w:rStyle w:val="page number"/>
          <w:rtl w:val="0"/>
        </w:rPr>
        <w:t>). Y</w:t>
      </w:r>
      <w:r>
        <w:rPr>
          <w:vertAlign w:val="subscript"/>
          <w:rtl w:val="0"/>
        </w:rPr>
        <w:t>z</w:t>
      </w:r>
      <w:r>
        <w:rPr>
          <w:rStyle w:val="page number"/>
          <w:rtl w:val="0"/>
          <w:lang w:val="en-US"/>
        </w:rPr>
        <w:t>, in turn, extracts an electron from the manganese cluster in PSII [21].</w:t>
      </w:r>
    </w:p>
    <w:p>
      <w:pPr>
        <w:pStyle w:val="Heading 3"/>
      </w:pPr>
      <w:bookmarkStart w:name="_Toc9" w:id="33"/>
      <w:r>
        <w:rPr>
          <w:rStyle w:val="page number"/>
          <w:rFonts w:cs="Arial Unicode MS" w:eastAsia="Arial Unicode MS"/>
          <w:rtl w:val="0"/>
          <w:lang w:val="en-US"/>
        </w:rPr>
        <w:t>Recombination</w:t>
      </w:r>
      <w:bookmarkEnd w:id="33"/>
    </w:p>
    <w:p>
      <w:pPr>
        <w:pStyle w:val="Body"/>
      </w:pPr>
      <w:r>
        <w:rPr>
          <w:rStyle w:val="page number"/>
          <w:rtl w:val="0"/>
          <w:lang w:val="en-US"/>
        </w:rPr>
        <w:t xml:space="preserve">During photosynthesis, electron transfers occur at both the donor and acceptor sides of Photosystem II (PSII), stabilizing separated charges [18]. However, these reactions remain reversible, occasionally resulting in the backflow of electrons through the pathway, referred to as recombination reactions [22]. Recombination plays a pivotal role in photodamage and photoprotection, harming PSII but proving essential for survival under excess light conditions [23].  </w:t>
      </w:r>
    </w:p>
    <w:p>
      <w:pPr>
        <w:pStyle w:val="Body"/>
      </w:pPr>
      <w:r>
        <w:rPr>
          <w:rStyle w:val="page number"/>
          <w:rtl w:val="0"/>
          <w:lang w:val="en-US"/>
        </w:rPr>
        <w:t>At elevated light levels, the prior reduction of downstream electron acceptors blocks electron transfer from P</w:t>
      </w:r>
      <w:r>
        <w:rPr>
          <w:vertAlign w:val="subscript"/>
          <w:rtl w:val="0"/>
        </w:rPr>
        <w:t>680</w:t>
      </w:r>
      <w:ins w:id="34" w:date="2024-04-11T12:03:50Z" w:author="Douglas Campbell">
        <w:r>
          <w:rPr>
            <w:vertAlign w:val="superscript"/>
            <w:rtl w:val="0"/>
            <w:lang w:val="en-US"/>
          </w:rPr>
          <w:t>*</w:t>
        </w:r>
      </w:ins>
      <w:del w:id="35" w:date="2024-04-11T12:03:49Z" w:author="Douglas Campbell">
        <w:r>
          <w:rPr>
            <w:vertAlign w:val="superscript"/>
            <w:rtl w:val="0"/>
          </w:rPr>
          <w:delText>+</w:delText>
        </w:r>
      </w:del>
      <w:r>
        <w:rPr>
          <w:rStyle w:val="page number"/>
          <w:rtl w:val="0"/>
          <w:lang w:val="en-US"/>
        </w:rPr>
        <w:t>. Under such conditions, the primary radical pair [P</w:t>
      </w:r>
      <w:r>
        <w:rPr>
          <w:vertAlign w:val="subscript"/>
          <w:rtl w:val="0"/>
        </w:rPr>
        <w:t>680</w:t>
      </w:r>
      <w:r>
        <w:rPr>
          <w:vertAlign w:val="superscript"/>
          <w:rtl w:val="0"/>
        </w:rPr>
        <w:t>+</w:t>
      </w:r>
      <w:r>
        <w:rPr>
          <w:rStyle w:val="page number"/>
          <w:rtl w:val="0"/>
        </w:rPr>
        <w:t>Phe</w:t>
      </w:r>
      <w:r>
        <w:rPr>
          <w:vertAlign w:val="superscript"/>
          <w:rtl w:val="0"/>
        </w:rPr>
        <w:t>-</w:t>
      </w:r>
      <w:r>
        <w:rPr>
          <w:rStyle w:val="page number"/>
          <w:rtl w:val="0"/>
          <w:lang w:val="en-US"/>
        </w:rPr>
        <w:t xml:space="preserve">] will recombine, generating the excited triplet chlorophyll </w:t>
      </w:r>
      <w:r>
        <w:rPr>
          <w:vertAlign w:val="superscript"/>
          <w:rtl w:val="0"/>
        </w:rPr>
        <w:t>3</w:t>
      </w:r>
      <w:del w:id="36" w:date="2024-04-11T12:04:15Z" w:author="Douglas Campbell">
        <w:r>
          <w:rPr>
            <w:rStyle w:val="page number"/>
            <w:rtl w:val="0"/>
          </w:rPr>
          <w:delText>P</w:delText>
        </w:r>
      </w:del>
      <w:del w:id="37" w:date="2024-04-11T12:04:15Z" w:author="Douglas Campbell">
        <w:r>
          <w:rPr>
            <w:vertAlign w:val="subscript"/>
            <w:rtl w:val="0"/>
          </w:rPr>
          <w:delText>680</w:delText>
        </w:r>
      </w:del>
      <w:del w:id="38" w:date="2024-04-11T12:04:15Z" w:author="Douglas Campbell">
        <w:r>
          <w:rPr>
            <w:vertAlign w:val="superscript"/>
            <w:rtl w:val="0"/>
          </w:rPr>
          <w:delText>+</w:delText>
        </w:r>
      </w:del>
      <w:ins w:id="39" w:date="2024-04-11T12:04:34Z" w:author="Douglas Campbell">
        <w:r>
          <w:rPr>
            <w:rtl w:val="0"/>
          </w:rPr>
          <w:t xml:space="preserve"> P</w:t>
        </w:r>
      </w:ins>
      <w:ins w:id="40" w:date="2024-04-11T12:04:34Z" w:author="Douglas Campbell">
        <w:r>
          <w:rPr>
            <w:vertAlign w:val="subscript"/>
            <w:rtl w:val="0"/>
          </w:rPr>
          <w:t>680</w:t>
        </w:r>
      </w:ins>
      <w:r>
        <w:rPr>
          <w:rStyle w:val="page number"/>
          <w:rtl w:val="0"/>
          <w:lang w:val="en-US"/>
        </w:rPr>
        <w:t xml:space="preserve"> (Figure 2) [24]. Chlorophyll triplets react with ground-state molecular oxygen to produce singlet oxygen (</w:t>
      </w:r>
      <w:r>
        <w:rPr>
          <w:vertAlign w:val="superscript"/>
          <w:rtl w:val="0"/>
        </w:rPr>
        <w:t>1</w:t>
      </w:r>
      <w:r>
        <w:rPr>
          <w:rStyle w:val="page number"/>
          <w:rtl w:val="0"/>
        </w:rPr>
        <w:t>O</w:t>
      </w:r>
      <w:r>
        <w:rPr>
          <w:vertAlign w:val="subscript"/>
          <w:rtl w:val="0"/>
        </w:rPr>
        <w:t>2</w:t>
      </w:r>
      <w:r>
        <w:rPr>
          <w:rStyle w:val="page number"/>
          <w:rtl w:val="0"/>
          <w:lang w:val="en-US"/>
        </w:rPr>
        <w:t>), a highly damaging, photoinhibitory reactive oxygen species [23].</w:t>
      </w:r>
    </w:p>
    <w:p>
      <w:pPr>
        <w:pStyle w:val="Body"/>
      </w:pPr>
      <w:r>
        <w:rPr>
          <w:rStyle w:val="page number"/>
          <w:rtl w:val="0"/>
          <w:lang w:val="en-US"/>
        </w:rPr>
        <w:t>Conversely, non-radiative charge recombination acts as a mechanism of photoprotection [18]. These pathways enable direct recombination from the singlet P</w:t>
      </w:r>
      <w:r>
        <w:rPr>
          <w:vertAlign w:val="subscript"/>
          <w:rtl w:val="0"/>
        </w:rPr>
        <w:t>680</w:t>
      </w:r>
      <w:r>
        <w:rPr>
          <w:vertAlign w:val="superscript"/>
          <w:rtl w:val="0"/>
        </w:rPr>
        <w:t>+</w:t>
      </w:r>
      <w:r>
        <w:rPr>
          <w:rStyle w:val="page number"/>
          <w:rtl w:val="0"/>
        </w:rPr>
        <w:t>Phe</w:t>
      </w:r>
      <w:r>
        <w:rPr>
          <w:vertAlign w:val="superscript"/>
          <w:rtl w:val="0"/>
        </w:rPr>
        <w:t>-</w:t>
      </w:r>
      <w:r>
        <w:rPr>
          <w:rStyle w:val="page number"/>
          <w:rtl w:val="0"/>
          <w:lang w:val="en-US"/>
        </w:rPr>
        <w:t xml:space="preserve"> or P</w:t>
      </w:r>
      <w:r>
        <w:rPr>
          <w:vertAlign w:val="subscript"/>
          <w:rtl w:val="0"/>
        </w:rPr>
        <w:t>680</w:t>
      </w:r>
      <w:r>
        <w:rPr>
          <w:vertAlign w:val="superscript"/>
          <w:rtl w:val="0"/>
        </w:rPr>
        <w:t>+</w:t>
      </w:r>
      <w:r>
        <w:rPr>
          <w:rStyle w:val="page number"/>
          <w:rtl w:val="0"/>
          <w:lang w:val="it-IT"/>
        </w:rPr>
        <w:t>Q</w:t>
      </w:r>
      <w:r>
        <w:rPr>
          <w:vertAlign w:val="subscript"/>
          <w:rtl w:val="0"/>
        </w:rPr>
        <w:t>A</w:t>
      </w:r>
      <w:r>
        <w:rPr>
          <w:vertAlign w:val="superscript"/>
          <w:rtl w:val="0"/>
        </w:rPr>
        <w:t>-</w:t>
      </w:r>
      <w:r>
        <w:rPr>
          <w:rStyle w:val="page number"/>
          <w:rtl w:val="0"/>
          <w:lang w:val="en-US"/>
        </w:rPr>
        <w:t xml:space="preserve"> state and are governed by the redox potential of the Q</w:t>
      </w:r>
      <w:r>
        <w:rPr>
          <w:vertAlign w:val="subscript"/>
          <w:rtl w:val="0"/>
        </w:rPr>
        <w:t>A</w:t>
      </w:r>
      <w:r>
        <w:rPr>
          <w:rStyle w:val="page number"/>
          <w:rtl w:val="0"/>
          <w:lang w:val="en-US"/>
        </w:rPr>
        <w:t xml:space="preserve"> and Phe electron acceptors [25]. Direct recombination helps prevent the accumulation of excess energy and competes with triplet chlorophyll formation in the PSII reaction center, thereby reducing the formation of harmful ROS [22].</w:t>
      </w:r>
      <w:r>
        <w:rPr>
          <w:rtl w:val="0"/>
        </w:rPr>
        <w:t xml:space="preserve"> </w:t>
      </w:r>
    </w:p>
    <w:p>
      <w:pPr>
        <w:pStyle w:val="Body"/>
        <w:spacing w:line="240" w:lineRule="auto"/>
        <w:ind w:firstLine="0"/>
        <w:jc w:val="center"/>
      </w:pPr>
      <w:r>
        <w:rPr>
          <w:rStyle w:val="page number"/>
        </w:rPr>
        <w:drawing xmlns:a="http://schemas.openxmlformats.org/drawingml/2006/main">
          <wp:inline distT="0" distB="0" distL="0" distR="0">
            <wp:extent cx="5760000" cy="2913819"/>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10">
                      <a:extLst/>
                    </a:blip>
                    <a:srcRect l="0" t="24558" r="7474" b="13035"/>
                    <a:stretch>
                      <a:fillRect/>
                    </a:stretch>
                  </pic:blipFill>
                  <pic:spPr>
                    <a:xfrm>
                      <a:off x="0" y="0"/>
                      <a:ext cx="5760000" cy="2913819"/>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3</w:t>
      </w:r>
      <w:r>
        <w:rPr>
          <w:rStyle w:val="page number"/>
          <w:rtl w:val="0"/>
          <w:lang w:val="en-US"/>
        </w:rPr>
        <w:t>: Photodamaging and photoprotective recombination pathways in photosystem II.</w:t>
      </w:r>
    </w:p>
    <w:p>
      <w:pPr>
        <w:pStyle w:val="Body"/>
        <w:ind w:firstLine="0"/>
      </w:pPr>
    </w:p>
    <w:p>
      <w:pPr>
        <w:pStyle w:val="Body"/>
      </w:pPr>
      <w:r>
        <w:rPr>
          <w:rStyle w:val="page number"/>
          <w:rtl w:val="0"/>
          <w:lang w:val="en-US"/>
        </w:rPr>
        <w:t xml:space="preserve">Beyond their roles in photodamage and photoprotection, charge recombination reactions may also occur as a wasteful process that lowers photosynthetic energy conversion efficiency [23]. Altering reduction potentials of downstream electron acceptors, leading to changes in energy gaps, may represent evolutionary adaptations aimed at maximizing photoprotection and minimizing inefficient back-reactions under light-limited conditions [26]. </w:t>
      </w:r>
    </w:p>
    <w:p>
      <w:pPr>
        <w:pStyle w:val="Heading 3"/>
      </w:pPr>
      <w:bookmarkStart w:name="_Toc10" w:id="41"/>
      <w:r>
        <w:rPr>
          <w:rStyle w:val="page number"/>
          <w:rFonts w:cs="Arial Unicode MS" w:eastAsia="Arial Unicode MS"/>
          <w:rtl w:val="0"/>
          <w:lang w:val="en-US"/>
        </w:rPr>
        <w:t xml:space="preserve">S-State Cycling </w:t>
      </w:r>
      <w:bookmarkEnd w:id="41"/>
    </w:p>
    <w:p>
      <w:pPr>
        <w:pStyle w:val="Body"/>
      </w:pPr>
      <w:r>
        <w:rPr>
          <w:rStyle w:val="page number"/>
          <w:rtl w:val="0"/>
          <w:lang w:val="en-US"/>
        </w:rPr>
        <w:t>The oxygen-evolving complex (OEC) of PSII is the active site where water is converted to oxygen and protons [27]. It consists of a metal-oxo cluster with the formula Mn</w:t>
      </w:r>
      <w:r>
        <w:rPr>
          <w:vertAlign w:val="subscript"/>
          <w:rtl w:val="0"/>
        </w:rPr>
        <w:t>4</w:t>
      </w:r>
      <w:r>
        <w:rPr>
          <w:rStyle w:val="page number"/>
          <w:rtl w:val="0"/>
          <w:lang w:val="pt-PT"/>
        </w:rPr>
        <w:t>CaO</w:t>
      </w:r>
      <w:r>
        <w:rPr>
          <w:vertAlign w:val="subscript"/>
          <w:rtl w:val="0"/>
        </w:rPr>
        <w:t>5</w:t>
      </w:r>
      <w:r>
        <w:rPr>
          <w:rStyle w:val="page number"/>
          <w:rtl w:val="0"/>
          <w:lang w:val="pt-PT"/>
        </w:rPr>
        <w:t>. As P</w:t>
      </w:r>
      <w:r>
        <w:rPr>
          <w:vertAlign w:val="subscript"/>
          <w:rtl w:val="0"/>
        </w:rPr>
        <w:t>680</w:t>
      </w:r>
      <w:r>
        <w:rPr>
          <w:rStyle w:val="page number"/>
          <w:rtl w:val="0"/>
          <w:lang w:val="en-US"/>
        </w:rPr>
        <w:t xml:space="preserve"> absorbs successive photons, they induce charge separations, which cause electrons to be extracted from the Mn cluster. Each electron removed from the WOC replaces one lost by the reaction center when an electron is transferred downstream to metabolism. Consecutive charge separations induce four increasingly oxidized states, known as S-States [28], denoted as S</w:t>
      </w:r>
      <w:r>
        <w:rPr>
          <w:vertAlign w:val="subscript"/>
          <w:rtl w:val="0"/>
        </w:rPr>
        <w:t>0</w:t>
      </w:r>
      <w:r>
        <w:rPr>
          <w:rStyle w:val="page number"/>
          <w:rtl w:val="0"/>
        </w:rPr>
        <w:t>, S</w:t>
      </w:r>
      <w:r>
        <w:rPr>
          <w:vertAlign w:val="subscript"/>
          <w:rtl w:val="0"/>
        </w:rPr>
        <w:t>1</w:t>
      </w:r>
      <w:r>
        <w:rPr>
          <w:rStyle w:val="page number"/>
          <w:rtl w:val="0"/>
        </w:rPr>
        <w:t>,</w:t>
      </w:r>
      <w:r>
        <w:rPr>
          <w:vertAlign w:val="subscript"/>
          <w:rtl w:val="0"/>
        </w:rPr>
        <w:t xml:space="preserve">  </w:t>
      </w:r>
      <w:r>
        <w:rPr>
          <w:rStyle w:val="page number"/>
          <w:rtl w:val="0"/>
        </w:rPr>
        <w:t>S</w:t>
      </w:r>
      <w:r>
        <w:rPr>
          <w:vertAlign w:val="subscript"/>
          <w:rtl w:val="0"/>
        </w:rPr>
        <w:t>2</w:t>
      </w:r>
      <w:r>
        <w:rPr>
          <w:rStyle w:val="page number"/>
          <w:rtl w:val="0"/>
        </w:rPr>
        <w:t>,</w:t>
      </w:r>
      <w:r>
        <w:rPr>
          <w:vertAlign w:val="subscript"/>
          <w:rtl w:val="0"/>
        </w:rPr>
        <w:t xml:space="preserve"> </w:t>
      </w:r>
      <w:r>
        <w:rPr>
          <w:rStyle w:val="page number"/>
          <w:rtl w:val="0"/>
        </w:rPr>
        <w:t>and</w:t>
      </w:r>
      <w:r>
        <w:rPr>
          <w:vertAlign w:val="subscript"/>
          <w:rtl w:val="0"/>
        </w:rPr>
        <w:t xml:space="preserve"> </w:t>
      </w:r>
      <w:r>
        <w:rPr>
          <w:rStyle w:val="page number"/>
          <w:rtl w:val="0"/>
        </w:rPr>
        <w:t>S</w:t>
      </w:r>
      <w:r>
        <w:rPr>
          <w:vertAlign w:val="subscript"/>
          <w:rtl w:val="0"/>
        </w:rPr>
        <w:t>3</w:t>
      </w:r>
      <w:r>
        <w:rPr>
          <w:rStyle w:val="page number"/>
          <w:rtl w:val="0"/>
          <w:lang w:val="en-US"/>
        </w:rPr>
        <w:t>, followed by a transient S</w:t>
      </w:r>
      <w:r>
        <w:rPr>
          <w:vertAlign w:val="subscript"/>
          <w:rtl w:val="0"/>
        </w:rPr>
        <w:t>4</w:t>
      </w:r>
      <w:r>
        <w:rPr>
          <w:rStyle w:val="page number"/>
          <w:rtl w:val="0"/>
          <w:lang w:val="en-US"/>
        </w:rPr>
        <w:t xml:space="preserve"> state, which rapidly decays to S</w:t>
      </w:r>
      <w:r>
        <w:rPr>
          <w:vertAlign w:val="subscript"/>
          <w:rtl w:val="0"/>
        </w:rPr>
        <w:t>0</w:t>
      </w:r>
      <w:r>
        <w:rPr>
          <w:rStyle w:val="page number"/>
          <w:rtl w:val="0"/>
          <w:lang w:val="en-US"/>
        </w:rPr>
        <w:t xml:space="preserve"> (Figure 3). Once four photons have been absorbed and the Mn cluster has lost four electrons, it replaces them by oxidizing two water molecules to one molecule of molecular oxygen. Therefore, a complete water oxidation cycle during oxygenic photosynthesis requires the </w:t>
      </w:r>
      <w:ins w:id="42" w:date="2024-04-11T12:05:04Z" w:author="Douglas Campbell">
        <w:r>
          <w:rPr>
            <w:rStyle w:val="page number"/>
            <w:rtl w:val="0"/>
            <w:lang w:val="en-US"/>
          </w:rPr>
          <w:t xml:space="preserve">sequential </w:t>
        </w:r>
      </w:ins>
      <w:r>
        <w:rPr>
          <w:rStyle w:val="page number"/>
          <w:rtl w:val="0"/>
          <w:lang w:val="en-US"/>
        </w:rPr>
        <w:t xml:space="preserve">absorption of four photons </w:t>
      </w:r>
      <w:ins w:id="43" w:date="2024-04-11T12:05:12Z" w:author="Douglas Campbell">
        <w:r>
          <w:rPr>
            <w:rStyle w:val="page number"/>
            <w:rtl w:val="0"/>
            <w:lang w:val="en-US"/>
          </w:rPr>
          <w:t xml:space="preserve">by a PSII, with </w:t>
        </w:r>
      </w:ins>
      <w:del w:id="44" w:date="2024-04-11T12:05:15Z" w:author="Douglas Campbell">
        <w:r>
          <w:rPr>
            <w:rStyle w:val="page number"/>
            <w:rtl w:val="0"/>
          </w:rPr>
          <w:delText>and</w:delText>
        </w:r>
      </w:del>
      <w:r>
        <w:rPr>
          <w:rStyle w:val="page number"/>
          <w:rtl w:val="0"/>
          <w:lang w:val="en-US"/>
        </w:rPr>
        <w:t xml:space="preserve"> the </w:t>
      </w:r>
      <w:del w:id="45" w:date="2024-04-11T12:05:19Z" w:author="Douglas Campbell">
        <w:r>
          <w:rPr>
            <w:rStyle w:val="page number"/>
            <w:rtl w:val="0"/>
            <w:lang w:val="it-IT"/>
          </w:rPr>
          <w:delText>successive</w:delText>
        </w:r>
      </w:del>
      <w:ins w:id="46" w:date="2024-04-11T12:05:20Z" w:author="Douglas Campbell">
        <w:r>
          <w:rPr>
            <w:rStyle w:val="page number"/>
            <w:rtl w:val="0"/>
            <w:lang w:val="en-US"/>
          </w:rPr>
          <w:t>progressive</w:t>
        </w:r>
      </w:ins>
      <w:r>
        <w:rPr>
          <w:rStyle w:val="page number"/>
          <w:rtl w:val="0"/>
          <w:lang w:val="en-US"/>
        </w:rPr>
        <w:t xml:space="preserve"> accumulation of four oxidizing equivalents </w:t>
      </w:r>
      <w:ins w:id="47" w:date="2024-04-11T12:05:29Z" w:author="Douglas Campbell">
        <w:r>
          <w:rPr>
            <w:rStyle w:val="page number"/>
            <w:rtl w:val="0"/>
            <w:lang w:val="en-US"/>
          </w:rPr>
          <w:t xml:space="preserve">in the OEC </w:t>
        </w:r>
      </w:ins>
      <w:r>
        <w:rPr>
          <w:rtl w:val="0"/>
          <w:lang w:val="en-US"/>
        </w:rPr>
        <w:t>[27</w:t>
      </w:r>
      <w:r>
        <w:rPr>
          <w:rtl w:val="0"/>
          <w:lang w:val="en-US"/>
        </w:rPr>
        <w:t>–</w:t>
      </w:r>
      <w:r>
        <w:rPr>
          <w:rtl w:val="0"/>
          <w:lang w:val="en-US"/>
        </w:rPr>
        <w:t>29]</w:t>
      </w:r>
      <w:r>
        <w:rPr>
          <w:rStyle w:val="page number"/>
          <w:rtl w:val="0"/>
        </w:rPr>
        <w:t xml:space="preserve">.  </w:t>
      </w:r>
    </w:p>
    <w:p>
      <w:pPr>
        <w:pStyle w:val="Body A"/>
      </w:pPr>
      <w:r>
        <w:rPr>
          <w14:textOutline w14:w="12700" w14:cap="flat">
            <w14:noFill/>
            <w14:miter w14:lim="400000"/>
          </w14:textOutline>
        </w:rPr>
        <w:drawing xmlns:a="http://schemas.openxmlformats.org/drawingml/2006/main">
          <wp:inline distT="0" distB="0" distL="0" distR="0">
            <wp:extent cx="5943600" cy="3827780"/>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11">
                      <a:extLst/>
                    </a:blip>
                    <a:stretch>
                      <a:fillRect/>
                    </a:stretch>
                  </pic:blipFill>
                  <pic:spPr>
                    <a:xfrm>
                      <a:off x="0" y="0"/>
                      <a:ext cx="5943600" cy="3827780"/>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4</w:t>
      </w:r>
      <w:r>
        <w:rPr>
          <w:rStyle w:val="page number"/>
          <w:rtl w:val="0"/>
          <w:lang w:val="en-US"/>
        </w:rPr>
        <w:t>: Pathway of S-State cycling and the electron transfer in PSII. Successive PSII charge separations extract successive electrons from the Mn cluster, inducing four increasingly oxidized states. After accumulating four oxidizing equivalents, 2 H</w:t>
      </w:r>
      <w:r>
        <w:rPr>
          <w:vertAlign w:val="subscript"/>
          <w:rtl w:val="0"/>
          <w:lang w:val="en-US"/>
        </w:rPr>
        <w:t>2</w:t>
      </w:r>
      <w:r>
        <w:rPr>
          <w:rStyle w:val="page number"/>
          <w:rtl w:val="0"/>
          <w:lang w:val="en-US"/>
        </w:rPr>
        <w:t>O molecules are oxidized to 1 O</w:t>
      </w:r>
      <w:r>
        <w:rPr>
          <w:vertAlign w:val="subscript"/>
          <w:rtl w:val="0"/>
          <w:lang w:val="en-US"/>
        </w:rPr>
        <w:t>2</w:t>
      </w:r>
      <w:r>
        <w:rPr>
          <w:rStyle w:val="page number"/>
          <w:rtl w:val="0"/>
          <w:lang w:val="en-US"/>
        </w:rPr>
        <w:t xml:space="preserve"> and four protons released to the lumenal side of the thylakoid.</w:t>
      </w:r>
    </w:p>
    <w:p>
      <w:pPr>
        <w:pStyle w:val="Body"/>
        <w:spacing w:line="240" w:lineRule="auto"/>
        <w:ind w:firstLine="0"/>
      </w:pPr>
    </w:p>
    <w:p>
      <w:pPr>
        <w:pStyle w:val="Body"/>
      </w:pPr>
      <w:r>
        <w:rPr>
          <w:rStyle w:val="page number"/>
          <w:rtl w:val="0"/>
          <w:lang w:val="en-US"/>
        </w:rPr>
        <w:t xml:space="preserve">Stable S-State cycling allows cells to maintain productive photosynthesis under light limitation, characterized by widely spaced photon arrivals. With low PSII excitation rates, there is </w:t>
      </w:r>
      <w:del w:id="48" w:date="2024-04-11T12:06:03Z" w:author="Douglas Campbell">
        <w:r>
          <w:rPr>
            <w:rStyle w:val="page number"/>
            <w:rtl w:val="0"/>
            <w:lang w:val="en-US"/>
          </w:rPr>
          <w:delText>reduced</w:delText>
        </w:r>
      </w:del>
      <w:ins w:id="49" w:date="2024-04-11T12:06:04Z" w:author="Douglas Campbell">
        <w:r>
          <w:rPr>
            <w:rStyle w:val="page number"/>
            <w:rtl w:val="0"/>
            <w:lang w:val="en-US"/>
          </w:rPr>
          <w:t>less</w:t>
        </w:r>
      </w:ins>
      <w:r>
        <w:rPr>
          <w:rStyle w:val="page number"/>
          <w:rtl w:val="0"/>
          <w:lang w:val="en-US"/>
        </w:rPr>
        <w:t xml:space="preserve"> pressure driving downstream electron flow [30]. Under these conditions, there is an elevated probability of energetically wasteful recombination reactions, representing a step backward in the S-State cycle [30,31]. However, stable S-State cycling under low light ensures continued electron flow through the ETC, sustaining ATP and NADPH production, and minimizing the risk of photodamage to the photosynthetic machinery [23,30]. </w:t>
      </w:r>
    </w:p>
    <w:p>
      <w:pPr>
        <w:pStyle w:val="Heading 2"/>
      </w:pPr>
    </w:p>
    <w:p>
      <w:pPr>
        <w:pStyle w:val="Heading 2"/>
      </w:pPr>
      <w:bookmarkStart w:name="_Toc11" w:id="50"/>
      <w:r>
        <w:rPr>
          <w:rStyle w:val="page number"/>
          <w:rFonts w:cs="Arial Unicode MS" w:eastAsia="Arial Unicode MS"/>
          <w:rtl w:val="0"/>
          <w:lang w:val="en-US"/>
        </w:rPr>
        <w:t>Study Aims</w:t>
      </w:r>
      <w:bookmarkEnd w:id="50"/>
    </w:p>
    <w:p>
      <w:pPr>
        <w:pStyle w:val="Body"/>
      </w:pPr>
      <w:r>
        <w:rPr>
          <w:rStyle w:val="page number"/>
          <w:rtl w:val="0"/>
          <w:lang w:val="en-US"/>
        </w:rPr>
        <w:t>This study evaluates if psychrophilic diatoms and green algae have evolved to increase photosynthetic energy conversion efficiency by</w:t>
      </w:r>
      <w:ins w:id="51" w:date="2024-04-11T12:07:00Z" w:author="Douglas Campbell">
        <w:r>
          <w:rPr>
            <w:rStyle w:val="page number"/>
            <w:rtl w:val="0"/>
            <w:lang w:val="en-US"/>
          </w:rPr>
          <w:t xml:space="preserve"> maintaining stable S-State cycling and productive electron transport under low light, by</w:t>
        </w:r>
      </w:ins>
      <w:r>
        <w:rPr>
          <w:rStyle w:val="page number"/>
          <w:rtl w:val="0"/>
          <w:lang w:val="en-US"/>
        </w:rPr>
        <w:t xml:space="preserve"> minimizing inefficient back reactions. </w:t>
      </w:r>
    </w:p>
    <w:p>
      <w:pPr>
        <w:pStyle w:val="Body"/>
      </w:pPr>
      <w:r>
        <w:rPr>
          <w:rStyle w:val="page number"/>
          <w:rtl w:val="0"/>
          <w:lang w:val="en-US"/>
        </w:rPr>
        <w:t xml:space="preserve">The stability of S-State cycling in a phytoplankton sample may be evaluated by the applications of sequences of short, very bright, single-turnover light flashes. As sequential light flashes are applied, the population of PSII is driven synchronously through the S-State cycle [29]. In an idealized sample, the four S-States will be reflected by an ongoing periodic oscillation in ChlF. However, recombination reactions represent a loss of charge separation and wasteful slippage in the S-State cycling of individual PSII. As more recombination events occur, desynchronization of S-State cycling among the PSII of the population will scramble the periodic changes in ChlF, dampening the observed oscillation [31]. An organism exhibiting S-State cycling over more flash cycles indicates fewer inefficient back reactions and potentially more efficient photosynthetic energy conversion. </w:t>
      </w:r>
    </w:p>
    <w:p>
      <w:pPr>
        <w:pStyle w:val="Body"/>
      </w:pPr>
      <w:r>
        <w:rPr>
          <w:rStyle w:val="page number"/>
          <w:rtl w:val="0"/>
          <w:lang w:val="en-US"/>
        </w:rPr>
        <w:t xml:space="preserve">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 </w:t>
      </w:r>
    </w:p>
    <w:p>
      <w:pPr>
        <w:pStyle w:val="Body"/>
        <w:spacing w:line="240" w:lineRule="auto"/>
        <w:ind w:firstLine="0"/>
        <w:sectPr>
          <w:headerReference w:type="default" r:id="rId12"/>
          <w:pgSz w:w="12240" w:h="15840" w:orient="portrait"/>
          <w:pgMar w:top="1440" w:right="1440" w:bottom="1440" w:left="1440" w:header="720" w:footer="720"/>
          <w:pgNumType w:start="1"/>
          <w:bidi w:val="0"/>
        </w:sectPr>
      </w:pPr>
    </w:p>
    <w:p>
      <w:pPr>
        <w:pStyle w:val="Heading"/>
      </w:pPr>
      <w:bookmarkStart w:name="_Toc12" w:id="52"/>
      <w:r>
        <w:rPr>
          <w:rStyle w:val="page number"/>
          <w:rFonts w:cs="Arial Unicode MS" w:eastAsia="Arial Unicode MS"/>
          <w:rtl w:val="0"/>
          <w:lang w:val="en-US"/>
        </w:rPr>
        <w:t>Materials &amp; Methods</w:t>
      </w:r>
      <w:bookmarkEnd w:id="52"/>
    </w:p>
    <w:p>
      <w:pPr>
        <w:pStyle w:val="Heading 2"/>
      </w:pPr>
      <w:bookmarkStart w:name="_Toc13" w:id="53"/>
      <w:r>
        <w:rPr>
          <w:rStyle w:val="page number"/>
          <w:rFonts w:cs="Arial Unicode MS" w:eastAsia="Arial Unicode MS"/>
          <w:rtl w:val="0"/>
          <w:lang w:val="en-US"/>
        </w:rPr>
        <w:t>Study Strains</w:t>
      </w:r>
      <w:bookmarkEnd w:id="53"/>
    </w:p>
    <w:p>
      <w:pPr>
        <w:pStyle w:val="Body"/>
      </w:pPr>
      <w:r>
        <w:rPr>
          <w:rStyle w:val="page number"/>
          <w:rtl w:val="0"/>
          <w:lang w:val="en-US"/>
        </w:rPr>
        <w:t xml:space="preserve">Seven phytoplankton species were studied, including polar and temperate strains of diatoms and green algae. </w:t>
      </w:r>
      <w:r>
        <w:rPr>
          <w:i w:val="1"/>
          <w:iCs w:val="1"/>
          <w:rtl w:val="0"/>
        </w:rPr>
        <w:t>F</w:t>
      </w:r>
      <w:ins w:id="54" w:date="2024-04-11T12:10:36Z" w:author="Douglas Campbell">
        <w:r>
          <w:rPr>
            <w:i w:val="1"/>
            <w:iCs w:val="1"/>
            <w:rtl w:val="0"/>
            <w:lang w:val="en-US"/>
          </w:rPr>
          <w:t>ragilariopsis</w:t>
        </w:r>
      </w:ins>
      <w:del w:id="55" w:date="2024-04-11T12:10:33Z" w:author="Douglas Campbell">
        <w:r>
          <w:rPr>
            <w:i w:val="1"/>
            <w:iCs w:val="1"/>
            <w:rtl w:val="0"/>
          </w:rPr>
          <w:delText>.</w:delText>
        </w:r>
      </w:del>
      <w:r>
        <w:rPr>
          <w:i w:val="1"/>
          <w:iCs w:val="1"/>
          <w:rtl w:val="0"/>
        </w:rPr>
        <w:t xml:space="preserve"> cylindrus</w:t>
      </w:r>
      <w:r>
        <w:rPr>
          <w:rStyle w:val="page number"/>
          <w:rtl w:val="0"/>
          <w:lang w:val="en-US"/>
        </w:rPr>
        <w:t xml:space="preserve">, a psychrophilic pennate diatom measuring 15-55 </w:t>
      </w:r>
      <w:r>
        <w:rPr>
          <w:rStyle w:val="page number"/>
          <w:rtl w:val="0"/>
        </w:rPr>
        <w:t>µ</w:t>
      </w:r>
      <w:r>
        <w:rPr>
          <w:rStyle w:val="page number"/>
          <w:rtl w:val="0"/>
          <w:lang w:val="en-US"/>
        </w:rPr>
        <w:t xml:space="preserve">m, thrives in the high salinity and subzero temperatures of Arctic and Antarctic sea-ice systems [32,33]. Forming large blooms in the bottom layer of sea ice and across the wider sea ice zone, </w:t>
      </w:r>
      <w:r>
        <w:rPr>
          <w:i w:val="1"/>
          <w:iCs w:val="1"/>
          <w:rtl w:val="0"/>
        </w:rPr>
        <w:t xml:space="preserve">F. cylindrus </w:t>
      </w:r>
      <w:r>
        <w:rPr>
          <w:rStyle w:val="page number"/>
          <w:rtl w:val="0"/>
          <w:lang w:val="en-US"/>
        </w:rPr>
        <w:t xml:space="preserve">acts as a keystone and indicator species for polar ecosystems [32,34]. Conversely, </w:t>
      </w:r>
      <w:r>
        <w:rPr>
          <w:i w:val="1"/>
          <w:iCs w:val="1"/>
          <w:rtl w:val="0"/>
        </w:rPr>
        <w:t>T</w:t>
      </w:r>
      <w:ins w:id="56" w:date="2024-04-11T12:10:44Z" w:author="Douglas Campbell">
        <w:r>
          <w:rPr>
            <w:i w:val="1"/>
            <w:iCs w:val="1"/>
            <w:rtl w:val="0"/>
            <w:lang w:val="en-US"/>
          </w:rPr>
          <w:t>halassiosira</w:t>
        </w:r>
      </w:ins>
      <w:del w:id="57" w:date="2024-04-11T12:10:41Z" w:author="Douglas Campbell">
        <w:r>
          <w:rPr>
            <w:i w:val="1"/>
            <w:iCs w:val="1"/>
            <w:rtl w:val="0"/>
          </w:rPr>
          <w:delText>.</w:delText>
        </w:r>
      </w:del>
      <w:r>
        <w:rPr>
          <w:i w:val="1"/>
          <w:iCs w:val="1"/>
          <w:rtl w:val="0"/>
        </w:rPr>
        <w:t xml:space="preserve"> </w:t>
      </w:r>
      <w:r>
        <w:rPr>
          <w:i w:val="1"/>
          <w:iCs w:val="1"/>
          <w:shd w:val="clear" w:color="auto" w:fill="ffffff"/>
          <w:rtl w:val="0"/>
          <w:lang w:val="it-IT"/>
        </w:rPr>
        <w:t>pseudonana</w:t>
      </w:r>
      <w:r>
        <w:rPr>
          <w:shd w:val="clear" w:color="auto" w:fill="ffffff"/>
          <w:rtl w:val="0"/>
          <w:lang w:val="en-US"/>
        </w:rPr>
        <w:t xml:space="preserve"> is a small (</w:t>
      </w:r>
      <w:r>
        <w:rPr>
          <w:rStyle w:val="page number"/>
          <w:rtl w:val="0"/>
        </w:rPr>
        <w:t xml:space="preserve">2.5-15 </w:t>
      </w:r>
      <w:r>
        <w:rPr>
          <w:rStyle w:val="page number"/>
          <w:rtl w:val="0"/>
        </w:rPr>
        <w:t>μ</w:t>
      </w:r>
      <w:r>
        <w:rPr>
          <w:rStyle w:val="page number"/>
          <w:rtl w:val="0"/>
        </w:rPr>
        <w:t>m)</w:t>
      </w:r>
      <w:r>
        <w:rPr>
          <w:shd w:val="clear" w:color="auto" w:fill="ffffff"/>
          <w:rtl w:val="0"/>
          <w:lang w:val="en-US"/>
        </w:rPr>
        <w:t xml:space="preserve"> centric diatom found worldwide in diverse </w:t>
      </w:r>
      <w:r>
        <w:rPr>
          <w:rStyle w:val="page number"/>
          <w:rtl w:val="0"/>
          <w:lang w:val="en-US"/>
        </w:rPr>
        <w:t xml:space="preserve">freshwater, coastal, brackish, and marine habitats [35]. </w:t>
      </w:r>
      <w:r>
        <w:rPr>
          <w:i w:val="1"/>
          <w:iCs w:val="1"/>
          <w:shd w:val="clear" w:color="auto" w:fill="ffffff"/>
          <w:rtl w:val="0"/>
          <w:lang w:val="it-IT"/>
        </w:rPr>
        <w:t>T. pseudonana</w:t>
      </w:r>
      <w:r>
        <w:rPr>
          <w:shd w:val="clear" w:color="auto" w:fill="ffffff"/>
          <w:rtl w:val="0"/>
          <w:lang w:val="en-US"/>
        </w:rPr>
        <w:t xml:space="preserve"> can tolerate </w:t>
      </w:r>
      <w:r>
        <w:rPr>
          <w:rStyle w:val="page number"/>
          <w:rtl w:val="0"/>
          <w:lang w:val="en-US"/>
        </w:rPr>
        <w:t>a wide range of salinities (0.5%</w:t>
      </w:r>
      <w:r>
        <w:rPr>
          <w:rStyle w:val="page number"/>
          <w:rtl w:val="0"/>
        </w:rPr>
        <w:t>–</w:t>
      </w:r>
      <w:r>
        <w:rPr>
          <w:rStyle w:val="page number"/>
          <w:rtl w:val="0"/>
          <w:lang w:val="en-US"/>
        </w:rPr>
        <w:t>37%) and temperatures (4</w:t>
      </w:r>
      <w:r>
        <w:rPr>
          <w:rStyle w:val="page number"/>
          <w:rtl w:val="0"/>
        </w:rPr>
        <w:t>–</w:t>
      </w:r>
      <w:r>
        <w:rPr>
          <w:rStyle w:val="page number"/>
          <w:rtl w:val="0"/>
        </w:rPr>
        <w:t>25</w:t>
      </w:r>
      <w:r>
        <w:rPr>
          <w:rStyle w:val="page number"/>
          <w:rtl w:val="0"/>
          <w:lang w:val="it-IT"/>
        </w:rPr>
        <w:t>°</w:t>
      </w:r>
      <w:r>
        <w:rPr>
          <w:rStyle w:val="page number"/>
          <w:rtl w:val="0"/>
          <w:lang w:val="pt-PT"/>
        </w:rPr>
        <w:t>C)</w:t>
      </w:r>
      <w:r>
        <w:rPr>
          <w:shd w:val="clear" w:color="auto" w:fill="ffffff"/>
          <w:rtl w:val="0"/>
          <w:lang w:val="en-US"/>
        </w:rPr>
        <w:t xml:space="preserve">, contributing to its frequent use as a model diatom species </w:t>
      </w:r>
      <w:r>
        <w:rPr>
          <w:rStyle w:val="page number"/>
          <w:rtl w:val="0"/>
          <w:lang w:val="pt-PT"/>
        </w:rPr>
        <w:t>[35].</w:t>
      </w:r>
    </w:p>
    <w:p>
      <w:pPr>
        <w:pStyle w:val="Body"/>
        <w:rPr>
          <w:shd w:val="clear" w:color="auto" w:fill="ffffff"/>
        </w:rPr>
      </w:pPr>
      <w:r>
        <w:rPr>
          <w:i w:val="1"/>
          <w:iCs w:val="1"/>
          <w:shd w:val="clear" w:color="auto" w:fill="ffffff"/>
          <w:rtl w:val="0"/>
        </w:rPr>
        <w:t xml:space="preserve">Chlamydomonas ICEMDV </w:t>
      </w:r>
      <w:r>
        <w:rPr>
          <w:shd w:val="clear" w:color="auto" w:fill="ffffff"/>
          <w:rtl w:val="0"/>
          <w:lang w:val="en-US"/>
        </w:rPr>
        <w:t xml:space="preserve">and </w:t>
      </w:r>
      <w:r>
        <w:rPr>
          <w:i w:val="1"/>
          <w:iCs w:val="1"/>
          <w:shd w:val="clear" w:color="auto" w:fill="ffffff"/>
          <w:rtl w:val="0"/>
          <w:lang w:val="pt-PT"/>
        </w:rPr>
        <w:t xml:space="preserve">Chlamydomonas priscuii </w:t>
      </w:r>
      <w:r>
        <w:rPr>
          <w:shd w:val="clear" w:color="auto" w:fill="ffffff"/>
          <w:rtl w:val="0"/>
          <w:lang w:val="en-US"/>
        </w:rPr>
        <w:t xml:space="preserve">are halotolerant algae isolated from the perennially ice-covered hypersaline Lake Bonney, in McMurdo Dry Valleys, Antarctica [36,37]. With large (15 to 20 </w:t>
      </w:r>
      <w:r>
        <w:rPr>
          <w:rStyle w:val="page number"/>
          <w:rtl w:val="0"/>
        </w:rPr>
        <w:t>μ</w:t>
      </w:r>
      <w:r>
        <w:rPr>
          <w:rStyle w:val="page number"/>
          <w:rtl w:val="0"/>
        </w:rPr>
        <w:t>m</w:t>
      </w:r>
      <w:r>
        <w:rPr>
          <w:shd w:val="clear" w:color="auto" w:fill="ffffff"/>
          <w:rtl w:val="0"/>
          <w:lang w:val="it-IT"/>
        </w:rPr>
        <w:t xml:space="preserve">) biflagellate cells, </w:t>
      </w:r>
      <w:r>
        <w:rPr>
          <w:i w:val="1"/>
          <w:iCs w:val="1"/>
          <w:shd w:val="clear" w:color="auto" w:fill="ffffff"/>
          <w:rtl w:val="0"/>
          <w:lang w:val="it-IT"/>
        </w:rPr>
        <w:t>C. ICEMDV</w:t>
      </w:r>
      <w:r>
        <w:rPr>
          <w:shd w:val="clear" w:color="auto" w:fill="ffffff"/>
          <w:rtl w:val="0"/>
          <w:lang w:val="en-US"/>
        </w:rPr>
        <w:t xml:space="preserve"> dominates the shallow photic zone, where it experiences higher irradiance, extreme nutrient limitation, and lower salinity [36,38]. </w:t>
      </w:r>
      <w:r>
        <w:rPr>
          <w:rStyle w:val="page number"/>
          <w:rtl w:val="0"/>
          <w:lang w:val="en-US"/>
        </w:rPr>
        <w:t xml:space="preserve">The smaller </w:t>
      </w:r>
      <w:r>
        <w:rPr>
          <w:i w:val="1"/>
          <w:iCs w:val="1"/>
          <w:rtl w:val="0"/>
          <w:lang w:val="it-IT"/>
        </w:rPr>
        <w:t xml:space="preserve">C. </w:t>
      </w:r>
      <w:r>
        <w:rPr>
          <w:i w:val="1"/>
          <w:iCs w:val="1"/>
          <w:shd w:val="clear" w:color="auto" w:fill="ffffff"/>
          <w:rtl w:val="0"/>
        </w:rPr>
        <w:t>priscuii</w:t>
      </w:r>
      <w:r>
        <w:rPr>
          <w:shd w:val="clear" w:color="auto" w:fill="ffffff"/>
          <w:rtl w:val="0"/>
          <w:lang w:val="en-US"/>
        </w:rPr>
        <w:t xml:space="preserve"> dominates the </w:t>
      </w:r>
      <w:r>
        <w:rPr>
          <w:rStyle w:val="page number"/>
          <w:rtl w:val="0"/>
          <w:lang w:val="en-US"/>
        </w:rPr>
        <w:t xml:space="preserve">deep photic zone, characterized by </w:t>
      </w:r>
      <w:r>
        <w:rPr>
          <w:shd w:val="clear" w:color="auto" w:fill="ffffff"/>
          <w:rtl w:val="0"/>
          <w:lang w:val="en-US"/>
        </w:rPr>
        <w:t xml:space="preserve">permanent low temperatures, low irradiance, and high salinity [12,39]. The final psychrophile species is </w:t>
      </w:r>
      <w:r>
        <w:rPr>
          <w:i w:val="1"/>
          <w:iCs w:val="1"/>
          <w:rtl w:val="0"/>
        </w:rPr>
        <w:t xml:space="preserve">Chlamydomonas malina, </w:t>
      </w:r>
      <w:r>
        <w:rPr>
          <w:rStyle w:val="page number"/>
          <w:rtl w:val="0"/>
        </w:rPr>
        <w:t>a</w:t>
      </w:r>
      <w:r>
        <w:rPr>
          <w:i w:val="1"/>
          <w:iCs w:val="1"/>
          <w:rtl w:val="0"/>
        </w:rPr>
        <w:t xml:space="preserve"> </w:t>
      </w:r>
      <w:r>
        <w:rPr>
          <w:rStyle w:val="page number"/>
          <w:rtl w:val="0"/>
          <w:lang w:val="en-US"/>
        </w:rPr>
        <w:t>marine microalga isolated from the Arctic Ocean</w:t>
      </w:r>
      <w:r>
        <w:rPr>
          <w:rStyle w:val="page number"/>
          <w:rtl w:val="1"/>
        </w:rPr>
        <w:t>’</w:t>
      </w:r>
      <w:r>
        <w:rPr>
          <w:rStyle w:val="page number"/>
          <w:rtl w:val="0"/>
          <w:lang w:val="en-US"/>
        </w:rPr>
        <w:t xml:space="preserve">s Beaufort Sea, measuring around 10 </w:t>
      </w:r>
      <w:r>
        <w:rPr>
          <w:rStyle w:val="page number"/>
          <w:rtl w:val="0"/>
        </w:rPr>
        <w:t>μ</w:t>
      </w:r>
      <w:r>
        <w:rPr>
          <w:rStyle w:val="page number"/>
          <w:rtl w:val="0"/>
          <w:lang w:val="en-US"/>
        </w:rPr>
        <w:t xml:space="preserve">m in length and 5 </w:t>
      </w:r>
      <w:r>
        <w:rPr>
          <w:rStyle w:val="page number"/>
          <w:rtl w:val="0"/>
        </w:rPr>
        <w:t>μ</w:t>
      </w:r>
      <w:r>
        <w:rPr>
          <w:rStyle w:val="page number"/>
          <w:rtl w:val="0"/>
          <w:lang w:val="en-US"/>
        </w:rPr>
        <w:t xml:space="preserve">m in width, and </w:t>
      </w:r>
      <w:r>
        <w:rPr>
          <w:shd w:val="clear" w:color="auto" w:fill="ffffff"/>
          <w:rtl w:val="0"/>
          <w:lang w:val="en-US"/>
        </w:rPr>
        <w:t>growing optimally at 4</w:t>
      </w:r>
      <w:r>
        <w:rPr>
          <w:shd w:val="clear" w:color="auto" w:fill="ffffff"/>
          <w:rtl w:val="0"/>
          <w:lang w:val="it-IT"/>
        </w:rPr>
        <w:t>°</w:t>
      </w:r>
      <w:r>
        <w:rPr>
          <w:shd w:val="clear" w:color="auto" w:fill="ffffff"/>
          <w:rtl w:val="0"/>
          <w:lang w:val="en-US"/>
        </w:rPr>
        <w:t xml:space="preserve">C [40,41]. The temperate </w:t>
      </w:r>
      <w:r>
        <w:rPr>
          <w:i w:val="1"/>
          <w:iCs w:val="1"/>
          <w:rtl w:val="0"/>
          <w:lang w:val="de-DE"/>
        </w:rPr>
        <w:t xml:space="preserve">Chlamydomonas reinhardtii </w:t>
      </w:r>
      <w:r>
        <w:rPr>
          <w:rStyle w:val="page number"/>
          <w:rtl w:val="0"/>
          <w:lang w:val="en-US"/>
        </w:rPr>
        <w:t xml:space="preserve">is a model green alga approximately 10 </w:t>
      </w:r>
      <w:r>
        <w:rPr>
          <w:shd w:val="clear" w:color="auto" w:fill="ffffff"/>
          <w:rtl w:val="0"/>
        </w:rPr>
        <w:t>μ</w:t>
      </w:r>
      <w:r>
        <w:rPr>
          <w:shd w:val="clear" w:color="auto" w:fill="ffffff"/>
          <w:rtl w:val="0"/>
        </w:rPr>
        <w:t>m</w:t>
      </w:r>
      <w:r>
        <w:rPr>
          <w:rStyle w:val="page number"/>
          <w:rtl w:val="0"/>
          <w:lang w:val="en-US"/>
        </w:rPr>
        <w:t xml:space="preserve"> in size and found in soil and aquatic environments with an optimal temperature range of 20-32</w:t>
      </w:r>
      <w:r>
        <w:rPr>
          <w:rStyle w:val="page number"/>
          <w:rtl w:val="0"/>
          <w:lang w:val="it-IT"/>
        </w:rPr>
        <w:t>°</w:t>
      </w:r>
      <w:r>
        <w:rPr>
          <w:rStyle w:val="page number"/>
          <w:rtl w:val="0"/>
          <w:lang w:val="en-US"/>
        </w:rPr>
        <w:t xml:space="preserve">C [42,43]. Further, </w:t>
      </w:r>
      <w:r>
        <w:rPr>
          <w:i w:val="1"/>
          <w:iCs w:val="1"/>
          <w:shd w:val="clear" w:color="auto" w:fill="ffffff"/>
          <w:rtl w:val="0"/>
          <w:lang w:val="it-IT"/>
        </w:rPr>
        <w:t>Chlorella vulgaris</w:t>
      </w:r>
      <w:r>
        <w:rPr>
          <w:shd w:val="clear" w:color="auto" w:fill="ffffff"/>
          <w:rtl w:val="0"/>
          <w:lang w:val="en-US"/>
        </w:rPr>
        <w:t xml:space="preserve">, ranging from 2 </w:t>
      </w:r>
      <w:r>
        <w:rPr>
          <w:shd w:val="clear" w:color="auto" w:fill="ffffff"/>
          <w:rtl w:val="0"/>
        </w:rPr>
        <w:t>μ</w:t>
      </w:r>
      <w:r>
        <w:rPr>
          <w:shd w:val="clear" w:color="auto" w:fill="ffffff"/>
          <w:rtl w:val="0"/>
          <w:lang w:val="en-US"/>
        </w:rPr>
        <w:t xml:space="preserve">m to 10 </w:t>
      </w:r>
      <w:r>
        <w:rPr>
          <w:shd w:val="clear" w:color="auto" w:fill="ffffff"/>
          <w:rtl w:val="0"/>
        </w:rPr>
        <w:t>μ</w:t>
      </w:r>
      <w:r>
        <w:rPr>
          <w:shd w:val="clear" w:color="auto" w:fill="ffffff"/>
          <w:rtl w:val="0"/>
          <w:lang w:val="en-US"/>
        </w:rPr>
        <w:t>m in size, is primarily found in freshwater environments and grows optimally at 27</w:t>
      </w:r>
      <w:r>
        <w:rPr>
          <w:shd w:val="clear" w:color="auto" w:fill="ffffff"/>
          <w:rtl w:val="0"/>
          <w:lang w:val="it-IT"/>
        </w:rPr>
        <w:t>°</w:t>
      </w:r>
      <w:r>
        <w:rPr>
          <w:shd w:val="clear" w:color="auto" w:fill="ffffff"/>
          <w:rtl w:val="0"/>
          <w:lang w:val="pt-PT"/>
        </w:rPr>
        <w:t>C [44,45].</w:t>
      </w:r>
    </w:p>
    <w:p>
      <w:pPr>
        <w:pStyle w:val="Heading 3"/>
        <w:rPr>
          <w:rStyle w:val="page number"/>
        </w:rPr>
      </w:pPr>
      <w:bookmarkStart w:name="_Toc14" w:id="58"/>
      <w:r>
        <w:rPr>
          <w:rStyle w:val="page number"/>
          <w:rFonts w:cs="Arial Unicode MS" w:eastAsia="Arial Unicode MS"/>
          <w:rtl w:val="0"/>
          <w:lang w:val="nl-NL"/>
        </w:rPr>
        <w:t>Culturing Protocols</w:t>
      </w:r>
      <w:bookmarkEnd w:id="58"/>
    </w:p>
    <w:p>
      <w:pPr>
        <w:pStyle w:val="Body"/>
      </w:pPr>
      <w:r>
        <w:rPr>
          <w:outline w:val="0"/>
          <w:color w:val="000000"/>
          <w:u w:color="000000"/>
          <w:shd w:val="clear" w:color="auto" w:fill="ffffff"/>
          <w:rtl w:val="0"/>
          <w:lang w:val="en-US"/>
          <w14:textFill>
            <w14:solidFill>
              <w14:srgbClr w14:val="000000"/>
            </w14:solidFill>
          </w14:textFill>
        </w:rPr>
        <w:t xml:space="preserve">The </w:t>
      </w:r>
      <w:r>
        <w:rPr>
          <w:rStyle w:val="page number"/>
          <w:rtl w:val="0"/>
          <w:lang w:val="en-US"/>
        </w:rPr>
        <w:t xml:space="preserve">seven species and their respective culturing conditions are summarized in Table 1. Cultures of </w:t>
      </w:r>
      <w:r>
        <w:rPr>
          <w:i w:val="1"/>
          <w:iCs w:val="1"/>
          <w:shd w:val="clear" w:color="auto" w:fill="ffffff"/>
          <w:rtl w:val="0"/>
          <w:lang w:val="it-IT"/>
        </w:rPr>
        <w:t>T. pseudonana</w:t>
      </w:r>
      <w:r>
        <w:rPr>
          <w:shd w:val="clear" w:color="auto" w:fill="ffffff"/>
          <w:rtl w:val="0"/>
          <w:lang w:val="en-US"/>
        </w:rPr>
        <w:t xml:space="preserve"> and </w:t>
      </w:r>
      <w:r>
        <w:rPr>
          <w:i w:val="1"/>
          <w:iCs w:val="1"/>
          <w:shd w:val="clear" w:color="auto" w:fill="ffffff"/>
          <w:rtl w:val="0"/>
          <w:lang w:val="pt-PT"/>
        </w:rPr>
        <w:t xml:space="preserve">C. vulgaris </w:t>
      </w:r>
      <w:r>
        <w:rPr>
          <w:shd w:val="clear" w:color="auto" w:fill="ffffff"/>
          <w:rtl w:val="0"/>
          <w:lang w:val="en-US"/>
        </w:rPr>
        <w:t xml:space="preserve">were prepared by Naaman Omar (Mount Allison University); </w:t>
      </w:r>
      <w:r>
        <w:rPr>
          <w:i w:val="1"/>
          <w:iCs w:val="1"/>
          <w:shd w:val="clear" w:color="auto" w:fill="ffffff"/>
          <w:rtl w:val="0"/>
        </w:rPr>
        <w:t xml:space="preserve">Chlamydomonas </w:t>
      </w:r>
      <w:r>
        <w:rPr>
          <w:shd w:val="clear" w:color="auto" w:fill="ffffff"/>
          <w:rtl w:val="0"/>
          <w:lang w:val="en-US"/>
        </w:rPr>
        <w:t xml:space="preserve">cultures were prepared by MacKenzie Poirier (Cvetskova Lab, University of Ottawa); and </w:t>
      </w:r>
      <w:r>
        <w:rPr>
          <w:i w:val="1"/>
          <w:iCs w:val="1"/>
          <w:rtl w:val="0"/>
        </w:rPr>
        <w:t>F. cylindrus</w:t>
      </w:r>
      <w:r>
        <w:rPr>
          <w:rStyle w:val="page number"/>
          <w:rtl w:val="0"/>
          <w:lang w:val="en-US"/>
        </w:rPr>
        <w:t xml:space="preserve"> cultures were prepared by S</w:t>
      </w:r>
      <w:r>
        <w:rPr>
          <w:rStyle w:val="page number"/>
          <w:rtl w:val="0"/>
          <w:lang w:val="fr-FR"/>
        </w:rPr>
        <w:t>é</w:t>
      </w:r>
      <w:r>
        <w:rPr>
          <w:rStyle w:val="page number"/>
          <w:rtl w:val="0"/>
          <w:lang w:val="nl-NL"/>
        </w:rPr>
        <w:t>bastien Gu</w:t>
      </w:r>
      <w:r>
        <w:rPr>
          <w:rStyle w:val="page number"/>
          <w:rtl w:val="0"/>
          <w:lang w:val="fr-FR"/>
        </w:rPr>
        <w:t>é</w:t>
      </w:r>
      <w:r>
        <w:rPr>
          <w:rStyle w:val="page number"/>
          <w:rtl w:val="0"/>
          <w:lang w:val="en-US"/>
        </w:rPr>
        <w:t>rin (Takuvik International Research Laboratory, Universit</w:t>
      </w:r>
      <w:r>
        <w:rPr>
          <w:rStyle w:val="page number"/>
          <w:rtl w:val="0"/>
          <w:lang w:val="fr-FR"/>
        </w:rPr>
        <w:t xml:space="preserve">é </w:t>
      </w:r>
      <w:r>
        <w:rPr>
          <w:rStyle w:val="page number"/>
          <w:rtl w:val="0"/>
          <w:lang w:val="pt-PT"/>
        </w:rPr>
        <w:t>Laval).</w:t>
      </w:r>
    </w:p>
    <w:p>
      <w:pPr>
        <w:pStyle w:val="Body"/>
      </w:pPr>
    </w:p>
    <w:p>
      <w:pPr>
        <w:pStyle w:val="Body"/>
        <w:spacing w:line="240" w:lineRule="auto"/>
        <w:ind w:firstLine="0"/>
      </w:pPr>
      <w:r>
        <w:rPr>
          <w:rStyle w:val="page number"/>
          <w:rFonts w:ascii="Arial Unicode MS" w:cs="Arial Unicode MS" w:hAnsi="Arial Unicode MS" w:eastAsia="Arial Unicode MS"/>
          <w:b w:val="0"/>
          <w:bCs w:val="0"/>
          <w:i w:val="0"/>
          <w:iCs w:val="0"/>
        </w:rPr>
        <w:br w:type="page"/>
      </w:r>
    </w:p>
    <w:p>
      <w:pPr>
        <w:pStyle w:val="caption"/>
        <w:keepNext w:val="1"/>
      </w:pPr>
      <w:r>
        <w:rPr>
          <w:b w:val="1"/>
          <w:bCs w:val="1"/>
          <w:rtl w:val="0"/>
          <w:lang w:val="en-US"/>
        </w:rPr>
        <w:t>Table 1:</w:t>
      </w:r>
      <w:r>
        <w:rPr>
          <w:rStyle w:val="page number"/>
          <w:rtl w:val="0"/>
          <w:lang w:val="en-US"/>
        </w:rPr>
        <w:t xml:space="preserve"> Culturing conditions for experimental phytoplankton strains</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980"/>
        <w:gridCol w:w="1701"/>
        <w:gridCol w:w="1559"/>
        <w:gridCol w:w="1740"/>
        <w:gridCol w:w="1390"/>
        <w:gridCol w:w="980"/>
      </w:tblGrid>
      <w:tr>
        <w:tblPrEx>
          <w:shd w:val="clear" w:color="auto" w:fill="cad1d7"/>
        </w:tblPrEx>
        <w:trPr>
          <w:trHeight w:val="600" w:hRule="atLeast"/>
        </w:trPr>
        <w:tc>
          <w:tcPr>
            <w:tcW w:type="dxa" w:w="198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Genus</w:t>
            </w:r>
          </w:p>
        </w:tc>
        <w:tc>
          <w:tcPr>
            <w:tcW w:type="dxa" w:w="170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Species</w:t>
            </w:r>
          </w:p>
        </w:tc>
        <w:tc>
          <w:tcPr>
            <w:tcW w:type="dxa" w:w="1559"/>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rPr>
                <w:shd w:val="nil" w:color="auto" w:fill="auto"/>
              </w:rPr>
            </w:pPr>
            <w:r>
              <w:rPr>
                <w:shd w:val="nil" w:color="auto" w:fill="auto"/>
                <w:rtl w:val="0"/>
                <w:lang w:val="en-US"/>
              </w:rPr>
              <w:t>Growth</w:t>
            </w:r>
          </w:p>
          <w:p>
            <w:pPr>
              <w:pStyle w:val="Body"/>
              <w:bidi w:val="0"/>
              <w:spacing w:line="240" w:lineRule="auto"/>
              <w:ind w:left="0" w:right="0" w:firstLine="0"/>
              <w:jc w:val="left"/>
              <w:rPr>
                <w:rtl w:val="0"/>
              </w:rPr>
            </w:pPr>
            <w:r>
              <w:rPr>
                <w:shd w:val="nil" w:color="auto" w:fill="auto"/>
                <w:rtl w:val="0"/>
                <w:lang w:val="en-US"/>
              </w:rPr>
              <w:t>Temp (</w:t>
            </w:r>
            <w:r>
              <w:rPr>
                <w:shd w:val="nil" w:color="auto" w:fill="auto"/>
                <w:rtl w:val="0"/>
                <w:lang w:val="en-US"/>
              </w:rPr>
              <w:t>°</w:t>
            </w:r>
            <w:r>
              <w:rPr>
                <w:shd w:val="nil" w:color="auto" w:fill="auto"/>
                <w:rtl w:val="0"/>
                <w:lang w:val="en-US"/>
              </w:rPr>
              <w:t>C)</w:t>
            </w:r>
          </w:p>
        </w:tc>
        <w:tc>
          <w:tcPr>
            <w:tcW w:type="dxa" w:w="174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Par (</w:t>
            </w:r>
            <w:r>
              <w:rPr>
                <w:shd w:val="nil" w:color="auto" w:fill="auto"/>
                <w:rtl w:val="0"/>
                <w:lang w:val="en-US"/>
              </w:rPr>
              <w:t>µ</w:t>
            </w:r>
            <w:r>
              <w:rPr>
                <w:shd w:val="nil" w:color="auto" w:fill="auto"/>
                <w:rtl w:val="0"/>
                <w:lang w:val="en-US"/>
              </w:rPr>
              <w:t>mol photons m</w:t>
            </w:r>
            <w:r>
              <w:rPr>
                <w:shd w:val="nil" w:color="auto" w:fill="auto"/>
                <w:vertAlign w:val="superscript"/>
                <w:rtl w:val="0"/>
                <w:lang w:val="en-US"/>
              </w:rPr>
              <w:t>-2</w:t>
            </w:r>
            <w:r>
              <w:rPr>
                <w:shd w:val="nil" w:color="auto" w:fill="auto"/>
                <w:rtl w:val="0"/>
                <w:lang w:val="en-US"/>
              </w:rPr>
              <w:t>s</w:t>
            </w:r>
            <w:r>
              <w:rPr>
                <w:shd w:val="nil" w:color="auto" w:fill="auto"/>
                <w:vertAlign w:val="superscript"/>
                <w:rtl w:val="0"/>
                <w:lang w:val="en-US"/>
              </w:rPr>
              <w:t>-1</w:t>
            </w:r>
            <w:r>
              <w:rPr>
                <w:shd w:val="nil" w:color="auto" w:fill="auto"/>
                <w:rtl w:val="0"/>
                <w:lang w:val="en-US"/>
              </w:rPr>
              <w:t>)</w:t>
            </w:r>
          </w:p>
        </w:tc>
        <w:tc>
          <w:tcPr>
            <w:tcW w:type="dxa" w:w="139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Photoperiod</w:t>
            </w:r>
          </w:p>
        </w:tc>
        <w:tc>
          <w:tcPr>
            <w:tcW w:type="dxa" w:w="98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Media</w:t>
            </w:r>
          </w:p>
        </w:tc>
      </w:tr>
      <w:tr>
        <w:tblPrEx>
          <w:shd w:val="clear" w:color="auto" w:fill="cad1d7"/>
        </w:tblPrEx>
        <w:trPr>
          <w:trHeight w:val="305" w:hRule="atLeast"/>
        </w:trPr>
        <w:tc>
          <w:tcPr>
            <w:tcW w:type="dxa" w:w="198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Thalassiosira</w:t>
            </w:r>
          </w:p>
        </w:tc>
        <w:tc>
          <w:tcPr>
            <w:tcW w:type="dxa" w:w="170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pseudonana</w:t>
            </w:r>
          </w:p>
        </w:tc>
        <w:tc>
          <w:tcPr>
            <w:tcW w:type="dxa" w:w="1559"/>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50</w:t>
            </w:r>
          </w:p>
        </w:tc>
        <w:tc>
          <w:tcPr>
            <w:tcW w:type="dxa" w:w="139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Chlorella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vulgaris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50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Chlorella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vulgaris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50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BG11</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Chlorella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vulgaris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70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BG11</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Thalassiosira</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pseudonana</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22</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70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12</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Fragilariopsis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cylindrus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0</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Fragilariopsis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cylindrus</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6</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F2</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priscuii</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4</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ICEMDV</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4</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r>
        <w:tblPrEx>
          <w:shd w:val="clear" w:color="auto" w:fill="cad1d7"/>
        </w:tblPrEx>
        <w:trPr>
          <w:trHeight w:val="310" w:hRule="atLeast"/>
        </w:trPr>
        <w:tc>
          <w:tcPr>
            <w:tcW w:type="dxa" w:w="1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malina</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4</w:t>
            </w:r>
          </w:p>
        </w:tc>
        <w:tc>
          <w:tcPr>
            <w:tcW w:type="dxa" w:w="174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nil"/>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r>
        <w:tblPrEx>
          <w:shd w:val="clear" w:color="auto" w:fill="cad1d7"/>
        </w:tblPrEx>
        <w:trPr>
          <w:trHeight w:val="305" w:hRule="atLeast"/>
        </w:trPr>
        <w:tc>
          <w:tcPr>
            <w:tcW w:type="dxa" w:w="198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clear" w:color="auto" w:fill="ffffff"/>
                <w:rtl w:val="0"/>
                <w:lang w:val="en-US"/>
              </w:rPr>
              <w:t>Chlamydomonas</w:t>
            </w:r>
          </w:p>
        </w:tc>
        <w:tc>
          <w:tcPr>
            <w:tcW w:type="dxa" w:w="170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i w:val="1"/>
                <w:iCs w:val="1"/>
                <w:shd w:val="nil" w:color="auto" w:fill="auto"/>
                <w:rtl w:val="0"/>
                <w:lang w:val="en-US"/>
              </w:rPr>
              <w:t>reinhardtii</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174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10</w:t>
            </w:r>
          </w:p>
        </w:tc>
        <w:tc>
          <w:tcPr>
            <w:tcW w:type="dxa" w:w="139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24</w:t>
            </w:r>
          </w:p>
        </w:tc>
        <w:tc>
          <w:tcPr>
            <w:tcW w:type="dxa" w:w="98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88" w:lineRule="auto"/>
              <w:ind w:firstLine="0"/>
            </w:pPr>
            <w:r>
              <w:rPr>
                <w:shd w:val="nil" w:color="auto" w:fill="auto"/>
                <w:rtl w:val="0"/>
                <w:lang w:val="en-US"/>
              </w:rPr>
              <w:t>BBM</w:t>
            </w:r>
          </w:p>
        </w:tc>
      </w:tr>
    </w:tbl>
    <w:p>
      <w:pPr>
        <w:pStyle w:val="caption"/>
        <w:keepNext w:val="1"/>
        <w:widowControl w:val="0"/>
      </w:pPr>
    </w:p>
    <w:p>
      <w:pPr>
        <w:pStyle w:val="Body"/>
        <w:spacing w:line="240" w:lineRule="auto"/>
        <w:ind w:firstLine="0"/>
      </w:pPr>
    </w:p>
    <w:p>
      <w:pPr>
        <w:pStyle w:val="Body"/>
        <w:spacing w:line="240" w:lineRule="auto"/>
        <w:ind w:firstLine="0"/>
      </w:pPr>
    </w:p>
    <w:p>
      <w:pPr>
        <w:pStyle w:val="Heading 2"/>
      </w:pPr>
      <w:bookmarkStart w:name="_Toc15" w:id="59"/>
      <w:r>
        <w:rPr>
          <w:rStyle w:val="page number"/>
          <w:rFonts w:cs="Arial Unicode MS" w:eastAsia="Arial Unicode MS"/>
          <w:rtl w:val="0"/>
          <w:lang w:val="it-IT"/>
        </w:rPr>
        <w:t>Single Turnover Variable Chlorophyll Fluorescence</w:t>
      </w:r>
      <w:bookmarkEnd w:id="59"/>
    </w:p>
    <w:p>
      <w:pPr>
        <w:pStyle w:val="Body"/>
      </w:pPr>
      <w:r>
        <w:rPr>
          <w:rStyle w:val="page number"/>
          <w:rtl w:val="0"/>
          <w:lang w:val="en-US"/>
        </w:rPr>
        <w:t xml:space="preserve">A single turnover variable chlorophyll fluorescence (St-ChlF) approach was employed to evaluate the progressive desynchronization of the S-State cycle across the range of phytoplankton species and growth temperatures. </w:t>
      </w:r>
    </w:p>
    <w:p>
      <w:pPr>
        <w:pStyle w:val="Body"/>
      </w:pPr>
      <w:r>
        <w:rPr>
          <w:rStyle w:val="page number"/>
          <w:rtl w:val="0"/>
        </w:rPr>
        <w:t xml:space="preserve">A 100 </w:t>
      </w:r>
      <w:r>
        <w:rPr>
          <w:rStyle w:val="page number"/>
          <w:rtl w:val="0"/>
        </w:rPr>
        <w:t>µ</w:t>
      </w:r>
      <w:r>
        <w:rPr>
          <w:rStyle w:val="page number"/>
          <w:rtl w:val="0"/>
          <w:lang w:val="en-US"/>
        </w:rPr>
        <w:t xml:space="preserve">L sample of each culture was taken for a chlorophyll assay. Chlorophyll was extracted using a solution of acetone and </w:t>
      </w:r>
      <w:commentRangeStart w:id="60"/>
      <w:r>
        <w:rPr>
          <w:rStyle w:val="page number"/>
          <w:rtl w:val="0"/>
          <w:lang w:val="en-US"/>
        </w:rPr>
        <w:t>DMSO</w:t>
      </w:r>
      <w:commentRangeEnd w:id="60"/>
      <w:r>
        <w:commentReference w:id="60"/>
      </w:r>
      <w:r>
        <w:rPr>
          <w:rStyle w:val="page number"/>
          <w:rtl w:val="0"/>
          <w:lang w:val="en-US"/>
        </w:rPr>
        <w:t xml:space="preserve">, and concentrations were measured using a Trilogy Laboratory Fluorometer (Turner Designs). </w:t>
      </w:r>
    </w:p>
    <w:p>
      <w:pPr>
        <w:pStyle w:val="Body"/>
        <w:rPr>
          <w:rStyle w:val="page number"/>
        </w:rPr>
      </w:pPr>
      <w:r>
        <w:rPr>
          <w:rStyle w:val="page number"/>
          <w:rtl w:val="0"/>
          <w:lang w:val="en-US"/>
        </w:rPr>
        <w:t xml:space="preserve">Then, 3 mL samples of culture were loaded into a temperature-controlled cuvette (PolyScience) placed within the measurement chamber of a Soliense LIFT-REM fluorometer (Version LIFT-REM 1.0, Soliense Inc). The apparatus was covered to block out incident light and cells were acclimated to the dark for a minimum of 30 seconds. In a dark regulated state, non-photochemical quenching processes are relaxed, and electrons have been passed downstream from all PSII centres, leaving all PSII reaction centres </w:t>
      </w:r>
      <w:ins w:id="61" w:date="2024-04-11T12:11:56Z" w:author="Douglas Campbell">
        <w:r>
          <w:rPr>
            <w:rStyle w:val="page number"/>
            <w:rtl w:val="0"/>
            <w:lang w:val="en-US"/>
          </w:rPr>
          <w:t xml:space="preserve">in ground state, </w:t>
        </w:r>
      </w:ins>
      <w:r>
        <w:rPr>
          <w:rStyle w:val="page number"/>
          <w:rtl w:val="0"/>
          <w:lang w:val="en-US"/>
        </w:rPr>
        <w:t xml:space="preserve">open for photochemistry upon receipt of an incident photon. Therefore, when </w:t>
      </w:r>
      <w:del w:id="62" w:date="2024-04-11T12:12:03Z" w:author="Douglas Campbell">
        <w:r>
          <w:rPr>
            <w:rStyle w:val="page number"/>
            <w:rtl w:val="0"/>
          </w:rPr>
          <w:delText>if</w:delText>
        </w:r>
      </w:del>
      <w:ins w:id="63" w:date="2024-04-11T12:12:03Z" w:author="Douglas Campbell">
        <w:r>
          <w:rPr>
            <w:rStyle w:val="page number"/>
            <w:rtl w:val="0"/>
            <w:lang w:val="en-US"/>
          </w:rPr>
          <w:t>a</w:t>
        </w:r>
      </w:ins>
      <w:r>
        <w:rPr>
          <w:rStyle w:val="page number"/>
          <w:rtl w:val="0"/>
          <w:lang w:val="en-US"/>
        </w:rPr>
        <w:t xml:space="preserve"> PSII receives a photon, the maximum proportion of energy will be partitioned to photochemistry, corresponding to minimum ChlF (F</w:t>
      </w:r>
      <w:r>
        <w:rPr>
          <w:vertAlign w:val="subscript"/>
          <w:rtl w:val="0"/>
        </w:rPr>
        <w:t>o</w:t>
      </w:r>
      <w:r>
        <w:rPr>
          <w:rStyle w:val="page number"/>
          <w:rtl w:val="0"/>
          <w:lang w:val="pt-PT"/>
        </w:rPr>
        <w:t xml:space="preserve">) [19]. </w:t>
      </w:r>
    </w:p>
    <w:p>
      <w:pPr>
        <w:pStyle w:val="Body"/>
      </w:pPr>
      <w:r>
        <w:rPr>
          <w:rStyle w:val="page number"/>
          <w:rtl w:val="0"/>
          <w:lang w:val="en-US"/>
        </w:rPr>
        <w:t xml:space="preserve">The sample is then exposed to a series of 32 short, high-intensity, evenly spaced flashes of 445 nm light. Depending upon the spacing between sequential flashes, each </w:t>
      </w:r>
      <w:ins w:id="64" w:date="2024-04-11T12:12:26Z" w:author="Douglas Campbell">
        <w:r>
          <w:rPr>
            <w:rStyle w:val="page number"/>
            <w:rtl w:val="0"/>
            <w:lang w:val="en-US"/>
          </w:rPr>
          <w:t xml:space="preserve">flash </w:t>
        </w:r>
      </w:ins>
      <w:r>
        <w:rPr>
          <w:rStyle w:val="page number"/>
          <w:rtl w:val="0"/>
          <w:lang w:val="en-US"/>
        </w:rPr>
        <w:t>series occupied 62 to 542 seconds.  Flash series were applied with different spacings, and at different temperatures, with the culture sample replaced for each new measurement temperature.</w:t>
      </w:r>
    </w:p>
    <w:p>
      <w:pPr>
        <w:pStyle w:val="Body A"/>
      </w:pPr>
      <w:r>
        <w:rPr>
          <w:rStyle w:val="page number"/>
          <w:rFonts w:cs="Arial Unicode MS" w:eastAsia="Arial Unicode MS"/>
          <w:rtl w:val="0"/>
          <w:lang w:val="en-US"/>
        </w:rPr>
        <w:t xml:space="preserve">Each flash consists of a rapid series of 50-70 sub-saturating flashlets </w:t>
      </w:r>
      <w:ins w:id="65" w:date="2024-04-11T12:12:43Z" w:author="Douglas Campbell">
        <w:r>
          <w:rPr>
            <w:rStyle w:val="page number"/>
            <w:rFonts w:cs="Arial Unicode MS" w:eastAsia="Arial Unicode MS"/>
            <w:rtl w:val="0"/>
            <w:lang w:val="en-US"/>
          </w:rPr>
          <w:t xml:space="preserve">of 1.6 </w:t>
        </w:r>
      </w:ins>
      <w:ins w:id="66" w:date="2024-04-11T12:12:43Z" w:author="Douglas Campbell">
        <w:r>
          <w:rPr>
            <w:rStyle w:val="page number"/>
            <w:rFonts w:cs="Arial Unicode MS" w:eastAsia="Arial Unicode MS" w:hint="default"/>
            <w:rtl w:val="0"/>
            <w:lang w:val="en-US"/>
          </w:rPr>
          <w:t>µ</w:t>
        </w:r>
      </w:ins>
      <w:ins w:id="67" w:date="2024-04-11T12:12:43Z" w:author="Douglas Campbell">
        <w:r>
          <w:rPr>
            <w:rStyle w:val="page number"/>
            <w:rFonts w:cs="Arial Unicode MS" w:eastAsia="Arial Unicode MS"/>
            <w:rtl w:val="0"/>
            <w:lang w:val="en-US"/>
          </w:rPr>
          <w:t xml:space="preserve">s, </w:t>
        </w:r>
      </w:ins>
      <w:r>
        <w:rPr>
          <w:rStyle w:val="page number"/>
          <w:rFonts w:cs="Arial Unicode MS" w:eastAsia="Arial Unicode MS"/>
          <w:rtl w:val="0"/>
          <w:lang w:val="en-US"/>
        </w:rPr>
        <w:t xml:space="preserve">delivered every 4.1 </w:t>
      </w:r>
      <w:del w:id="68" w:date="2024-04-11T12:12:51Z" w:author="Douglas Campbell">
        <w:r>
          <w:rPr>
            <w:rStyle w:val="page number"/>
            <w:rFonts w:cs="Arial Unicode MS" w:eastAsia="Arial Unicode MS"/>
            <w:rtl w:val="0"/>
            <w:lang w:val="en-US"/>
          </w:rPr>
          <w:delText>microseconds</w:delText>
        </w:r>
      </w:del>
      <w:ins w:id="69" w:date="2024-04-11T12:12:51Z" w:author="Douglas Campbell">
        <w:r>
          <w:rPr>
            <w:rFonts w:cs="Arial Unicode MS" w:eastAsia="Arial Unicode MS" w:hint="default"/>
            <w:rtl w:val="0"/>
          </w:rPr>
          <w:t>µ</w:t>
        </w:r>
      </w:ins>
      <w:ins w:id="70" w:date="2024-04-11T12:12:51Z" w:author="Douglas Campbell">
        <w:r>
          <w:rPr>
            <w:rFonts w:cs="Arial Unicode MS" w:eastAsia="Arial Unicode MS"/>
            <w:rtl w:val="0"/>
          </w:rPr>
          <w:t>s</w:t>
        </w:r>
      </w:ins>
      <w:r>
        <w:rPr>
          <w:rStyle w:val="page number"/>
          <w:rFonts w:cs="Arial Unicode MS" w:eastAsia="Arial Unicode MS"/>
          <w:rtl w:val="0"/>
          <w:lang w:val="en-US"/>
        </w:rPr>
        <w:t xml:space="preserve">, over </w:t>
      </w:r>
      <w:ins w:id="71" w:date="2024-04-11T12:12:55Z" w:author="Douglas Campbell">
        <w:r>
          <w:rPr>
            <w:rStyle w:val="page number"/>
            <w:rFonts w:cs="Arial Unicode MS" w:eastAsia="Arial Unicode MS"/>
            <w:rtl w:val="0"/>
            <w:lang w:val="en-US"/>
          </w:rPr>
          <w:t xml:space="preserve">a total </w:t>
        </w:r>
      </w:ins>
      <w:r>
        <w:rPr>
          <w:rStyle w:val="page number"/>
          <w:rFonts w:cs="Arial Unicode MS" w:eastAsia="Arial Unicode MS"/>
          <w:rtl w:val="0"/>
          <w:lang w:val="en-US"/>
        </w:rPr>
        <w:t xml:space="preserve">205 - 287 </w:t>
      </w:r>
      <w:r>
        <w:rPr>
          <w:rStyle w:val="page number"/>
          <w:rFonts w:cs="Arial Unicode MS" w:eastAsia="Arial Unicode MS" w:hint="default"/>
          <w:rtl w:val="0"/>
          <w:lang w:val="en-US"/>
        </w:rPr>
        <w:t>µ</w:t>
      </w:r>
      <w:r>
        <w:rPr>
          <w:rStyle w:val="page number"/>
          <w:rFonts w:cs="Arial Unicode MS" w:eastAsia="Arial Unicode MS"/>
          <w:rtl w:val="0"/>
          <w:lang w:val="en-US"/>
        </w:rPr>
        <w:t xml:space="preserve">s [19]. These flashlets induce the absorption of light by PSII, which then </w:t>
      </w:r>
      <w:del w:id="72" w:date="2024-04-11T12:13:20Z" w:author="Douglas Campbell">
        <w:r>
          <w:rPr>
            <w:rStyle w:val="page number"/>
            <w:rFonts w:cs="Arial Unicode MS" w:eastAsia="Arial Unicode MS"/>
            <w:rtl w:val="0"/>
            <w:lang w:val="en-US"/>
          </w:rPr>
          <w:delText>extract</w:delText>
        </w:r>
      </w:del>
      <w:del w:id="73" w:date="2024-04-11T12:13:20Z" w:author="Douglas Campbell">
        <w:r>
          <w:rPr>
            <w:rStyle w:val="page number"/>
            <w:rFonts w:cs="Arial Unicode MS" w:eastAsia="Arial Unicode MS"/>
            <w:rtl w:val="0"/>
            <w:lang w:val="en-US"/>
          </w:rPr>
          <w:delText>s electrons from H</w:delText>
        </w:r>
      </w:del>
      <w:del w:id="74" w:date="2024-04-11T12:13:20Z" w:author="Douglas Campbell">
        <w:r>
          <w:rPr>
            <w:rFonts w:cs="Arial Unicode MS" w:eastAsia="Arial Unicode MS"/>
            <w:vertAlign w:val="subscript"/>
            <w:rtl w:val="0"/>
            <w:lang w:val="en-US"/>
          </w:rPr>
          <w:delText>2</w:delText>
        </w:r>
      </w:del>
      <w:del w:id="75" w:date="2024-04-11T12:13:20Z" w:author="Douglas Campbell">
        <w:r>
          <w:rPr>
            <w:rStyle w:val="page number"/>
            <w:rFonts w:cs="Arial Unicode MS" w:eastAsia="Arial Unicode MS"/>
            <w:rtl w:val="0"/>
            <w:lang w:val="en-US"/>
          </w:rPr>
          <w:delText xml:space="preserve">O,  and </w:delText>
        </w:r>
      </w:del>
      <w:r>
        <w:rPr>
          <w:rStyle w:val="page number"/>
          <w:rFonts w:cs="Arial Unicode MS" w:eastAsia="Arial Unicode MS"/>
          <w:rtl w:val="0"/>
          <w:lang w:val="en-US"/>
        </w:rPr>
        <w:t xml:space="preserve">passes </w:t>
      </w:r>
      <w:del w:id="76" w:date="2024-04-11T12:13:29Z" w:author="Douglas Campbell">
        <w:r>
          <w:rPr>
            <w:rStyle w:val="page number"/>
            <w:rFonts w:cs="Arial Unicode MS" w:eastAsia="Arial Unicode MS"/>
            <w:rtl w:val="0"/>
            <w:lang w:val="en-US"/>
          </w:rPr>
          <w:delText>the</w:delText>
        </w:r>
      </w:del>
      <w:ins w:id="77" w:date="2024-04-11T12:13:29Z" w:author="Douglas Campbell">
        <w:r>
          <w:rPr>
            <w:rStyle w:val="page number"/>
            <w:rFonts w:cs="Arial Unicode MS" w:eastAsia="Arial Unicode MS"/>
            <w:rtl w:val="0"/>
            <w:lang w:val="en-US"/>
          </w:rPr>
          <w:t>an</w:t>
        </w:r>
      </w:ins>
      <w:r>
        <w:rPr>
          <w:rStyle w:val="page number"/>
          <w:rFonts w:cs="Arial Unicode MS" w:eastAsia="Arial Unicode MS"/>
          <w:rtl w:val="0"/>
          <w:lang w:val="en-US"/>
        </w:rPr>
        <w:t xml:space="preserve"> electron</w:t>
      </w:r>
      <w:del w:id="78" w:date="2024-04-11T12:13:05Z" w:author="Douglas Campbell">
        <w:r>
          <w:rPr>
            <w:rStyle w:val="page number"/>
            <w:rFonts w:cs="Arial Unicode MS" w:eastAsia="Arial Unicode MS"/>
            <w:rtl w:val="0"/>
            <w:lang w:val="en-US"/>
          </w:rPr>
          <w:delText>s</w:delText>
        </w:r>
      </w:del>
      <w:r>
        <w:rPr>
          <w:rStyle w:val="page number"/>
          <w:rFonts w:cs="Arial Unicode MS" w:eastAsia="Arial Unicode MS"/>
          <w:rtl w:val="0"/>
          <w:lang w:val="en-US"/>
        </w:rPr>
        <w:t xml:space="preserve"> downstream to Q</w:t>
      </w:r>
      <w:r>
        <w:rPr>
          <w:rFonts w:cs="Arial Unicode MS" w:eastAsia="Arial Unicode MS"/>
          <w:vertAlign w:val="subscript"/>
          <w:rtl w:val="0"/>
          <w:lang w:val="en-US"/>
        </w:rPr>
        <w:t>A</w:t>
      </w:r>
      <w:r>
        <w:rPr>
          <w:rFonts w:cs="Arial Unicode MS" w:eastAsia="Arial Unicode MS"/>
          <w:vertAlign w:val="superscript"/>
          <w:rtl w:val="0"/>
          <w:lang w:val="en-US"/>
        </w:rPr>
        <w:t>-</w:t>
      </w:r>
      <w:r>
        <w:rPr>
          <w:rStyle w:val="page number"/>
          <w:rFonts w:cs="Arial Unicode MS" w:eastAsia="Arial Unicode MS"/>
          <w:rtl w:val="0"/>
          <w:lang w:val="en-US"/>
        </w:rPr>
        <w:t xml:space="preserve">, </w:t>
      </w:r>
      <w:del w:id="79" w:date="2024-04-11T12:14:09Z" w:author="Douglas Campbell">
        <w:r>
          <w:rPr>
            <w:rStyle w:val="page number"/>
            <w:rFonts w:cs="Arial Unicode MS" w:eastAsia="Arial Unicode MS"/>
            <w:rtl w:val="0"/>
            <w:lang w:val="en-US"/>
          </w:rPr>
          <w:delText xml:space="preserve">transiently reducing the pool of electron acceptors and </w:delText>
        </w:r>
      </w:del>
      <w:r>
        <w:rPr>
          <w:rStyle w:val="page number"/>
          <w:rFonts w:cs="Arial Unicode MS" w:eastAsia="Arial Unicode MS"/>
          <w:rtl w:val="0"/>
          <w:lang w:val="en-US"/>
        </w:rPr>
        <w:t xml:space="preserve">effectively closing PSII for photochemistry over a period of ~1000 </w:t>
      </w:r>
      <w:r>
        <w:rPr>
          <w:rStyle w:val="page number"/>
          <w:rFonts w:cs="Arial Unicode MS" w:eastAsia="Arial Unicode MS" w:hint="default"/>
          <w:rtl w:val="0"/>
          <w:lang w:val="en-US"/>
        </w:rPr>
        <w:t>µ</w:t>
      </w:r>
      <w:r>
        <w:rPr>
          <w:rStyle w:val="page number"/>
          <w:rFonts w:cs="Arial Unicode MS" w:eastAsia="Arial Unicode MS"/>
          <w:rtl w:val="0"/>
          <w:lang w:val="en-US"/>
        </w:rPr>
        <w:t>s [29,46]. Closing the photochemistry pathway redirects a greater proportion of additional incoming light energy to ChlF, resulting in maximum ChlF (F</w:t>
      </w:r>
      <w:r>
        <w:rPr>
          <w:rFonts w:cs="Arial Unicode MS" w:eastAsia="Arial Unicode MS"/>
          <w:vertAlign w:val="subscript"/>
          <w:rtl w:val="0"/>
          <w:lang w:val="en-US"/>
        </w:rPr>
        <w:t>m</w:t>
      </w:r>
      <w:r>
        <w:rPr>
          <w:rStyle w:val="page number"/>
          <w:rFonts w:cs="Arial Unicode MS" w:eastAsia="Arial Unicode MS"/>
          <w:rtl w:val="0"/>
          <w:lang w:val="en-US"/>
        </w:rPr>
        <w:t>). This induction is known as the saturation phase (Figure 4), where the fluorescence yield increases from a minimum (F</w:t>
      </w:r>
      <w:r>
        <w:rPr>
          <w:rFonts w:cs="Arial Unicode MS" w:eastAsia="Arial Unicode MS"/>
          <w:vertAlign w:val="subscript"/>
          <w:rtl w:val="0"/>
          <w:lang w:val="en-US"/>
        </w:rPr>
        <w:t>o</w:t>
      </w:r>
      <w:r>
        <w:rPr>
          <w:rStyle w:val="page number"/>
          <w:rFonts w:cs="Arial Unicode MS" w:eastAsia="Arial Unicode MS"/>
          <w:rtl w:val="0"/>
          <w:lang w:val="en-US"/>
        </w:rPr>
        <w:t>) to a maximum (F</w:t>
      </w:r>
      <w:r>
        <w:rPr>
          <w:rFonts w:cs="Arial Unicode MS" w:eastAsia="Arial Unicode MS"/>
          <w:vertAlign w:val="subscript"/>
          <w:rtl w:val="0"/>
          <w:lang w:val="en-US"/>
        </w:rPr>
        <w:t>m</w:t>
      </w:r>
      <w:r>
        <w:rPr>
          <w:rStyle w:val="page number"/>
          <w:rFonts w:cs="Arial Unicode MS" w:eastAsia="Arial Unicode MS"/>
          <w:rtl w:val="0"/>
          <w:lang w:val="en-US"/>
        </w:rPr>
        <w:t>) [47]. For each flash, the ChlF minima and maxima are extracted using a fitting model (LIFT software version 22.11.11, Soliense Inc) [48]. F</w:t>
      </w:r>
      <w:r>
        <w:rPr>
          <w:rFonts w:cs="Arial Unicode MS" w:eastAsia="Arial Unicode MS"/>
          <w:vertAlign w:val="subscript"/>
          <w:rtl w:val="0"/>
          <w:lang w:val="en-US"/>
        </w:rPr>
        <w:t>o</w:t>
      </w:r>
      <w:r>
        <w:rPr>
          <w:rStyle w:val="page number"/>
          <w:rFonts w:cs="Arial Unicode MS" w:eastAsia="Arial Unicode MS"/>
          <w:rtl w:val="0"/>
          <w:lang w:val="en-US"/>
        </w:rPr>
        <w:t xml:space="preserve"> and F</w:t>
      </w:r>
      <w:r>
        <w:rPr>
          <w:rFonts w:cs="Arial Unicode MS" w:eastAsia="Arial Unicode MS"/>
          <w:vertAlign w:val="subscript"/>
          <w:rtl w:val="0"/>
          <w:lang w:val="en-US"/>
        </w:rPr>
        <w:t>m</w:t>
      </w:r>
      <w:r>
        <w:rPr>
          <w:rStyle w:val="page number"/>
          <w:rFonts w:cs="Arial Unicode MS" w:eastAsia="Arial Unicode MS"/>
          <w:rtl w:val="0"/>
          <w:lang w:val="en-US"/>
        </w:rPr>
        <w:t xml:space="preserve"> can then be used to derive the maximum quantum yield of photochemistry in PSII, a secondary ChlF parameter calculated as follows [19]:</w:t>
      </w:r>
    </w:p>
    <w:p>
      <w:pPr>
        <w:pStyle w:val="Body A"/>
        <w:jc w:val="center"/>
        <w:rPr>
          <w:color w:val="000000"/>
          <w:sz w:val="24"/>
        </w:rPr>
      </w:pPr>
      <m:oMath>
        <m:f>
          <m:fPr>
            <m:ctrlPr>
              <w:rPr xmlns:w="http://schemas.openxmlformats.org/wordprocessingml/2006/main">
                <w:rFonts w:ascii="Cambria Math" w:hAnsi="Cambria Math"/>
                <w:i/>
                <w:color w:val="000000"/>
                <w:sz w:val="24"/>
                <w:szCs w:val="24"/>
              </w:rPr>
            </m:ctrlPr>
            <m:type m:val="lin"/>
          </m:fPr>
          <m:num>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v</m:t>
                </m:r>
              </m:sub>
            </m:sSub>
          </m:num>
          <m:den>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m</m:t>
                </m:r>
              </m:sub>
            </m:sSub>
          </m:den>
        </m:f>
        <m:r>
          <m:rPr>
            <m:nor/>
          </m:rP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m</m:t>
                </m:r>
              </m:sub>
            </m:sSub>
            <m:r>
              <m:rPr>
                <m:nor/>
              </m:rPr>
              <w:rPr xmlns:w="http://schemas.openxmlformats.org/wordprocessingml/2006/main">
                <w:rFonts w:ascii="Cambria Math" w:hAnsi="Cambria Math"/>
                <w:i/>
                <w:color w:val="000000"/>
                <w:sz w:val="24"/>
                <w:szCs w:val="24"/>
              </w:rPr>
              <m:t>-</m:t>
            </m:r>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o</m:t>
                </m:r>
              </m:sub>
            </m:sSub>
          </m:num>
          <m:den>
            <m:sSub>
              <m:e>
                <m:r>
                  <m:rPr>
                    <m:nor/>
                  </m:rPr>
                  <w:rPr xmlns:w="http://schemas.openxmlformats.org/wordprocessingml/2006/main">
                    <w:rFonts w:ascii="Cambria Math" w:hAnsi="Cambria Math"/>
                    <w:i/>
                    <w:color w:val="000000"/>
                    <w:sz w:val="24"/>
                    <w:szCs w:val="24"/>
                  </w:rPr>
                  <m:t>F</m:t>
                </m:r>
              </m:e>
              <m:sub>
                <m:r>
                  <m:rPr>
                    <m:nor/>
                  </m:rPr>
                  <w:rPr xmlns:w="http://schemas.openxmlformats.org/wordprocessingml/2006/main">
                    <w:rFonts w:ascii="Cambria Math" w:hAnsi="Cambria Math"/>
                    <w:i/>
                    <w:color w:val="000000"/>
                    <w:sz w:val="24"/>
                    <w:szCs w:val="24"/>
                  </w:rPr>
                  <m:t>m</m:t>
                </m:r>
              </m:sub>
            </m:sSub>
          </m:den>
        </m:f>
      </m:oMath>
      <w:r>
        <w:rPr>
          <w:rStyle w:val="page number"/>
          <w:rtl w:val="0"/>
          <w:lang w:val="en-US"/>
        </w:rPr>
        <w:t xml:space="preserve"> </w:t>
      </w:r>
      <w:r>
        <w:rPr>
          <w:b w:val="1"/>
          <w:bCs w:val="1"/>
          <w:rtl w:val="0"/>
          <w:lang w:val="en-US"/>
        </w:rPr>
        <w:t>(Equation 1)</w:t>
      </w:r>
    </w:p>
    <w:p>
      <w:pPr>
        <w:pStyle w:val="Body A"/>
      </w:pPr>
      <w:r>
        <w:rPr>
          <w:rStyle w:val="page number"/>
          <w:rFonts w:cs="Arial Unicode MS" w:eastAsia="Arial Unicode MS"/>
          <w:rtl w:val="0"/>
          <w:lang w:val="en-US"/>
        </w:rPr>
        <w:t>The maximum quantum yield represents the efficiency with which an open PSII can convert absorbed light energy into chemical energy.</w:t>
      </w:r>
    </w:p>
    <w:p>
      <w:pPr>
        <w:pStyle w:val="Body A"/>
      </w:pPr>
    </w:p>
    <w:p>
      <w:pPr>
        <w:pStyle w:val="Body A"/>
      </w:pPr>
      <w:r>
        <w:rPr>
          <w:rStyle w:val="page number"/>
        </w:rPr>
        <w:drawing xmlns:a="http://schemas.openxmlformats.org/drawingml/2006/main">
          <wp:inline distT="0" distB="0" distL="0" distR="0">
            <wp:extent cx="4224162" cy="3240000"/>
            <wp:effectExtent l="0" t="0" r="0" b="0"/>
            <wp:docPr id="1073741828" name="officeArt object" descr="A graph with a line and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graph with a line and a lineDescription automatically generated" descr="A graph with a line and a lineDescription automatically generated"/>
                    <pic:cNvPicPr>
                      <a:picLocks noChangeAspect="1"/>
                    </pic:cNvPicPr>
                  </pic:nvPicPr>
                  <pic:blipFill>
                    <a:blip r:embed="rId13">
                      <a:extLst/>
                    </a:blip>
                    <a:stretch>
                      <a:fillRect/>
                    </a:stretch>
                  </pic:blipFill>
                  <pic:spPr>
                    <a:xfrm>
                      <a:off x="0" y="0"/>
                      <a:ext cx="4224162" cy="3240000"/>
                    </a:xfrm>
                    <a:prstGeom prst="rect">
                      <a:avLst/>
                    </a:prstGeom>
                    <a:ln w="12700" cap="flat">
                      <a:noFill/>
                      <a:miter lim="400000"/>
                    </a:ln>
                    <a:effectLst/>
                  </pic:spPr>
                </pic:pic>
              </a:graphicData>
            </a:graphic>
          </wp:inline>
        </w:drawing>
      </w:r>
    </w:p>
    <w:p>
      <w:pPr>
        <w:pStyle w:val="caption"/>
      </w:pPr>
      <w:r>
        <w:rPr>
          <w:b w:val="1"/>
          <w:bCs w:val="1"/>
          <w:rtl w:val="0"/>
          <w:lang w:val="en-US"/>
        </w:rPr>
        <w:t>Figure 5</w:t>
      </w:r>
      <w:r>
        <w:rPr>
          <w:rStyle w:val="page number"/>
          <w:rtl w:val="0"/>
          <w:lang w:val="en-US"/>
        </w:rPr>
        <w:t>: Sample chlorophyll fluorescence induction curve</w:t>
      </w:r>
    </w:p>
    <w:p>
      <w:pPr>
        <w:pStyle w:val="Body"/>
        <w:rPr>
          <w:rStyle w:val="page number"/>
        </w:rPr>
      </w:pPr>
      <w:r>
        <w:rPr>
          <w:rStyle w:val="page number"/>
          <w:rtl w:val="0"/>
          <w:lang w:val="en-US"/>
        </w:rPr>
        <w:t>The brightness of the flashes and the number of sub-saturating flashlets required for full saturation varies between cultures. These experimental parameters depend on the effective absorption cross-section of photosystem II (</w:t>
      </w:r>
      <w:r>
        <w:rPr>
          <w:rStyle w:val="page number"/>
          <w:rtl w:val="0"/>
        </w:rPr>
        <w:t>σ</w:t>
      </w:r>
      <w:r>
        <w:rPr>
          <w:vertAlign w:val="subscript"/>
          <w:rtl w:val="0"/>
          <w:lang w:val="pt-PT"/>
        </w:rPr>
        <w:t>PSII</w:t>
      </w:r>
      <w:r>
        <w:rPr>
          <w:rStyle w:val="page number"/>
          <w:rtl w:val="0"/>
          <w:lang w:val="en-US"/>
        </w:rPr>
        <w:t xml:space="preserve">), estimated from the ChlF induction curve during the saturation phase [48]. </w:t>
      </w:r>
      <w:r>
        <w:rPr>
          <w:rStyle w:val="page number"/>
          <w:rtl w:val="0"/>
        </w:rPr>
        <w:t>σ</w:t>
      </w:r>
      <w:r>
        <w:rPr>
          <w:vertAlign w:val="subscript"/>
          <w:rtl w:val="0"/>
          <w:lang w:val="pt-PT"/>
        </w:rPr>
        <w:t>PSII</w:t>
      </w:r>
      <w:r>
        <w:rPr>
          <w:rStyle w:val="page number"/>
          <w:rtl w:val="0"/>
          <w:lang w:val="en-US"/>
        </w:rPr>
        <w:t xml:space="preserve"> represents the probability of light capture by the PSII antenna bed associated with the dark-adapted PSII [19,49]. When </w:t>
      </w:r>
      <w:r>
        <w:rPr>
          <w:rStyle w:val="page number"/>
          <w:rtl w:val="0"/>
        </w:rPr>
        <w:t>σ</w:t>
      </w:r>
      <w:r>
        <w:rPr>
          <w:vertAlign w:val="subscript"/>
          <w:rtl w:val="0"/>
          <w:lang w:val="pt-PT"/>
        </w:rPr>
        <w:t>PSII</w:t>
      </w:r>
      <w:r>
        <w:rPr>
          <w:rStyle w:val="page number"/>
          <w:rtl w:val="0"/>
          <w:lang w:val="en-US"/>
        </w:rPr>
        <w:t xml:space="preserve"> is larger, </w:t>
      </w:r>
      <w:del w:id="80" w:date="2024-04-11T12:14:40Z" w:author="Douglas Campbell">
        <w:r>
          <w:rPr>
            <w:rStyle w:val="page number"/>
            <w:rtl w:val="0"/>
            <w:lang w:val="de-DE"/>
          </w:rPr>
          <w:delText>dimmer</w:delText>
        </w:r>
      </w:del>
      <w:ins w:id="81" w:date="2024-04-11T12:14:41Z" w:author="Douglas Campbell">
        <w:r>
          <w:rPr>
            <w:rStyle w:val="page number"/>
            <w:rtl w:val="0"/>
            <w:lang w:val="en-US"/>
          </w:rPr>
          <w:t>weaker</w:t>
        </w:r>
      </w:ins>
      <w:r>
        <w:rPr>
          <w:rStyle w:val="page number"/>
          <w:rtl w:val="0"/>
          <w:lang w:val="en-US"/>
        </w:rPr>
        <w:t xml:space="preserve"> or fewer flashes are required to saturate the population of PSII</w:t>
      </w:r>
      <w:ins w:id="82" w:date="2024-04-11T12:14:48Z" w:author="Douglas Campbell">
        <w:r>
          <w:rPr>
            <w:rStyle w:val="page number"/>
            <w:rtl w:val="0"/>
            <w:lang w:val="en-US"/>
          </w:rPr>
          <w:t xml:space="preserve">, </w:t>
        </w:r>
      </w:ins>
      <w:r>
        <w:rPr>
          <w:rStyle w:val="page number"/>
          <w:rtl w:val="0"/>
          <w:lang w:val="en-US"/>
        </w:rPr>
        <w:t xml:space="preserve"> while </w:t>
      </w:r>
      <w:del w:id="83" w:date="2024-04-11T12:14:52Z" w:author="Douglas Campbell">
        <w:r>
          <w:rPr>
            <w:rStyle w:val="page number"/>
            <w:rtl w:val="0"/>
            <w:lang w:val="en-US"/>
          </w:rPr>
          <w:delText>preventing</w:delText>
        </w:r>
      </w:del>
      <w:ins w:id="84" w:date="2024-04-11T12:14:54Z" w:author="Douglas Campbell">
        <w:r>
          <w:rPr>
            <w:rStyle w:val="page number"/>
            <w:rtl w:val="0"/>
            <w:lang w:val="en-US"/>
          </w:rPr>
          <w:t>limiting</w:t>
        </w:r>
      </w:ins>
      <w:r>
        <w:rPr>
          <w:rStyle w:val="page number"/>
          <w:rtl w:val="0"/>
        </w:rPr>
        <w:t xml:space="preserve"> </w:t>
      </w:r>
      <w:del w:id="85" w:date="2024-04-11T12:14:57Z" w:author="Douglas Campbell">
        <w:r>
          <w:rPr>
            <w:rStyle w:val="page number"/>
            <w:rtl w:val="0"/>
            <w:lang w:val="en-US"/>
          </w:rPr>
          <w:delText xml:space="preserve">the </w:delText>
        </w:r>
      </w:del>
      <w:r>
        <w:rPr>
          <w:rStyle w:val="page number"/>
          <w:rtl w:val="0"/>
          <w:lang w:val="en-US"/>
        </w:rPr>
        <w:t xml:space="preserve">stress or double </w:t>
      </w:r>
      <w:del w:id="86" w:date="2024-04-11T12:15:01Z" w:author="Douglas Campbell">
        <w:r>
          <w:rPr>
            <w:rStyle w:val="page number"/>
            <w:rtl w:val="0"/>
            <w:lang w:val="en-US"/>
          </w:rPr>
          <w:delText>hits</w:delText>
        </w:r>
      </w:del>
      <w:ins w:id="87" w:date="2024-04-11T12:15:03Z" w:author="Douglas Campbell">
        <w:r>
          <w:rPr>
            <w:rStyle w:val="page number"/>
            <w:rtl w:val="0"/>
            <w:lang w:val="en-US"/>
          </w:rPr>
          <w:t>turnovers of PSII</w:t>
        </w:r>
      </w:ins>
      <w:r>
        <w:rPr>
          <w:rStyle w:val="page number"/>
          <w:rtl w:val="0"/>
          <w:lang w:val="en-US"/>
        </w:rPr>
        <w:t xml:space="preserve"> associated with excess light [49]. Conversely, a small </w:t>
      </w:r>
      <w:r>
        <w:rPr>
          <w:rStyle w:val="page number"/>
          <w:rtl w:val="0"/>
        </w:rPr>
        <w:t>σ</w:t>
      </w:r>
      <w:r>
        <w:rPr>
          <w:vertAlign w:val="subscript"/>
          <w:rtl w:val="0"/>
          <w:lang w:val="pt-PT"/>
        </w:rPr>
        <w:t xml:space="preserve">PSII </w:t>
      </w:r>
      <w:r>
        <w:rPr>
          <w:rStyle w:val="page number"/>
          <w:rtl w:val="0"/>
          <w:lang w:val="en-US"/>
        </w:rPr>
        <w:t>requires brighter or more numerous flashlets to ensure that the proportion of closed reaction centres increases progressively to saturation. If the brightness and number of sub-saturating flashlets are appropriate for the culture, the fluorescence will reach a plateau after approximately 70-80% of the flashlets, as depicted in Figure 4 [48].</w:t>
      </w:r>
      <w:commentRangeStart w:id="88"/>
      <w:r>
        <w:rPr>
          <w:rStyle w:val="page number"/>
          <w:rtl w:val="0"/>
        </w:rPr>
        <w:t xml:space="preserve"> </w:t>
      </w:r>
      <w:commentRangeEnd w:id="88"/>
      <w:r>
        <w:commentReference w:id="88"/>
      </w:r>
    </w:p>
    <w:p>
      <w:pPr>
        <w:pStyle w:val="Body"/>
      </w:pPr>
      <w:r>
        <w:rPr>
          <w:rStyle w:val="page number"/>
          <w:rtl w:val="0"/>
          <w:lang w:val="en-US"/>
        </w:rPr>
        <w:t xml:space="preserve">Each flash is </w:t>
      </w:r>
      <w:ins w:id="89" w:date="2024-04-11T12:15:52Z" w:author="Douglas Campbell">
        <w:r>
          <w:rPr>
            <w:rStyle w:val="page number"/>
            <w:rtl w:val="0"/>
            <w:lang w:val="en-US"/>
          </w:rPr>
          <w:t xml:space="preserve">bright </w:t>
        </w:r>
      </w:ins>
      <w:del w:id="90" w:date="2024-04-11T12:15:49Z" w:author="Douglas Campbell">
        <w:r>
          <w:rPr>
            <w:rStyle w:val="page number"/>
            <w:rtl w:val="0"/>
            <w:lang w:val="en-US"/>
          </w:rPr>
          <w:delText xml:space="preserve">short and bright </w:delText>
        </w:r>
      </w:del>
      <w:r>
        <w:rPr>
          <w:rStyle w:val="page number"/>
          <w:rtl w:val="0"/>
          <w:lang w:val="en-US"/>
        </w:rPr>
        <w:t xml:space="preserve">enough to deliver, on average, </w:t>
      </w:r>
      <w:del w:id="91" w:date="2024-04-11T12:15:55Z" w:author="Douglas Campbell">
        <w:r>
          <w:rPr>
            <w:rStyle w:val="page number"/>
            <w:rtl w:val="0"/>
            <w:lang w:val="it-IT"/>
          </w:rPr>
          <w:delText>one</w:delText>
        </w:r>
      </w:del>
      <w:ins w:id="92" w:date="2024-04-11T12:15:55Z" w:author="Douglas Campbell">
        <w:r>
          <w:rPr>
            <w:rStyle w:val="page number"/>
            <w:rtl w:val="0"/>
            <w:lang w:val="en-US"/>
          </w:rPr>
          <w:t>a</w:t>
        </w:r>
      </w:ins>
      <w:r>
        <w:rPr>
          <w:rStyle w:val="page number"/>
          <w:rtl w:val="0"/>
          <w:lang w:val="en-US"/>
        </w:rPr>
        <w:t xml:space="preserve"> photon to each PSII, </w:t>
      </w:r>
      <w:ins w:id="93" w:date="2024-04-11T12:16:25Z" w:author="Douglas Campbell">
        <w:r>
          <w:rPr>
            <w:rStyle w:val="page number"/>
            <w:rtl w:val="0"/>
            <w:lang w:val="en-US"/>
          </w:rPr>
          <w:t xml:space="preserve">but short enough to limit the probability of a PSII going through two rounds of photochemistry during the flash.  Each flash thus advances </w:t>
        </w:r>
      </w:ins>
      <w:del w:id="94" w:date="2024-04-11T12:16:29Z" w:author="Douglas Campbell">
        <w:r>
          <w:rPr>
            <w:rStyle w:val="page number"/>
            <w:rtl w:val="0"/>
            <w:lang w:val="en-US"/>
          </w:rPr>
          <w:delText>initiating a</w:delText>
        </w:r>
      </w:del>
      <w:ins w:id="95" w:date="2024-04-11T12:16:34Z" w:author="Douglas Campbell">
        <w:r>
          <w:rPr>
            <w:rStyle w:val="page number"/>
            <w:rtl w:val="0"/>
            <w:lang w:val="en-US"/>
          </w:rPr>
          <w:t xml:space="preserve"> a</w:t>
        </w:r>
      </w:ins>
      <w:r>
        <w:rPr>
          <w:rStyle w:val="page number"/>
          <w:rtl w:val="0"/>
          <w:lang w:val="en-US"/>
        </w:rPr>
        <w:t xml:space="preserve"> transition between S-States for each PSII. Thus, as sequential flashes are applied to the culture, each individual PSII is driven through the four S-States (Figure 5) [29]. As the oxygen-evolving complex of PSII  moves between S-States, it alters the system</w:t>
      </w:r>
      <w:del w:id="96" w:date="2024-04-11T12:16:51Z" w:author="Douglas Campbell">
        <w:r>
          <w:rPr>
            <w:rStyle w:val="page number"/>
            <w:rtl w:val="1"/>
          </w:rPr>
          <w:delText>’</w:delText>
        </w:r>
      </w:del>
      <w:del w:id="97" w:date="2024-04-11T12:16:51Z" w:author="Douglas Campbell">
        <w:r>
          <w:rPr>
            <w:rStyle w:val="page number"/>
            <w:rtl w:val="0"/>
          </w:rPr>
          <w:delText>s</w:delText>
        </w:r>
      </w:del>
      <w:r>
        <w:rPr>
          <w:rStyle w:val="page number"/>
          <w:rtl w:val="0"/>
          <w:lang w:val="en-US"/>
        </w:rPr>
        <w:t xml:space="preserve"> kinetics and free energy [26]. Since the energy allocated to ChlF is modulated by the energy allotted to photochemistry and thermalization,  the yield of ChlF varies between S-States [19,27]. </w:t>
      </w:r>
    </w:p>
    <w:p>
      <w:pPr>
        <w:pStyle w:val="Body A"/>
      </w:pPr>
    </w:p>
    <w:p>
      <w:pPr>
        <w:pStyle w:val="Body A"/>
      </w:pPr>
      <w:r>
        <w:rPr>
          <w14:textOutline w14:w="12700" w14:cap="flat">
            <w14:noFill/>
            <w14:miter w14:lim="400000"/>
          </w14:textOutline>
        </w:rPr>
        <w:drawing xmlns:a="http://schemas.openxmlformats.org/drawingml/2006/main">
          <wp:inline distT="0" distB="0" distL="0" distR="0">
            <wp:extent cx="5943600" cy="2453005"/>
            <wp:effectExtent l="0" t="0" r="0" b="0"/>
            <wp:docPr id="1073741829" name="officeArt object" descr="Picture 4"/>
            <wp:cNvGraphicFramePr/>
            <a:graphic xmlns:a="http://schemas.openxmlformats.org/drawingml/2006/main">
              <a:graphicData uri="http://schemas.openxmlformats.org/drawingml/2006/picture">
                <pic:pic xmlns:pic="http://schemas.openxmlformats.org/drawingml/2006/picture">
                  <pic:nvPicPr>
                    <pic:cNvPr id="1073741829" name="Picture 4" descr="Picture 4"/>
                    <pic:cNvPicPr>
                      <a:picLocks noChangeAspect="1"/>
                    </pic:cNvPicPr>
                  </pic:nvPicPr>
                  <pic:blipFill>
                    <a:blip r:embed="rId14">
                      <a:extLst/>
                    </a:blip>
                    <a:stretch>
                      <a:fillRect/>
                    </a:stretch>
                  </pic:blipFill>
                  <pic:spPr>
                    <a:xfrm>
                      <a:off x="0" y="0"/>
                      <a:ext cx="5943600" cy="2453005"/>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6</w:t>
      </w:r>
      <w:r>
        <w:rPr>
          <w:rStyle w:val="page number"/>
          <w:rtl w:val="0"/>
          <w:lang w:val="en-US"/>
        </w:rPr>
        <w:t>: Repeated single-turnover excitation of variable chlorophyll fluorescence for monitoring the S-State cycling in PSII during photosynthesis. Sequential flashes drive S-State transitions from S</w:t>
      </w:r>
      <w:r>
        <w:rPr>
          <w:vertAlign w:val="subscript"/>
          <w:rtl w:val="0"/>
          <w:lang w:val="en-US"/>
        </w:rPr>
        <w:t>0</w:t>
      </w:r>
      <w:r>
        <w:rPr>
          <w:rStyle w:val="page number"/>
          <w:rtl w:val="0"/>
          <w:lang w:val="en-US"/>
        </w:rPr>
        <w:t xml:space="preserve"> to S</w:t>
      </w:r>
      <w:r>
        <w:rPr>
          <w:vertAlign w:val="subscript"/>
          <w:rtl w:val="0"/>
          <w:lang w:val="en-US"/>
        </w:rPr>
        <w:t>1</w:t>
      </w:r>
      <w:r>
        <w:rPr>
          <w:rStyle w:val="page number"/>
          <w:rtl w:val="0"/>
          <w:lang w:val="en-US"/>
        </w:rPr>
        <w:t>, S</w:t>
      </w:r>
      <w:r>
        <w:rPr>
          <w:vertAlign w:val="subscript"/>
          <w:rtl w:val="0"/>
          <w:lang w:val="en-US"/>
        </w:rPr>
        <w:t>1</w:t>
      </w:r>
      <w:r>
        <w:rPr>
          <w:rStyle w:val="page number"/>
          <w:rtl w:val="0"/>
          <w:lang w:val="en-US"/>
        </w:rPr>
        <w:t xml:space="preserve"> to S</w:t>
      </w:r>
      <w:r>
        <w:rPr>
          <w:vertAlign w:val="subscript"/>
          <w:rtl w:val="0"/>
          <w:lang w:val="en-US"/>
        </w:rPr>
        <w:t>2</w:t>
      </w:r>
      <w:r>
        <w:rPr>
          <w:rStyle w:val="page number"/>
          <w:rtl w:val="0"/>
          <w:lang w:val="en-US"/>
        </w:rPr>
        <w:t>, S</w:t>
      </w:r>
      <w:r>
        <w:rPr>
          <w:vertAlign w:val="subscript"/>
          <w:rtl w:val="0"/>
          <w:lang w:val="en-US"/>
        </w:rPr>
        <w:t>2</w:t>
      </w:r>
      <w:r>
        <w:rPr>
          <w:rStyle w:val="page number"/>
          <w:rtl w:val="0"/>
          <w:lang w:val="en-US"/>
        </w:rPr>
        <w:t xml:space="preserve"> to</w:t>
      </w:r>
      <w:r>
        <w:rPr>
          <w:vertAlign w:val="subscript"/>
          <w:rtl w:val="0"/>
          <w:lang w:val="en-US"/>
        </w:rPr>
        <w:t xml:space="preserve"> </w:t>
      </w:r>
      <w:r>
        <w:rPr>
          <w:rStyle w:val="page number"/>
          <w:rtl w:val="0"/>
          <w:lang w:val="en-US"/>
        </w:rPr>
        <w:t>S</w:t>
      </w:r>
      <w:r>
        <w:rPr>
          <w:vertAlign w:val="subscript"/>
          <w:rtl w:val="0"/>
          <w:lang w:val="en-US"/>
        </w:rPr>
        <w:t>3</w:t>
      </w:r>
      <w:r>
        <w:rPr>
          <w:rStyle w:val="page number"/>
          <w:rtl w:val="0"/>
          <w:lang w:val="en-US"/>
        </w:rPr>
        <w:t>, and S</w:t>
      </w:r>
      <w:r>
        <w:rPr>
          <w:vertAlign w:val="subscript"/>
          <w:rtl w:val="0"/>
          <w:lang w:val="en-US"/>
        </w:rPr>
        <w:t xml:space="preserve">3 </w:t>
      </w:r>
      <w:r>
        <w:rPr>
          <w:rStyle w:val="page number"/>
          <w:rtl w:val="0"/>
          <w:lang w:val="en-US"/>
        </w:rPr>
        <w:t>to the transient S</w:t>
      </w:r>
      <w:r>
        <w:rPr>
          <w:vertAlign w:val="subscript"/>
          <w:rtl w:val="0"/>
          <w:lang w:val="en-US"/>
        </w:rPr>
        <w:t>4</w:t>
      </w:r>
      <w:r>
        <w:rPr>
          <w:rStyle w:val="page number"/>
          <w:rtl w:val="0"/>
          <w:lang w:val="en-US"/>
        </w:rPr>
        <w:t xml:space="preserve"> state, which rapidly decays to S</w:t>
      </w:r>
      <w:r>
        <w:rPr>
          <w:vertAlign w:val="subscript"/>
          <w:rtl w:val="0"/>
          <w:lang w:val="en-US"/>
        </w:rPr>
        <w:t>0</w:t>
      </w:r>
      <w:r>
        <w:rPr>
          <w:rStyle w:val="page number"/>
          <w:rtl w:val="0"/>
          <w:lang w:val="en-US"/>
        </w:rPr>
        <w:t>.</w:t>
      </w:r>
    </w:p>
    <w:p>
      <w:pPr>
        <w:pStyle w:val="Body"/>
      </w:pPr>
      <w:r>
        <w:rPr>
          <w:rStyle w:val="page number"/>
          <w:rtl w:val="0"/>
          <w:lang w:val="en-US"/>
        </w:rPr>
        <w:t>In an idealized culture, the population of PSII will cycle synchronously, reflected by an ongoing oscillation in chlorophyll fluorescence with a period of four (Figure 5) [31]. However, a recombination reaction, representing the loss of charge separation, will cause a missed step in the S-State cycling of an individual PSII. As more recombination events occur, desynchronization of S-State cycling among the population of PSII will scramble the periodic changes in ChlF, dampening the observed oscillation of the population-level fluorescence [31]. Prolonged synchronous cycling thus reflects fewer wasteful recombination reactions at the level of each PSII and thus, more efficient photosynthetic energy conversion.</w:t>
      </w:r>
    </w:p>
    <w:p>
      <w:pPr>
        <w:pStyle w:val="Heading 3"/>
      </w:pPr>
      <w:bookmarkStart w:name="_Toc16" w:id="98"/>
      <w:r>
        <w:rPr>
          <w:rStyle w:val="page number"/>
          <w:rFonts w:cs="Arial Unicode MS" w:eastAsia="Arial Unicode MS"/>
          <w:rtl w:val="0"/>
          <w:lang w:val="en-US"/>
        </w:rPr>
        <w:t>Measurement Conditions</w:t>
      </w:r>
      <w:bookmarkEnd w:id="98"/>
    </w:p>
    <w:p>
      <w:pPr>
        <w:pStyle w:val="Body"/>
      </w:pPr>
      <w:r>
        <w:rPr>
          <w:rStyle w:val="page number"/>
          <w:rtl w:val="0"/>
          <w:lang w:val="en-US"/>
        </w:rPr>
        <w:t>By evaluating the S-State cycling of polar and temperate taxa of diatoms and green algae under a range of effective light levels and measurement temperatures (Table 2), we can determine if polar taxa have evolved to increase photosynthetic energy conversion efficiency by minimizing inefficient recombination reactions.</w:t>
      </w:r>
    </w:p>
    <w:p>
      <w:pPr>
        <w:pStyle w:val="Body"/>
        <w:rPr>
          <w:rStyle w:val="page number"/>
        </w:rPr>
      </w:pPr>
      <w:r>
        <w:rPr>
          <w:rStyle w:val="page number"/>
          <w:rtl w:val="0"/>
          <w:lang w:val="en-US"/>
        </w:rPr>
        <w:t xml:space="preserve"> Measurement temperatures ranged from 0 to 28</w:t>
      </w:r>
      <w:r>
        <w:rPr>
          <w:rStyle w:val="page number"/>
          <w:rtl w:val="0"/>
          <w:lang w:val="it-IT"/>
        </w:rPr>
        <w:t>°</w:t>
      </w:r>
      <w:r>
        <w:rPr>
          <w:rStyle w:val="page number"/>
          <w:rtl w:val="0"/>
          <w:lang w:val="en-US"/>
        </w:rPr>
        <w:t xml:space="preserve">C, depending on the taxa (Table 2). While light absorption and energy transfer </w:t>
      </w:r>
      <w:ins w:id="99" w:date="2024-04-11T12:19:09Z" w:author="Douglas Campbell">
        <w:r>
          <w:rPr>
            <w:rStyle w:val="page number"/>
            <w:rtl w:val="0"/>
            <w:lang w:val="en-US"/>
          </w:rPr>
          <w:t>with</w:t>
        </w:r>
      </w:ins>
      <w:r>
        <w:rPr>
          <w:rStyle w:val="page number"/>
          <w:rtl w:val="0"/>
          <w:lang w:val="en-US"/>
        </w:rPr>
        <w:t xml:space="preserve">in PSII are not temperature-sensitive, the redox reactions associated with downstream electron transport </w:t>
      </w:r>
      <w:del w:id="100" w:date="2024-04-11T12:19:15Z" w:author="Douglas Campbell">
        <w:r>
          <w:rPr>
            <w:rStyle w:val="page number"/>
            <w:rtl w:val="0"/>
            <w:lang w:val="en-US"/>
          </w:rPr>
          <w:delText>can be</w:delText>
        </w:r>
      </w:del>
      <w:ins w:id="101" w:date="2024-04-11T12:19:15Z" w:author="Douglas Campbell">
        <w:r>
          <w:rPr>
            <w:rStyle w:val="page number"/>
            <w:rtl w:val="0"/>
            <w:lang w:val="en-US"/>
          </w:rPr>
          <w:t>are</w:t>
        </w:r>
      </w:ins>
      <w:r>
        <w:rPr>
          <w:rStyle w:val="page number"/>
          <w:rtl w:val="0"/>
          <w:lang w:val="en-US"/>
        </w:rPr>
        <w:t xml:space="preserve"> highly temperature-dependent [39]. Notably, the incidence of charge recombination typically decreases with temperature</w:t>
      </w:r>
      <w:del w:id="102" w:date="2024-04-11T12:19:28Z" w:author="Douglas Campbell">
        <w:r>
          <w:rPr>
            <w:rStyle w:val="page number"/>
            <w:rtl w:val="0"/>
            <w:lang w:val="en-US"/>
          </w:rPr>
          <w:delText xml:space="preserve"> due to the thermal sensitivity of recombination enzymes </w:delText>
        </w:r>
      </w:del>
      <w:r>
        <w:rPr>
          <w:rStyle w:val="page number"/>
          <w:rtl w:val="0"/>
          <w:lang w:val="en-US"/>
        </w:rPr>
        <w:t xml:space="preserve">[50]. However, this effect may be minimized in strains possessing adaptive mechanisms to regulate photosynthetic electron flow, S-State transitions, and energy partitioning [39]. Thus, comparing S-State cycling across measurement temperatures helps unravel the properties of the photosynthetic apparatus. </w:t>
      </w:r>
    </w:p>
    <w:p>
      <w:pPr>
        <w:pStyle w:val="Body"/>
      </w:pPr>
      <w:r>
        <w:rPr>
          <w:rStyle w:val="page number"/>
          <w:rtl w:val="0"/>
          <w:lang w:val="en-US"/>
        </w:rPr>
        <w:t xml:space="preserve">Altering the spacing between sequential flashes can simulate varying effective light conditions. At higher light levels, more photons arrive per unit of time, corresponding to shorter spacing between saturating flashes in our measurement protocol (Figure 5). Cultures were evaluated at flash spacings of 1, 2, 4, 8, and 16 seconds. </w:t>
      </w:r>
      <w:del w:id="103" w:date="2024-04-11T12:19:54Z" w:author="Douglas Campbell">
        <w:r>
          <w:rPr>
            <w:rStyle w:val="page number"/>
            <w:rtl w:val="0"/>
            <w:lang w:val="en-US"/>
          </w:rPr>
          <w:delText>Corresponding to</w:delText>
        </w:r>
      </w:del>
      <w:del w:id="104" w:date="2024-04-11T12:20:00Z" w:author="Douglas Campbell">
        <w:r>
          <w:rPr>
            <w:rStyle w:val="page number"/>
            <w:rtl w:val="0"/>
            <w:lang w:val="en-US"/>
          </w:rPr>
          <w:delText xml:space="preserve"> the</w:delText>
        </w:r>
      </w:del>
      <w:r>
        <w:rPr>
          <w:rStyle w:val="page number"/>
          <w:rtl w:val="0"/>
        </w:rPr>
        <w:t xml:space="preserve"> </w:t>
      </w:r>
      <w:ins w:id="105" w:date="2024-04-11T12:20:10Z" w:author="Douglas Campbell">
        <w:r>
          <w:rPr>
            <w:rStyle w:val="page number"/>
            <w:rtl w:val="0"/>
            <w:lang w:val="en-US"/>
          </w:rPr>
          <w:t xml:space="preserve">The equivalent </w:t>
        </w:r>
      </w:ins>
      <w:r>
        <w:rPr>
          <w:rStyle w:val="page number"/>
          <w:rtl w:val="0"/>
          <w:lang w:val="en-US"/>
        </w:rPr>
        <w:t xml:space="preserve">effective light levels </w:t>
      </w:r>
      <w:del w:id="106" w:date="2024-04-11T12:20:15Z" w:author="Douglas Campbell">
        <w:r>
          <w:rPr>
            <w:rStyle w:val="page number"/>
            <w:rtl w:val="0"/>
            <w:lang w:val="en-US"/>
          </w:rPr>
          <w:delText>calculated</w:delText>
        </w:r>
      </w:del>
      <w:ins w:id="107" w:date="2024-04-11T12:20:16Z" w:author="Douglas Campbell">
        <w:r>
          <w:rPr>
            <w:rStyle w:val="page number"/>
            <w:rtl w:val="0"/>
            <w:lang w:val="en-US"/>
          </w:rPr>
          <w:t>are estimated</w:t>
        </w:r>
      </w:ins>
      <w:r>
        <w:rPr>
          <w:rStyle w:val="page number"/>
          <w:rtl w:val="0"/>
          <w:lang w:val="en-US"/>
        </w:rPr>
        <w:t xml:space="preserve"> using the </w:t>
      </w:r>
      <w:r>
        <w:rPr>
          <w:rStyle w:val="page number"/>
          <w:rtl w:val="0"/>
        </w:rPr>
        <w:t>σ</w:t>
      </w:r>
      <w:r>
        <w:rPr>
          <w:vertAlign w:val="subscript"/>
          <w:rtl w:val="0"/>
          <w:lang w:val="pt-PT"/>
        </w:rPr>
        <w:t>PSII</w:t>
      </w:r>
      <w:r>
        <w:rPr>
          <w:rStyle w:val="page number"/>
          <w:rtl w:val="0"/>
          <w:lang w:val="en-US"/>
        </w:rPr>
        <w:t xml:space="preserve"> for each unique measurement condition as follows:</w:t>
      </w:r>
      <w:commentRangeStart w:id="108"/>
      <w:r>
        <w:rPr>
          <w:rStyle w:val="page number"/>
          <w:rtl w:val="0"/>
        </w:rPr>
        <w:t xml:space="preserve"> </w:t>
      </w:r>
      <w:commentRangeEnd w:id="108"/>
      <w:r>
        <w:commentReference w:id="108"/>
      </w:r>
    </w:p>
    <w:p>
      <w:pPr>
        <w:pStyle w:val="Body A"/>
        <w:spacing w:line="480" w:lineRule="auto"/>
        <w:jc w:val="center"/>
        <w:rPr>
          <w:color w:val="000000"/>
          <w:sz w:val="24"/>
        </w:rPr>
      </w:pPr>
      <m:oMath>
        <m:r>
          <m:rPr>
            <m:nor/>
          </m:rPr>
          <w:rPr xmlns:w="http://schemas.openxmlformats.org/wordprocessingml/2006/main">
            <w:rFonts w:ascii="Cambria Math" w:hAnsi="Cambria Math"/>
            <w:i/>
            <w:color w:val="000000"/>
            <w:sz w:val="23"/>
            <w:szCs w:val="23"/>
          </w:rPr>
          <m:t>Light</m:t>
        </m:r>
        <m:d>
          <m:dPr>
            <m:ctrlPr>
              <w:rPr xmlns:w="http://schemas.openxmlformats.org/wordprocessingml/2006/main">
                <w:rFonts w:ascii="Cambria Math" w:hAnsi="Cambria Math"/>
                <w:i/>
                <w:color w:val="000000"/>
                <w:sz w:val="23"/>
                <w:szCs w:val="23"/>
              </w:rPr>
            </m:ctrlPr>
          </m:dPr>
          <m:e>
            <m:r>
              <m:rPr>
                <m:nor/>
              </m:rPr>
              <w:rPr xmlns:w="http://schemas.openxmlformats.org/wordprocessingml/2006/main">
                <w:rFonts w:ascii="Cambria Math" w:hAnsi="Cambria Math"/>
                <w:i/>
                <w:color w:val="000000"/>
                <w:sz w:val="23"/>
                <w:szCs w:val="23"/>
              </w:rPr>
              <m:t>μmol γ</m:t>
            </m:r>
            <m:sSup>
              <m:e>
                <m:r>
                  <m:rPr>
                    <m:nor/>
                  </m:rPr>
                  <w:rPr xmlns:w="http://schemas.openxmlformats.org/wordprocessingml/2006/main">
                    <w:rFonts w:ascii="Cambria Math" w:hAnsi="Cambria Math"/>
                    <w:i/>
                    <w:color w:val="000000"/>
                    <w:sz w:val="23"/>
                    <w:szCs w:val="23"/>
                  </w:rPr>
                  <m:t>m</m:t>
                </m:r>
              </m:e>
              <m:sup>
                <m:r>
                  <m:rPr>
                    <m:nor/>
                  </m:rPr>
                  <w:rPr xmlns:w="http://schemas.openxmlformats.org/wordprocessingml/2006/main">
                    <w:rFonts w:ascii="Cambria Math" w:hAnsi="Cambria Math"/>
                    <w:i/>
                    <w:color w:val="000000"/>
                    <w:sz w:val="23"/>
                    <w:szCs w:val="23"/>
                  </w:rPr>
                  <m:t>-2</m:t>
                </m:r>
              </m:sup>
            </m:sSup>
            <m:sSup>
              <m:e>
                <m:r>
                  <m:rPr>
                    <m:nor/>
                  </m:rPr>
                  <w:rPr xmlns:w="http://schemas.openxmlformats.org/wordprocessingml/2006/main">
                    <w:rFonts w:ascii="Cambria Math" w:hAnsi="Cambria Math"/>
                    <w:i/>
                    <w:color w:val="000000"/>
                    <w:sz w:val="23"/>
                    <w:szCs w:val="23"/>
                  </w:rPr>
                  <m:t>s</m:t>
                </m:r>
              </m:e>
              <m:sup>
                <m:r>
                  <m:rPr>
                    <m:nor/>
                  </m:rPr>
                  <w:rPr xmlns:w="http://schemas.openxmlformats.org/wordprocessingml/2006/main">
                    <w:rFonts w:ascii="Cambria Math" w:hAnsi="Cambria Math"/>
                    <w:i/>
                    <w:color w:val="000000"/>
                    <w:sz w:val="23"/>
                    <w:szCs w:val="23"/>
                  </w:rPr>
                  <m:t>-1</m:t>
                </m:r>
              </m:sup>
            </m:sSup>
          </m:e>
        </m:d>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m:t>
            </m:r>
          </m:num>
          <m:den>
            <m:r>
              <m:rPr>
                <m:nor/>
              </m:rPr>
              <w:rPr xmlns:w="http://schemas.openxmlformats.org/wordprocessingml/2006/main">
                <w:rFonts w:ascii="Cambria Math" w:hAnsi="Cambria Math"/>
                <w:i/>
                <w:color w:val="000000"/>
                <w:sz w:val="23"/>
                <w:szCs w:val="23"/>
              </w:rPr>
              <m:t>flash spacing (s)</m:t>
            </m:r>
          </m:den>
        </m:f>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m:t>
            </m:r>
          </m:num>
          <m:den>
            <m:sSub>
              <m:e>
                <m:r>
                  <m:rPr>
                    <m:nor/>
                  </m:rPr>
                  <w:rPr xmlns:w="http://schemas.openxmlformats.org/wordprocessingml/2006/main">
                    <w:rFonts w:ascii="Cambria Math" w:hAnsi="Cambria Math"/>
                    <w:i/>
                    <w:color w:val="000000"/>
                    <w:sz w:val="23"/>
                    <w:szCs w:val="23"/>
                  </w:rPr>
                  <m:t>σ</m:t>
                </m:r>
              </m:e>
              <m:sub>
                <m:r>
                  <m:rPr>
                    <m:nor/>
                  </m:rPr>
                  <w:rPr xmlns:w="http://schemas.openxmlformats.org/wordprocessingml/2006/main">
                    <w:rFonts w:ascii="Cambria Math" w:hAnsi="Cambria Math"/>
                    <w:i/>
                    <w:color w:val="000000"/>
                    <w:sz w:val="23"/>
                    <w:szCs w:val="23"/>
                  </w:rPr>
                  <m:t>PSII</m:t>
                </m:r>
              </m:sub>
            </m:sSub>
            <m:r>
              <m:rPr>
                <m:nor/>
              </m:rPr>
              <w:rPr xmlns:w="http://schemas.openxmlformats.org/wordprocessingml/2006/main">
                <w:rFonts w:ascii="Cambria Math" w:hAnsi="Cambria Math"/>
                <w:i/>
                <w:color w:val="000000"/>
                <w:sz w:val="23"/>
                <w:szCs w:val="23"/>
              </w:rPr>
              <m:t>(</m:t>
            </m:r>
            <m:sSup>
              <m:e>
                <m:r>
                  <m:rPr>
                    <m:nor/>
                  </m:rPr>
                  <w:rPr xmlns:w="http://schemas.openxmlformats.org/wordprocessingml/2006/main">
                    <w:rFonts w:ascii="Cambria Math" w:hAnsi="Cambria Math"/>
                    <w:i/>
                    <w:color w:val="000000"/>
                    <w:sz w:val="23"/>
                    <w:szCs w:val="23"/>
                  </w:rPr>
                  <m:t>Å</m:t>
                </m:r>
              </m:e>
              <m:sup>
                <m:r>
                  <m:rPr>
                    <m:nor/>
                  </m:rPr>
                  <w:rPr xmlns:w="http://schemas.openxmlformats.org/wordprocessingml/2006/main">
                    <w:rFonts w:ascii="Cambria Math" w:hAnsi="Cambria Math"/>
                    <w:i/>
                    <w:color w:val="000000"/>
                    <w:sz w:val="23"/>
                    <w:szCs w:val="23"/>
                  </w:rPr>
                  <m:t>2</m:t>
                </m:r>
              </m:sup>
            </m:sSup>
            <m:sSup>
              <m:e>
                <m:r>
                  <m:rPr>
                    <m:nor/>
                  </m:rPr>
                  <w:rPr xmlns:w="http://schemas.openxmlformats.org/wordprocessingml/2006/main">
                    <w:rFonts w:ascii="Cambria Math" w:hAnsi="Cambria Math"/>
                    <w:i/>
                    <w:color w:val="000000"/>
                    <w:sz w:val="23"/>
                    <w:szCs w:val="23"/>
                  </w:rPr>
                  <m:t>γ</m:t>
                </m:r>
              </m:e>
              <m:sup>
                <m:r>
                  <m:rPr>
                    <m:nor/>
                  </m:rPr>
                  <w:rPr xmlns:w="http://schemas.openxmlformats.org/wordprocessingml/2006/main">
                    <w:rFonts w:ascii="Cambria Math" w:hAnsi="Cambria Math"/>
                    <w:i/>
                    <w:color w:val="000000"/>
                    <w:sz w:val="23"/>
                    <w:szCs w:val="23"/>
                  </w:rPr>
                  <m:t>-1</m:t>
                </m:r>
              </m:sup>
            </m:sSup>
            <m:r>
              <m:rPr>
                <m:nor/>
              </m:rPr>
              <w:rPr xmlns:w="http://schemas.openxmlformats.org/wordprocessingml/2006/main">
                <w:rFonts w:ascii="Cambria Math" w:hAnsi="Cambria Math"/>
                <w:i/>
                <w:color w:val="000000"/>
                <w:sz w:val="23"/>
                <w:szCs w:val="23"/>
              </w:rPr>
              <m:t>)</m:t>
            </m:r>
          </m:den>
        </m:f>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m:t>
            </m:r>
            <m:sSup>
              <m:e>
                <m:r>
                  <m:rPr>
                    <m:nor/>
                  </m:rPr>
                  <w:rPr xmlns:w="http://schemas.openxmlformats.org/wordprocessingml/2006/main">
                    <w:rFonts w:ascii="Cambria Math" w:hAnsi="Cambria Math"/>
                    <w:i/>
                    <w:color w:val="000000"/>
                    <w:sz w:val="23"/>
                    <w:szCs w:val="23"/>
                  </w:rPr>
                  <m:t>m</m:t>
                </m:r>
              </m:e>
              <m:sup>
                <m:r>
                  <m:rPr>
                    <m:nor/>
                  </m:rPr>
                  <w:rPr xmlns:w="http://schemas.openxmlformats.org/wordprocessingml/2006/main">
                    <w:rFonts w:ascii="Cambria Math" w:hAnsi="Cambria Math"/>
                    <w:i/>
                    <w:color w:val="000000"/>
                    <w:sz w:val="23"/>
                    <w:szCs w:val="23"/>
                  </w:rPr>
                  <m:t>2</m:t>
                </m:r>
              </m:sup>
            </m:sSup>
          </m:num>
          <m:den>
            <m:r>
              <m:rPr>
                <m:nor/>
              </m:rPr>
              <w:rPr xmlns:w="http://schemas.openxmlformats.org/wordprocessingml/2006/main">
                <w:rFonts w:ascii="Cambria Math" w:hAnsi="Cambria Math"/>
                <w:i/>
                <w:color w:val="000000"/>
                <w:sz w:val="23"/>
                <w:szCs w:val="23"/>
              </w:rPr>
              <m:t>1E20</m:t>
            </m:r>
            <m:sSup>
              <m:e>
                <m:r>
                  <m:rPr>
                    <m:nor/>
                  </m:rPr>
                  <w:rPr xmlns:w="http://schemas.openxmlformats.org/wordprocessingml/2006/main">
                    <w:rFonts w:ascii="Cambria Math" w:hAnsi="Cambria Math"/>
                    <w:i/>
                    <w:color w:val="000000"/>
                    <w:sz w:val="23"/>
                    <w:szCs w:val="23"/>
                  </w:rPr>
                  <m:t>Å</m:t>
                </m:r>
              </m:e>
              <m:sup>
                <m:r>
                  <m:rPr>
                    <m:nor/>
                  </m:rPr>
                  <w:rPr xmlns:w="http://schemas.openxmlformats.org/wordprocessingml/2006/main">
                    <w:rFonts w:ascii="Cambria Math" w:hAnsi="Cambria Math"/>
                    <w:i/>
                    <w:color w:val="000000"/>
                    <w:sz w:val="23"/>
                    <w:szCs w:val="23"/>
                  </w:rPr>
                  <m:t>2</m:t>
                </m:r>
              </m:sup>
            </m:sSup>
          </m:den>
        </m:f>
        <m:r>
          <m:rPr>
            <m:nor/>
          </m:rP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r>
              <m:rPr>
                <m:nor/>
              </m:rPr>
              <w:rPr xmlns:w="http://schemas.openxmlformats.org/wordprocessingml/2006/main">
                <w:rFonts w:ascii="Cambria Math" w:hAnsi="Cambria Math"/>
                <w:i/>
                <w:color w:val="000000"/>
                <w:sz w:val="23"/>
                <w:szCs w:val="23"/>
              </w:rPr>
              <m:t>1 μmol</m:t>
            </m:r>
          </m:num>
          <m:den>
            <m:r>
              <m:rPr>
                <m:nor/>
              </m:rPr>
              <w:rPr xmlns:w="http://schemas.openxmlformats.org/wordprocessingml/2006/main">
                <w:rFonts w:ascii="Cambria Math" w:hAnsi="Cambria Math"/>
                <w:i/>
                <w:color w:val="000000"/>
                <w:sz w:val="23"/>
                <w:szCs w:val="23"/>
              </w:rPr>
              <m:t>6.022E17γ</m:t>
            </m:r>
          </m:den>
        </m:f>
      </m:oMath>
      <w:r>
        <w:rPr>
          <w:rStyle w:val="page number"/>
          <w:rtl w:val="0"/>
          <w:lang w:val="en-US"/>
        </w:rPr>
        <w:t xml:space="preserve"> </w:t>
      </w:r>
      <w:r>
        <w:rPr>
          <w:b w:val="1"/>
          <w:bCs w:val="1"/>
          <w:rtl w:val="0"/>
          <w:lang w:val="en-US"/>
        </w:rPr>
        <w:t>(Equation 2)</w:t>
      </w:r>
    </w:p>
    <w:p>
      <w:pPr>
        <w:pStyle w:val="Body"/>
      </w:pPr>
      <w:r>
        <w:rPr>
          <w:rStyle w:val="page number"/>
          <w:rtl w:val="0"/>
          <w:lang w:val="en-US"/>
        </w:rPr>
        <w:t>The conversion</w:t>
      </w:r>
      <w:ins w:id="109" w:date="2024-04-11T12:21:09Z" w:author="Douglas Campbell">
        <w:r>
          <w:rPr>
            <w:rStyle w:val="page number"/>
            <w:rtl w:val="0"/>
            <w:lang w:val="en-US"/>
          </w:rPr>
          <w:t>s</w:t>
        </w:r>
      </w:ins>
      <w:r>
        <w:rPr>
          <w:rStyle w:val="page number"/>
          <w:rtl w:val="0"/>
          <w:lang w:val="en-US"/>
        </w:rPr>
        <w:t xml:space="preserve"> of flash spacing to light levels yielded similar ranges of effective measurement light levels for each strain (Table 2). For comparison, full sunlight at the sea surface is ~ 2000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xml:space="preserve">, so our measurement light ranges </w:t>
      </w:r>
      <w:ins w:id="110" w:date="2024-04-11T12:21:20Z" w:author="Douglas Campbell">
        <w:r>
          <w:rPr>
            <w:rStyle w:val="page number"/>
            <w:rtl w:val="0"/>
            <w:lang w:val="en-US"/>
          </w:rPr>
          <w:t xml:space="preserve">are </w:t>
        </w:r>
      </w:ins>
      <w:r>
        <w:rPr>
          <w:rStyle w:val="page number"/>
          <w:rtl w:val="0"/>
          <w:lang w:val="en-US"/>
        </w:rPr>
        <w:t xml:space="preserve">~ 5 orders of magnitude lower than full sunlight, and ~ </w:t>
      </w:r>
      <w:ins w:id="111" w:date="2024-04-11T12:21:37Z" w:author="Douglas Campbell">
        <w:r>
          <w:rPr>
            <w:rStyle w:val="page number"/>
            <w:rtl w:val="0"/>
            <w:lang w:val="en-US"/>
          </w:rPr>
          <w:t>2-</w:t>
        </w:r>
      </w:ins>
      <w:r>
        <w:rPr>
          <w:rStyle w:val="page number"/>
          <w:rtl w:val="0"/>
          <w:lang w:val="en-US"/>
        </w:rPr>
        <w:t xml:space="preserve">3 orders of magnitude below the ~ 20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 xml:space="preserve">-1 </w:t>
      </w:r>
      <w:r>
        <w:rPr>
          <w:rStyle w:val="page number"/>
          <w:rtl w:val="0"/>
          <w:lang w:val="en-US"/>
        </w:rPr>
        <w:t>threshold, used to define the conventional bottom of the photic zone supporting photosynthetic productivity in the oceans [2].</w:t>
      </w:r>
    </w:p>
    <w:p>
      <w:pPr>
        <w:pStyle w:val="caption"/>
      </w:pPr>
      <w:r>
        <w:rPr>
          <w:b w:val="1"/>
          <w:bCs w:val="1"/>
          <w:rtl w:val="0"/>
          <w:lang w:val="en-US"/>
        </w:rPr>
        <w:t>Table 2</w:t>
      </w:r>
      <w:r>
        <w:rPr>
          <w:rStyle w:val="page number"/>
          <w:rtl w:val="0"/>
          <w:lang w:val="en-US"/>
        </w:rPr>
        <w:t>: Measurement conditions by strain</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2122"/>
        <w:gridCol w:w="2126"/>
        <w:gridCol w:w="2410"/>
        <w:gridCol w:w="2692"/>
      </w:tblGrid>
      <w:tr>
        <w:tblPrEx>
          <w:shd w:val="clear" w:color="auto" w:fill="cad1d7"/>
        </w:tblPrEx>
        <w:trPr>
          <w:trHeight w:val="1074" w:hRule="atLeast"/>
        </w:trPr>
        <w:tc>
          <w:tcPr>
            <w:tcW w:type="dxa" w:w="212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Strain</w:t>
            </w:r>
          </w:p>
        </w:tc>
        <w:tc>
          <w:tcPr>
            <w:tcW w:type="dxa" w:w="212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Flash Spacings (s)</w:t>
            </w:r>
          </w:p>
        </w:tc>
        <w:tc>
          <w:tcPr>
            <w:tcW w:type="dxa" w:w="241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Equivalent</w:t>
            </w:r>
            <w:r>
              <w:rPr>
                <w:shd w:val="nil" w:color="auto" w:fill="auto"/>
                <w:rtl w:val="0"/>
                <w:lang w:val="en-US"/>
              </w:rPr>
              <w:t xml:space="preserve"> Light Levels (</w:t>
            </w:r>
            <w:r>
              <w:rPr>
                <w:shd w:val="nil" w:color="auto" w:fill="auto"/>
                <w:rtl w:val="0"/>
                <w:lang w:val="en-US"/>
              </w:rPr>
              <w:t>µ</w:t>
            </w:r>
            <w:r>
              <w:rPr>
                <w:shd w:val="nil" w:color="auto" w:fill="auto"/>
                <w:rtl w:val="0"/>
                <w:lang w:val="en-US"/>
              </w:rPr>
              <w:t>mol photons m</w:t>
            </w:r>
            <w:r>
              <w:rPr>
                <w:shd w:val="nil" w:color="auto" w:fill="auto"/>
                <w:vertAlign w:val="superscript"/>
                <w:rtl w:val="0"/>
                <w:lang w:val="en-US"/>
              </w:rPr>
              <w:t>-2</w:t>
            </w:r>
            <w:r>
              <w:rPr>
                <w:shd w:val="nil" w:color="auto" w:fill="auto"/>
                <w:rtl w:val="0"/>
                <w:lang w:val="en-US"/>
              </w:rPr>
              <w:t>s</w:t>
            </w:r>
            <w:r>
              <w:rPr>
                <w:shd w:val="nil" w:color="auto" w:fill="auto"/>
                <w:vertAlign w:val="superscript"/>
                <w:rtl w:val="0"/>
                <w:lang w:val="en-US"/>
              </w:rPr>
              <w:t>-1</w:t>
            </w:r>
            <w:r>
              <w:rPr>
                <w:shd w:val="nil" w:color="auto" w:fill="auto"/>
                <w:rtl w:val="0"/>
                <w:lang w:val="en-US"/>
              </w:rPr>
              <w:t>)</w:t>
            </w:r>
          </w:p>
        </w:tc>
        <w:tc>
          <w:tcPr>
            <w:tcW w:type="dxa" w:w="2692"/>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312" w:lineRule="auto"/>
              <w:ind w:firstLine="0"/>
            </w:pPr>
            <w:r>
              <w:rPr>
                <w:shd w:val="nil" w:color="auto" w:fill="auto"/>
                <w:rtl w:val="0"/>
                <w:lang w:val="en-US"/>
              </w:rPr>
              <w:t>Measurement Temperatures (</w:t>
            </w:r>
            <w:r>
              <w:rPr>
                <w:shd w:val="nil" w:color="auto" w:fill="auto"/>
                <w:rtl w:val="0"/>
                <w:lang w:val="en-US"/>
              </w:rPr>
              <w:t>°</w:t>
            </w:r>
            <w:r>
              <w:rPr>
                <w:shd w:val="nil" w:color="auto" w:fill="auto"/>
                <w:rtl w:val="0"/>
                <w:lang w:val="en-US"/>
              </w:rPr>
              <w:t>C)</w:t>
            </w:r>
          </w:p>
        </w:tc>
      </w:tr>
      <w:tr>
        <w:tblPrEx>
          <w:shd w:val="clear" w:color="auto" w:fill="cad1d7"/>
        </w:tblPrEx>
        <w:trPr>
          <w:trHeight w:val="305" w:hRule="atLeast"/>
        </w:trPr>
        <w:tc>
          <w:tcPr>
            <w:tcW w:type="dxa" w:w="212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nil" w:color="auto" w:fill="auto"/>
                <w:rtl w:val="0"/>
                <w:lang w:val="en-US"/>
              </w:rPr>
              <w:t>F. cylindrus</w:t>
            </w:r>
          </w:p>
        </w:tc>
        <w:tc>
          <w:tcPr>
            <w:tcW w:type="dxa" w:w="212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0.02981 - 0.65678</w:t>
            </w:r>
          </w:p>
        </w:tc>
        <w:tc>
          <w:tcPr>
            <w:tcW w:type="dxa" w:w="269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0, 2, 6, 10</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T. pseudonana</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0.02428 - 0.53428</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10, 14, 18, 20, 22, 24, 28</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ICEMDV</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0.04252 - 0.73733</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4, 8, 12</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priscuii</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0.04289 - 0.77084</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4, 8, 12</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malina</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0.03705 - 0.65817</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4, 8, 12</w:t>
            </w:r>
          </w:p>
        </w:tc>
      </w:tr>
      <w:tr>
        <w:tblPrEx>
          <w:shd w:val="clear" w:color="auto" w:fill="cad1d7"/>
        </w:tblPrEx>
        <w:trPr>
          <w:trHeight w:val="310" w:hRule="atLeast"/>
        </w:trPr>
        <w:tc>
          <w:tcPr>
            <w:tcW w:type="dxa" w:w="212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nil" w:color="auto" w:fill="auto"/>
                <w:rtl w:val="0"/>
                <w:lang w:val="en-US"/>
              </w:rPr>
              <w:t>C. reinhardtii</w:t>
            </w:r>
          </w:p>
        </w:tc>
        <w:tc>
          <w:tcPr>
            <w:tcW w:type="dxa" w:w="2126"/>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0.04670 - 0.84377</w:t>
            </w:r>
          </w:p>
        </w:tc>
        <w:tc>
          <w:tcPr>
            <w:tcW w:type="dxa" w:w="2692"/>
            <w:tcBorders>
              <w:top w:val="nil"/>
              <w:left w:val="nil"/>
              <w:bottom w:val="nil"/>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12, 16, 20, 24</w:t>
            </w:r>
          </w:p>
        </w:tc>
      </w:tr>
      <w:tr>
        <w:tblPrEx>
          <w:shd w:val="clear" w:color="auto" w:fill="cad1d7"/>
        </w:tblPrEx>
        <w:trPr>
          <w:trHeight w:val="305" w:hRule="atLeast"/>
        </w:trPr>
        <w:tc>
          <w:tcPr>
            <w:tcW w:type="dxa" w:w="212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i w:val="1"/>
                <w:iCs w:val="1"/>
                <w:shd w:val="clear" w:color="auto" w:fill="ffffff"/>
                <w:rtl w:val="0"/>
                <w:lang w:val="en-US"/>
              </w:rPr>
              <w:t>C. vulgaris</w:t>
            </w:r>
          </w:p>
        </w:tc>
        <w:tc>
          <w:tcPr>
            <w:tcW w:type="dxa" w:w="212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1, 2, 4, 8, 16</w:t>
            </w:r>
          </w:p>
        </w:tc>
        <w:tc>
          <w:tcPr>
            <w:tcW w:type="dxa" w:w="241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0.05102 - 0.89781</w:t>
            </w:r>
          </w:p>
        </w:tc>
        <w:tc>
          <w:tcPr>
            <w:tcW w:type="dxa" w:w="269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312" w:lineRule="auto"/>
              <w:ind w:firstLine="0"/>
            </w:pPr>
            <w:r>
              <w:rPr>
                <w:shd w:val="nil" w:color="auto" w:fill="auto"/>
                <w:rtl w:val="0"/>
                <w:lang w:val="en-US"/>
              </w:rPr>
              <w:t>10, 14, 18, 22, 26</w:t>
            </w:r>
          </w:p>
        </w:tc>
      </w:tr>
    </w:tbl>
    <w:p>
      <w:pPr>
        <w:pStyle w:val="caption"/>
        <w:widowControl w:val="0"/>
      </w:pPr>
    </w:p>
    <w:p>
      <w:pPr>
        <w:pStyle w:val="Body A"/>
        <w:rPr>
          <w:rStyle w:val="page number"/>
        </w:rPr>
      </w:pPr>
    </w:p>
    <w:p>
      <w:pPr>
        <w:pStyle w:val="Heading 2"/>
        <w:rPr>
          <w:rStyle w:val="page number"/>
        </w:rPr>
      </w:pPr>
      <w:bookmarkStart w:name="_Toc17" w:id="112"/>
      <w:r>
        <w:rPr>
          <w:rStyle w:val="page number"/>
          <w:rFonts w:cs="Arial Unicode MS" w:eastAsia="Arial Unicode MS"/>
          <w:rtl w:val="0"/>
          <w:lang w:val="en-US"/>
        </w:rPr>
        <w:t xml:space="preserve">Analytical Methods </w:t>
      </w:r>
      <w:bookmarkEnd w:id="112"/>
    </w:p>
    <w:p>
      <w:pPr>
        <w:pStyle w:val="Body"/>
      </w:pPr>
      <w:r>
        <w:rPr>
          <w:rStyle w:val="page number"/>
          <w:rtl w:val="0"/>
          <w:lang w:val="en-US"/>
        </w:rPr>
        <w:t>Data was processed using R version 4.3.2 and RStudio version 2023.12.0+369 on the x86_64-apple-darwin20 (64-bit) platform and running under macOS Sonoma 14.3.1. Fluorescence data files generated by LIFT software were imported</w:t>
      </w:r>
      <w:del w:id="113" w:date="2024-04-11T12:22:30Z" w:author="Douglas Campbell">
        <w:r>
          <w:rPr>
            <w:rStyle w:val="page number"/>
            <w:rtl w:val="0"/>
            <w:lang w:val="en-US"/>
          </w:rPr>
          <w:delText xml:space="preserve"> and </w:delText>
        </w:r>
      </w:del>
      <w:ins w:id="114" w:date="2024-04-11T12:22:30Z" w:author="Douglas Campbell">
        <w:r>
          <w:rPr>
            <w:rStyle w:val="page number"/>
            <w:rtl w:val="0"/>
            <w:lang w:val="en-US"/>
          </w:rPr>
          <w:t xml:space="preserve">, </w:t>
        </w:r>
      </w:ins>
      <w:r>
        <w:rPr>
          <w:rStyle w:val="page number"/>
          <w:rtl w:val="0"/>
          <w:lang w:val="fr-FR"/>
        </w:rPr>
        <w:t>tidied</w:t>
      </w:r>
      <w:ins w:id="115" w:date="2024-04-11T12:22:42Z" w:author="Douglas Campbell">
        <w:r>
          <w:rPr>
            <w:rStyle w:val="page number"/>
            <w:rtl w:val="0"/>
            <w:lang w:val="en-US"/>
          </w:rPr>
          <w:t xml:space="preserve"> and combined with metadata on each culture</w:t>
        </w:r>
      </w:ins>
      <w:r>
        <w:rPr>
          <w:rStyle w:val="page number"/>
          <w:rtl w:val="0"/>
          <w:lang w:val="en-US"/>
        </w:rPr>
        <w:t xml:space="preserve"> using the tidyverse [51], lubridate [52], and googlesheets4 [53] packages. The tidyverse, doBy [54], and WaveletComp [55] packages were used for wavelet analyses. Lastly, the mgcv [56] and mgcViz [57] packages were used for generalized additive modelling, while the ggplot2 [58] and metR [59] packages were used for data visualization. </w:t>
      </w:r>
    </w:p>
    <w:p>
      <w:pPr>
        <w:pStyle w:val="Heading 3"/>
        <w:rPr>
          <w:rStyle w:val="page number"/>
        </w:rPr>
      </w:pPr>
      <w:bookmarkStart w:name="_Toc18" w:id="116"/>
      <w:r>
        <w:rPr>
          <w:rStyle w:val="page number"/>
          <w:rFonts w:cs="Arial Unicode MS" w:eastAsia="Arial Unicode MS"/>
          <w:rtl w:val="0"/>
          <w:lang w:val="en-US"/>
        </w:rPr>
        <w:t>Wavelet Transformations</w:t>
      </w:r>
      <w:bookmarkEnd w:id="116"/>
    </w:p>
    <w:p>
      <w:pPr>
        <w:pStyle w:val="Body"/>
      </w:pPr>
      <w:r>
        <w:rPr>
          <w:rStyle w:val="page number"/>
          <w:rtl w:val="0"/>
          <w:lang w:val="en-US"/>
        </w:rPr>
        <w:t>The fluorescence data yields a time series of F</w:t>
      </w:r>
      <w:r>
        <w:rPr>
          <w:vertAlign w:val="subscript"/>
          <w:rtl w:val="0"/>
        </w:rPr>
        <w:t>v</w:t>
      </w:r>
      <w:r>
        <w:rPr>
          <w:rStyle w:val="page number"/>
          <w:rtl w:val="0"/>
        </w:rPr>
        <w:t>/F</w:t>
      </w:r>
      <w:r>
        <w:rPr>
          <w:vertAlign w:val="subscript"/>
          <w:rtl w:val="0"/>
        </w:rPr>
        <w:t>m</w:t>
      </w:r>
      <w:r>
        <w:rPr>
          <w:rStyle w:val="page number"/>
          <w:rtl w:val="0"/>
          <w:lang w:val="en-US"/>
        </w:rPr>
        <w:t xml:space="preserve"> over 32 flashes for each flash spacing and each measurement temperature</w:t>
      </w:r>
      <w:ins w:id="117" w:date="2024-04-11T12:27:51Z" w:author="Douglas Campbell">
        <w:r>
          <w:rPr>
            <w:rStyle w:val="page number"/>
            <w:rtl w:val="0"/>
            <w:lang w:val="en-US"/>
          </w:rPr>
          <w:t>, for each culture sample</w:t>
        </w:r>
      </w:ins>
      <w:r>
        <w:rPr>
          <w:rStyle w:val="page number"/>
          <w:rtl w:val="0"/>
          <w:lang w:val="en-US"/>
        </w:rPr>
        <w:t xml:space="preserve">. The fluorescence time series were analyzed for each combination of strain, growth conditions, measurement temperature, and flash spacing, using wavelet transformations [60], as exemplified in Figure 6. Unlike traditional methods, wavelet analysis does not assume that the statistical properties of a time series are constant. Instead, wavelet transformations locally decompose the signal across different time scales and estimate spectral characteristics as a function of time [61]. By examining the frequency and wavelet power spectra, we can uncover the dominant patterns in the data [60]. </w:t>
      </w:r>
    </w:p>
    <w:p>
      <w:pPr>
        <w:pStyle w:val="Body A"/>
      </w:pPr>
      <w:r>
        <w:rPr>
          <w14:textOutline w14:w="12700" w14:cap="flat">
            <w14:noFill/>
            <w14:miter w14:lim="400000"/>
          </w14:textOutline>
        </w:rPr>
        <w:drawing xmlns:a="http://schemas.openxmlformats.org/drawingml/2006/main">
          <wp:inline distT="0" distB="0" distL="0" distR="0">
            <wp:extent cx="5943600" cy="2633346"/>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15">
                      <a:extLst/>
                    </a:blip>
                    <a:stretch>
                      <a:fillRect/>
                    </a:stretch>
                  </pic:blipFill>
                  <pic:spPr>
                    <a:xfrm>
                      <a:off x="0" y="0"/>
                      <a:ext cx="5943600" cy="2633346"/>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7</w:t>
      </w:r>
      <w:r>
        <w:rPr>
          <w:rtl w:val="0"/>
          <w:lang w:val="en-US"/>
        </w:rPr>
        <w:t xml:space="preserve">: Representative wavelet transformation of </w:t>
      </w:r>
      <w:r>
        <w:rPr>
          <w:i w:val="1"/>
          <w:iCs w:val="1"/>
          <w:rtl w:val="0"/>
          <w:lang w:val="en-US"/>
        </w:rPr>
        <w:t>Chlamydomonas priscuii</w:t>
      </w:r>
      <w:r>
        <w:rPr>
          <w:rtl w:val="0"/>
          <w:lang w:val="en-US"/>
        </w:rPr>
        <w:t xml:space="preserve"> fluorescence over 32 consecutive flashes, measured at 4</w:t>
      </w:r>
      <w:r>
        <w:rPr>
          <w:rtl w:val="0"/>
          <w:lang w:val="en-US"/>
        </w:rPr>
        <w:t>°</w:t>
      </w:r>
      <w:r>
        <w:rPr>
          <w:rtl w:val="0"/>
          <w:lang w:val="en-US"/>
        </w:rPr>
        <w:t xml:space="preserve">C and 1-second flash spacing, equivalent </w:t>
      </w:r>
      <w:r>
        <w:rPr>
          <w:rtl w:val="0"/>
          <w:lang w:val="it-IT"/>
        </w:rPr>
        <w:t>to a</w:t>
      </w:r>
      <w:r>
        <w:rPr>
          <w:rtl w:val="0"/>
          <w:lang w:val="en-US"/>
        </w:rPr>
        <w:t xml:space="preserve"> photon delivery rate to PSII achieved under </w:t>
      </w:r>
      <w:del w:id="118" w:date="2024-04-11T12:28:33Z" w:author="Douglas Campbell">
        <w:r>
          <w:rPr>
            <w:rtl w:val="0"/>
            <w:lang w:val="en-US"/>
          </w:rPr>
          <w:delText>approximately steady-state</w:delText>
        </w:r>
      </w:del>
      <w:ins w:id="119" w:date="2024-04-11T12:28:35Z" w:author="Douglas Campbell">
        <w:r>
          <w:rPr>
            <w:rtl w:val="0"/>
            <w:lang w:val="en-US"/>
          </w:rPr>
          <w:t>an equivalent</w:t>
        </w:r>
      </w:ins>
      <w:r>
        <w:rPr>
          <w:rtl w:val="0"/>
          <w:lang w:val="en-US"/>
        </w:rPr>
        <w:t xml:space="preserve"> light level of 0.708 </w:t>
      </w:r>
      <w:r>
        <w:rPr>
          <w:rtl w:val="0"/>
          <w:lang w:val="en-US"/>
        </w:rPr>
        <w:t>µ</w:t>
      </w:r>
      <w:r>
        <w:rPr>
          <w:rtl w:val="0"/>
          <w:lang w:val="en-US"/>
        </w:rPr>
        <w:t>mol photons m</w:t>
      </w:r>
      <w:r>
        <w:rPr>
          <w:vertAlign w:val="superscript"/>
          <w:rtl w:val="0"/>
          <w:lang w:val="en-US"/>
        </w:rPr>
        <w:t xml:space="preserve">-2 </w:t>
      </w:r>
      <w:r>
        <w:rPr>
          <w:rtl w:val="0"/>
          <w:lang w:val="en-US"/>
        </w:rPr>
        <w:t>s</w:t>
      </w:r>
      <w:r>
        <w:rPr>
          <w:vertAlign w:val="superscript"/>
          <w:rtl w:val="0"/>
          <w:lang w:val="ru-RU"/>
        </w:rPr>
        <w:t>-1</w:t>
      </w:r>
      <w:r>
        <w:rPr>
          <w:rtl w:val="0"/>
          <w:lang w:val="en-US"/>
        </w:rPr>
        <w:t xml:space="preserve">. </w:t>
      </w:r>
    </w:p>
    <w:p>
      <w:pPr>
        <w:pStyle w:val="Body A"/>
      </w:pPr>
    </w:p>
    <w:p>
      <w:pPr>
        <w:pStyle w:val="Body"/>
      </w:pPr>
      <w:r>
        <w:rPr>
          <w:rStyle w:val="page number"/>
          <w:rtl w:val="0"/>
          <w:lang w:val="en-US"/>
        </w:rPr>
        <w:t>The core of the wavelet transformation involves computing the wavelet power spectrum of the standardized time series using the Morlet wavelet [60]. Further, the statistical significance of the periodic components in the time series was calculated using a simulation algorithm. Surrogate time series are generated based on a white noise model, consisting of uncorrelated random values with constant mean and variance. Comparing the wavelet of the original data with the white noise model, p-values are calculated to determine whether the observed periodic components are statistically significant [60].</w:t>
      </w:r>
    </w:p>
    <w:p>
      <w:pPr>
        <w:pStyle w:val="Body"/>
      </w:pPr>
      <w:r>
        <w:rPr>
          <w:rStyle w:val="page number"/>
          <w:rtl w:val="0"/>
          <w:lang w:val="en-US"/>
        </w:rPr>
        <w:t xml:space="preserve">The statistical significance of the wavelet power at a periodicity of four indicates whether the culture is exhibiting the periodic oscillations in chlorophyll fluorescence that indicate synchronous S-State cycling across the PSII population. For wavelets exhibiting S-State cycling, we generated a reconstruction limited to areas with a statistically significant signal, as depicted in Figure 7. Damping of the reconstructed wavelet represents the significance of the signal dropping below the threshold of p=0.05. The </w:t>
      </w:r>
      <w:commentRangeStart w:id="120"/>
      <w:r>
        <w:rPr>
          <w:rStyle w:val="page number"/>
          <w:rtl w:val="0"/>
          <w:lang w:val="en-US"/>
        </w:rPr>
        <w:t>damping index</w:t>
      </w:r>
      <w:commentRangeEnd w:id="120"/>
      <w:r>
        <w:commentReference w:id="120"/>
      </w:r>
      <w:r>
        <w:rPr>
          <w:rStyle w:val="page number"/>
          <w:rtl w:val="0"/>
          <w:lang w:val="en-US"/>
        </w:rPr>
        <w:t xml:space="preserve"> then represents the number of flashes applied before this damping occurs, indicating how many successive photons are received by the PSII population before recombination reactions desynchronize the S-State cycle towards randomness across the population.</w:t>
      </w:r>
    </w:p>
    <w:p>
      <w:pPr>
        <w:pStyle w:val="Body A"/>
      </w:pPr>
    </w:p>
    <w:p>
      <w:pPr>
        <w:pStyle w:val="Body A"/>
        <w:rPr>
          <w:b w:val="1"/>
          <w:bCs w:val="1"/>
        </w:rPr>
      </w:pPr>
      <w:r>
        <w:rPr>
          <w:b w:val="1"/>
          <w:bCs w:val="1"/>
          <w14:textOutline w14:w="12700" w14:cap="flat">
            <w14:noFill/>
            <w14:miter w14:lim="400000"/>
          </w14:textOutline>
        </w:rPr>
        <w:drawing xmlns:a="http://schemas.openxmlformats.org/drawingml/2006/main">
          <wp:inline distT="0" distB="0" distL="0" distR="0">
            <wp:extent cx="5943600" cy="3566160"/>
            <wp:effectExtent l="0" t="0" r="0" b="0"/>
            <wp:docPr id="1073741831" name="officeArt object" descr="A graph of a graph showing the temperature of a pers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1" name="A graph of a graph showing the temperature of a personDescription automatically generated with medium confidence" descr="A graph of a graph showing the temperature of a personDescription automatically generated with medium confidence"/>
                    <pic:cNvPicPr>
                      <a:picLocks noChangeAspect="1"/>
                    </pic:cNvPicPr>
                  </pic:nvPicPr>
                  <pic:blipFill>
                    <a:blip r:embed="rId16">
                      <a:extLst/>
                    </a:blip>
                    <a:stretch>
                      <a:fillRect/>
                    </a:stretch>
                  </pic:blipFill>
                  <pic:spPr>
                    <a:xfrm>
                      <a:off x="0" y="0"/>
                      <a:ext cx="5943600" cy="3566160"/>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8</w:t>
      </w:r>
      <w:r>
        <w:rPr>
          <w:rtl w:val="0"/>
          <w:lang w:val="en-US"/>
        </w:rPr>
        <w:t xml:space="preserve">: Sample plot illustrating the wavelet reconstructions at </w:t>
      </w:r>
      <w:r>
        <w:rPr>
          <w:rFonts w:ascii="Cambria Math" w:cs="Cambria Math" w:hAnsi="Cambria Math" w:eastAsia="Cambria Math"/>
          <w:rtl w:val="0"/>
          <w:lang w:val="en-US"/>
        </w:rPr>
        <w:t xml:space="preserve">⍺ </w:t>
      </w:r>
      <w:r>
        <w:rPr>
          <w:rtl w:val="0"/>
          <w:lang w:val="en-US"/>
        </w:rPr>
        <w:t xml:space="preserve">= 0.05 of </w:t>
      </w:r>
      <w:r>
        <w:rPr>
          <w:i w:val="1"/>
          <w:iCs w:val="1"/>
          <w:rtl w:val="0"/>
          <w:lang w:val="pt-PT"/>
        </w:rPr>
        <w:t>Chlamydomonas priscuii</w:t>
      </w:r>
      <w:r>
        <w:rPr>
          <w:rtl w:val="0"/>
          <w:lang w:val="en-US"/>
        </w:rPr>
        <w:t xml:space="preserve"> fluorescence over 32 consecutive single turnover flashes across a range of measurement temperatures and flash spacings, with their equivalent </w:t>
      </w:r>
      <w:del w:id="121" w:date="2024-04-11T12:29:33Z" w:author="Douglas Campbell">
        <w:r>
          <w:rPr>
            <w:rtl w:val="0"/>
            <w:lang w:val="en-US"/>
          </w:rPr>
          <w:delText xml:space="preserve">effective </w:delText>
        </w:r>
      </w:del>
      <w:r>
        <w:rPr>
          <w:rtl w:val="0"/>
          <w:lang w:val="en-US"/>
        </w:rPr>
        <w:t>light levels.</w:t>
      </w:r>
    </w:p>
    <w:p>
      <w:pPr>
        <w:pStyle w:val="Heading 3"/>
        <w:rPr>
          <w:rStyle w:val="page number"/>
        </w:rPr>
      </w:pPr>
      <w:bookmarkStart w:name="_Toc19" w:id="122"/>
      <w:r>
        <w:rPr>
          <w:rStyle w:val="page number"/>
          <w:rFonts w:cs="Arial Unicode MS" w:eastAsia="Arial Unicode MS"/>
          <w:rtl w:val="0"/>
          <w:lang w:val="en-US"/>
        </w:rPr>
        <w:t xml:space="preserve">Generalized Additive Modelling </w:t>
      </w:r>
      <w:bookmarkEnd w:id="122"/>
    </w:p>
    <w:p>
      <w:pPr>
        <w:pStyle w:val="Body"/>
      </w:pPr>
      <w:r>
        <w:rPr>
          <w:rStyle w:val="page number"/>
          <w:rtl w:val="0"/>
          <w:lang w:val="en-US"/>
        </w:rPr>
        <w:t xml:space="preserve">The observed patterns in </w:t>
      </w:r>
      <w:ins w:id="123" w:date="2024-04-11T12:30:21Z" w:author="Douglas Campbell">
        <w:r>
          <w:rPr>
            <w:rStyle w:val="page number"/>
            <w:rtl w:val="0"/>
            <w:lang w:val="en-US"/>
          </w:rPr>
          <w:t xml:space="preserve">the persistence of </w:t>
        </w:r>
      </w:ins>
      <w:r>
        <w:rPr>
          <w:rStyle w:val="page number"/>
          <w:rtl w:val="0"/>
          <w:lang w:val="en-US"/>
        </w:rPr>
        <w:t>S-State cycling across conditions within taxa were then modelled using the nonparametric method of generalized additive modelling (GAM). GAMs fit a model to predict the damping index based on a tensor product smooth of the two predictors, temperature, and light level. The response variable is linked to the independent variables using a smoothing function, where many localized polynomials are joined to form a piecewise function called a spline [62]. For each strain, two separate GAM models were fit to the data using the restricted maximum likelihood method. The first examines the response of S-State damping to light level and deviation from growth temperature according to the following equation, where n is the number of distinct levels of temperature deviation evaluated for that strain</w:t>
      </w:r>
      <w:commentRangeStart w:id="124"/>
      <w:r>
        <w:rPr>
          <w:rStyle w:val="page number"/>
          <w:rtl w:val="0"/>
        </w:rPr>
        <w:t>:</w:t>
      </w:r>
      <w:commentRangeEnd w:id="124"/>
      <w:r>
        <w:commentReference w:id="124"/>
      </w:r>
    </w:p>
    <w:p>
      <w:pPr>
        <w:pStyle w:val="Body A"/>
        <w:spacing w:before="80" w:after="80"/>
        <w:jc w:val="center"/>
        <w:rPr>
          <w:b w:val="1"/>
          <w:bCs w:val="1"/>
          <w:color w:val="000000"/>
          <w:sz w:val="24"/>
        </w:rPr>
      </w:pPr>
      <m:oMath>
        <m:r>
          <m:rPr>
            <m:nor/>
          </m:rPr>
          <w:rPr xmlns:w="http://schemas.openxmlformats.org/wordprocessingml/2006/main">
            <w:rFonts w:ascii="Cambria Math" w:hAnsi="Cambria Math"/>
            <w:i/>
            <w:color w:val="000000"/>
            <w:sz w:val="24"/>
            <w:szCs w:val="24"/>
          </w:rPr>
          <m:t>DampingIndex ~ te(TempDiff, LightLevel, k</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n, method</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REML</m:t>
        </m:r>
      </m:oMath>
      <w:r>
        <w:rPr>
          <w:rStyle w:val="page number"/>
          <w:rtl w:val="0"/>
          <w:lang w:val="en-US"/>
        </w:rPr>
        <w:t xml:space="preserve"> </w:t>
      </w:r>
      <w:r>
        <w:rPr>
          <w:b w:val="1"/>
          <w:bCs w:val="1"/>
          <w:rtl w:val="0"/>
          <w:lang w:val="en-US"/>
        </w:rPr>
        <w:t>(Equation 3)</w:t>
      </w:r>
    </w:p>
    <w:p>
      <w:pPr>
        <w:pStyle w:val="Body"/>
      </w:pPr>
      <w:r>
        <w:rPr>
          <w:rStyle w:val="page number"/>
          <w:rtl w:val="0"/>
          <w:lang w:val="en-US"/>
        </w:rPr>
        <w:t>The second examines the response of S-State damping to light level and measurement temperature according to the following equation, where n is the number of distinct levels of temperature measured for that strain:</w:t>
      </w:r>
    </w:p>
    <w:p>
      <w:pPr>
        <w:pStyle w:val="Body A"/>
        <w:spacing w:before="80" w:after="80"/>
        <w:jc w:val="center"/>
        <w:rPr>
          <w:color w:val="000000"/>
          <w:sz w:val="24"/>
        </w:rPr>
      </w:pPr>
      <m:oMath>
        <m:r>
          <m:rPr>
            <m:nor/>
          </m:rPr>
          <w:rPr xmlns:w="http://schemas.openxmlformats.org/wordprocessingml/2006/main">
            <w:rFonts w:ascii="Cambria Math" w:hAnsi="Cambria Math"/>
            <w:i/>
            <w:color w:val="000000"/>
            <w:sz w:val="24"/>
            <w:szCs w:val="24"/>
          </w:rPr>
          <m:t>DampingIndex</m:t>
        </m:r>
        <m: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te(MeasurementTemp, LightLevel, k</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 n, method</m:t>
        </m:r>
        <m:r>
          <m:rPr>
            <m:nor/>
          </m:rPr>
          <w:rPr xmlns:w="http://schemas.openxmlformats.org/wordprocessingml/2006/main">
            <w:rFonts w:ascii="Cambria Math" w:hAnsi="Cambria Math"/>
            <w:i/>
            <w:color w:val="000000"/>
            <w:sz w:val="24"/>
            <w:szCs w:val="24"/>
          </w:rPr>
          <m:t/>
        </m:r>
        <m:r>
          <m:rPr>
            <m:nor/>
          </m:rPr>
          <w:rPr xmlns:w="http://schemas.openxmlformats.org/wordprocessingml/2006/main">
            <w:rFonts w:ascii="Cambria Math" w:hAnsi="Cambria Math"/>
            <w:i/>
            <w:color w:val="000000"/>
            <w:sz w:val="24"/>
            <w:szCs w:val="24"/>
          </w:rPr>
          <m:t>= REML</m:t>
        </m:r>
      </m:oMath>
      <w:r>
        <w:rPr>
          <w:rStyle w:val="page number"/>
          <w:rtl w:val="0"/>
          <w:lang w:val="en-US"/>
        </w:rPr>
        <w:t xml:space="preserve"> </w:t>
      </w:r>
      <w:r>
        <w:rPr>
          <w:b w:val="1"/>
          <w:bCs w:val="1"/>
          <w:rtl w:val="0"/>
          <w:lang w:val="en-US"/>
        </w:rPr>
        <w:t>(Equation 4)</w:t>
      </w:r>
    </w:p>
    <w:p>
      <w:pPr>
        <w:pStyle w:val="Body"/>
      </w:pPr>
      <w:r>
        <w:rPr>
          <w:rStyle w:val="page number"/>
          <w:rtl w:val="0"/>
          <w:lang w:val="en-US"/>
        </w:rPr>
        <w:t xml:space="preserve">Models were validated by verifying the choice of basis dimensions (k) and evaluating the residual plots [63]. Based on the fitted models, the damping index can then be predicted for other combinations of temperature and light [64]. These predictions were then visually represented with a contour plot. </w:t>
      </w:r>
    </w:p>
    <w:p>
      <w:pPr>
        <w:pStyle w:val="Body"/>
      </w:pPr>
    </w:p>
    <w:p>
      <w:pPr>
        <w:pStyle w:val="Body"/>
        <w:spacing w:line="240" w:lineRule="auto"/>
        <w:ind w:firstLine="0"/>
        <w:sectPr>
          <w:headerReference w:type="default" r:id="rId17"/>
          <w:pgSz w:w="12240" w:h="15840" w:orient="portrait"/>
          <w:pgMar w:top="1440" w:right="1440" w:bottom="1440" w:left="1440" w:header="720" w:footer="720"/>
          <w:bidi w:val="0"/>
        </w:sectPr>
      </w:pPr>
    </w:p>
    <w:p>
      <w:pPr>
        <w:pStyle w:val="Heading"/>
      </w:pPr>
      <w:bookmarkStart w:name="_Toc20" w:id="125"/>
      <w:r>
        <w:rPr>
          <w:rStyle w:val="page number"/>
          <w:rFonts w:cs="Arial Unicode MS" w:eastAsia="Arial Unicode MS"/>
          <w:rtl w:val="0"/>
          <w:lang w:val="en-US"/>
        </w:rPr>
        <w:t>Results</w:t>
      </w:r>
      <w:bookmarkEnd w:id="125"/>
    </w:p>
    <w:p>
      <w:pPr>
        <w:pStyle w:val="Heading 2"/>
      </w:pPr>
      <w:bookmarkStart w:name="_Toc21" w:id="126"/>
      <w:r>
        <w:rPr>
          <w:rStyle w:val="page number"/>
          <w:rFonts w:cs="Arial Unicode MS" w:eastAsia="Arial Unicode MS"/>
          <w:rtl w:val="0"/>
          <w:lang w:val="it-IT"/>
        </w:rPr>
        <w:t>Single Turnover Variable Chlorophyll Fluorescence</w:t>
      </w:r>
      <w:bookmarkEnd w:id="126"/>
    </w:p>
    <w:p>
      <w:pPr>
        <w:pStyle w:val="Body"/>
      </w:pPr>
      <w:r>
        <w:rPr>
          <w:rStyle w:val="page number"/>
          <w:rtl w:val="0"/>
          <w:lang w:val="en-US"/>
        </w:rPr>
        <w:t>Exposing phytoplankton cultures to a series of 32 successive flashes produced oscillations in the maximum quantum yield of photochemistry in PSII, as estimated through the secondary chlorophyll fluorescence parameter F</w:t>
      </w:r>
      <w:r>
        <w:rPr>
          <w:vertAlign w:val="subscript"/>
          <w:rtl w:val="0"/>
        </w:rPr>
        <w:t>V</w:t>
      </w:r>
      <w:r>
        <w:rPr>
          <w:rStyle w:val="page number"/>
          <w:rtl w:val="0"/>
        </w:rPr>
        <w:t>/F</w:t>
      </w:r>
      <w:r>
        <w:rPr>
          <w:vertAlign w:val="subscript"/>
          <w:rtl w:val="0"/>
        </w:rPr>
        <w:t>M</w:t>
      </w:r>
      <w:r>
        <w:rPr>
          <w:rStyle w:val="page number"/>
          <w:rtl w:val="0"/>
          <w:lang w:val="en-US"/>
        </w:rPr>
        <w:t>. Initially, the majority of the dark-adapted population of PSII is at S</w:t>
      </w:r>
      <w:r>
        <w:rPr>
          <w:vertAlign w:val="subscript"/>
          <w:rtl w:val="0"/>
        </w:rPr>
        <w:t>1</w:t>
      </w:r>
      <w:r>
        <w:rPr>
          <w:rStyle w:val="page number"/>
          <w:rtl w:val="0"/>
          <w:lang w:val="en-US"/>
        </w:rPr>
        <w:t>, with a smaller fraction at S</w:t>
      </w:r>
      <w:r>
        <w:rPr>
          <w:vertAlign w:val="subscript"/>
          <w:rtl w:val="0"/>
        </w:rPr>
        <w:t>0</w:t>
      </w:r>
      <w:r>
        <w:rPr>
          <w:rStyle w:val="page number"/>
          <w:rtl w:val="0"/>
          <w:lang w:val="en-US"/>
        </w:rPr>
        <w:t xml:space="preserve"> [27,31]. As shown in Figure 8 for the polar alga </w:t>
      </w:r>
      <w:r>
        <w:rPr>
          <w:i w:val="1"/>
          <w:iCs w:val="1"/>
          <w:rtl w:val="0"/>
        </w:rPr>
        <w:t>C. priscuii,</w:t>
      </w:r>
      <w:r>
        <w:rPr>
          <w:rStyle w:val="page number"/>
          <w:rtl w:val="0"/>
          <w:lang w:val="en-US"/>
        </w:rPr>
        <w:t xml:space="preserve"> the time series of F</w:t>
      </w:r>
      <w:r>
        <w:rPr>
          <w:vertAlign w:val="subscript"/>
          <w:rtl w:val="0"/>
        </w:rPr>
        <w:t>V</w:t>
      </w:r>
      <w:r>
        <w:rPr>
          <w:rStyle w:val="page number"/>
          <w:rtl w:val="0"/>
        </w:rPr>
        <w:t>/F</w:t>
      </w:r>
      <w:r>
        <w:rPr>
          <w:vertAlign w:val="subscript"/>
          <w:rtl w:val="0"/>
        </w:rPr>
        <w:t>M</w:t>
      </w:r>
      <w:r>
        <w:rPr>
          <w:rStyle w:val="page number"/>
          <w:rtl w:val="0"/>
          <w:lang w:val="en-US"/>
        </w:rPr>
        <w:t xml:space="preserve"> over successive flashes reveals consistent variations in fluorescence yield as the predominant S-States follow each other across the PSII within the population. However, the amplitude of the ChlF oscillations declines progressively over time, and with wider spacing of sequential flashes, equivalent to decreasing light levels</w:t>
      </w:r>
      <w:ins w:id="127" w:date="2024-04-11T12:34:07Z" w:author="Douglas Campbell">
        <w:r>
          <w:rPr>
            <w:rStyle w:val="page number"/>
            <w:rtl w:val="0"/>
            <w:lang w:val="en-US"/>
          </w:rPr>
          <w:t>, and is less pronounced at a higher measurement temperature</w:t>
        </w:r>
      </w:ins>
      <w:del w:id="128" w:date="2024-04-11T12:33:55Z" w:author="Douglas Campbell">
        <w:r>
          <w:rPr>
            <w:rStyle w:val="page number"/>
            <w:rtl w:val="0"/>
          </w:rPr>
          <w:delText xml:space="preserve">. </w:delText>
        </w:r>
      </w:del>
    </w:p>
    <w:p>
      <w:pPr>
        <w:pStyle w:val="Body A"/>
        <w:jc w:val="center"/>
      </w:pPr>
      <w:r>
        <w:rPr>
          <w14:textOutline w14:w="12700" w14:cap="flat">
            <w14:noFill/>
            <w14:miter w14:lim="400000"/>
          </w14:textOutline>
        </w:rPr>
        <w:drawing xmlns:a="http://schemas.openxmlformats.org/drawingml/2006/main">
          <wp:inline distT="0" distB="0" distL="0" distR="0">
            <wp:extent cx="5508000" cy="3060001"/>
            <wp:effectExtent l="0" t="0" r="0" b="0"/>
            <wp:docPr id="1073741832" name="officeArt object" descr="A graph of different colore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2" name="A graph of different colored dotsDescription automatically generated with medium confidence" descr="A graph of different colored dotsDescription automatically generated with medium confidence"/>
                    <pic:cNvPicPr>
                      <a:picLocks noChangeAspect="1"/>
                    </pic:cNvPicPr>
                  </pic:nvPicPr>
                  <pic:blipFill>
                    <a:blip r:embed="rId18">
                      <a:extLst/>
                    </a:blip>
                    <a:stretch>
                      <a:fillRect/>
                    </a:stretch>
                  </pic:blipFill>
                  <pic:spPr>
                    <a:xfrm>
                      <a:off x="0" y="0"/>
                      <a:ext cx="5508000" cy="3060001"/>
                    </a:xfrm>
                    <a:prstGeom prst="rect">
                      <a:avLst/>
                    </a:prstGeom>
                    <a:ln w="12700" cap="flat">
                      <a:noFill/>
                      <a:miter lim="400000"/>
                    </a:ln>
                    <a:effectLst/>
                  </pic:spPr>
                </pic:pic>
              </a:graphicData>
            </a:graphic>
          </wp:inline>
        </w:drawing>
      </w:r>
    </w:p>
    <w:p>
      <w:pPr>
        <w:pStyle w:val="caption"/>
      </w:pPr>
      <w:r>
        <w:rPr>
          <w:b w:val="1"/>
          <w:bCs w:val="1"/>
          <w:rtl w:val="0"/>
          <w:lang w:val="en-US"/>
        </w:rPr>
        <w:t>Figure 9</w:t>
      </w:r>
      <w:r>
        <w:rPr>
          <w:rtl w:val="0"/>
          <w:lang w:val="en-US"/>
        </w:rPr>
        <w:t xml:space="preserve">: Oscillations in the maximum quantum yield of the photochemistry in </w:t>
      </w:r>
      <w:r>
        <w:rPr>
          <w:i w:val="1"/>
          <w:iCs w:val="1"/>
          <w:rtl w:val="0"/>
          <w:lang w:val="en-US"/>
        </w:rPr>
        <w:t>Chlamydomonas priscuii</w:t>
      </w:r>
      <w:r>
        <w:rPr>
          <w:rtl w:val="0"/>
          <w:lang w:val="en-US"/>
        </w:rPr>
        <w:t xml:space="preserve"> cultures over a series of 32 flashes, as measured through the secondary chlorophyll fluorescence parameter F</w:t>
      </w:r>
      <w:r>
        <w:rPr>
          <w:vertAlign w:val="subscript"/>
          <w:rtl w:val="0"/>
          <w:lang w:val="en-US"/>
        </w:rPr>
        <w:t>V</w:t>
      </w:r>
      <w:r>
        <w:rPr>
          <w:rtl w:val="0"/>
          <w:lang w:val="en-US"/>
        </w:rPr>
        <w:t>/F</w:t>
      </w:r>
      <w:r>
        <w:rPr>
          <w:vertAlign w:val="subscript"/>
          <w:rtl w:val="0"/>
          <w:lang w:val="en-US"/>
        </w:rPr>
        <w:t>M</w:t>
      </w:r>
      <w:r>
        <w:rPr>
          <w:rtl w:val="0"/>
          <w:lang w:val="en-US"/>
        </w:rPr>
        <w:t xml:space="preserve">. Representative conditions include cultures measured at 4 or 12 </w:t>
      </w:r>
      <w:r>
        <w:rPr>
          <w:rtl w:val="0"/>
          <w:lang w:val="en-US"/>
        </w:rPr>
        <w:t>°</w:t>
      </w:r>
      <w:r>
        <w:rPr>
          <w:rtl w:val="0"/>
          <w:lang w:val="es-ES_tradnl"/>
        </w:rPr>
        <w:t xml:space="preserve">C, </w:t>
      </w:r>
      <w:r>
        <w:rPr>
          <w:rtl w:val="0"/>
          <w:lang w:val="en-US"/>
        </w:rPr>
        <w:t xml:space="preserve">with flash spacings of 8 </w:t>
      </w:r>
      <w:r>
        <w:rPr>
          <w:rtl w:val="0"/>
          <w:lang w:val="en-US"/>
        </w:rPr>
        <w:t xml:space="preserve">– </w:t>
      </w:r>
      <w:commentRangeStart w:id="129"/>
      <w:r>
        <w:rPr>
          <w:rtl w:val="0"/>
          <w:lang w:val="en-US"/>
        </w:rPr>
        <w:t>1</w:t>
      </w:r>
      <w:commentRangeEnd w:id="129"/>
      <w:r>
        <w:commentReference w:id="129"/>
      </w:r>
      <w:r>
        <w:rPr>
          <w:rtl w:val="0"/>
          <w:lang w:val="en-US"/>
        </w:rPr>
        <w:t xml:space="preserve"> seconds, equivalent to effective light levels of 0.088 </w:t>
      </w:r>
      <w:r>
        <w:rPr>
          <w:rtl w:val="0"/>
          <w:lang w:val="en-US"/>
        </w:rPr>
        <w:t xml:space="preserve">– </w:t>
      </w:r>
      <w:r>
        <w:rPr>
          <w:rtl w:val="0"/>
          <w:lang w:val="en-US"/>
        </w:rPr>
        <w:t xml:space="preserve">0.708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w:t>
      </w:r>
    </w:p>
    <w:p>
      <w:pPr>
        <w:pStyle w:val="Body"/>
        <w:spacing w:line="240" w:lineRule="auto"/>
        <w:ind w:firstLine="0"/>
        <w:rPr>
          <w:b w:val="1"/>
          <w:bCs w:val="1"/>
          <w:sz w:val="26"/>
          <w:szCs w:val="26"/>
        </w:rPr>
      </w:pPr>
    </w:p>
    <w:p>
      <w:pPr>
        <w:pStyle w:val="Heading 2"/>
        <w:rPr>
          <w:rStyle w:val="page number"/>
        </w:rPr>
      </w:pPr>
      <w:bookmarkStart w:name="_Toc22" w:id="130"/>
      <w:r>
        <w:rPr>
          <w:rStyle w:val="page number"/>
          <w:rFonts w:cs="Arial Unicode MS" w:eastAsia="Arial Unicode MS"/>
          <w:rtl w:val="0"/>
          <w:lang w:val="en-US"/>
        </w:rPr>
        <w:t>Wavelet Analysis</w:t>
      </w:r>
      <w:bookmarkEnd w:id="130"/>
    </w:p>
    <w:p>
      <w:pPr>
        <w:pStyle w:val="Body"/>
      </w:pPr>
      <w:r>
        <w:rPr>
          <w:rtl w:val="0"/>
          <w:lang w:val="en-US"/>
        </w:rPr>
        <w:t>Wavelet transformations were computed for the fluorescence time series of each unique combination of measurement temperature, flash spacing, equivalent to effective light level</w:t>
      </w:r>
      <w:r>
        <w:rPr>
          <w:rStyle w:val="page number"/>
          <w:rtl w:val="0"/>
        </w:rPr>
        <w:t xml:space="preserve">, </w:t>
      </w:r>
      <w:r>
        <w:rPr>
          <w:rtl w:val="0"/>
          <w:lang w:val="en-US"/>
        </w:rPr>
        <w:t xml:space="preserve">growth temperature, and species or strain. Assessing the wavelet power of a 4-step periodicity across conditions, key trends emerge. As exemplified by the polar alga </w:t>
      </w:r>
      <w:r>
        <w:rPr>
          <w:i w:val="1"/>
          <w:iCs w:val="1"/>
          <w:rtl w:val="0"/>
        </w:rPr>
        <w:t>C. priscuii</w:t>
      </w:r>
      <w:r>
        <w:rPr>
          <w:rtl w:val="0"/>
          <w:lang w:val="en-US"/>
        </w:rPr>
        <w:t xml:space="preserve"> (Figure 9A), the average wavelet power declines with increasing flash spacings, equivalent to decreasing effective light levels, and </w:t>
      </w:r>
      <w:ins w:id="131" w:date="2024-04-11T12:35:13Z" w:author="Douglas Campbell">
        <w:r>
          <w:rPr>
            <w:rtl w:val="0"/>
            <w:lang w:val="en-US"/>
          </w:rPr>
          <w:t xml:space="preserve">also </w:t>
        </w:r>
      </w:ins>
      <w:r>
        <w:rPr>
          <w:rtl w:val="0"/>
          <w:lang w:val="en-US"/>
        </w:rPr>
        <w:t xml:space="preserve">with increasing measurement temperatures. While this trend remains in the temperate taxa </w:t>
      </w:r>
      <w:r>
        <w:rPr>
          <w:i w:val="1"/>
          <w:iCs w:val="1"/>
          <w:rtl w:val="0"/>
          <w:lang w:val="de-DE"/>
        </w:rPr>
        <w:t>C</w:t>
      </w:r>
      <w:r>
        <w:rPr>
          <w:i w:val="1"/>
          <w:iCs w:val="1"/>
          <w:rtl w:val="0"/>
          <w:lang w:val="en-US"/>
        </w:rPr>
        <w:t>.</w:t>
      </w:r>
      <w:r>
        <w:rPr>
          <w:i w:val="1"/>
          <w:iCs w:val="1"/>
          <w:rtl w:val="0"/>
          <w:lang w:val="de-DE"/>
        </w:rPr>
        <w:t xml:space="preserve"> reinhardtii</w:t>
      </w:r>
      <w:r>
        <w:rPr>
          <w:i w:val="1"/>
          <w:iCs w:val="1"/>
          <w:rtl w:val="0"/>
          <w:lang w:val="en-US"/>
        </w:rPr>
        <w:t xml:space="preserve"> </w:t>
      </w:r>
      <w:r>
        <w:rPr>
          <w:rtl w:val="0"/>
          <w:lang w:val="en-US"/>
        </w:rPr>
        <w:t xml:space="preserve">(Figure 9B), the wavelet power is consistently lower, suggesting a weaker 4-step periodicity of ChlF in temperate taxa, which is only significant at the </w:t>
      </w:r>
      <w:r>
        <w:rPr>
          <w:rStyle w:val="page number"/>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-60960</wp:posOffset>
                </wp:positionH>
                <wp:positionV relativeFrom="line">
                  <wp:posOffset>227330</wp:posOffset>
                </wp:positionV>
                <wp:extent cx="291739" cy="383177"/>
                <wp:effectExtent l="0" t="0" r="0" b="0"/>
                <wp:wrapNone/>
                <wp:docPr id="1073741833" name="officeArt object" descr="Text Box 6"/>
                <wp:cNvGraphicFramePr/>
                <a:graphic xmlns:a="http://schemas.openxmlformats.org/drawingml/2006/main">
                  <a:graphicData uri="http://schemas.microsoft.com/office/word/2010/wordprocessingShape">
                    <wps:wsp>
                      <wps:cNvSpPr txBox="1"/>
                      <wps:spPr>
                        <a:xfrm>
                          <a:off x="0" y="0"/>
                          <a:ext cx="291739" cy="383177"/>
                        </a:xfrm>
                        <a:prstGeom prst="rect">
                          <a:avLst/>
                        </a:prstGeom>
                        <a:noFill/>
                        <a:ln w="12700" cap="flat">
                          <a:noFill/>
                          <a:miter lim="400000"/>
                        </a:ln>
                        <a:effectLst/>
                      </wps:spPr>
                      <wps:txbx>
                        <w:txbxContent>
                          <w:p>
                            <w:pPr>
                              <w:pStyle w:val="Body A"/>
                              <w:jc w:val="center"/>
                            </w:pPr>
                            <w:r>
                              <w:rPr>
                                <w:b w:val="1"/>
                                <w:bCs w:val="1"/>
                                <w:sz w:val="28"/>
                                <w:szCs w:val="28"/>
                                <w:rtl w:val="0"/>
                                <w:lang w:val="en-US"/>
                              </w:rPr>
                              <w:t>A</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4.8pt;margin-top:17.9pt;width:23.0pt;height:30.2pt;z-index:25166028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b w:val="1"/>
                          <w:bCs w:val="1"/>
                          <w:sz w:val="28"/>
                          <w:szCs w:val="28"/>
                          <w:rtl w:val="0"/>
                          <w:lang w:val="en-US"/>
                        </w:rPr>
                        <w:t>A</w:t>
                      </w:r>
                    </w:p>
                  </w:txbxContent>
                </v:textbox>
                <w10:wrap type="none" side="bothSides" anchorx="text"/>
              </v:shape>
            </w:pict>
          </mc:Fallback>
        </mc:AlternateContent>
      </w:r>
      <w:r>
        <w:rPr>
          <w:rtl w:val="0"/>
          <w:lang w:val="en-US"/>
        </w:rPr>
        <w:t>shorter flash spacings, with higher equivalent light levels</w:t>
      </w:r>
      <w:r>
        <w:rPr>
          <w:rStyle w:val="page number"/>
          <w:rtl w:val="0"/>
        </w:rPr>
        <w:t xml:space="preserve">. </w:t>
      </w:r>
    </w:p>
    <w:p>
      <w:pPr>
        <w:pStyle w:val="Body A"/>
        <w:jc w:val="center"/>
      </w:pPr>
      <w:r>
        <w:rPr>
          <w:rStyle w:val="page number"/>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-58419</wp:posOffset>
                </wp:positionH>
                <wp:positionV relativeFrom="line">
                  <wp:posOffset>3073399</wp:posOffset>
                </wp:positionV>
                <wp:extent cx="291465" cy="382905"/>
                <wp:effectExtent l="0" t="0" r="0" b="0"/>
                <wp:wrapNone/>
                <wp:docPr id="1073741834" name="officeArt object" descr="Text Box 6"/>
                <wp:cNvGraphicFramePr/>
                <a:graphic xmlns:a="http://schemas.openxmlformats.org/drawingml/2006/main">
                  <a:graphicData uri="http://schemas.microsoft.com/office/word/2010/wordprocessingShape">
                    <wps:wsp>
                      <wps:cNvSpPr txBox="1"/>
                      <wps:spPr>
                        <a:xfrm>
                          <a:off x="0" y="0"/>
                          <a:ext cx="291465" cy="382905"/>
                        </a:xfrm>
                        <a:prstGeom prst="rect">
                          <a:avLst/>
                        </a:prstGeom>
                        <a:noFill/>
                        <a:ln w="12700" cap="flat">
                          <a:noFill/>
                          <a:miter lim="400000"/>
                        </a:ln>
                        <a:effectLst/>
                      </wps:spPr>
                      <wps:txbx>
                        <w:txbxContent>
                          <w:p>
                            <w:pPr>
                              <w:pStyle w:val="Body A"/>
                              <w:jc w:val="center"/>
                            </w:pPr>
                            <w:r>
                              <w:rPr>
                                <w:b w:val="1"/>
                                <w:bCs w:val="1"/>
                                <w:sz w:val="28"/>
                                <w:szCs w:val="28"/>
                                <w:rtl w:val="0"/>
                                <w:lang w:val="en-US"/>
                              </w:rPr>
                              <w:t>B</w:t>
                            </w:r>
                          </w:p>
                        </w:txbxContent>
                      </wps:txbx>
                      <wps:bodyPr wrap="square" lIns="45718" tIns="45718" rIns="45718" bIns="45718" numCol="1" anchor="t">
                        <a:noAutofit/>
                      </wps:bodyPr>
                    </wps:wsp>
                  </a:graphicData>
                </a:graphic>
              </wp:anchor>
            </w:drawing>
          </mc:Choice>
          <mc:Fallback>
            <w:pict>
              <v:shape id="_x0000_s1027" type="#_x0000_t202" style="visibility:visible;position:absolute;margin-left:-4.6pt;margin-top:242.0pt;width:22.9pt;height:30.1pt;z-index:25165926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b w:val="1"/>
                          <w:bCs w:val="1"/>
                          <w:sz w:val="28"/>
                          <w:szCs w:val="28"/>
                          <w:rtl w:val="0"/>
                          <w:lang w:val="en-US"/>
                        </w:rPr>
                        <w:t>B</w:t>
                      </w:r>
                    </w:p>
                  </w:txbxContent>
                </v:textbox>
                <w10:wrap type="none" side="bothSides" anchorx="text"/>
              </v:shape>
            </w:pict>
          </mc:Fallback>
        </mc:AlternateContent>
      </w:r>
      <w:r>
        <w:rPr>
          <w14:textOutline w14:w="12700" w14:cap="flat">
            <w14:noFill/>
            <w14:miter w14:lim="400000"/>
          </w14:textOutline>
        </w:rPr>
        <w:drawing xmlns:a="http://schemas.openxmlformats.org/drawingml/2006/main">
          <wp:inline distT="0" distB="0" distL="0" distR="0">
            <wp:extent cx="5760000" cy="3031385"/>
            <wp:effectExtent l="0" t="0" r="0" b="0"/>
            <wp:docPr id="1073741835" name="officeArt object" descr="A diagram of a temperature measure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5" name="A diagram of a temperature measurementDescription automatically generated with medium confidence" descr="A diagram of a temperature measurementDescription automatically generated with medium confidence"/>
                    <pic:cNvPicPr>
                      <a:picLocks noChangeAspect="1"/>
                    </pic:cNvPicPr>
                  </pic:nvPicPr>
                  <pic:blipFill>
                    <a:blip r:embed="rId19">
                      <a:extLst/>
                    </a:blip>
                    <a:stretch>
                      <a:fillRect/>
                    </a:stretch>
                  </pic:blipFill>
                  <pic:spPr>
                    <a:xfrm>
                      <a:off x="0" y="0"/>
                      <a:ext cx="5760000" cy="3031385"/>
                    </a:xfrm>
                    <a:prstGeom prst="rect">
                      <a:avLst/>
                    </a:prstGeom>
                    <a:ln w="12700" cap="flat">
                      <a:noFill/>
                      <a:miter lim="400000"/>
                    </a:ln>
                    <a:effectLst/>
                  </pic:spPr>
                </pic:pic>
              </a:graphicData>
            </a:graphic>
          </wp:inline>
        </w:drawing>
      </w:r>
    </w:p>
    <w:p>
      <w:pPr>
        <w:pStyle w:val="Body A"/>
        <w:jc w:val="center"/>
      </w:pPr>
      <w:r>
        <w:rPr>
          <w14:textOutline w14:w="12700" w14:cap="flat">
            <w14:noFill/>
            <w14:miter w14:lim="400000"/>
          </w14:textOutline>
        </w:rPr>
        <w:drawing xmlns:a="http://schemas.openxmlformats.org/drawingml/2006/main">
          <wp:inline distT="0" distB="0" distL="0" distR="0">
            <wp:extent cx="5760000" cy="3031385"/>
            <wp:effectExtent l="0" t="0" r="0" b="0"/>
            <wp:docPr id="1073741836" name="officeArt object"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screenshot of a graphDescription automatically generated" descr="A screenshot of a graphDescription automatically generated"/>
                    <pic:cNvPicPr>
                      <a:picLocks noChangeAspect="1"/>
                    </pic:cNvPicPr>
                  </pic:nvPicPr>
                  <pic:blipFill>
                    <a:blip r:embed="rId20">
                      <a:extLst/>
                    </a:blip>
                    <a:stretch>
                      <a:fillRect/>
                    </a:stretch>
                  </pic:blipFill>
                  <pic:spPr>
                    <a:xfrm>
                      <a:off x="0" y="0"/>
                      <a:ext cx="5760000" cy="3031385"/>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10</w:t>
      </w:r>
      <w:r>
        <w:rPr>
          <w:rtl w:val="0"/>
          <w:lang w:val="en-US"/>
        </w:rPr>
        <w:t xml:space="preserve">: Sample plot of wavelet power by period of oscillations in the maximum quantum yield of photochemistry in A. Polar </w:t>
      </w:r>
      <w:r>
        <w:rPr>
          <w:i w:val="1"/>
          <w:iCs w:val="1"/>
          <w:rtl w:val="0"/>
          <w:lang w:val="pt-PT"/>
        </w:rPr>
        <w:t>Chlamydomonas priscuii</w:t>
      </w:r>
      <w:r>
        <w:rPr>
          <w:rtl w:val="0"/>
          <w:lang w:val="en-US"/>
        </w:rPr>
        <w:t xml:space="preserve"> and B. Temperate </w:t>
      </w:r>
      <w:r>
        <w:rPr>
          <w:i w:val="1"/>
          <w:iCs w:val="1"/>
          <w:rtl w:val="0"/>
          <w:lang w:val="de-DE"/>
        </w:rPr>
        <w:t xml:space="preserve">Chlamydomonas reinhardtii </w:t>
      </w:r>
      <w:r>
        <w:rPr>
          <w:rtl w:val="0"/>
          <w:lang w:val="en-US"/>
        </w:rPr>
        <w:t xml:space="preserve">cultures across a range of measurement temperatures and flash spacings, with the equivalent </w:t>
      </w:r>
      <w:del w:id="132" w:date="2024-04-11T12:36:31Z" w:author="Douglas Campbell">
        <w:r>
          <w:rPr>
            <w:rtl w:val="0"/>
            <w:lang w:val="en-US"/>
          </w:rPr>
          <w:delText>effective</w:delText>
        </w:r>
      </w:del>
      <w:r>
        <w:rPr>
          <w:rtl w:val="0"/>
          <w:lang w:val="en-US"/>
        </w:rPr>
        <w:t xml:space="preserve"> light </w:t>
      </w:r>
      <w:commentRangeStart w:id="133"/>
      <w:r>
        <w:rPr>
          <w:rtl w:val="0"/>
          <w:lang w:val="en-US"/>
        </w:rPr>
        <w:t>levels</w:t>
      </w:r>
      <w:commentRangeEnd w:id="133"/>
      <w:r>
        <w:commentReference w:id="133"/>
      </w:r>
      <w:r>
        <w:rPr>
          <w:rtl w:val="0"/>
          <w:lang w:val="en-US"/>
        </w:rPr>
        <w:t xml:space="preserve">. </w:t>
      </w:r>
    </w:p>
    <w:p>
      <w:pPr>
        <w:pStyle w:val="Body"/>
      </w:pPr>
      <w:r>
        <w:rPr>
          <w:rtl w:val="0"/>
          <w:lang w:val="pt-PT"/>
        </w:rPr>
        <w:t xml:space="preserve">Polar taxa </w:t>
      </w:r>
      <w:r>
        <w:rPr>
          <w:rStyle w:val="page number"/>
          <w:rtl w:val="0"/>
          <w:lang w:val="en-US"/>
        </w:rPr>
        <w:t>maintained significant 4-step oscillations in F</w:t>
      </w:r>
      <w:r>
        <w:rPr>
          <w:vertAlign w:val="subscript"/>
          <w:rtl w:val="0"/>
        </w:rPr>
        <w:t>v</w:t>
      </w:r>
      <w:r>
        <w:rPr>
          <w:rStyle w:val="page number"/>
          <w:rtl w:val="0"/>
        </w:rPr>
        <w:t>/F</w:t>
      </w:r>
      <w:r>
        <w:rPr>
          <w:vertAlign w:val="subscript"/>
          <w:rtl w:val="0"/>
        </w:rPr>
        <w:t>m</w:t>
      </w:r>
      <w:r>
        <w:rPr>
          <w:rStyle w:val="page number"/>
          <w:rtl w:val="0"/>
        </w:rPr>
        <w:t>,</w:t>
      </w:r>
      <w:r>
        <w:rPr>
          <w:vertAlign w:val="subscript"/>
          <w:rtl w:val="0"/>
        </w:rPr>
        <w:t xml:space="preserve"> </w:t>
      </w:r>
      <w:r>
        <w:rPr>
          <w:rStyle w:val="page number"/>
          <w:rtl w:val="0"/>
          <w:lang w:val="en-US"/>
        </w:rPr>
        <w:t xml:space="preserve">and thus stronger synchronization of PSII S-State cycling across a broader range of measurement conditions, than did their temperate counterparts (Figure 10). The temperate diatom </w:t>
      </w:r>
      <w:r>
        <w:rPr>
          <w:i w:val="1"/>
          <w:iCs w:val="1"/>
          <w:rtl w:val="0"/>
          <w:lang w:val="it-IT"/>
        </w:rPr>
        <w:t>T. pseudonana</w:t>
      </w:r>
      <w:r>
        <w:rPr>
          <w:rStyle w:val="page number"/>
          <w:rtl w:val="0"/>
          <w:lang w:val="en-US"/>
        </w:rPr>
        <w:t xml:space="preserve"> showed significant 4-step ChlF oscillations across 20.57 % of measured conditions, compared to 85% of measured conditions in its polar counterpart, </w:t>
      </w:r>
      <w:r>
        <w:rPr>
          <w:i w:val="1"/>
          <w:iCs w:val="1"/>
          <w:rtl w:val="0"/>
        </w:rPr>
        <w:t>F. cylindrus</w:t>
      </w:r>
      <w:r>
        <w:rPr>
          <w:rStyle w:val="page number"/>
          <w:rtl w:val="0"/>
          <w:lang w:val="en-US"/>
        </w:rPr>
        <w:t xml:space="preserve">. Similarly, significant 4-step ChlF oscillations occurred across 32% and 40 % of measurement conditions for the temperate green algae </w:t>
      </w:r>
      <w:r>
        <w:rPr>
          <w:i w:val="1"/>
          <w:iCs w:val="1"/>
          <w:rtl w:val="0"/>
          <w:lang w:val="pt-PT"/>
        </w:rPr>
        <w:t xml:space="preserve">C. vulgaris </w:t>
      </w:r>
      <w:r>
        <w:rPr>
          <w:rStyle w:val="page number"/>
          <w:rtl w:val="0"/>
          <w:lang w:val="en-US"/>
        </w:rPr>
        <w:t xml:space="preserve">and </w:t>
      </w:r>
      <w:r>
        <w:rPr>
          <w:i w:val="1"/>
          <w:iCs w:val="1"/>
          <w:rtl w:val="0"/>
          <w:lang w:val="de-DE"/>
        </w:rPr>
        <w:t xml:space="preserve">C. reinhardtii, </w:t>
      </w:r>
      <w:r>
        <w:rPr>
          <w:rtl w:val="0"/>
          <w:lang w:val="de-DE"/>
        </w:rPr>
        <w:t>and</w:t>
      </w:r>
      <w:r>
        <w:rPr>
          <w:i w:val="1"/>
          <w:iCs w:val="1"/>
          <w:rtl w:val="0"/>
          <w:lang w:val="de-DE"/>
        </w:rPr>
        <w:t xml:space="preserve"> </w:t>
      </w:r>
      <w:r>
        <w:rPr>
          <w:rStyle w:val="page number"/>
          <w:rtl w:val="0"/>
          <w:lang w:val="en-US"/>
        </w:rPr>
        <w:t xml:space="preserve">60, 73, and 80% of measurement conditions for the polar algae </w:t>
      </w:r>
      <w:r>
        <w:rPr>
          <w:i w:val="1"/>
          <w:iCs w:val="1"/>
          <w:rtl w:val="0"/>
          <w:lang w:val="it-IT"/>
        </w:rPr>
        <w:t>C. ICEMDV</w:t>
      </w:r>
      <w:r>
        <w:rPr>
          <w:rStyle w:val="page number"/>
          <w:rtl w:val="0"/>
        </w:rPr>
        <w:t xml:space="preserve">, </w:t>
      </w:r>
      <w:r>
        <w:rPr>
          <w:i w:val="1"/>
          <w:iCs w:val="1"/>
          <w:rtl w:val="0"/>
        </w:rPr>
        <w:t>C. malina</w:t>
      </w:r>
      <w:r>
        <w:rPr>
          <w:rStyle w:val="page number"/>
          <w:rtl w:val="0"/>
          <w:lang w:val="en-US"/>
        </w:rPr>
        <w:t xml:space="preserve">, and </w:t>
      </w:r>
      <w:r>
        <w:rPr>
          <w:i w:val="1"/>
          <w:iCs w:val="1"/>
          <w:rtl w:val="0"/>
        </w:rPr>
        <w:t>C. priscuii</w:t>
      </w:r>
      <w:r>
        <w:rPr>
          <w:rStyle w:val="page number"/>
          <w:rtl w:val="0"/>
        </w:rPr>
        <w:t xml:space="preserve">. </w:t>
      </w:r>
    </w:p>
    <w:p>
      <w:pPr>
        <w:pStyle w:val="Body A"/>
      </w:pPr>
    </w:p>
    <w:p>
      <w:pPr>
        <w:pStyle w:val="Body A"/>
      </w:pPr>
      <w:r>
        <w:rPr>
          <w:rStyle w:val="page number"/>
        </w:rPr>
        <w:drawing xmlns:a="http://schemas.openxmlformats.org/drawingml/2006/main">
          <wp:inline distT="0" distB="0" distL="0" distR="0">
            <wp:extent cx="5940000" cy="4243040"/>
            <wp:effectExtent l="0" t="0" r="0" b="0"/>
            <wp:docPr id="1073741837" name="officeArt object" descr="A graph of different temperature leve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7" name="A graph of different temperature levelsDescription automatically generated with medium confidence" descr="A graph of different temperature levelsDescription automatically generated with medium confidence"/>
                    <pic:cNvPicPr>
                      <a:picLocks noChangeAspect="1"/>
                    </pic:cNvPicPr>
                  </pic:nvPicPr>
                  <pic:blipFill>
                    <a:blip r:embed="rId21">
                      <a:extLst/>
                    </a:blip>
                    <a:stretch>
                      <a:fillRect/>
                    </a:stretch>
                  </pic:blipFill>
                  <pic:spPr>
                    <a:xfrm>
                      <a:off x="0" y="0"/>
                      <a:ext cx="5940000" cy="4243040"/>
                    </a:xfrm>
                    <a:prstGeom prst="rect">
                      <a:avLst/>
                    </a:prstGeom>
                    <a:ln w="12700" cap="flat">
                      <a:noFill/>
                      <a:miter lim="400000"/>
                    </a:ln>
                    <a:effectLst/>
                  </pic:spPr>
                </pic:pic>
              </a:graphicData>
            </a:graphic>
          </wp:inline>
        </w:drawing>
      </w:r>
    </w:p>
    <w:p>
      <w:pPr>
        <w:pStyle w:val="caption"/>
      </w:pPr>
      <w:r>
        <w:rPr>
          <w:b w:val="1"/>
          <w:bCs w:val="1"/>
          <w:rtl w:val="0"/>
          <w:lang w:val="en-US"/>
        </w:rPr>
        <w:t>Figure 11</w:t>
      </w:r>
      <w:commentRangeStart w:id="134"/>
      <w:r>
        <w:rPr>
          <w:rStyle w:val="page number"/>
          <w:rtl w:val="0"/>
          <w:lang w:val="en-US"/>
        </w:rPr>
        <w:t>:</w:t>
      </w:r>
      <w:commentRangeEnd w:id="134"/>
      <w:r>
        <w:commentReference w:id="134"/>
      </w:r>
      <w:r>
        <w:rPr>
          <w:rStyle w:val="page number"/>
          <w:rtl w:val="0"/>
          <w:lang w:val="en-US"/>
        </w:rPr>
        <w:t xml:space="preserve"> Statistical significance of 4-step oscillations in the maximum quantum yield of PSII photochemistry across polar and temperate phytoplankton taxa, as measured through variable chlorophyll fluorescence.</w:t>
      </w:r>
    </w:p>
    <w:p>
      <w:pPr>
        <w:pStyle w:val="Body"/>
        <w:spacing w:line="240" w:lineRule="auto"/>
        <w:ind w:firstLine="0"/>
      </w:pPr>
    </w:p>
    <w:p>
      <w:pPr>
        <w:pStyle w:val="Heading 2"/>
        <w:rPr>
          <w:rStyle w:val="page number"/>
        </w:rPr>
      </w:pPr>
      <w:bookmarkStart w:name="_Toc23" w:id="135"/>
      <w:r>
        <w:rPr>
          <w:rStyle w:val="page number"/>
          <w:rFonts w:cs="Arial Unicode MS" w:eastAsia="Arial Unicode MS"/>
          <w:rtl w:val="0"/>
          <w:lang w:val="en-US"/>
        </w:rPr>
        <w:t>Generalized Additive Modelling by Deviation from Growth Temperature</w:t>
      </w:r>
      <w:bookmarkEnd w:id="135"/>
    </w:p>
    <w:p>
      <w:pPr>
        <w:pStyle w:val="Body"/>
      </w:pPr>
      <w:r>
        <w:rPr>
          <w:rStyle w:val="page number"/>
          <w:rtl w:val="0"/>
          <w:lang w:val="en-US"/>
        </w:rPr>
        <w:t>Predictions from generalized additive modelling were generated for the damping of S-State-induced chlorophyll fluorescence oscillations, as predicted by the tensor product smooth of the deviation from growth temperature during measurements (</w:t>
      </w:r>
      <w:r>
        <w:rPr>
          <w:rStyle w:val="page number"/>
          <w:rtl w:val="0"/>
          <w:lang w:val="it-IT"/>
        </w:rPr>
        <w:t>°</w:t>
      </w:r>
      <w:r>
        <w:rPr>
          <w:rStyle w:val="page number"/>
          <w:rtl w:val="0"/>
          <w:lang w:val="en-US"/>
        </w:rPr>
        <w:t>C) and the effective light level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tl w:val="0"/>
          <w:lang w:val="fr-FR"/>
        </w:rPr>
        <w:t>; Table 3)</w:t>
      </w:r>
      <w:r>
        <w:rPr>
          <w:rStyle w:val="page number"/>
          <w:rtl w:val="0"/>
          <w:lang w:val="en-US"/>
        </w:rPr>
        <w:t xml:space="preserve"> for each strain. </w:t>
      </w:r>
    </w:p>
    <w:p>
      <w:pPr>
        <w:pStyle w:val="Body"/>
      </w:pPr>
    </w:p>
    <w:p>
      <w:pPr>
        <w:pStyle w:val="caption"/>
      </w:pPr>
      <w:ins w:id="136" w:date="2024-04-11T12:40:12Z" w:author="Douglas Campbell">
        <w:r>
          <w:rPr>
            <w:rFonts w:ascii="Arial Unicode MS" w:cs="Arial Unicode MS" w:hAnsi="Arial Unicode MS" w:eastAsia="Arial Unicode MS"/>
            <w:b w:val="0"/>
            <w:bCs w:val="0"/>
            <w:i w:val="0"/>
            <w:iCs w:val="0"/>
          </w:rPr>
          <w:br w:type="page"/>
        </w:r>
      </w:ins>
      <w:commentRangeStart w:id="137"/>
    </w:p>
    <w:p>
      <w:pPr>
        <w:pStyle w:val="caption"/>
        <w:rPr>
          <w:b w:val="1"/>
          <w:bCs w:val="1"/>
        </w:rPr>
      </w:pPr>
      <w:r>
        <w:rPr>
          <w:b w:val="1"/>
          <w:bCs w:val="1"/>
          <w:rtl w:val="0"/>
          <w:lang w:val="en-US"/>
        </w:rPr>
        <w:t>Table</w:t>
      </w:r>
      <w:commentRangeEnd w:id="137"/>
      <w:r>
        <w:commentReference w:id="137"/>
      </w:r>
      <w:r>
        <w:rPr>
          <w:b w:val="1"/>
          <w:bCs w:val="1"/>
          <w:rtl w:val="0"/>
          <w:lang w:val="en-US"/>
        </w:rPr>
        <w:t xml:space="preserve"> 3</w:t>
      </w:r>
      <w:r>
        <w:rPr>
          <w:rtl w:val="0"/>
          <w:lang w:val="en-US"/>
        </w:rPr>
        <w:t>: Summary statistics by phytoplankton strain of GAM models using the restricted maximum likelihood method to model the response of the damping of S-State-induced chlorophyll fluorescence oscillations to the predictors of deviation from growth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w:t>
      </w:r>
      <w:commentRangeStart w:id="138"/>
      <w:r>
        <w:rPr>
          <w:rtl w:val="0"/>
          <w:lang w:val="en-US"/>
        </w:rPr>
        <w:t xml:space="preserve"> </w:t>
      </w:r>
      <w:commentRangeEnd w:id="138"/>
      <w:r>
        <w:commentReference w:id="138"/>
      </w: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662"/>
        <w:gridCol w:w="1611"/>
        <w:gridCol w:w="1605"/>
        <w:gridCol w:w="1640"/>
        <w:gridCol w:w="1416"/>
        <w:gridCol w:w="1416"/>
      </w:tblGrid>
      <w:tr>
        <w:tblPrEx>
          <w:shd w:val="clear" w:color="auto" w:fill="cad1d7"/>
        </w:tblPrEx>
        <w:trPr>
          <w:trHeight w:val="295" w:hRule="atLeast"/>
        </w:trPr>
        <w:tc>
          <w:tcPr>
            <w:tcW w:type="dxa" w:w="1662"/>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Strain</w:t>
            </w:r>
          </w:p>
        </w:tc>
        <w:tc>
          <w:tcPr>
            <w:tcW w:type="dxa" w:w="4856"/>
            <w:gridSpan w:val="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Significance of smooth term</w:t>
            </w:r>
          </w:p>
        </w:tc>
        <w:tc>
          <w:tcPr>
            <w:tcW w:type="dxa" w:w="141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Adjusted R</w:t>
            </w:r>
            <w:r>
              <w:rPr>
                <w:shd w:val="nil" w:color="auto" w:fill="auto"/>
                <w:vertAlign w:val="superscript"/>
                <w:rtl w:val="0"/>
                <w:lang w:val="en-US"/>
              </w:rPr>
              <w:t>2</w:t>
            </w:r>
          </w:p>
        </w:tc>
        <w:tc>
          <w:tcPr>
            <w:tcW w:type="dxa" w:w="141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Deviance Explained</w:t>
            </w:r>
          </w:p>
        </w:tc>
      </w:tr>
      <w:tr>
        <w:tblPrEx>
          <w:shd w:val="clear" w:color="auto" w:fill="cad1d7"/>
        </w:tblPrEx>
        <w:trPr>
          <w:trHeight w:val="295" w:hRule="atLeast"/>
        </w:trPr>
        <w:tc>
          <w:tcPr>
            <w:tcW w:type="dxa" w:w="1662"/>
            <w:vMerge w:val="continue"/>
            <w:tcBorders>
              <w:top w:val="single" w:color="000000" w:sz="4" w:space="0" w:shadow="0" w:frame="0"/>
              <w:left w:val="nil"/>
              <w:bottom w:val="single" w:color="000000" w:sz="4" w:space="0" w:shadow="0" w:frame="0"/>
              <w:right w:val="nil"/>
            </w:tcBorders>
            <w:shd w:val="clear" w:color="auto" w:fill="auto"/>
          </w:tcPr>
          <w:p/>
        </w:tc>
        <w:tc>
          <w:tcPr>
            <w:tcW w:type="dxa" w:w="161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EDF</w:t>
            </w:r>
          </w:p>
        </w:tc>
        <w:tc>
          <w:tcPr>
            <w:tcW w:type="dxa" w:w="160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 xml:space="preserve">F-ratio </w:t>
            </w:r>
          </w:p>
        </w:tc>
        <w:tc>
          <w:tcPr>
            <w:tcW w:type="dxa" w:w="164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 xml:space="preserve">P-value </w:t>
            </w:r>
          </w:p>
        </w:tc>
        <w:tc>
          <w:tcPr>
            <w:tcW w:type="dxa" w:w="1416"/>
            <w:vMerge w:val="continue"/>
            <w:tcBorders>
              <w:top w:val="single" w:color="000000" w:sz="4" w:space="0" w:shadow="0" w:frame="0"/>
              <w:left w:val="nil"/>
              <w:bottom w:val="single" w:color="000000" w:sz="4" w:space="0" w:shadow="0" w:frame="0"/>
              <w:right w:val="nil"/>
            </w:tcBorders>
            <w:shd w:val="clear" w:color="auto" w:fill="auto"/>
          </w:tcPr>
          <w:p/>
        </w:tc>
        <w:tc>
          <w:tcPr>
            <w:tcW w:type="dxa" w:w="1416"/>
            <w:vMerge w:val="continue"/>
            <w:tcBorders>
              <w:top w:val="single" w:color="000000" w:sz="4" w:space="0" w:shadow="0" w:frame="0"/>
              <w:left w:val="nil"/>
              <w:bottom w:val="single" w:color="000000" w:sz="4" w:space="0" w:shadow="0" w:frame="0"/>
              <w:right w:val="nil"/>
            </w:tcBorders>
            <w:shd w:val="clear" w:color="auto" w:fill="auto"/>
          </w:tcPr>
          <w:p/>
        </w:tc>
      </w:tr>
      <w:tr>
        <w:tblPrEx>
          <w:shd w:val="clear" w:color="auto" w:fill="cad1d7"/>
        </w:tblPrEx>
        <w:trPr>
          <w:trHeight w:val="305" w:hRule="atLeast"/>
        </w:trPr>
        <w:tc>
          <w:tcPr>
            <w:tcW w:type="dxa" w:w="166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F. cylindrus</w:t>
            </w:r>
          </w:p>
        </w:tc>
        <w:tc>
          <w:tcPr>
            <w:tcW w:type="dxa" w:w="1611"/>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7.23</w:t>
            </w:r>
          </w:p>
        </w:tc>
        <w:tc>
          <w:tcPr>
            <w:tcW w:type="dxa" w:w="160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6.82</w:t>
            </w:r>
          </w:p>
        </w:tc>
        <w:tc>
          <w:tcPr>
            <w:tcW w:type="dxa" w:w="164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2.8e-05</w:t>
            </w:r>
          </w:p>
        </w:tc>
        <w:tc>
          <w:tcPr>
            <w:tcW w:type="dxa" w:w="141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0.584</w:t>
            </w:r>
          </w:p>
        </w:tc>
        <w:tc>
          <w:tcPr>
            <w:tcW w:type="dxa" w:w="141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66.1%</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T. pseudonana</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6.08</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9.01</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5.38e-06</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0.674</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73.2%</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ICEMDV</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4.51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6.59</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0.00687</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0.687</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78.8%</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priscuii</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4.31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2.17</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0.115</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0.389</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57.7%</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malina</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4.34</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2.56</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 xml:space="preserve">0.0843 </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0.423</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60.2%</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C. reinhardtii</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6.05</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9.49</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0.000274</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0.786</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85.4%</w:t>
            </w:r>
          </w:p>
        </w:tc>
      </w:tr>
      <w:tr>
        <w:tblPrEx>
          <w:shd w:val="clear" w:color="auto" w:fill="cad1d7"/>
        </w:tblPrEx>
        <w:trPr>
          <w:trHeight w:val="305" w:hRule="atLeast"/>
        </w:trPr>
        <w:tc>
          <w:tcPr>
            <w:tcW w:type="dxa" w:w="166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vulgaris</w:t>
            </w:r>
          </w:p>
        </w:tc>
        <w:tc>
          <w:tcPr>
            <w:tcW w:type="dxa" w:w="161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5.39</w:t>
            </w:r>
          </w:p>
        </w:tc>
        <w:tc>
          <w:tcPr>
            <w:tcW w:type="dxa" w:w="160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13.83</w:t>
            </w:r>
          </w:p>
        </w:tc>
        <w:tc>
          <w:tcPr>
            <w:tcW w:type="dxa" w:w="164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4.08e-06</w:t>
            </w:r>
          </w:p>
        </w:tc>
        <w:tc>
          <w:tcPr>
            <w:tcW w:type="dxa" w:w="141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0.772</w:t>
            </w:r>
          </w:p>
        </w:tc>
        <w:tc>
          <w:tcPr>
            <w:tcW w:type="dxa" w:w="141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82.3%</w:t>
            </w:r>
          </w:p>
        </w:tc>
      </w:tr>
    </w:tbl>
    <w:p>
      <w:pPr>
        <w:pStyle w:val="caption"/>
        <w:widowControl w:val="0"/>
        <w:ind w:left="108" w:hanging="108"/>
        <w:rPr>
          <w:b w:val="1"/>
          <w:bCs w:val="1"/>
        </w:rPr>
      </w:pPr>
    </w:p>
    <w:p>
      <w:pPr>
        <w:pStyle w:val="Body"/>
      </w:pPr>
    </w:p>
    <w:p>
      <w:pPr>
        <w:pStyle w:val="Body"/>
      </w:pPr>
      <w:r>
        <w:rPr>
          <w:rStyle w:val="page number"/>
          <w:rtl w:val="0"/>
          <w:lang w:val="en-US"/>
        </w:rPr>
        <w:t xml:space="preserve">The smoothing term was significant for the polar diatom </w:t>
      </w:r>
      <w:r>
        <w:rPr>
          <w:i w:val="1"/>
          <w:iCs w:val="1"/>
          <w:rtl w:val="0"/>
        </w:rPr>
        <w:t>F. cylindrus</w:t>
      </w:r>
      <w:r>
        <w:rPr>
          <w:rStyle w:val="page number"/>
          <w:rtl w:val="0"/>
          <w:lang w:val="en-US"/>
        </w:rPr>
        <w:t xml:space="preserve"> (F = 6.835, p = 2.8e-05), explaining 66.1% (adjusted R</w:t>
      </w:r>
      <w:r>
        <w:rPr>
          <w:vertAlign w:val="superscript"/>
          <w:rtl w:val="0"/>
        </w:rPr>
        <w:t>2</w:t>
      </w:r>
      <w:r>
        <w:rPr>
          <w:rStyle w:val="page number"/>
          <w:rtl w:val="0"/>
          <w:lang w:val="en-US"/>
        </w:rPr>
        <w:t xml:space="preserve"> = 0.584) of the deviance in the damping index. Similarly, the model of the temperate diatom, </w:t>
      </w:r>
      <w:r>
        <w:rPr>
          <w:i w:val="1"/>
          <w:iCs w:val="1"/>
          <w:shd w:val="clear" w:color="auto" w:fill="ffffff"/>
          <w:rtl w:val="0"/>
          <w:lang w:val="it-IT"/>
        </w:rPr>
        <w:t>T. pseudonana</w:t>
      </w:r>
      <w:r>
        <w:rPr>
          <w:shd w:val="clear" w:color="auto" w:fill="ffffff"/>
          <w:rtl w:val="0"/>
          <w:lang w:val="en-US"/>
        </w:rPr>
        <w:t xml:space="preserve">, produced a significant smoothing term (F = 9.01, p = </w:t>
      </w:r>
      <w:r>
        <w:rPr>
          <w:rStyle w:val="page number"/>
          <w:rtl w:val="0"/>
          <w:lang w:val="en-US"/>
        </w:rPr>
        <w:t>5.38e-06), which accounted for 73.2% of the deviance in the damping index (adjusted R</w:t>
      </w:r>
      <w:r>
        <w:rPr>
          <w:vertAlign w:val="superscript"/>
          <w:rtl w:val="0"/>
        </w:rPr>
        <w:t>2</w:t>
      </w:r>
      <w:r>
        <w:rPr>
          <w:rStyle w:val="page number"/>
          <w:rtl w:val="0"/>
          <w:lang w:val="en-US"/>
        </w:rPr>
        <w:t xml:space="preserve"> = 0.674). These models were used to predict the number of consecutive flashes before the damping of ChlF oscillations for each strain at each combination of deviation from growth temperature during measurements (</w:t>
      </w:r>
      <w:r>
        <w:rPr>
          <w:rStyle w:val="page number"/>
          <w:rtl w:val="0"/>
          <w:lang w:val="it-IT"/>
        </w:rPr>
        <w:t>°</w:t>
      </w:r>
      <w:r>
        <w:rPr>
          <w:rStyle w:val="page number"/>
          <w:rtl w:val="0"/>
          <w:lang w:val="en-US"/>
        </w:rPr>
        <w:t>C) and effective light level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w:t>
      </w:r>
      <w:r>
        <w:rPr>
          <w:rtl w:val="0"/>
          <w:lang w:val="ru-RU"/>
        </w:rPr>
        <w:t>1</w:t>
      </w:r>
      <w:r>
        <w:rPr>
          <w:rStyle w:val="page number"/>
          <w:rtl w:val="0"/>
          <w:lang w:val="it-IT"/>
        </w:rPr>
        <w:t xml:space="preserve">; Figure 11). </w:t>
      </w:r>
    </w:p>
    <w:p>
      <w:pPr>
        <w:pStyle w:val="Body"/>
      </w:pPr>
      <w:r>
        <w:rPr>
          <w:rStyle w:val="page number"/>
          <w:rtl w:val="0"/>
          <w:lang w:val="en-US"/>
        </w:rPr>
        <w:t xml:space="preserve">Both diatom taxa exhibited the longest predicted periodic oscillations in ChlF at higher effective light levels and lower temperatures. Notably, the polar </w:t>
      </w:r>
      <w:r>
        <w:rPr>
          <w:i w:val="1"/>
          <w:iCs w:val="1"/>
          <w:rtl w:val="0"/>
        </w:rPr>
        <w:t>F. cylindrus</w:t>
      </w:r>
      <w:r>
        <w:rPr>
          <w:rStyle w:val="page number"/>
          <w:rtl w:val="0"/>
          <w:lang w:val="en-US"/>
        </w:rPr>
        <w:t xml:space="preserve"> sustained cycling longer than its temperate counterpart, </w:t>
      </w:r>
      <w:r>
        <w:rPr>
          <w:i w:val="1"/>
          <w:iCs w:val="1"/>
          <w:shd w:val="clear" w:color="auto" w:fill="ffffff"/>
          <w:rtl w:val="0"/>
          <w:lang w:val="it-IT"/>
        </w:rPr>
        <w:t>T. pseudonana</w:t>
      </w:r>
      <w:r>
        <w:rPr>
          <w:shd w:val="clear" w:color="auto" w:fill="ffffff"/>
          <w:rtl w:val="0"/>
          <w:lang w:val="en-US"/>
        </w:rPr>
        <w:t>, under comparable conditions. This disparity was particularly prevalent above the growth temperature and when longer spacing between flashes produced lower effective light levels (Figure 11). Under these</w:t>
      </w:r>
      <w:r>
        <w:rPr>
          <w:shd w:val="clear" w:color="auto" w:fill="ffffff"/>
          <w:rtl w:val="0"/>
          <w:lang w:val="fr-FR"/>
        </w:rPr>
        <w:t xml:space="preserve"> conditions, </w:t>
      </w:r>
      <w:r>
        <w:rPr>
          <w:i w:val="1"/>
          <w:iCs w:val="1"/>
          <w:shd w:val="clear" w:color="auto" w:fill="ffffff"/>
          <w:rtl w:val="0"/>
          <w:lang w:val="it-IT"/>
        </w:rPr>
        <w:t>T. pseudonana</w:t>
      </w:r>
      <w:r>
        <w:rPr>
          <w:shd w:val="clear" w:color="auto" w:fill="ffffff"/>
          <w:rtl w:val="0"/>
          <w:lang w:val="en-US"/>
        </w:rPr>
        <w:t xml:space="preserve"> cultures did not retain the significant 4-step </w:t>
      </w:r>
      <w:r>
        <w:rPr>
          <w:rStyle w:val="page number"/>
          <w:rtl w:val="0"/>
          <w:lang w:val="en-US"/>
        </w:rPr>
        <w:t xml:space="preserve">oscillation in ChlF indicative of synchronized S-State cycling. </w:t>
      </w:r>
    </w:p>
    <w:p>
      <w:pPr>
        <w:pStyle w:val="Body A"/>
        <w:jc w:val="center"/>
        <w:rPr>
          <w:b w:val="1"/>
          <w:bCs w:val="1"/>
        </w:rPr>
      </w:pPr>
      <w:r>
        <w:rPr>
          <w:b w:val="1"/>
          <w:bCs w:val="1"/>
          <w14:textOutline w14:w="12700" w14:cap="flat">
            <w14:noFill/>
            <w14:miter w14:lim="400000"/>
          </w14:textOutline>
        </w:rPr>
        <w:drawing xmlns:a="http://schemas.openxmlformats.org/drawingml/2006/main">
          <wp:inline distT="0" distB="0" distL="0" distR="0">
            <wp:extent cx="5580001" cy="3610308"/>
            <wp:effectExtent l="0" t="0" r="0" b="0"/>
            <wp:docPr id="1073741838" name="officeArt object" descr="A diagram of a tempera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8" name="A diagram of a temperatureDescription automatically generated with medium confidence" descr="A diagram of a temperatureDescription automatically generated with medium confidence"/>
                    <pic:cNvPicPr>
                      <a:picLocks noChangeAspect="1"/>
                    </pic:cNvPicPr>
                  </pic:nvPicPr>
                  <pic:blipFill>
                    <a:blip r:embed="rId22">
                      <a:extLst/>
                    </a:blip>
                    <a:stretch>
                      <a:fillRect/>
                    </a:stretch>
                  </pic:blipFill>
                  <pic:spPr>
                    <a:xfrm>
                      <a:off x="0" y="0"/>
                      <a:ext cx="5580001" cy="3610308"/>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12</w:t>
      </w:r>
      <w:r>
        <w:rPr>
          <w:rtl w:val="0"/>
          <w:lang w:val="en-US"/>
        </w:rPr>
        <w:t>: GAM model predictions of the consecutive flashes before the damping of S-State-induced chlorophyll fluorescence oscillations as predicted by the deviation from growth temperature (</w:t>
      </w:r>
      <w:r>
        <w:rPr>
          <w:rtl w:val="0"/>
          <w:lang w:val="en-US"/>
        </w:rPr>
        <w:t>°</w:t>
      </w:r>
      <w:r>
        <w:rPr>
          <w:rtl w:val="0"/>
          <w:lang w:val="pt-PT"/>
        </w:rPr>
        <w:t>C)</w:t>
      </w:r>
      <w:r>
        <w:rPr>
          <w:rtl w:val="0"/>
          <w:lang w:val="en-US"/>
        </w:rPr>
        <w:t xml:space="preserve"> during measurements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with equivalent flash spacings in seconds) experienced by polar and temperate diatoms. White dashed </w:t>
      </w:r>
      <w:ins w:id="139" w:date="2024-04-11T12:41:22Z" w:author="Douglas Campbell">
        <w:r>
          <w:rPr>
            <w:rtl w:val="0"/>
            <w:lang w:val="en-US"/>
          </w:rPr>
          <w:t xml:space="preserve">vertical </w:t>
        </w:r>
      </w:ins>
      <w:r>
        <w:rPr>
          <w:rtl w:val="0"/>
          <w:lang w:val="en-US"/>
        </w:rPr>
        <w:t>lines represent the growth temperatures.</w:t>
      </w:r>
    </w:p>
    <w:p>
      <w:pPr>
        <w:pStyle w:val="Body"/>
      </w:pPr>
    </w:p>
    <w:p>
      <w:pPr>
        <w:pStyle w:val="Body"/>
      </w:pPr>
      <w:r>
        <w:rPr>
          <w:rStyle w:val="page number"/>
          <w:rtl w:val="0"/>
          <w:lang w:val="en-US"/>
        </w:rPr>
        <w:t xml:space="preserve">The GAM outputs varied more among </w:t>
      </w:r>
      <w:ins w:id="140" w:date="2024-04-11T12:41:32Z" w:author="Douglas Campbell">
        <w:r>
          <w:rPr>
            <w:rStyle w:val="page number"/>
            <w:rtl w:val="0"/>
            <w:lang w:val="en-US"/>
          </w:rPr>
          <w:t xml:space="preserve">green </w:t>
        </w:r>
      </w:ins>
      <w:r>
        <w:rPr>
          <w:rStyle w:val="page number"/>
          <w:rtl w:val="0"/>
          <w:lang w:val="en-US"/>
        </w:rPr>
        <w:t xml:space="preserve">algal strains (Table 3). The smoothing term was significant for the temperate strains </w:t>
      </w:r>
      <w:r>
        <w:rPr>
          <w:i w:val="1"/>
          <w:iCs w:val="1"/>
          <w:rtl w:val="0"/>
          <w:lang w:val="de-DE"/>
        </w:rPr>
        <w:t>C. reinhardtii</w:t>
      </w:r>
      <w:r>
        <w:rPr>
          <w:rStyle w:val="page number"/>
          <w:rtl w:val="0"/>
          <w:lang w:val="en-US"/>
        </w:rPr>
        <w:t xml:space="preserve"> (F = 9.49, p = 0.000274) and </w:t>
      </w:r>
      <w:r>
        <w:rPr>
          <w:i w:val="1"/>
          <w:iCs w:val="1"/>
          <w:shd w:val="clear" w:color="auto" w:fill="ffffff"/>
          <w:rtl w:val="0"/>
          <w:lang w:val="pt-PT"/>
        </w:rPr>
        <w:t>C. vulgaris</w:t>
      </w:r>
      <w:r>
        <w:rPr>
          <w:shd w:val="clear" w:color="auto" w:fill="ffffff"/>
          <w:rtl w:val="0"/>
        </w:rPr>
        <w:t xml:space="preserve"> (F = 13.83, p = </w:t>
      </w:r>
      <w:r>
        <w:rPr>
          <w:rStyle w:val="page number"/>
          <w:rtl w:val="0"/>
          <w:lang w:val="en-US"/>
        </w:rPr>
        <w:t>4.08e-06), predicting 85.4% (adjusted R</w:t>
      </w:r>
      <w:r>
        <w:rPr>
          <w:vertAlign w:val="superscript"/>
          <w:rtl w:val="0"/>
        </w:rPr>
        <w:t>2</w:t>
      </w:r>
      <w:r>
        <w:rPr>
          <w:rStyle w:val="page number"/>
          <w:rtl w:val="0"/>
          <w:lang w:val="en-US"/>
        </w:rPr>
        <w:t xml:space="preserve"> = 0.786) and 82.3% (adjusted R</w:t>
      </w:r>
      <w:r>
        <w:rPr>
          <w:vertAlign w:val="superscript"/>
          <w:rtl w:val="0"/>
        </w:rPr>
        <w:t>2</w:t>
      </w:r>
      <w:r>
        <w:rPr>
          <w:rStyle w:val="page number"/>
          <w:rtl w:val="0"/>
          <w:lang w:val="en-US"/>
        </w:rPr>
        <w:t xml:space="preserve"> = 0.772) of the deviance in the damping index, respectively. However, while the smoothing term was significant </w:t>
      </w:r>
      <w:r>
        <w:rPr>
          <w:shd w:val="clear" w:color="auto" w:fill="ffffff"/>
          <w:rtl w:val="0"/>
        </w:rPr>
        <w:t xml:space="preserve">(F = 6.59, p = </w:t>
      </w:r>
      <w:r>
        <w:rPr>
          <w:rStyle w:val="page number"/>
          <w:rtl w:val="0"/>
          <w:lang w:val="en-US"/>
        </w:rPr>
        <w:t>0.00687), predicting 78.8% (adjusted R</w:t>
      </w:r>
      <w:r>
        <w:rPr>
          <w:vertAlign w:val="superscript"/>
          <w:rtl w:val="0"/>
        </w:rPr>
        <w:t>2</w:t>
      </w:r>
      <w:r>
        <w:rPr>
          <w:rStyle w:val="page number"/>
          <w:rtl w:val="0"/>
          <w:lang w:val="en-US"/>
        </w:rPr>
        <w:t xml:space="preserve"> = 0.687) of the deviance for the polar </w:t>
      </w:r>
      <w:r>
        <w:rPr>
          <w:i w:val="1"/>
          <w:iCs w:val="1"/>
          <w:shd w:val="clear" w:color="auto" w:fill="ffffff"/>
          <w:rtl w:val="0"/>
          <w:lang w:val="it-IT"/>
        </w:rPr>
        <w:t>C. ICEMDV</w:t>
      </w:r>
      <w:r>
        <w:rPr>
          <w:shd w:val="clear" w:color="auto" w:fill="ffffff"/>
          <w:rtl w:val="0"/>
          <w:lang w:val="en-US"/>
        </w:rPr>
        <w:t xml:space="preserve">, it was not significant for the other two polar taxa. For </w:t>
      </w:r>
      <w:r>
        <w:rPr>
          <w:i w:val="1"/>
          <w:iCs w:val="1"/>
          <w:shd w:val="clear" w:color="auto" w:fill="ffffff"/>
          <w:rtl w:val="0"/>
        </w:rPr>
        <w:t>C. priscuii</w:t>
      </w:r>
      <w:r>
        <w:rPr>
          <w:shd w:val="clear" w:color="auto" w:fill="ffffff"/>
          <w:rtl w:val="0"/>
          <w:lang w:val="en-US"/>
        </w:rPr>
        <w:t xml:space="preserve">, the statistical evaluation of the </w:t>
      </w:r>
      <w:r>
        <w:rPr>
          <w:rStyle w:val="page number"/>
          <w:rtl w:val="0"/>
          <w:lang w:val="en-US"/>
        </w:rPr>
        <w:t>smoothing term produced an F value of 2.17 and a corresponding p-value of 0.115, explaining only 57.7% (adjusted R</w:t>
      </w:r>
      <w:r>
        <w:rPr>
          <w:vertAlign w:val="superscript"/>
          <w:rtl w:val="0"/>
        </w:rPr>
        <w:t>2</w:t>
      </w:r>
      <w:r>
        <w:rPr>
          <w:rStyle w:val="page number"/>
          <w:rtl w:val="0"/>
          <w:lang w:val="en-US"/>
        </w:rPr>
        <w:t xml:space="preserve"> = 0.389) of the deviance in the response variable. Similarly, the non-significant smoothing term for </w:t>
      </w:r>
      <w:r>
        <w:rPr>
          <w:i w:val="1"/>
          <w:iCs w:val="1"/>
          <w:shd w:val="clear" w:color="auto" w:fill="ffffff"/>
          <w:rtl w:val="0"/>
        </w:rPr>
        <w:t>C. malina</w:t>
      </w:r>
      <w:r>
        <w:rPr>
          <w:shd w:val="clear" w:color="auto" w:fill="ffffff"/>
          <w:rtl w:val="0"/>
        </w:rPr>
        <w:t xml:space="preserve"> (F = </w:t>
      </w:r>
      <w:r>
        <w:rPr>
          <w:rStyle w:val="page number"/>
          <w:rtl w:val="0"/>
          <w:lang w:val="en-US"/>
        </w:rPr>
        <w:t>2.56, p = 0.0843) only explained 60.2% of the deviance in the damping index (adjusted R</w:t>
      </w:r>
      <w:r>
        <w:rPr>
          <w:vertAlign w:val="superscript"/>
          <w:rtl w:val="0"/>
        </w:rPr>
        <w:t>2</w:t>
      </w:r>
      <w:r>
        <w:rPr>
          <w:rStyle w:val="page number"/>
          <w:rtl w:val="0"/>
        </w:rPr>
        <w:t xml:space="preserve"> = 0.423). </w:t>
      </w:r>
    </w:p>
    <w:p>
      <w:pPr>
        <w:pStyle w:val="Body"/>
      </w:pPr>
      <w:r>
        <w:rPr>
          <w:rStyle w:val="page number"/>
          <w:rtl w:val="0"/>
          <w:lang w:val="en-US"/>
        </w:rPr>
        <w:t xml:space="preserve">Overall, model predictions for </w:t>
      </w:r>
      <w:ins w:id="141" w:date="2024-04-11T12:41:45Z" w:author="Douglas Campbell">
        <w:r>
          <w:rPr>
            <w:rStyle w:val="page number"/>
            <w:rtl w:val="0"/>
            <w:lang w:val="en-US"/>
          </w:rPr>
          <w:t xml:space="preserve">green </w:t>
        </w:r>
      </w:ins>
      <w:r>
        <w:rPr>
          <w:rStyle w:val="page number"/>
          <w:rtl w:val="0"/>
          <w:lang w:val="en-US"/>
        </w:rPr>
        <w:t xml:space="preserve">algal strains exhibited a similar pattern to the diatoms, with the longest predicted oscillations in ChlF at measurement conditions with higher effective light levels (shorter spacing between flashes) and lower measurement </w:t>
      </w:r>
      <w:r>
        <w:rPr>
          <w:rtl w:val="0"/>
          <w:lang w:val="fr-FR"/>
        </w:rPr>
        <w:t xml:space="preserve">temperatures </w:t>
      </w:r>
      <w:r>
        <w:rPr>
          <w:rStyle w:val="page number"/>
          <w:rtl w:val="0"/>
          <w:lang w:val="en-US"/>
        </w:rPr>
        <w:t xml:space="preserve">relative to growth temperature (Figure 12). The trends shown by the three strains of polar algae are remarkably consistent, displaying virtually identical patterns and differing by only 1-2 flashes before signal damping, under identical conditions </w:t>
      </w:r>
      <w:r>
        <w:rPr>
          <w:shd w:val="clear" w:color="auto" w:fill="ffffff"/>
          <w:rtl w:val="0"/>
          <w:lang w:val="it-IT"/>
        </w:rPr>
        <w:t>(Figure 12).</w:t>
      </w:r>
      <w:r>
        <w:rPr>
          <w:rStyle w:val="page number"/>
          <w:rtl w:val="0"/>
          <w:lang w:val="en-US"/>
        </w:rPr>
        <w:t xml:space="preserve"> Further, much like the temperate diatoms, the temperate algae </w:t>
      </w:r>
      <w:r>
        <w:rPr>
          <w:i w:val="1"/>
          <w:iCs w:val="1"/>
          <w:rtl w:val="0"/>
          <w:lang w:val="de-DE"/>
        </w:rPr>
        <w:t>C. reinhardtii</w:t>
      </w:r>
      <w:r>
        <w:rPr>
          <w:rStyle w:val="page number"/>
          <w:rtl w:val="0"/>
          <w:lang w:val="en-US"/>
        </w:rPr>
        <w:t xml:space="preserve"> and </w:t>
      </w:r>
      <w:r>
        <w:rPr>
          <w:i w:val="1"/>
          <w:iCs w:val="1"/>
          <w:shd w:val="clear" w:color="auto" w:fill="ffffff"/>
          <w:rtl w:val="0"/>
          <w:lang w:val="pt-PT"/>
        </w:rPr>
        <w:t>C. vulgaris</w:t>
      </w:r>
      <w:r>
        <w:rPr>
          <w:shd w:val="clear" w:color="auto" w:fill="ffffff"/>
          <w:rtl w:val="0"/>
          <w:lang w:val="en-US"/>
        </w:rPr>
        <w:t xml:space="preserve"> did not exhibit significant periodic </w:t>
      </w:r>
      <w:r>
        <w:rPr>
          <w:rStyle w:val="page number"/>
          <w:rtl w:val="0"/>
          <w:lang w:val="en-US"/>
        </w:rPr>
        <w:t>oscillations in ChlF at measurement temperatures near or above their growth temperature and</w:t>
      </w:r>
      <w:r>
        <w:rPr>
          <w:shd w:val="clear" w:color="auto" w:fill="ffffff"/>
          <w:rtl w:val="0"/>
        </w:rPr>
        <w:t xml:space="preserve"> </w:t>
      </w:r>
      <w:r>
        <w:rPr>
          <w:rStyle w:val="page number"/>
          <w:rtl w:val="0"/>
          <w:lang w:val="en-US"/>
        </w:rPr>
        <w:t xml:space="preserve">under the low light conditions produced by longer flash spacings (Figure 12). </w:t>
      </w:r>
      <w:ins w:id="142" w:date="2024-04-11T15:27:44Z" w:author="Douglas Campbell">
        <w:r>
          <w:rPr>
            <w:rStyle w:val="page number"/>
            <w:rFonts w:ascii="Arial Unicode MS" w:cs="Arial Unicode MS" w:hAnsi="Arial Unicode MS" w:eastAsia="Arial Unicode MS"/>
            <w:b w:val="0"/>
            <w:bCs w:val="0"/>
            <w:i w:val="0"/>
            <w:iCs w:val="0"/>
          </w:rPr>
          <w:br w:type="page"/>
        </w:r>
      </w:ins>
    </w:p>
    <w:p>
      <w:pPr>
        <w:pStyle w:val="Body"/>
      </w:pPr>
    </w:p>
    <w:p>
      <w:pPr>
        <w:pStyle w:val="Body A"/>
        <w:jc w:val="center"/>
      </w:pPr>
      <w:r>
        <w:rPr>
          <w:shd w:val="clear" w:color="auto" w:fill="ffffff"/>
          <w14:textOutline w14:w="12700" w14:cap="flat">
            <w14:noFill/>
            <w14:miter w14:lim="400000"/>
          </w14:textOutline>
        </w:rPr>
        <w:drawing xmlns:a="http://schemas.openxmlformats.org/drawingml/2006/main">
          <wp:inline distT="0" distB="0" distL="0" distR="0">
            <wp:extent cx="4298623" cy="5641944"/>
            <wp:effectExtent l="0" t="0" r="0" b="0"/>
            <wp:docPr id="1073741839" name="officeArt object"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9" name="A diagram of a graphDescription automatically generated with medium confidence" descr="A diagram of a graphDescription automatically generated with medium confidence"/>
                    <pic:cNvPicPr>
                      <a:picLocks noChangeAspect="1"/>
                    </pic:cNvPicPr>
                  </pic:nvPicPr>
                  <pic:blipFill>
                    <a:blip r:embed="rId23">
                      <a:extLst/>
                    </a:blip>
                    <a:stretch>
                      <a:fillRect/>
                    </a:stretch>
                  </pic:blipFill>
                  <pic:spPr>
                    <a:xfrm>
                      <a:off x="0" y="0"/>
                      <a:ext cx="4298623" cy="5641944"/>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13</w:t>
      </w:r>
      <w:r>
        <w:rPr>
          <w:rtl w:val="0"/>
          <w:lang w:val="en-US"/>
        </w:rPr>
        <w:t>: GAM model predictions of the consecutive flashes before the damping of S-State-induced chlorophyll fluorescence oscillations as predicted by the deviation from growth temperature (</w:t>
      </w:r>
      <w:r>
        <w:rPr>
          <w:rtl w:val="0"/>
          <w:lang w:val="en-US"/>
        </w:rPr>
        <w:t>°</w:t>
      </w:r>
      <w:r>
        <w:rPr>
          <w:rtl w:val="0"/>
          <w:lang w:val="pt-PT"/>
        </w:rPr>
        <w:t>C)</w:t>
      </w:r>
      <w:r>
        <w:rPr>
          <w:rtl w:val="0"/>
          <w:lang w:val="en-US"/>
        </w:rPr>
        <w:t xml:space="preserve"> during measurements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with equivalent flash spacings in seconds) experienced by polar and temperate green algae. Dashed lines represent the growth temperatures.</w:t>
      </w:r>
    </w:p>
    <w:p>
      <w:pPr>
        <w:pStyle w:val="Heading 2"/>
      </w:pPr>
      <w:ins w:id="143" w:date="2024-04-11T15:27:52Z" w:author="Douglas Campbell">
        <w:r>
          <w:rPr>
            <w:rFonts w:ascii="Arial Unicode MS" w:cs="Arial Unicode MS" w:hAnsi="Arial Unicode MS" w:eastAsia="Arial Unicode MS"/>
            <w:b w:val="0"/>
            <w:bCs w:val="0"/>
            <w:i w:val="0"/>
            <w:iCs w:val="0"/>
          </w:rPr>
          <w:br w:type="page"/>
        </w:r>
      </w:ins>
    </w:p>
    <w:p>
      <w:pPr>
        <w:pStyle w:val="Heading 2"/>
      </w:pPr>
      <w:bookmarkStart w:name="_Toc24" w:id="144"/>
      <w:r>
        <w:rPr>
          <w:rStyle w:val="page number"/>
          <w:rFonts w:cs="Arial Unicode MS" w:eastAsia="Arial Unicode MS"/>
          <w:rtl w:val="0"/>
          <w:lang w:val="en-US"/>
        </w:rPr>
        <w:t>Generalized Additive Modelling By Measurement Temperature</w:t>
      </w:r>
      <w:bookmarkEnd w:id="144"/>
    </w:p>
    <w:p>
      <w:pPr>
        <w:pStyle w:val="Body"/>
        <w:rPr>
          <w:shd w:val="clear" w:color="auto" w:fill="ffffff"/>
        </w:rPr>
      </w:pPr>
      <w:r>
        <w:rPr>
          <w:rStyle w:val="page number"/>
          <w:rtl w:val="0"/>
          <w:lang w:val="en-US"/>
        </w:rPr>
        <w:t xml:space="preserve">To facilitate comparison across actual measurement temperatures, additional generalized additive models were fit to the data. For </w:t>
      </w:r>
      <w:r>
        <w:rPr>
          <w:i w:val="1"/>
          <w:iCs w:val="1"/>
          <w:shd w:val="clear" w:color="auto" w:fill="ffffff"/>
          <w:rtl w:val="0"/>
        </w:rPr>
        <w:t xml:space="preserve">T. pseudonana, C. ICEMDV, C. priscuii, C. malina, </w:t>
      </w:r>
      <w:r>
        <w:rPr>
          <w:i w:val="1"/>
          <w:iCs w:val="1"/>
          <w:rtl w:val="0"/>
          <w:lang w:val="de-DE"/>
        </w:rPr>
        <w:t xml:space="preserve">C. reinhardtii, </w:t>
      </w:r>
      <w:r>
        <w:rPr>
          <w:rStyle w:val="page number"/>
          <w:rtl w:val="0"/>
          <w:lang w:val="en-US"/>
        </w:rPr>
        <w:t xml:space="preserve">and </w:t>
      </w:r>
      <w:r>
        <w:rPr>
          <w:i w:val="1"/>
          <w:iCs w:val="1"/>
          <w:shd w:val="clear" w:color="auto" w:fill="ffffff"/>
          <w:rtl w:val="0"/>
          <w:lang w:val="pt-PT"/>
        </w:rPr>
        <w:t xml:space="preserve">C. vulgaris, </w:t>
      </w:r>
      <w:r>
        <w:rPr>
          <w:shd w:val="clear" w:color="auto" w:fill="ffffff"/>
          <w:rtl w:val="0"/>
          <w:lang w:val="en-US"/>
        </w:rPr>
        <w:t xml:space="preserve">replicate cultures of the strain were grown at the same temperatures. Therefore, the GAMs generated for these strains encompass a different temperature range but are represented by the same summary statistics (Table 4). Conversely, the polar diatom </w:t>
      </w:r>
      <w:r>
        <w:rPr>
          <w:i w:val="1"/>
          <w:iCs w:val="1"/>
          <w:rtl w:val="0"/>
        </w:rPr>
        <w:t>F. cylindrus</w:t>
      </w:r>
      <w:r>
        <w:rPr>
          <w:rStyle w:val="page number"/>
          <w:rtl w:val="0"/>
          <w:lang w:val="en-US"/>
        </w:rPr>
        <w:t xml:space="preserve"> was cultured at both 0 and 6</w:t>
      </w:r>
      <w:r>
        <w:rPr>
          <w:rStyle w:val="page number"/>
          <w:rtl w:val="0"/>
          <w:lang w:val="it-IT"/>
        </w:rPr>
        <w:t>°</w:t>
      </w:r>
      <w:r>
        <w:rPr>
          <w:rStyle w:val="page number"/>
          <w:rtl w:val="0"/>
          <w:lang w:val="en-US"/>
        </w:rPr>
        <w:t xml:space="preserve">C. Thus, separate models were fit for each </w:t>
      </w:r>
      <w:r>
        <w:rPr>
          <w:i w:val="1"/>
          <w:iCs w:val="1"/>
          <w:rtl w:val="0"/>
        </w:rPr>
        <w:t>F. cylindrus</w:t>
      </w:r>
      <w:r>
        <w:rPr>
          <w:rStyle w:val="page number"/>
          <w:rtl w:val="0"/>
          <w:lang w:val="en-US"/>
        </w:rPr>
        <w:t xml:space="preserve"> culture to account for possible physiological differences resulting from the distinct growth </w:t>
      </w:r>
      <w:r>
        <w:rPr>
          <w:shd w:val="clear" w:color="auto" w:fill="ffffff"/>
          <w:rtl w:val="0"/>
          <w:lang w:val="fr-FR"/>
        </w:rPr>
        <w:t xml:space="preserve">conditions. </w:t>
      </w:r>
    </w:p>
    <w:p>
      <w:pPr>
        <w:pStyle w:val="Body"/>
        <w:rPr>
          <w:shd w:val="clear" w:color="auto" w:fill="ffffff"/>
        </w:rPr>
      </w:pPr>
      <w:r>
        <w:rPr>
          <w:shd w:val="clear" w:color="auto" w:fill="ffffff"/>
          <w:rtl w:val="0"/>
          <w:lang w:val="en-US"/>
        </w:rPr>
        <w:t xml:space="preserve">The smoothing term was significant for both </w:t>
      </w:r>
      <w:r>
        <w:rPr>
          <w:i w:val="1"/>
          <w:iCs w:val="1"/>
          <w:rtl w:val="0"/>
        </w:rPr>
        <w:t xml:space="preserve">F. cylindrus </w:t>
      </w:r>
      <w:r>
        <w:rPr>
          <w:rtl w:val="0"/>
          <w:lang w:val="fr-FR"/>
        </w:rPr>
        <w:t>cultures (0</w:t>
      </w:r>
      <w:r>
        <w:rPr>
          <w:rStyle w:val="page number"/>
          <w:rtl w:val="0"/>
          <w:lang w:val="it-IT"/>
        </w:rPr>
        <w:t>°</w:t>
      </w:r>
      <w:r>
        <w:rPr>
          <w:rStyle w:val="page number"/>
          <w:rtl w:val="0"/>
        </w:rPr>
        <w:t>C F = 4.46, p = 0.00827; 6</w:t>
      </w:r>
      <w:r>
        <w:rPr>
          <w:rStyle w:val="page number"/>
          <w:rtl w:val="0"/>
          <w:lang w:val="it-IT"/>
        </w:rPr>
        <w:t>°</w:t>
      </w:r>
      <w:r>
        <w:rPr>
          <w:rStyle w:val="page number"/>
          <w:rtl w:val="0"/>
          <w:lang w:val="en-US"/>
        </w:rPr>
        <w:t xml:space="preserve">C F = 3.42, p = 0.0279). However, while the model accounted for 73.4% of the deviance in the damping response of </w:t>
      </w:r>
      <w:r>
        <w:rPr>
          <w:i w:val="1"/>
          <w:iCs w:val="1"/>
          <w:rtl w:val="0"/>
        </w:rPr>
        <w:t xml:space="preserve">F. cylindrus </w:t>
      </w:r>
      <w:r>
        <w:rPr>
          <w:rStyle w:val="page number"/>
          <w:rtl w:val="0"/>
          <w:lang w:val="en-US"/>
        </w:rPr>
        <w:t>grown at 0</w:t>
      </w:r>
      <w:r>
        <w:rPr>
          <w:rStyle w:val="page number"/>
          <w:rtl w:val="0"/>
          <w:lang w:val="it-IT"/>
        </w:rPr>
        <w:t>°</w:t>
      </w:r>
      <w:r>
        <w:rPr>
          <w:rStyle w:val="page number"/>
          <w:rtl w:val="0"/>
          <w:lang w:val="en-US"/>
        </w:rPr>
        <w:t>C (adjusted R</w:t>
      </w:r>
      <w:r>
        <w:rPr>
          <w:vertAlign w:val="superscript"/>
          <w:rtl w:val="0"/>
        </w:rPr>
        <w:t>2</w:t>
      </w:r>
      <w:r>
        <w:rPr>
          <w:rStyle w:val="page number"/>
          <w:rtl w:val="0"/>
          <w:lang w:val="en-US"/>
        </w:rPr>
        <w:t xml:space="preserve"> = 0.609), it only accounted for 65.1% (adjusted R</w:t>
      </w:r>
      <w:r>
        <w:rPr>
          <w:vertAlign w:val="superscript"/>
          <w:rtl w:val="0"/>
        </w:rPr>
        <w:t>2</w:t>
      </w:r>
      <w:r>
        <w:rPr>
          <w:rStyle w:val="page number"/>
          <w:rtl w:val="0"/>
        </w:rPr>
        <w:t xml:space="preserve"> = 0.509) in </w:t>
      </w:r>
      <w:r>
        <w:rPr>
          <w:i w:val="1"/>
          <w:iCs w:val="1"/>
          <w:rtl w:val="0"/>
        </w:rPr>
        <w:t xml:space="preserve">F. cylindrus </w:t>
      </w:r>
      <w:r>
        <w:rPr>
          <w:rStyle w:val="page number"/>
          <w:rtl w:val="0"/>
          <w:lang w:val="en-US"/>
        </w:rPr>
        <w:t>grown at 6</w:t>
      </w:r>
      <w:r>
        <w:rPr>
          <w:rStyle w:val="page number"/>
          <w:rtl w:val="0"/>
          <w:lang w:val="it-IT"/>
        </w:rPr>
        <w:t>°</w:t>
      </w:r>
      <w:r>
        <w:rPr>
          <w:rtl w:val="0"/>
          <w:lang w:val="fr-FR"/>
        </w:rPr>
        <w:t xml:space="preserve">C (Table 4). </w:t>
      </w:r>
    </w:p>
    <w:p>
      <w:pPr>
        <w:pStyle w:val="caption"/>
      </w:pPr>
      <w:ins w:id="145" w:date="2024-04-11T12:43:01Z" w:author="Douglas Campbell">
        <w:r>
          <w:rPr>
            <w:rFonts w:ascii="Arial Unicode MS" w:cs="Arial Unicode MS" w:hAnsi="Arial Unicode MS" w:eastAsia="Arial Unicode MS"/>
            <w:b w:val="0"/>
            <w:bCs w:val="0"/>
            <w:i w:val="0"/>
            <w:iCs w:val="0"/>
            <w:shd w:val="clear" w:color="auto" w:fill="ffffff"/>
          </w:rPr>
          <w:br w:type="page"/>
        </w:r>
      </w:ins>
    </w:p>
    <w:p>
      <w:pPr>
        <w:pStyle w:val="caption"/>
        <w:rPr>
          <w:b w:val="1"/>
          <w:bCs w:val="1"/>
        </w:rPr>
      </w:pPr>
      <w:r>
        <w:rPr>
          <w:b w:val="1"/>
          <w:bCs w:val="1"/>
          <w:rtl w:val="0"/>
          <w:lang w:val="en-US"/>
        </w:rPr>
        <w:t>Table 4</w:t>
      </w:r>
      <w:r>
        <w:rPr>
          <w:rtl w:val="0"/>
          <w:lang w:val="en-US"/>
        </w:rPr>
        <w:t>: Summary statistics by phytoplankton strain of GAM models using the restricted maximum likelihood method to model the response of the damping of S-State-induced chlorophyll fluorescence oscillations to the predictors of measurement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w:t>
      </w:r>
      <w:commentRangeStart w:id="146"/>
      <w:r>
        <w:rPr>
          <w:rtl w:val="0"/>
          <w:lang w:val="en-US"/>
        </w:rPr>
        <w:t xml:space="preserve"> </w:t>
      </w:r>
      <w:commentRangeEnd w:id="146"/>
      <w:r>
        <w:commentReference w:id="146"/>
      </w: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2977"/>
        <w:gridCol w:w="1134"/>
        <w:gridCol w:w="1559"/>
        <w:gridCol w:w="1134"/>
        <w:gridCol w:w="1276"/>
        <w:gridCol w:w="1270"/>
      </w:tblGrid>
      <w:tr>
        <w:tblPrEx>
          <w:shd w:val="clear" w:color="auto" w:fill="cad1d7"/>
        </w:tblPrEx>
        <w:trPr>
          <w:trHeight w:val="295" w:hRule="atLeast"/>
        </w:trPr>
        <w:tc>
          <w:tcPr>
            <w:tcW w:type="dxa" w:w="2977"/>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Strain</w:t>
            </w:r>
          </w:p>
        </w:tc>
        <w:tc>
          <w:tcPr>
            <w:tcW w:type="dxa" w:w="3827"/>
            <w:gridSpan w:val="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Significance of smooth term</w:t>
            </w:r>
          </w:p>
        </w:tc>
        <w:tc>
          <w:tcPr>
            <w:tcW w:type="dxa" w:w="127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Adjusted R</w:t>
            </w:r>
            <w:r>
              <w:rPr>
                <w:shd w:val="nil" w:color="auto" w:fill="auto"/>
                <w:vertAlign w:val="superscript"/>
                <w:rtl w:val="0"/>
                <w:lang w:val="en-US"/>
              </w:rPr>
              <w:t>2</w:t>
            </w:r>
          </w:p>
        </w:tc>
        <w:tc>
          <w:tcPr>
            <w:tcW w:type="dxa" w:w="1270"/>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Deviance Explained</w:t>
            </w:r>
          </w:p>
        </w:tc>
      </w:tr>
      <w:tr>
        <w:tblPrEx>
          <w:shd w:val="clear" w:color="auto" w:fill="cad1d7"/>
        </w:tblPrEx>
        <w:trPr>
          <w:trHeight w:val="295" w:hRule="atLeast"/>
        </w:trPr>
        <w:tc>
          <w:tcPr>
            <w:tcW w:type="dxa" w:w="2977"/>
            <w:vMerge w:val="continue"/>
            <w:tcBorders>
              <w:top w:val="single" w:color="000000" w:sz="4" w:space="0" w:shadow="0" w:frame="0"/>
              <w:left w:val="nil"/>
              <w:bottom w:val="single" w:color="000000" w:sz="4" w:space="0" w:shadow="0" w:frame="0"/>
              <w:right w:val="nil"/>
            </w:tcBorders>
            <w:shd w:val="clear" w:color="auto" w:fill="auto"/>
          </w:tcP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EDF</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F-ratio</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P-value</w:t>
            </w:r>
          </w:p>
        </w:tc>
        <w:tc>
          <w:tcPr>
            <w:tcW w:type="dxa" w:w="1276"/>
            <w:vMerge w:val="continue"/>
            <w:tcBorders>
              <w:top w:val="single" w:color="000000" w:sz="4" w:space="0" w:shadow="0" w:frame="0"/>
              <w:left w:val="nil"/>
              <w:bottom w:val="single" w:color="000000" w:sz="4" w:space="0" w:shadow="0" w:frame="0"/>
              <w:right w:val="nil"/>
            </w:tcBorders>
            <w:shd w:val="clear" w:color="auto" w:fill="auto"/>
          </w:tcPr>
          <w:p/>
        </w:tc>
        <w:tc>
          <w:tcPr>
            <w:tcW w:type="dxa" w:w="1270"/>
            <w:vMerge w:val="continue"/>
            <w:tcBorders>
              <w:top w:val="single" w:color="000000" w:sz="4" w:space="0" w:shadow="0" w:frame="0"/>
              <w:left w:val="nil"/>
              <w:bottom w:val="single" w:color="000000" w:sz="4" w:space="0" w:shadow="0" w:frame="0"/>
              <w:right w:val="nil"/>
            </w:tcBorders>
            <w:shd w:val="clear" w:color="auto" w:fill="auto"/>
          </w:tcPr>
          <w:p/>
        </w:tc>
      </w:tr>
      <w:tr>
        <w:tblPrEx>
          <w:shd w:val="clear" w:color="auto" w:fill="cad1d7"/>
        </w:tblPrEx>
        <w:trPr>
          <w:trHeight w:val="305" w:hRule="atLeast"/>
        </w:trPr>
        <w:tc>
          <w:tcPr>
            <w:tcW w:type="dxa" w:w="2977"/>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 xml:space="preserve">F. cylindrus </w:t>
            </w:r>
            <w:r>
              <w:rPr>
                <w:shd w:val="nil" w:color="auto" w:fill="auto"/>
                <w:rtl w:val="0"/>
                <w:lang w:val="en-US"/>
              </w:rPr>
              <w:t>(grown at 0</w:t>
            </w:r>
            <w:r>
              <w:rPr>
                <w:shd w:val="nil" w:color="auto" w:fill="auto"/>
                <w:rtl w:val="0"/>
                <w:lang w:val="en-US"/>
              </w:rPr>
              <w:t>°</w:t>
            </w:r>
            <w:r>
              <w:rPr>
                <w:shd w:val="nil" w:color="auto" w:fill="auto"/>
                <w:rtl w:val="0"/>
                <w:lang w:val="en-US"/>
              </w:rPr>
              <w:t>C)</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6.06</w:t>
            </w:r>
          </w:p>
        </w:tc>
        <w:tc>
          <w:tcPr>
            <w:tcW w:type="dxa" w:w="1559"/>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4.46</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0.00827</w:t>
            </w:r>
          </w:p>
        </w:tc>
        <w:tc>
          <w:tcPr>
            <w:tcW w:type="dxa" w:w="127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0.609</w:t>
            </w:r>
          </w:p>
        </w:tc>
        <w:tc>
          <w:tcPr>
            <w:tcW w:type="dxa" w:w="127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73.4%</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 xml:space="preserve">F. cylindrus </w:t>
            </w:r>
            <w:r>
              <w:rPr>
                <w:shd w:val="nil" w:color="auto" w:fill="auto"/>
                <w:rtl w:val="0"/>
                <w:lang w:val="en-US"/>
              </w:rPr>
              <w:t>(grown at 6</w:t>
            </w:r>
            <w:r>
              <w:rPr>
                <w:shd w:val="nil" w:color="auto" w:fill="auto"/>
                <w:rtl w:val="0"/>
                <w:lang w:val="en-US"/>
              </w:rPr>
              <w:t>°</w:t>
            </w:r>
            <w:r>
              <w:rPr>
                <w:shd w:val="nil" w:color="auto" w:fill="auto"/>
                <w:rtl w:val="0"/>
                <w:lang w:val="en-US"/>
              </w:rPr>
              <w:t>C)</w:t>
            </w:r>
          </w:p>
        </w:tc>
        <w:tc>
          <w:tcPr>
            <w:tcW w:type="dxa" w:w="1134"/>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5.49</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3.42</w:t>
            </w:r>
          </w:p>
        </w:tc>
        <w:tc>
          <w:tcPr>
            <w:tcW w:type="dxa" w:w="1134"/>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pPr>
            <w:r>
              <w:rPr>
                <w:shd w:val="nil" w:color="auto" w:fill="auto"/>
                <w:rtl w:val="0"/>
                <w:lang w:val="en-US"/>
              </w:rPr>
              <w:t>0.0279</w:t>
            </w:r>
          </w:p>
        </w:tc>
        <w:tc>
          <w:tcPr>
            <w:tcW w:type="dxa" w:w="1276"/>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0.509</w:t>
            </w:r>
          </w:p>
        </w:tc>
        <w:tc>
          <w:tcPr>
            <w:tcW w:type="dxa" w:w="1270"/>
            <w:tcBorders>
              <w:top w:val="nil"/>
              <w:left w:val="nil"/>
              <w:bottom w:val="nil"/>
              <w:right w:val="nil"/>
            </w:tcBorders>
            <w:shd w:val="clear" w:color="auto" w:fill="auto"/>
            <w:tcMar>
              <w:top w:type="dxa" w:w="80"/>
              <w:left w:type="dxa" w:w="80"/>
              <w:bottom w:type="dxa" w:w="80"/>
              <w:right w:type="dxa" w:w="80"/>
            </w:tcMar>
            <w:vAlign w:val="center"/>
          </w:tcPr>
          <w:p>
            <w:pPr>
              <w:pStyle w:val="Body A"/>
              <w:spacing w:line="240" w:lineRule="auto"/>
              <w:ind w:firstLine="0"/>
              <w:jc w:val="center"/>
            </w:pPr>
            <w:r>
              <w:rPr>
                <w:shd w:val="nil" w:color="auto" w:fill="auto"/>
                <w:rtl w:val="0"/>
                <w:lang w:val="en-US"/>
              </w:rPr>
              <w:t>65.1%</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T. pseudonana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6.08</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9.01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5.38e-06</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0.674</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73.2%</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ICEMDV</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4.51</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6.59</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0.00687</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0.687</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78.8%</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priscuii</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4.31</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2.17</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0.115</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0.389</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57.7%</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malina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4.34</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2.56</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0.0843</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0.423</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60.2%</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nil" w:color="auto" w:fill="auto"/>
                <w:rtl w:val="0"/>
                <w:lang w:val="en-US"/>
              </w:rPr>
              <w:t>C. reinhardtii</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6.05</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9.49</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0.000274</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0.786</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85.4%</w:t>
            </w:r>
          </w:p>
        </w:tc>
      </w:tr>
      <w:tr>
        <w:tblPrEx>
          <w:shd w:val="clear" w:color="auto" w:fill="cad1d7"/>
        </w:tblPrEx>
        <w:trPr>
          <w:trHeight w:val="305" w:hRule="atLeast"/>
        </w:trPr>
        <w:tc>
          <w:tcPr>
            <w:tcW w:type="dxa" w:w="297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i w:val="1"/>
                <w:iCs w:val="1"/>
                <w:shd w:val="clear" w:color="auto" w:fill="ffffff"/>
                <w:rtl w:val="0"/>
                <w:lang w:val="en-US"/>
              </w:rPr>
              <w:t>C. vulgaris</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5.39</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13.83</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pPr>
            <w:r>
              <w:rPr>
                <w:shd w:val="nil" w:color="auto" w:fill="auto"/>
                <w:rtl w:val="0"/>
                <w:lang w:val="en-US"/>
              </w:rPr>
              <w:t>4.08e-06</w:t>
            </w:r>
          </w:p>
        </w:tc>
        <w:tc>
          <w:tcPr>
            <w:tcW w:type="dxa" w:w="127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0.772</w:t>
            </w:r>
          </w:p>
        </w:tc>
        <w:tc>
          <w:tcPr>
            <w:tcW w:type="dxa" w:w="127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spacing w:line="240" w:lineRule="auto"/>
              <w:ind w:firstLine="0"/>
              <w:jc w:val="center"/>
            </w:pPr>
            <w:r>
              <w:rPr>
                <w:shd w:val="nil" w:color="auto" w:fill="auto"/>
                <w:rtl w:val="0"/>
                <w:lang w:val="en-US"/>
              </w:rPr>
              <w:t>82.3%</w:t>
            </w:r>
          </w:p>
        </w:tc>
      </w:tr>
    </w:tbl>
    <w:p>
      <w:pPr>
        <w:pStyle w:val="caption"/>
        <w:widowControl w:val="0"/>
        <w:ind w:left="108" w:hanging="108"/>
        <w:rPr>
          <w:b w:val="1"/>
          <w:bCs w:val="1"/>
        </w:rPr>
      </w:pPr>
    </w:p>
    <w:p>
      <w:pPr>
        <w:pStyle w:val="Body A"/>
      </w:pPr>
    </w:p>
    <w:p>
      <w:pPr>
        <w:pStyle w:val="Body"/>
      </w:pPr>
      <w:r>
        <w:rPr>
          <w:rStyle w:val="page number"/>
          <w:rtl w:val="0"/>
          <w:lang w:val="en-US"/>
        </w:rPr>
        <w:t xml:space="preserve">Although measured at the same range of temperatures, the two </w:t>
      </w:r>
      <w:r>
        <w:rPr>
          <w:i w:val="1"/>
          <w:iCs w:val="1"/>
          <w:rtl w:val="0"/>
        </w:rPr>
        <w:t>F. cylindrus</w:t>
      </w:r>
      <w:r>
        <w:rPr>
          <w:rtl w:val="0"/>
          <w:lang w:val="fr-FR"/>
        </w:rPr>
        <w:t xml:space="preserve"> cultures </w:t>
      </w:r>
      <w:r>
        <w:rPr>
          <w:rStyle w:val="page number"/>
          <w:rtl w:val="0"/>
          <w:lang w:val="en-US"/>
        </w:rPr>
        <w:t xml:space="preserve">from different growth temperatures exhibited different trends in ChlF </w:t>
      </w:r>
      <w:commentRangeStart w:id="147"/>
      <w:r>
        <w:rPr>
          <w:rtl w:val="0"/>
          <w:lang w:val="fr-FR"/>
        </w:rPr>
        <w:t>oscillations</w:t>
      </w:r>
      <w:commentRangeEnd w:id="147"/>
      <w:r>
        <w:commentReference w:id="147"/>
      </w:r>
      <w:r>
        <w:rPr>
          <w:rStyle w:val="page number"/>
          <w:rtl w:val="0"/>
          <w:lang w:val="en-US"/>
        </w:rPr>
        <w:t>. First</w:t>
      </w:r>
      <w:ins w:id="148" w:date="2024-04-11T12:51:36Z" w:author="Douglas Campbell">
        <w:r>
          <w:rPr>
            <w:rStyle w:val="page number"/>
            <w:rtl w:val="0"/>
            <w:lang w:val="en-US"/>
          </w:rPr>
          <w:t>ly</w:t>
        </w:r>
      </w:ins>
      <w:r>
        <w:rPr>
          <w:rStyle w:val="page number"/>
          <w:rtl w:val="0"/>
          <w:lang w:val="en-US"/>
        </w:rPr>
        <w:t>, the culture grown at 0</w:t>
      </w:r>
      <w:r>
        <w:rPr>
          <w:rStyle w:val="page number"/>
          <w:rtl w:val="0"/>
          <w:lang w:val="it-IT"/>
        </w:rPr>
        <w:t>°</w:t>
      </w:r>
      <w:r>
        <w:rPr>
          <w:rStyle w:val="page number"/>
          <w:rtl w:val="0"/>
          <w:lang w:val="en-US"/>
        </w:rPr>
        <w:t xml:space="preserve">C exhibited the significant </w:t>
      </w:r>
      <w:r>
        <w:rPr>
          <w:shd w:val="clear" w:color="auto" w:fill="ffffff"/>
          <w:rtl w:val="0"/>
          <w:lang w:val="en-US"/>
        </w:rPr>
        <w:t xml:space="preserve">4-step </w:t>
      </w:r>
      <w:r>
        <w:rPr>
          <w:rStyle w:val="page number"/>
          <w:rtl w:val="0"/>
          <w:lang w:val="en-US"/>
        </w:rPr>
        <w:t>oscillation in ChlF indicative of synchronized S-State cycling across only 75% of the measured conditions, compared to 95% of the measurement conditions for the culture grown at 6</w:t>
      </w:r>
      <w:r>
        <w:rPr>
          <w:rStyle w:val="page number"/>
          <w:rtl w:val="0"/>
          <w:lang w:val="it-IT"/>
        </w:rPr>
        <w:t>°</w:t>
      </w:r>
      <w:r>
        <w:rPr>
          <w:rStyle w:val="page number"/>
          <w:rtl w:val="0"/>
          <w:lang w:val="en-US"/>
        </w:rPr>
        <w:t xml:space="preserve">C (Figure 13). Further, at comparable measurement temperatures under wide flash spacing, equivalent to low </w:t>
      </w:r>
      <w:commentRangeStart w:id="149"/>
      <w:r>
        <w:rPr>
          <w:shd w:val="clear" w:color="auto" w:fill="ffffff"/>
          <w:rtl w:val="0"/>
          <w:lang w:val="en-US"/>
        </w:rPr>
        <w:t>light</w:t>
      </w:r>
      <w:commentRangeEnd w:id="149"/>
      <w:r>
        <w:commentReference w:id="149"/>
      </w:r>
      <w:r>
        <w:rPr>
          <w:shd w:val="clear" w:color="auto" w:fill="ffffff"/>
          <w:rtl w:val="0"/>
          <w:lang w:val="en-US"/>
        </w:rPr>
        <w:t xml:space="preserve">, the culture grown at </w:t>
      </w:r>
      <w:r>
        <w:rPr>
          <w:rStyle w:val="page number"/>
          <w:rtl w:val="0"/>
        </w:rPr>
        <w:t>6</w:t>
      </w:r>
      <w:r>
        <w:rPr>
          <w:rStyle w:val="page number"/>
          <w:rtl w:val="0"/>
          <w:lang w:val="it-IT"/>
        </w:rPr>
        <w:t>°</w:t>
      </w:r>
      <w:r>
        <w:rPr>
          <w:rStyle w:val="page number"/>
          <w:rtl w:val="0"/>
          <w:lang w:val="en-US"/>
        </w:rPr>
        <w:t xml:space="preserve">C maintained significant cycling for longer (Figure 14). At flash spacings equivalent to light levels above 0.2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cultures from both 0 and 6</w:t>
      </w:r>
      <w:r>
        <w:rPr>
          <w:rStyle w:val="page number"/>
          <w:rtl w:val="0"/>
          <w:lang w:val="it-IT"/>
        </w:rPr>
        <w:t>°</w:t>
      </w:r>
      <w:r>
        <w:rPr>
          <w:rStyle w:val="page number"/>
          <w:rtl w:val="0"/>
          <w:lang w:val="en-US"/>
        </w:rPr>
        <w:t xml:space="preserve">C growth temperatures exhibited similar, stable damping indices (Figure 14). </w:t>
      </w:r>
    </w:p>
    <w:p>
      <w:pPr>
        <w:pStyle w:val="Body"/>
        <w:spacing w:line="240" w:lineRule="auto"/>
        <w:ind w:firstLine="0"/>
      </w:pPr>
    </w:p>
    <w:p>
      <w:pPr>
        <w:pStyle w:val="Body A"/>
        <w:jc w:val="center"/>
      </w:pPr>
      <w:r>
        <w:rPr>
          <w:rStyle w:val="page number"/>
        </w:rPr>
        <w:drawing xmlns:a="http://schemas.openxmlformats.org/drawingml/2006/main">
          <wp:inline distT="0" distB="0" distL="0" distR="0">
            <wp:extent cx="3888002" cy="1944000"/>
            <wp:effectExtent l="0" t="0" r="0" b="0"/>
            <wp:docPr id="1073741840" name="officeArt object" descr="A graph of temperature and grow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0" name="A graph of temperature and growthDescription automatically generated with medium confidence" descr="A graph of temperature and growthDescription automatically generated with medium confidence"/>
                    <pic:cNvPicPr>
                      <a:picLocks noChangeAspect="1"/>
                    </pic:cNvPicPr>
                  </pic:nvPicPr>
                  <pic:blipFill>
                    <a:blip r:embed="rId24">
                      <a:extLst/>
                    </a:blip>
                    <a:stretch>
                      <a:fillRect/>
                    </a:stretch>
                  </pic:blipFill>
                  <pic:spPr>
                    <a:xfrm>
                      <a:off x="0" y="0"/>
                      <a:ext cx="3888002" cy="1944000"/>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14</w:t>
      </w:r>
      <w:r>
        <w:rPr>
          <w:rStyle w:val="page number"/>
          <w:rtl w:val="0"/>
          <w:lang w:val="en-US"/>
        </w:rPr>
        <w:t xml:space="preserve">: Statistical significance of 4-step oscillations in the maximum quantum yield of PSII photochemistry across measurement conditions in the polar diatom </w:t>
      </w:r>
      <w:r>
        <w:rPr>
          <w:i w:val="1"/>
          <w:iCs w:val="1"/>
          <w:rtl w:val="0"/>
          <w:lang w:val="en-US"/>
        </w:rPr>
        <w:t>F. cylindrus</w:t>
      </w:r>
      <w:r>
        <w:rPr>
          <w:rStyle w:val="page number"/>
          <w:rtl w:val="0"/>
          <w:lang w:val="en-US"/>
        </w:rPr>
        <w:t>, as measured through variable chlorophyll fluorescence.</w:t>
      </w:r>
    </w:p>
    <w:p>
      <w:pPr>
        <w:pStyle w:val="Body A"/>
      </w:pPr>
    </w:p>
    <w:p>
      <w:pPr>
        <w:pStyle w:val="Body A"/>
        <w:jc w:val="center"/>
      </w:pPr>
      <w:r>
        <w:rPr>
          <w14:textOutline w14:w="12700" w14:cap="flat">
            <w14:noFill/>
            <w14:miter w14:lim="400000"/>
          </w14:textOutline>
        </w:rPr>
        <w:drawing xmlns:a="http://schemas.openxmlformats.org/drawingml/2006/main">
          <wp:inline distT="0" distB="0" distL="0" distR="0">
            <wp:extent cx="5022001" cy="3348000"/>
            <wp:effectExtent l="0" t="0" r="0" b="0"/>
            <wp:docPr id="1073741841" name="officeArt object" descr="A diagram of temperature and damping index&#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diagram of temperature and damping indexDescription automatically generated" descr="A diagram of temperature and damping indexDescription automatically generated"/>
                    <pic:cNvPicPr>
                      <a:picLocks noChangeAspect="1"/>
                    </pic:cNvPicPr>
                  </pic:nvPicPr>
                  <pic:blipFill>
                    <a:blip r:embed="rId25">
                      <a:extLst/>
                    </a:blip>
                    <a:stretch>
                      <a:fillRect/>
                    </a:stretch>
                  </pic:blipFill>
                  <pic:spPr>
                    <a:xfrm>
                      <a:off x="0" y="0"/>
                      <a:ext cx="5022001" cy="3348000"/>
                    </a:xfrm>
                    <a:prstGeom prst="rect">
                      <a:avLst/>
                    </a:prstGeom>
                    <a:ln w="12700" cap="flat">
                      <a:noFill/>
                      <a:miter lim="400000"/>
                    </a:ln>
                    <a:effectLst/>
                  </pic:spPr>
                </pic:pic>
              </a:graphicData>
            </a:graphic>
          </wp:inline>
        </w:drawing>
      </w:r>
      <w:r>
        <w:br w:type="textWrapping"/>
      </w:r>
      <w:commentRangeStart w:id="150"/>
    </w:p>
    <w:p>
      <w:pPr>
        <w:pStyle w:val="caption"/>
        <w:rPr>
          <w:b w:val="1"/>
          <w:bCs w:val="1"/>
        </w:rPr>
      </w:pPr>
      <w:r>
        <w:rPr>
          <w:b w:val="1"/>
          <w:bCs w:val="1"/>
          <w:rtl w:val="0"/>
          <w:lang w:val="en-US"/>
        </w:rPr>
        <w:t>Figure</w:t>
      </w:r>
      <w:commentRangeEnd w:id="150"/>
      <w:r>
        <w:commentReference w:id="150"/>
      </w:r>
      <w:r>
        <w:rPr>
          <w:b w:val="1"/>
          <w:bCs w:val="1"/>
          <w:rtl w:val="0"/>
          <w:lang w:val="en-US"/>
        </w:rPr>
        <w:t xml:space="preserve"> 15</w:t>
      </w:r>
      <w:r>
        <w:rPr>
          <w:rtl w:val="0"/>
          <w:lang w:val="en-US"/>
        </w:rPr>
        <w:t>: GAM model predictions of the consecutive flashes before the damping of S-State-induced chlorophyll fluorescence oscillations as predicted by the measurement temperature (</w:t>
      </w:r>
      <w:r>
        <w:rPr>
          <w:rtl w:val="0"/>
          <w:lang w:val="en-US"/>
        </w:rPr>
        <w:t>°</w:t>
      </w:r>
      <w:r>
        <w:rPr>
          <w:rtl w:val="0"/>
          <w:lang w:val="pt-PT"/>
        </w:rPr>
        <w:t xml:space="preserve">C) and </w:t>
      </w:r>
      <w:del w:id="151" w:date="2024-04-11T12:52:30Z" w:author="Douglas Campbell">
        <w:r>
          <w:rPr>
            <w:rtl w:val="0"/>
            <w:lang w:val="pt-PT"/>
          </w:rPr>
          <w:delText>effective</w:delText>
        </w:r>
      </w:del>
      <w:ins w:id="152" w:date="2024-04-11T12:52:32Z" w:author="Douglas Campbell">
        <w:r>
          <w:rPr>
            <w:rtl w:val="0"/>
            <w:lang w:val="pt-PT"/>
          </w:rPr>
          <w:t>equivalent</w:t>
        </w:r>
      </w:ins>
      <w:r>
        <w:rPr>
          <w:rtl w:val="0"/>
          <w:lang w:val="pt-PT"/>
        </w:rPr>
        <w:t xml:space="preser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with </w:t>
      </w:r>
      <w:commentRangeStart w:id="153"/>
      <w:del w:id="154" w:date="2024-04-11T12:52:42Z" w:author="Douglas Campbell">
        <w:r>
          <w:rPr>
            <w:rtl w:val="0"/>
            <w:lang w:val="en-US"/>
          </w:rPr>
          <w:delText>equivalent</w:delText>
        </w:r>
      </w:del>
      <w:commentRangeEnd w:id="153"/>
      <w:r>
        <w:commentReference w:id="153"/>
      </w:r>
      <w:del w:id="155" w:date="2024-04-11T12:52:42Z" w:author="Douglas Campbell">
        <w:r>
          <w:rPr>
            <w:rtl w:val="0"/>
            <w:lang w:val="en-US"/>
          </w:rPr>
          <w:delText xml:space="preserve"> </w:delText>
        </w:r>
      </w:del>
      <w:r>
        <w:rPr>
          <w:rtl w:val="0"/>
          <w:lang w:val="en-US"/>
        </w:rPr>
        <w:t xml:space="preserve">flash spacings in seconds) experienced by polar and temperate diatoms. White dashed lines represent the growth temperatures of the individual cultures. </w:t>
      </w:r>
    </w:p>
    <w:p>
      <w:pPr>
        <w:pStyle w:val="Body"/>
        <w:rPr>
          <w:rStyle w:val="page number"/>
        </w:rPr>
      </w:pPr>
      <w:r>
        <w:rPr>
          <w:rStyle w:val="page number"/>
          <w:rtl w:val="0"/>
          <w:lang w:val="en-US"/>
        </w:rPr>
        <w:t>At a measurement temperature of 10</w:t>
      </w:r>
      <w:r>
        <w:rPr>
          <w:rStyle w:val="page number"/>
          <w:rtl w:val="0"/>
          <w:lang w:val="it-IT"/>
        </w:rPr>
        <w:t>°</w:t>
      </w:r>
      <w:r>
        <w:rPr>
          <w:rStyle w:val="page number"/>
          <w:rtl w:val="0"/>
          <w:lang w:val="en-US"/>
        </w:rPr>
        <w:t xml:space="preserve">C, the model predicts that the duration of ChlF oscillations (Damping Index) for </w:t>
      </w:r>
      <w:r>
        <w:rPr>
          <w:i w:val="1"/>
          <w:iCs w:val="1"/>
          <w:rtl w:val="0"/>
        </w:rPr>
        <w:t>F. cylindrus</w:t>
      </w:r>
      <w:r>
        <w:rPr>
          <w:rStyle w:val="page number"/>
          <w:rtl w:val="0"/>
          <w:lang w:val="en-US"/>
        </w:rPr>
        <w:t xml:space="preserve"> will sharply increase with </w:t>
      </w:r>
      <w:del w:id="156" w:date="2024-04-11T12:55:00Z" w:author="Douglas Campbell">
        <w:r>
          <w:rPr>
            <w:rStyle w:val="page number"/>
            <w:rtl w:val="0"/>
            <w:lang w:val="en-US"/>
          </w:rPr>
          <w:delText xml:space="preserve">effective </w:delText>
        </w:r>
      </w:del>
      <w:ins w:id="157" w:date="2024-04-11T12:55:16Z" w:author="Douglas Campbell">
        <w:r>
          <w:rPr>
            <w:rStyle w:val="page number"/>
            <w:rtl w:val="0"/>
            <w:lang w:val="en-US"/>
          </w:rPr>
          <w:t xml:space="preserve">equivalent </w:t>
        </w:r>
      </w:ins>
      <w:r>
        <w:rPr>
          <w:rStyle w:val="page number"/>
          <w:rtl w:val="0"/>
          <w:lang w:val="en-US"/>
        </w:rPr>
        <w:t xml:space="preserve">light before plateauing at approximately 0.2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rPr>
        <w:t xml:space="preserve">, </w:t>
      </w:r>
      <w:del w:id="158" w:date="2024-04-11T12:55:25Z" w:author="Douglas Campbell">
        <w:r>
          <w:rPr>
            <w:rStyle w:val="page number"/>
            <w:rtl w:val="0"/>
            <w:lang w:val="en-US"/>
          </w:rPr>
          <w:delText xml:space="preserve">the light level </w:delText>
        </w:r>
      </w:del>
      <w:r>
        <w:rPr>
          <w:rStyle w:val="page number"/>
          <w:rtl w:val="0"/>
          <w:lang w:val="en-US"/>
        </w:rPr>
        <w:t xml:space="preserve">produced by a 4-second interval between flashes (Figure 15). At light levels below 0.5 </w:t>
      </w:r>
      <w:r>
        <w:rPr>
          <w:rStyle w:val="page number"/>
          <w:rtl w:val="0"/>
        </w:rPr>
        <w:t>µ</w:t>
      </w:r>
      <w:r>
        <w:rPr>
          <w:rStyle w:val="page number"/>
          <w:rtl w:val="0"/>
          <w:lang w:val="en-US"/>
        </w:rPr>
        <w:t>mol photons m</w:t>
      </w:r>
      <w:r>
        <w:rPr>
          <w:vertAlign w:val="superscript"/>
          <w:rtl w:val="0"/>
        </w:rPr>
        <w:t xml:space="preserve">-2 </w:t>
      </w:r>
      <w:r>
        <w:rPr>
          <w:rStyle w:val="page number"/>
          <w:rtl w:val="0"/>
        </w:rPr>
        <w:t>s</w:t>
      </w:r>
      <w:r>
        <w:rPr>
          <w:vertAlign w:val="superscript"/>
          <w:rtl w:val="0"/>
          <w:lang w:val="ru-RU"/>
        </w:rPr>
        <w:t>-1</w:t>
      </w:r>
      <w:r>
        <w:rPr>
          <w:rStyle w:val="page number"/>
          <w:rtl w:val="0"/>
          <w:lang w:val="en-US"/>
        </w:rPr>
        <w:t xml:space="preserve">, this corresponds to </w:t>
      </w:r>
      <w:r>
        <w:rPr>
          <w:i w:val="1"/>
          <w:iCs w:val="1"/>
          <w:rtl w:val="0"/>
        </w:rPr>
        <w:t>F. cylindrus</w:t>
      </w:r>
      <w:r>
        <w:rPr>
          <w:rStyle w:val="page number"/>
          <w:rtl w:val="0"/>
          <w:lang w:val="en-US"/>
        </w:rPr>
        <w:t xml:space="preserve"> exhibiting more sustained ChlF oscillations than does </w:t>
      </w:r>
      <w:r>
        <w:rPr>
          <w:i w:val="1"/>
          <w:iCs w:val="1"/>
          <w:rtl w:val="0"/>
          <w:lang w:val="it-IT"/>
        </w:rPr>
        <w:t>T. pseudonana</w:t>
      </w:r>
      <w:r>
        <w:rPr>
          <w:rStyle w:val="page number"/>
          <w:rtl w:val="0"/>
          <w:lang w:val="en-US"/>
        </w:rPr>
        <w:t xml:space="preserve"> also measured at 10</w:t>
      </w:r>
      <w:r>
        <w:rPr>
          <w:rStyle w:val="page number"/>
          <w:rtl w:val="0"/>
          <w:lang w:val="it-IT"/>
        </w:rPr>
        <w:t>°</w:t>
      </w:r>
      <w:r>
        <w:rPr>
          <w:rStyle w:val="page number"/>
          <w:rtl w:val="0"/>
          <w:lang w:val="en-US"/>
        </w:rPr>
        <w:t xml:space="preserve">C. However, at this common measurement temperature and the higher effective light levels produced by shorter flash spacings, </w:t>
      </w:r>
      <w:r>
        <w:rPr>
          <w:i w:val="1"/>
          <w:iCs w:val="1"/>
          <w:rtl w:val="0"/>
          <w:lang w:val="it-IT"/>
        </w:rPr>
        <w:t xml:space="preserve">T. pseudonana </w:t>
      </w:r>
      <w:r>
        <w:rPr>
          <w:rStyle w:val="page number"/>
          <w:rtl w:val="0"/>
          <w:lang w:val="en-US"/>
        </w:rPr>
        <w:t xml:space="preserve">sustains ChlF oscillations for durations comparable to its polar counterpart </w:t>
      </w:r>
      <w:r>
        <w:rPr>
          <w:i w:val="1"/>
          <w:iCs w:val="1"/>
          <w:rtl w:val="0"/>
        </w:rPr>
        <w:t>F. cylindrus</w:t>
      </w:r>
      <w:r>
        <w:rPr>
          <w:rtl w:val="0"/>
          <w:lang w:val="it-IT"/>
        </w:rPr>
        <w:t xml:space="preserve"> (Figure 15).</w:t>
      </w:r>
      <w:commentRangeStart w:id="159"/>
      <w:r>
        <w:rPr>
          <w:rtl w:val="0"/>
          <w:lang w:val="it-IT"/>
        </w:rPr>
        <w:t xml:space="preserve"> </w:t>
      </w:r>
      <w:commentRangeEnd w:id="159"/>
      <w:r>
        <w:commentReference w:id="159"/>
      </w:r>
    </w:p>
    <w:p>
      <w:pPr>
        <w:pStyle w:val="Body A"/>
        <w:ind w:firstLine="340"/>
        <w:rPr>
          <w:rStyle w:val="page number"/>
          <w:lang w:val="it-IT"/>
        </w:rPr>
      </w:pPr>
    </w:p>
    <w:p>
      <w:pPr>
        <w:pStyle w:val="Body A"/>
      </w:pPr>
      <w:r>
        <w:rPr>
          <w14:textOutline w14:w="12700" w14:cap="flat">
            <w14:noFill/>
            <w14:miter w14:lim="400000"/>
          </w14:textOutline>
        </w:rPr>
        <w:drawing xmlns:a="http://schemas.openxmlformats.org/drawingml/2006/main">
          <wp:inline distT="0" distB="0" distL="0" distR="0">
            <wp:extent cx="5943600" cy="2971800"/>
            <wp:effectExtent l="0" t="0" r="0" b="0"/>
            <wp:docPr id="1073741842" name="officeArt object" descr="A graph of a number of light lev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2" name="A graph of a number of light levelDescription automatically generated with medium confidence" descr="A graph of a number of light levelDescription automatically generated with medium confidence"/>
                    <pic:cNvPicPr>
                      <a:picLocks noChangeAspect="1"/>
                    </pic:cNvPicPr>
                  </pic:nvPicPr>
                  <pic:blipFill>
                    <a:blip r:embed="rId26">
                      <a:extLst/>
                    </a:blip>
                    <a:stretch>
                      <a:fillRect/>
                    </a:stretch>
                  </pic:blipFill>
                  <pic:spPr>
                    <a:xfrm>
                      <a:off x="0" y="0"/>
                      <a:ext cx="5943600" cy="2971800"/>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16</w:t>
      </w:r>
      <w:r>
        <w:rPr>
          <w:rtl w:val="0"/>
          <w:lang w:val="en-US"/>
        </w:rPr>
        <w:t>: GAM model predictions of the consecutive flashes before the damping of S-State-induced chlorophyll fluorescence oscillations in polar and temperate diatom cultures over a range of effective light levels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at a common measurement temperature of 10</w:t>
      </w:r>
      <w:r>
        <w:rPr>
          <w:rtl w:val="0"/>
          <w:lang w:val="en-US"/>
        </w:rPr>
        <w:t>°</w:t>
      </w:r>
      <w:r>
        <w:rPr>
          <w:rtl w:val="0"/>
          <w:lang w:val="en-US"/>
        </w:rPr>
        <w:t xml:space="preserve">C. The effective light levels for the model training data were calculated based on the spacing (seconds) between sequential flashes delivered to the culture. </w:t>
      </w:r>
    </w:p>
    <w:p>
      <w:pPr>
        <w:pStyle w:val="Body A"/>
      </w:pPr>
    </w:p>
    <w:p>
      <w:pPr>
        <w:pStyle w:val="Body"/>
      </w:pPr>
    </w:p>
    <w:p>
      <w:pPr>
        <w:pStyle w:val="Body"/>
      </w:pPr>
      <w:r>
        <w:rPr>
          <w:rStyle w:val="page number"/>
          <w:rtl w:val="0"/>
          <w:lang w:val="en-US"/>
        </w:rPr>
        <w:t xml:space="preserve">For the green algae, the models using measurement temperature as a predictor depicted </w:t>
      </w:r>
      <w:del w:id="160" w:date="2024-04-11T13:00:09Z" w:author="Douglas Campbell">
        <w:r>
          <w:rPr>
            <w:rStyle w:val="page number"/>
            <w:rtl w:val="0"/>
            <w:lang w:val="en-US"/>
          </w:rPr>
          <w:delText>the same</w:delText>
        </w:r>
      </w:del>
      <w:ins w:id="161" w:date="2024-04-11T13:00:12Z" w:author="Douglas Campbell">
        <w:r>
          <w:rPr>
            <w:rStyle w:val="page number"/>
            <w:rtl w:val="0"/>
            <w:lang w:val="en-US"/>
          </w:rPr>
          <w:t>similar</w:t>
        </w:r>
      </w:ins>
      <w:r>
        <w:rPr>
          <w:rStyle w:val="page number"/>
          <w:rtl w:val="0"/>
          <w:lang w:val="en-US"/>
        </w:rPr>
        <w:t xml:space="preserve"> trends between and within strains as the models using the deviation from growth temperature as a predictor (Figure 16). </w:t>
      </w:r>
    </w:p>
    <w:p>
      <w:pPr>
        <w:pStyle w:val="Body A"/>
        <w:ind w:firstLine="340"/>
        <w:rPr>
          <w:shd w:val="clear" w:color="auto" w:fill="ffffff"/>
        </w:rPr>
      </w:pPr>
    </w:p>
    <w:p>
      <w:pPr>
        <w:pStyle w:val="Body A"/>
        <w:jc w:val="center"/>
      </w:pPr>
      <w:r>
        <w:rPr>
          <w:shd w:val="clear" w:color="auto" w:fill="ffffff"/>
          <w14:textOutline w14:w="12700" w14:cap="flat">
            <w14:noFill/>
            <w14:miter w14:lim="400000"/>
          </w14:textOutline>
        </w:rPr>
        <w:drawing xmlns:a="http://schemas.openxmlformats.org/drawingml/2006/main">
          <wp:inline distT="0" distB="0" distL="0" distR="0">
            <wp:extent cx="5943600" cy="3837940"/>
            <wp:effectExtent l="0" t="0" r="0" b="0"/>
            <wp:docPr id="1073741843" name="officeArt object" descr="A diagram of temperature and hea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3" name="A diagram of temperature and heatDescription automatically generated with medium confidence" descr="A diagram of temperature and heatDescription automatically generated with medium confidence"/>
                    <pic:cNvPicPr>
                      <a:picLocks noChangeAspect="1"/>
                    </pic:cNvPicPr>
                  </pic:nvPicPr>
                  <pic:blipFill>
                    <a:blip r:embed="rId27">
                      <a:extLst/>
                    </a:blip>
                    <a:stretch>
                      <a:fillRect/>
                    </a:stretch>
                  </pic:blipFill>
                  <pic:spPr>
                    <a:xfrm>
                      <a:off x="0" y="0"/>
                      <a:ext cx="5943600" cy="3837940"/>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17</w:t>
      </w:r>
      <w:commentRangeStart w:id="162"/>
      <w:r>
        <w:rPr>
          <w:rtl w:val="0"/>
          <w:lang w:val="en-US"/>
        </w:rPr>
        <w:t>:</w:t>
      </w:r>
      <w:commentRangeEnd w:id="162"/>
      <w:r>
        <w:commentReference w:id="162"/>
      </w:r>
      <w:r>
        <w:rPr>
          <w:rtl w:val="0"/>
          <w:lang w:val="en-US"/>
        </w:rPr>
        <w:t xml:space="preserve"> GAM model predictions of the consecutive flashes before the damping of S-State-induced chlorophyll fluorescence oscillations as predicted by the measurement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with equivalent flash spacings in seconds) experienced by polar and temperate green algae. White dashed lines represent the growth temperatures of the individual strains.</w:t>
      </w:r>
    </w:p>
    <w:p>
      <w:pPr>
        <w:pStyle w:val="Body A"/>
      </w:pPr>
    </w:p>
    <w:p>
      <w:pPr>
        <w:pStyle w:val="Body"/>
        <w:rPr>
          <w:shd w:val="clear" w:color="auto" w:fill="ffffff"/>
        </w:rPr>
      </w:pPr>
      <w:r>
        <w:rPr>
          <w:rStyle w:val="page number"/>
          <w:rtl w:val="0"/>
          <w:lang w:val="en-US"/>
        </w:rPr>
        <w:t>However, the model predictions at a shared measurement temperature of 12</w:t>
      </w:r>
      <w:r>
        <w:rPr>
          <w:rStyle w:val="page number"/>
          <w:rtl w:val="0"/>
          <w:lang w:val="it-IT"/>
        </w:rPr>
        <w:t>°</w:t>
      </w:r>
      <w:r>
        <w:rPr>
          <w:rStyle w:val="page number"/>
          <w:rtl w:val="0"/>
          <w:lang w:val="en-US"/>
        </w:rPr>
        <w:t>C demonstrate limited</w:t>
      </w:r>
      <w:r>
        <w:rPr>
          <w:rtl w:val="0"/>
          <w:lang w:val="fr-FR"/>
        </w:rPr>
        <w:t xml:space="preserve"> variation </w:t>
      </w:r>
      <w:r>
        <w:rPr>
          <w:rStyle w:val="page number"/>
          <w:rtl w:val="0"/>
          <w:lang w:val="en-US"/>
        </w:rPr>
        <w:t xml:space="preserve">among </w:t>
      </w:r>
      <w:ins w:id="163" w:date="2024-04-11T13:36:22Z" w:author="Douglas Campbell">
        <w:r>
          <w:rPr>
            <w:rStyle w:val="page number"/>
            <w:rtl w:val="0"/>
            <w:lang w:val="en-US"/>
          </w:rPr>
          <w:t xml:space="preserve">green algal </w:t>
        </w:r>
      </w:ins>
      <w:r>
        <w:rPr>
          <w:rStyle w:val="page number"/>
          <w:rtl w:val="0"/>
          <w:lang w:val="pt-PT"/>
        </w:rPr>
        <w:t xml:space="preserve">taxa (Figure 17). For all </w:t>
      </w:r>
      <w:ins w:id="164" w:date="2024-04-11T13:36:28Z" w:author="Douglas Campbell">
        <w:r>
          <w:rPr>
            <w:rStyle w:val="page number"/>
            <w:rtl w:val="0"/>
            <w:lang w:val="en-US"/>
          </w:rPr>
          <w:t xml:space="preserve">green algal </w:t>
        </w:r>
      </w:ins>
      <w:r>
        <w:rPr>
          <w:rStyle w:val="page number"/>
          <w:rtl w:val="0"/>
          <w:lang w:val="en-US"/>
        </w:rPr>
        <w:t xml:space="preserve">strains, the duration of significant ChlF oscillations increased with the higher effective light levels corresponding to shorter intervals between sequential flashes. Two polar strains, </w:t>
      </w:r>
      <w:r>
        <w:rPr>
          <w:i w:val="1"/>
          <w:iCs w:val="1"/>
          <w:shd w:val="clear" w:color="auto" w:fill="ffffff"/>
          <w:rtl w:val="0"/>
        </w:rPr>
        <w:t>C. priscuii</w:t>
      </w:r>
      <w:r>
        <w:rPr>
          <w:shd w:val="clear" w:color="auto" w:fill="ffffff"/>
          <w:rtl w:val="0"/>
          <w:lang w:val="en-US"/>
        </w:rPr>
        <w:t xml:space="preserve"> and </w:t>
      </w:r>
      <w:r>
        <w:rPr>
          <w:i w:val="1"/>
          <w:iCs w:val="1"/>
          <w:shd w:val="clear" w:color="auto" w:fill="ffffff"/>
          <w:rtl w:val="0"/>
          <w:lang w:val="it-IT"/>
        </w:rPr>
        <w:t>C. malina</w:t>
      </w:r>
      <w:r>
        <w:rPr>
          <w:shd w:val="clear" w:color="auto" w:fill="ffffff"/>
          <w:rtl w:val="0"/>
          <w:lang w:val="en-US"/>
        </w:rPr>
        <w:t xml:space="preserve">, and the temperate </w:t>
      </w:r>
      <w:r>
        <w:rPr>
          <w:i w:val="1"/>
          <w:iCs w:val="1"/>
          <w:rtl w:val="0"/>
          <w:lang w:val="de-DE"/>
        </w:rPr>
        <w:t>C. reinhardtii</w:t>
      </w:r>
      <w:r>
        <w:rPr>
          <w:rStyle w:val="page number"/>
          <w:rtl w:val="0"/>
        </w:rPr>
        <w:t xml:space="preserve"> </w:t>
      </w:r>
      <w:r>
        <w:rPr>
          <w:shd w:val="clear" w:color="auto" w:fill="ffffff"/>
          <w:rtl w:val="0"/>
          <w:lang w:val="en-US"/>
        </w:rPr>
        <w:t xml:space="preserve">showed near-identical trajectories. While the temperate </w:t>
      </w:r>
      <w:r>
        <w:rPr>
          <w:i w:val="1"/>
          <w:iCs w:val="1"/>
          <w:shd w:val="clear" w:color="auto" w:fill="ffffff"/>
          <w:rtl w:val="0"/>
          <w:lang w:val="pt-PT"/>
        </w:rPr>
        <w:t xml:space="preserve">C. vulgaris </w:t>
      </w:r>
      <w:r>
        <w:rPr>
          <w:shd w:val="clear" w:color="auto" w:fill="ffffff"/>
          <w:rtl w:val="0"/>
          <w:lang w:val="en-US"/>
        </w:rPr>
        <w:t xml:space="preserve">exhibits less sustained </w:t>
      </w:r>
      <w:r>
        <w:rPr>
          <w:rStyle w:val="page number"/>
          <w:rtl w:val="0"/>
          <w:lang w:val="fr-FR"/>
        </w:rPr>
        <w:t>ChlF oscillations</w:t>
      </w:r>
      <w:r>
        <w:rPr>
          <w:shd w:val="clear" w:color="auto" w:fill="ffffff"/>
          <w:rtl w:val="0"/>
          <w:lang w:val="en-US"/>
        </w:rPr>
        <w:t xml:space="preserve"> at low effective light levels, it achieves similar durations to the </w:t>
      </w:r>
      <w:r>
        <w:rPr>
          <w:i w:val="1"/>
          <w:iCs w:val="1"/>
          <w:shd w:val="clear" w:color="auto" w:fill="ffffff"/>
          <w:rtl w:val="0"/>
        </w:rPr>
        <w:t>Chlamydomonas</w:t>
      </w:r>
      <w:r>
        <w:rPr>
          <w:shd w:val="clear" w:color="auto" w:fill="ffffff"/>
          <w:rtl w:val="0"/>
          <w:lang w:val="en-US"/>
        </w:rPr>
        <w:t xml:space="preserve"> strains by flash spacings of 2 seconds, equivalent to an effective light level of approximately 0.3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Unexpectedly, the polar alga</w:t>
      </w:r>
      <w:r>
        <w:rPr>
          <w:i w:val="1"/>
          <w:iCs w:val="1"/>
          <w:shd w:val="clear" w:color="auto" w:fill="ffffff"/>
          <w:rtl w:val="0"/>
          <w:lang w:val="it-IT"/>
        </w:rPr>
        <w:t xml:space="preserve"> C. ICEMDV</w:t>
      </w:r>
      <w:r>
        <w:rPr>
          <w:shd w:val="clear" w:color="auto" w:fill="ffffff"/>
          <w:rtl w:val="0"/>
          <w:lang w:val="en-US"/>
        </w:rPr>
        <w:t xml:space="preserve"> consistently exhibits the shortest duration of </w:t>
      </w:r>
      <w:r>
        <w:rPr>
          <w:rStyle w:val="page number"/>
          <w:rtl w:val="0"/>
          <w:lang w:val="en-US"/>
        </w:rPr>
        <w:t xml:space="preserve">ChlF oscillations, indicative of the least sustained S-State cycling across all measurement conditions </w:t>
      </w:r>
      <w:r>
        <w:rPr>
          <w:shd w:val="clear" w:color="auto" w:fill="ffffff"/>
          <w:rtl w:val="0"/>
          <w:lang w:val="it-IT"/>
        </w:rPr>
        <w:t>(Figure 17).</w:t>
      </w:r>
    </w:p>
    <w:p>
      <w:pPr>
        <w:pStyle w:val="Body A"/>
        <w:rPr>
          <w:b w:val="1"/>
          <w:bCs w:val="1"/>
        </w:rPr>
      </w:pPr>
      <w:r>
        <w:rPr>
          <w:b w:val="1"/>
          <w:bCs w:val="1"/>
          <w14:textOutline w14:w="12700" w14:cap="flat">
            <w14:noFill/>
            <w14:miter w14:lim="400000"/>
          </w14:textOutline>
        </w:rPr>
        <w:drawing xmlns:a="http://schemas.openxmlformats.org/drawingml/2006/main">
          <wp:inline distT="0" distB="0" distL="0" distR="0">
            <wp:extent cx="5943600" cy="2971800"/>
            <wp:effectExtent l="0" t="0" r="0" b="0"/>
            <wp:docPr id="1073741844" name="officeArt object" descr="A graph of different colors and siz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graph of different colors and sizesDescription automatically generated" descr="A graph of different colors and sizesDescription automatically generated"/>
                    <pic:cNvPicPr>
                      <a:picLocks noChangeAspect="1"/>
                    </pic:cNvPicPr>
                  </pic:nvPicPr>
                  <pic:blipFill>
                    <a:blip r:embed="rId28">
                      <a:extLst/>
                    </a:blip>
                    <a:stretch>
                      <a:fillRect/>
                    </a:stretch>
                  </pic:blipFill>
                  <pic:spPr>
                    <a:xfrm>
                      <a:off x="0" y="0"/>
                      <a:ext cx="5943600" cy="2971800"/>
                    </a:xfrm>
                    <a:prstGeom prst="rect">
                      <a:avLst/>
                    </a:prstGeom>
                    <a:ln w="12700" cap="flat">
                      <a:noFill/>
                      <a:miter lim="400000"/>
                    </a:ln>
                    <a:effectLst/>
                  </pic:spPr>
                </pic:pic>
              </a:graphicData>
            </a:graphic>
          </wp:inline>
        </w:drawing>
      </w:r>
    </w:p>
    <w:p>
      <w:pPr>
        <w:pStyle w:val="caption"/>
        <w:rPr>
          <w:b w:val="1"/>
          <w:bCs w:val="1"/>
        </w:rPr>
      </w:pPr>
      <w:r>
        <w:rPr>
          <w:b w:val="1"/>
          <w:bCs w:val="1"/>
          <w:rtl w:val="0"/>
          <w:lang w:val="en-US"/>
        </w:rPr>
        <w:t>Figure 18</w:t>
      </w:r>
      <w:r>
        <w:rPr>
          <w:rtl w:val="0"/>
          <w:lang w:val="en-US"/>
        </w:rPr>
        <w:t>: GAM model predictions of the consecutive flashes before the damping of S-State-induced chlorophyll fluorescence oscillations in polar and temperate green algae strains over a range of effective light levels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at a common measurement temperature of 12</w:t>
      </w:r>
      <w:r>
        <w:rPr>
          <w:rtl w:val="0"/>
          <w:lang w:val="en-US"/>
        </w:rPr>
        <w:t>°</w:t>
      </w:r>
      <w:r>
        <w:rPr>
          <w:rtl w:val="0"/>
          <w:lang w:val="en-US"/>
        </w:rPr>
        <w:t xml:space="preserve">C. The effective light levels for the model training data were calculated based on the spacing (seconds) between sequential flashes delivered to the culture. </w:t>
      </w:r>
    </w:p>
    <w:p>
      <w:pPr>
        <w:pStyle w:val="Body"/>
        <w:ind w:firstLine="0"/>
        <w:rPr>
          <w:shd w:val="clear" w:color="auto" w:fill="ffffff"/>
        </w:rPr>
      </w:pPr>
    </w:p>
    <w:p>
      <w:pPr>
        <w:pStyle w:val="Body"/>
        <w:ind w:firstLine="0"/>
        <w:sectPr>
          <w:headerReference w:type="default" r:id="rId29"/>
          <w:pgSz w:w="12240" w:h="15840" w:orient="portrait"/>
          <w:pgMar w:top="1440" w:right="1440" w:bottom="1440" w:left="1440" w:header="720" w:footer="720"/>
          <w:bidi w:val="0"/>
        </w:sectPr>
      </w:pPr>
    </w:p>
    <w:p>
      <w:pPr>
        <w:pStyle w:val="Heading"/>
        <w:rPr>
          <w:shd w:val="clear" w:color="auto" w:fill="ffffff"/>
        </w:rPr>
      </w:pPr>
      <w:bookmarkStart w:name="_Toc25" w:id="165"/>
      <w:r>
        <w:rPr>
          <w:rFonts w:cs="Arial Unicode MS" w:eastAsia="Arial Unicode MS"/>
          <w:shd w:val="clear" w:color="auto" w:fill="ffffff"/>
          <w:rtl w:val="0"/>
          <w:lang w:val="en-US"/>
        </w:rPr>
        <w:t>Discussion</w:t>
      </w:r>
      <w:bookmarkEnd w:id="165"/>
    </w:p>
    <w:p>
      <w:pPr>
        <w:pStyle w:val="Heading 2"/>
      </w:pPr>
      <w:bookmarkStart w:name="_Toc26" w:id="166"/>
      <w:r>
        <w:rPr>
          <w:rStyle w:val="page number"/>
          <w:rFonts w:cs="Arial Unicode MS" w:eastAsia="Arial Unicode MS"/>
          <w:rtl w:val="0"/>
          <w:lang w:val="en-US"/>
        </w:rPr>
        <w:t>Modelling and Operational Limitations</w:t>
      </w:r>
      <w:bookmarkEnd w:id="166"/>
    </w:p>
    <w:p>
      <w:pPr>
        <w:pStyle w:val="Body"/>
        <w:rPr>
          <w:shd w:val="clear" w:color="auto" w:fill="ffffff"/>
        </w:rPr>
      </w:pPr>
      <w:r>
        <w:rPr>
          <w:rStyle w:val="page number"/>
          <w:rtl w:val="0"/>
          <w:lang w:val="en-US"/>
        </w:rPr>
        <w:t>Two generalized additive models were fit for each phytoplankton strain, predicting the number of consecutive flashes before the damping of ChlF oscillations based on the effective light level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rPr>
        <w:t>)</w:t>
      </w:r>
      <w:ins w:id="167" w:date="2024-04-11T15:28:18Z" w:author="Douglas Campbell">
        <w:r>
          <w:rPr>
            <w:rStyle w:val="page number"/>
            <w:rtl w:val="0"/>
            <w:lang w:val="en-US"/>
          </w:rPr>
          <w:t xml:space="preserve">, </w:t>
        </w:r>
      </w:ins>
      <w:r>
        <w:rPr>
          <w:rStyle w:val="page number"/>
          <w:rtl w:val="0"/>
          <w:lang w:val="en-US"/>
        </w:rPr>
        <w:t xml:space="preserve"> and either the measurement temperature or the deviation from the growth temperature during measurement (</w:t>
      </w:r>
      <w:r>
        <w:rPr>
          <w:rStyle w:val="page number"/>
          <w:rtl w:val="0"/>
          <w:lang w:val="it-IT"/>
        </w:rPr>
        <w:t>°</w:t>
      </w:r>
      <w:r>
        <w:rPr>
          <w:rStyle w:val="page number"/>
          <w:rtl w:val="0"/>
          <w:lang w:val="en-US"/>
        </w:rPr>
        <w:t xml:space="preserve">C; Tables 3 &amp; 4). All models explained over 50% of the deviance in the response variable. Additionally, </w:t>
      </w:r>
      <w:r>
        <w:rPr>
          <w:shd w:val="clear" w:color="auto" w:fill="ffffff"/>
          <w:rtl w:val="0"/>
          <w:lang w:val="en-US"/>
        </w:rPr>
        <w:t xml:space="preserve">the tensor product smooth of the predictors was statistically significant in both models </w:t>
      </w:r>
      <w:r>
        <w:rPr>
          <w:rStyle w:val="page number"/>
          <w:rtl w:val="0"/>
        </w:rPr>
        <w:t xml:space="preserve">for </w:t>
      </w:r>
      <w:r>
        <w:rPr>
          <w:i w:val="1"/>
          <w:iCs w:val="1"/>
          <w:rtl w:val="0"/>
        </w:rPr>
        <w:t>F. cylindrus</w:t>
      </w:r>
      <w:r>
        <w:rPr>
          <w:rStyle w:val="page number"/>
          <w:rtl w:val="0"/>
        </w:rPr>
        <w:t xml:space="preserve">, </w:t>
      </w:r>
      <w:r>
        <w:rPr>
          <w:i w:val="1"/>
          <w:iCs w:val="1"/>
          <w:shd w:val="clear" w:color="auto" w:fill="ffffff"/>
          <w:rtl w:val="0"/>
          <w:lang w:val="it-IT"/>
        </w:rPr>
        <w:t>T. pseudonana, C. ICEMDV</w:t>
      </w:r>
      <w:r>
        <w:rPr>
          <w:shd w:val="clear" w:color="auto" w:fill="ffffff"/>
          <w:rtl w:val="0"/>
        </w:rPr>
        <w:t xml:space="preserve">, </w:t>
      </w:r>
      <w:r>
        <w:rPr>
          <w:i w:val="1"/>
          <w:iCs w:val="1"/>
          <w:rtl w:val="0"/>
          <w:lang w:val="de-DE"/>
        </w:rPr>
        <w:t xml:space="preserve">C. reinhardtii, </w:t>
      </w:r>
      <w:r>
        <w:rPr>
          <w:rStyle w:val="page number"/>
          <w:rtl w:val="0"/>
          <w:lang w:val="en-US"/>
        </w:rPr>
        <w:t xml:space="preserve">and </w:t>
      </w:r>
      <w:r>
        <w:rPr>
          <w:i w:val="1"/>
          <w:iCs w:val="1"/>
          <w:shd w:val="clear" w:color="auto" w:fill="ffffff"/>
          <w:rtl w:val="0"/>
          <w:lang w:val="pt-PT"/>
        </w:rPr>
        <w:t>C. vulgaris</w:t>
      </w:r>
      <w:r>
        <w:rPr>
          <w:shd w:val="clear" w:color="auto" w:fill="ffffff"/>
          <w:rtl w:val="0"/>
          <w:lang w:val="en-US"/>
        </w:rPr>
        <w:t>. However,</w:t>
      </w:r>
      <w:r>
        <w:rPr>
          <w:rStyle w:val="page number"/>
          <w:rtl w:val="0"/>
          <w:lang w:val="en-US"/>
        </w:rPr>
        <w:t xml:space="preserve"> for two strains of polar </w:t>
      </w:r>
      <w:ins w:id="168" w:date="2024-04-11T15:28:49Z" w:author="Douglas Campbell">
        <w:r>
          <w:rPr>
            <w:rStyle w:val="page number"/>
            <w:rtl w:val="0"/>
            <w:lang w:val="en-US"/>
          </w:rPr>
          <w:t xml:space="preserve">green </w:t>
        </w:r>
      </w:ins>
      <w:r>
        <w:rPr>
          <w:rStyle w:val="page number"/>
          <w:rtl w:val="0"/>
          <w:lang w:val="pt-PT"/>
        </w:rPr>
        <w:t xml:space="preserve">algae, </w:t>
      </w:r>
      <w:r>
        <w:rPr>
          <w:i w:val="1"/>
          <w:iCs w:val="1"/>
          <w:shd w:val="clear" w:color="auto" w:fill="ffffff"/>
          <w:rtl w:val="0"/>
        </w:rPr>
        <w:t>C. priscuii</w:t>
      </w:r>
      <w:r>
        <w:rPr>
          <w:shd w:val="clear" w:color="auto" w:fill="ffffff"/>
          <w:rtl w:val="0"/>
          <w:lang w:val="en-US"/>
        </w:rPr>
        <w:t xml:space="preserve"> and </w:t>
      </w:r>
      <w:r>
        <w:rPr>
          <w:i w:val="1"/>
          <w:iCs w:val="1"/>
          <w:shd w:val="clear" w:color="auto" w:fill="ffffff"/>
          <w:rtl w:val="0"/>
        </w:rPr>
        <w:t>C. malina</w:t>
      </w:r>
      <w:r>
        <w:rPr>
          <w:shd w:val="clear" w:color="auto" w:fill="ffffff"/>
          <w:rtl w:val="0"/>
          <w:lang w:val="en-US"/>
        </w:rPr>
        <w:t xml:space="preserve">, the tensor product smooths of the predictors were not statistically significant.  </w:t>
      </w:r>
    </w:p>
    <w:p>
      <w:pPr>
        <w:pStyle w:val="Body"/>
      </w:pPr>
      <w:r>
        <w:rPr>
          <w:shd w:val="clear" w:color="auto" w:fill="ffffff"/>
          <w:rtl w:val="0"/>
          <w:lang w:val="en-US"/>
        </w:rPr>
        <w:t xml:space="preserve">The insignificance of the </w:t>
      </w:r>
      <w:del w:id="169" w:date="2024-04-11T15:29:20Z" w:author="Douglas Campbell">
        <w:r>
          <w:rPr>
            <w:shd w:val="clear" w:color="auto" w:fill="ffffff"/>
            <w:rtl w:val="0"/>
            <w:lang w:val="en-US"/>
          </w:rPr>
          <w:delText>smooth</w:delText>
        </w:r>
      </w:del>
      <w:ins w:id="170" w:date="2024-04-11T15:29:20Z" w:author="Douglas Campbell">
        <w:r>
          <w:rPr>
            <w:shd w:val="clear" w:color="auto" w:fill="ffffff"/>
            <w:rtl w:val="0"/>
            <w:lang w:val="en-US"/>
          </w:rPr>
          <w:t>tensor product smooth</w:t>
        </w:r>
      </w:ins>
      <w:r>
        <w:rPr>
          <w:shd w:val="clear" w:color="auto" w:fill="ffffff"/>
          <w:rtl w:val="0"/>
        </w:rPr>
        <w:t xml:space="preserve"> for </w:t>
      </w:r>
      <w:r>
        <w:rPr>
          <w:i w:val="1"/>
          <w:iCs w:val="1"/>
          <w:shd w:val="clear" w:color="auto" w:fill="ffffff"/>
          <w:rtl w:val="0"/>
        </w:rPr>
        <w:t>C. malina</w:t>
      </w:r>
      <w:r>
        <w:rPr>
          <w:shd w:val="clear" w:color="auto" w:fill="ffffff"/>
          <w:rtl w:val="0"/>
          <w:lang w:val="en-US"/>
        </w:rPr>
        <w:t xml:space="preserve"> can be attributed to a significant outlier in the model training data </w:t>
      </w:r>
      <w:r>
        <w:rPr>
          <w:rStyle w:val="page number"/>
          <w:rtl w:val="0"/>
          <w:lang w:val="en-US"/>
        </w:rPr>
        <w:t xml:space="preserve">(see model training dataset at </w:t>
      </w:r>
      <w:r>
        <w:rPr>
          <w:rStyle w:val="Link"/>
        </w:rPr>
        <w:fldChar w:fldCharType="begin" w:fldLock="0"/>
      </w:r>
      <w:r>
        <w:rPr>
          <w:rStyle w:val="Link"/>
        </w:rPr>
        <w:instrText xml:space="preserve"> HYPERLINK "https://github.com/FundyPhytoPhys/LowLightPhotosynth/blob/1570b794dc8957bafcf4645adc2a4cb9fa9b727b/Data/ProcessedData/LOW_SState_Damping.Rds"</w:instrText>
      </w:r>
      <w:r>
        <w:rPr>
          <w:rStyle w:val="Link"/>
        </w:rPr>
        <w:fldChar w:fldCharType="separate" w:fldLock="0"/>
      </w:r>
      <w:r>
        <w:rPr>
          <w:rStyle w:val="Link"/>
          <w:rtl w:val="0"/>
          <w:lang w:val="en-US"/>
        </w:rPr>
        <w:t>GitHub: S-State Damping</w:t>
      </w:r>
      <w:r>
        <w:rPr/>
        <w:fldChar w:fldCharType="end" w:fldLock="0"/>
      </w:r>
      <w:r>
        <w:rPr>
          <w:rStyle w:val="page number"/>
          <w:rtl w:val="0"/>
          <w:lang w:val="en-US"/>
        </w:rPr>
        <w:t xml:space="preserve">). Evaluating the </w:t>
      </w:r>
      <w:ins w:id="171" w:date="2024-04-11T15:29:29Z" w:author="Douglas Campbell">
        <w:r>
          <w:rPr>
            <w:rStyle w:val="page number"/>
            <w:rtl w:val="0"/>
            <w:lang w:val="en-US"/>
          </w:rPr>
          <w:t>C</w:t>
        </w:r>
      </w:ins>
      <w:del w:id="172" w:date="2024-04-11T15:29:26Z" w:author="Douglas Campbell">
        <w:r>
          <w:rPr>
            <w:rStyle w:val="page number"/>
            <w:rtl w:val="0"/>
          </w:rPr>
          <w:delText>c</w:delText>
        </w:r>
      </w:del>
      <w:r>
        <w:rPr>
          <w:rStyle w:val="page number"/>
          <w:rtl w:val="0"/>
          <w:lang w:val="nl-NL"/>
        </w:rPr>
        <w:t>ook</w:t>
      </w:r>
      <w:r>
        <w:rPr>
          <w:rStyle w:val="page number"/>
          <w:rtl w:val="1"/>
        </w:rPr>
        <w:t>’</w:t>
      </w:r>
      <w:r>
        <w:rPr>
          <w:rStyle w:val="page number"/>
          <w:rtl w:val="0"/>
          <w:lang w:val="en-US"/>
        </w:rPr>
        <w:t xml:space="preserve">s distances [65], an outlier occurs at </w:t>
      </w:r>
      <w:r>
        <w:rPr>
          <w:shd w:val="clear" w:color="auto" w:fill="ffffff"/>
          <w:rtl w:val="0"/>
          <w:lang w:val="en-US"/>
        </w:rPr>
        <w:t>a measurement temperature of 12</w:t>
      </w:r>
      <w:r>
        <w:rPr>
          <w:rStyle w:val="page number"/>
          <w:rtl w:val="0"/>
          <w:lang w:val="it-IT"/>
        </w:rPr>
        <w:t xml:space="preserve"> °</w:t>
      </w:r>
      <w:r>
        <w:rPr>
          <w:rStyle w:val="page number"/>
          <w:rtl w:val="0"/>
          <w:lang w:val="en-US"/>
        </w:rPr>
        <w:t xml:space="preserve">C and a 2-second interval between flashes (corresponding to an effective light level of 0.073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Under these conditions, significant ChlF oscillations were detected over nine flashes, a sharp contrast to the closest other conditions, which exhibited no significant 4-step oscillations in ChlF (damping index of 0). Removing this outlier point increases the deviation explained by the model from 60.2 to 75.2 % and produces a significant smooth term (F = 4.544, p = 0.0255).</w:t>
      </w:r>
      <w:commentRangeStart w:id="173"/>
      <w:r>
        <w:rPr>
          <w:rStyle w:val="page number"/>
          <w:rtl w:val="0"/>
        </w:rPr>
        <w:t xml:space="preserve"> </w:t>
      </w:r>
      <w:commentRangeEnd w:id="173"/>
      <w:r>
        <w:commentReference w:id="173"/>
      </w:r>
    </w:p>
    <w:p>
      <w:pPr>
        <w:pStyle w:val="Body"/>
      </w:pPr>
      <w:r>
        <w:rPr>
          <w:rStyle w:val="page number"/>
          <w:rtl w:val="0"/>
          <w:lang w:val="en-US"/>
        </w:rPr>
        <w:t xml:space="preserve">Conversely, the insignificance of the smooth term in </w:t>
      </w:r>
      <w:r>
        <w:rPr>
          <w:i w:val="1"/>
          <w:iCs w:val="1"/>
          <w:rtl w:val="0"/>
        </w:rPr>
        <w:t>C. priscuii</w:t>
      </w:r>
      <w:r>
        <w:rPr>
          <w:rStyle w:val="page number"/>
          <w:rtl w:val="0"/>
          <w:lang w:val="en-US"/>
        </w:rPr>
        <w:t xml:space="preserve"> is attributable to the limited number of measurement temperatures. With only three measurement temperatures, the number of basis dimensions used to create the smooth function (k) was limited to 3 [63]. However, model validation demonstrates that three basis dimensions cannot capture the underlying relationship between the predictors and the response variable (Table A2). Therefore, three measurement temperatures were insufficient for modelling the response of ChlF damping for this strain. </w:t>
      </w:r>
    </w:p>
    <w:p>
      <w:pPr>
        <w:pStyle w:val="Body"/>
      </w:pPr>
      <w:r>
        <w:rPr>
          <w:rStyle w:val="page number"/>
          <w:rtl w:val="0"/>
          <w:lang w:val="en-US"/>
        </w:rPr>
        <w:t xml:space="preserve">Beyond the modelling limitations, ignoring the limited range of effective light levels evaluated in this study would be remiss. Our overall measurement range of 0.024 to 0.898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xml:space="preserve"> (Table 2) is approximately </w:t>
      </w:r>
      <w:ins w:id="174" w:date="2024-04-11T15:30:44Z" w:author="Douglas Campbell">
        <w:r>
          <w:rPr>
            <w:rStyle w:val="page number"/>
            <w:rtl w:val="0"/>
            <w:lang w:val="en-US"/>
          </w:rPr>
          <w:t xml:space="preserve">three to </w:t>
        </w:r>
      </w:ins>
      <w:r>
        <w:rPr>
          <w:rStyle w:val="page number"/>
          <w:rtl w:val="0"/>
          <w:lang w:val="en-US"/>
        </w:rPr>
        <w:t xml:space="preserve">five orders of magnitude lower than full sunlight and approximately </w:t>
      </w:r>
      <w:ins w:id="175" w:date="2024-04-11T15:31:02Z" w:author="Douglas Campbell">
        <w:r>
          <w:rPr>
            <w:rStyle w:val="page number"/>
            <w:rtl w:val="0"/>
            <w:lang w:val="en-US"/>
          </w:rPr>
          <w:t xml:space="preserve">one to </w:t>
        </w:r>
      </w:ins>
      <w:r>
        <w:rPr>
          <w:rStyle w:val="page number"/>
          <w:rtl w:val="0"/>
          <w:lang w:val="en-US"/>
        </w:rPr>
        <w:t xml:space="preserve">three orders of magnitude below the traditional threshold for the bottom of the photic zone in the ocean [2]. </w:t>
      </w:r>
    </w:p>
    <w:p>
      <w:pPr>
        <w:pStyle w:val="Body"/>
      </w:pPr>
      <w:r>
        <w:rPr>
          <w:rStyle w:val="page number"/>
          <w:rtl w:val="0"/>
          <w:lang w:val="en-US"/>
        </w:rPr>
        <w:t>The operational capacity of the Soliense LIFT-REM fluorometer bound</w:t>
      </w:r>
      <w:ins w:id="176" w:date="2024-04-11T15:31:12Z" w:author="Douglas Campbell">
        <w:r>
          <w:rPr>
            <w:rStyle w:val="page number"/>
            <w:rtl w:val="0"/>
            <w:lang w:val="en-US"/>
          </w:rPr>
          <w:t>ed</w:t>
        </w:r>
      </w:ins>
      <w:r>
        <w:rPr>
          <w:rStyle w:val="page number"/>
          <w:rtl w:val="0"/>
          <w:lang w:val="en-US"/>
        </w:rPr>
        <w:t xml:space="preserve"> the upper limit of the measurable </w:t>
      </w:r>
      <w:ins w:id="177" w:date="2024-04-11T15:31:22Z" w:author="Douglas Campbell">
        <w:r>
          <w:rPr>
            <w:rStyle w:val="page number"/>
            <w:rtl w:val="0"/>
            <w:lang w:val="en-US"/>
          </w:rPr>
          <w:t xml:space="preserve">equivalent </w:t>
        </w:r>
      </w:ins>
      <w:r>
        <w:rPr>
          <w:rStyle w:val="page number"/>
          <w:rtl w:val="0"/>
          <w:lang w:val="en-US"/>
        </w:rPr>
        <w:t xml:space="preserve">light range. In an analysis comprising 425 runs, the set flash spacing was compared to the actual spacing recorded between flashes down to the millisecond. In runs with the flash spacing set to 0.5, 0.25, or 0.1 seconds, the average measured flash spacings were 1.06, 1.00, and 1.00, respectively (see Appendix Table 1). Thus, a 1-second interval was the lowest reliable flash spacing, corresponding to maximum effective light levels of 0.534 to 0.898 </w:t>
      </w:r>
      <w:r>
        <w:rPr>
          <w:rStyle w:val="page number"/>
          <w:rtl w:val="0"/>
        </w:rPr>
        <w:t>µ</w:t>
      </w:r>
      <w:r>
        <w:rPr>
          <w:rStyle w:val="page number"/>
          <w:rtl w:val="0"/>
          <w:lang w:val="en-US"/>
        </w:rPr>
        <w:t>mol photons m</w:t>
      </w:r>
      <w:r>
        <w:rPr>
          <w:vertAlign w:val="superscript"/>
          <w:rtl w:val="0"/>
        </w:rPr>
        <w:t>-2</w:t>
      </w:r>
      <w:r>
        <w:rPr>
          <w:rStyle w:val="page number"/>
          <w:rtl w:val="0"/>
        </w:rPr>
        <w:t>s</w:t>
      </w:r>
      <w:r>
        <w:rPr>
          <w:vertAlign w:val="superscript"/>
          <w:rtl w:val="0"/>
          <w:lang w:val="ru-RU"/>
        </w:rPr>
        <w:t>-1</w:t>
      </w:r>
      <w:r>
        <w:rPr>
          <w:rStyle w:val="page number"/>
          <w:rtl w:val="0"/>
          <w:lang w:val="en-US"/>
        </w:rPr>
        <w:t>, depending on the effective absorption cross-section of photosystem II (</w:t>
      </w:r>
      <w:r>
        <w:rPr>
          <w:rStyle w:val="page number"/>
          <w:rtl w:val="0"/>
        </w:rPr>
        <w:t>σ</w:t>
      </w:r>
      <w:r>
        <w:rPr>
          <w:vertAlign w:val="subscript"/>
          <w:rtl w:val="0"/>
          <w:lang w:val="pt-PT"/>
        </w:rPr>
        <w:t>PSII</w:t>
      </w:r>
      <w:r>
        <w:rPr>
          <w:rStyle w:val="page number"/>
          <w:rtl w:val="0"/>
          <w:lang w:val="en-US"/>
        </w:rPr>
        <w:t xml:space="preserve">) of each culture (Table 2). </w:t>
      </w:r>
    </w:p>
    <w:p>
      <w:pPr>
        <w:pStyle w:val="Body"/>
        <w:ind w:firstLine="0"/>
      </w:pPr>
    </w:p>
    <w:p>
      <w:pPr>
        <w:pStyle w:val="Heading 2"/>
      </w:pPr>
      <w:bookmarkStart w:name="_Toc27" w:id="178"/>
      <w:r>
        <w:rPr>
          <w:rStyle w:val="page number"/>
          <w:rFonts w:cs="Arial Unicode MS" w:eastAsia="Arial Unicode MS"/>
          <w:rtl w:val="0"/>
          <w:lang w:val="en-US"/>
        </w:rPr>
        <w:t xml:space="preserve">Consistent Responses to Measurement Conditions </w:t>
      </w:r>
      <w:bookmarkEnd w:id="178"/>
    </w:p>
    <w:p>
      <w:pPr>
        <w:pStyle w:val="Body"/>
      </w:pPr>
      <w:r>
        <w:rPr>
          <w:rStyle w:val="page number"/>
          <w:rtl w:val="0"/>
          <w:lang w:val="en-US"/>
        </w:rPr>
        <w:t xml:space="preserve">Across all study strains, the observed ChlF oscillations indicate less efficient photosynthetic energy conversion under higher temperatures and lower light levels. The wavelet power at a period of four declines with decreasing light and </w:t>
      </w:r>
      <w:ins w:id="179" w:date="2024-04-11T15:34:02Z" w:author="Douglas Campbell">
        <w:r>
          <w:rPr>
            <w:rStyle w:val="page number"/>
            <w:rtl w:val="0"/>
            <w:lang w:val="en-US"/>
          </w:rPr>
          <w:t xml:space="preserve">with </w:t>
        </w:r>
      </w:ins>
      <w:r>
        <w:rPr>
          <w:rStyle w:val="page number"/>
          <w:rtl w:val="0"/>
          <w:lang w:val="en-US"/>
        </w:rPr>
        <w:t>increasing temperatures, illustrating that the periodic oscillations in ChlF are weaker under these conditions (Figure 9). Further, the decrease in the consecutive flashes before the ChlF oscillations damp out suggests that cultures are maintaining synchronicity in their S-State cycling for shorter durations (Figure 14, 16) [31].  The desynchronization of S-State cycling between the PSII in a population indicates that a sufficient number of charge recombinations have taken place to create a PSII population with a random</w:t>
      </w:r>
      <w:ins w:id="180" w:date="2024-04-11T15:34:31Z" w:author="Douglas Campbell">
        <w:r>
          <w:rPr>
            <w:rStyle w:val="page number"/>
            <w:rtl w:val="0"/>
            <w:lang w:val="en-US"/>
          </w:rPr>
          <w:t>ized</w:t>
        </w:r>
      </w:ins>
      <w:r>
        <w:rPr>
          <w:rStyle w:val="page number"/>
          <w:rtl w:val="0"/>
          <w:lang w:val="en-US"/>
        </w:rPr>
        <w:t xml:space="preserve"> distribution of S-States. Thus, if this desynchronization occurs after fewer consecutive flashes, it signifies an increased proportion of PSIIs undergoing charge recombinations after each flash. By inference, PSII populations with increased incidence of energetically wasteful charge recombinations, such as those under high temperatures and low light levels, are less efficient in their photosynthetic energy conversion [23]. </w:t>
      </w:r>
    </w:p>
    <w:p>
      <w:pPr>
        <w:pStyle w:val="Body"/>
      </w:pPr>
      <w:r>
        <w:rPr>
          <w:rStyle w:val="page number"/>
          <w:rtl w:val="0"/>
          <w:lang w:val="en-US"/>
        </w:rPr>
        <w:t xml:space="preserve">These results are consistent with previous literature evaluating the response of recombination reactions to light conditions. As light levels decline, there are longer intervals between successive PSII excitations, pushing fewer electrons through the electron transport chain [30]. Consequently, the probability of energetically wasteful charge recombinations is higher, corresponding to weaker maintenance of S-State cycling [30,31]. Similarly, these findings are consistent with known relationships between charge recombination and temperature, as recombination reactions typically decrease with temperature due to the thermal sensitivity of the associated enzymes [50]. However, these results are in direct contrast with previous literature regarding the temperature dependence of S-State transitions. In 2022, Han </w:t>
      </w:r>
      <w:r>
        <w:rPr>
          <w:i w:val="1"/>
          <w:iCs w:val="1"/>
          <w:rtl w:val="0"/>
        </w:rPr>
        <w:t>et al.</w:t>
      </w:r>
      <w:r>
        <w:rPr>
          <w:rStyle w:val="page number"/>
          <w:rtl w:val="0"/>
          <w:lang w:val="en-US"/>
        </w:rPr>
        <w:t xml:space="preserve"> compared the miss probability of S-State transitions at -10, 1, 10, and 20 </w:t>
      </w:r>
      <w:r>
        <w:rPr>
          <w:rStyle w:val="page number"/>
          <w:rtl w:val="0"/>
          <w:lang w:val="it-IT"/>
        </w:rPr>
        <w:t>°</w:t>
      </w:r>
      <w:r>
        <w:rPr>
          <w:rStyle w:val="page number"/>
          <w:rtl w:val="0"/>
          <w:lang w:val="en-US"/>
        </w:rPr>
        <w:t xml:space="preserve">C. Applying a variable series of flashes to isolated PSII in temperature-controlled ethanol baths, they demonstrated that the average </w:t>
      </w:r>
      <w:commentRangeStart w:id="181"/>
      <w:r>
        <w:rPr>
          <w:rStyle w:val="page number"/>
          <w:rtl w:val="0"/>
        </w:rPr>
        <w:t>miss</w:t>
      </w:r>
      <w:commentRangeEnd w:id="181"/>
      <w:r>
        <w:commentReference w:id="181"/>
      </w:r>
      <w:r>
        <w:rPr>
          <w:rStyle w:val="page number"/>
          <w:rtl w:val="0"/>
          <w:lang w:val="en-US"/>
        </w:rPr>
        <w:t xml:space="preserve"> probability of S-State transitions was highest at -10 </w:t>
      </w:r>
      <w:r>
        <w:rPr>
          <w:rStyle w:val="page number"/>
          <w:rtl w:val="0"/>
          <w:lang w:val="it-IT"/>
        </w:rPr>
        <w:t>°</w:t>
      </w:r>
      <w:r>
        <w:rPr>
          <w:rStyle w:val="page number"/>
          <w:rtl w:val="0"/>
          <w:lang w:val="en-US"/>
        </w:rPr>
        <w:t xml:space="preserve">C and lowest at 10 </w:t>
      </w:r>
      <w:r>
        <w:rPr>
          <w:rStyle w:val="page number"/>
          <w:rtl w:val="0"/>
          <w:lang w:val="it-IT"/>
        </w:rPr>
        <w:t>°</w:t>
      </w:r>
      <w:r>
        <w:rPr>
          <w:rStyle w:val="page number"/>
          <w:rtl w:val="0"/>
          <w:lang w:val="en-US"/>
        </w:rPr>
        <w:t xml:space="preserve">C [66]. Therefore, we would expect to have seen more sustained S-State transitions at moderate temperatures. </w:t>
      </w:r>
    </w:p>
    <w:p>
      <w:pPr>
        <w:pStyle w:val="Body"/>
        <w:ind w:firstLine="0"/>
      </w:pPr>
    </w:p>
    <w:p>
      <w:pPr>
        <w:pStyle w:val="Heading 2"/>
      </w:pPr>
      <w:bookmarkStart w:name="_Toc28" w:id="182"/>
      <w:r>
        <w:rPr>
          <w:rStyle w:val="page number"/>
          <w:rFonts w:cs="Arial Unicode MS" w:eastAsia="Arial Unicode MS"/>
          <w:rtl w:val="0"/>
          <w:lang w:val="en-US"/>
        </w:rPr>
        <w:t>Comparisons Among Strains</w:t>
      </w:r>
      <w:bookmarkEnd w:id="182"/>
    </w:p>
    <w:p>
      <w:pPr>
        <w:pStyle w:val="Body"/>
      </w:pPr>
      <w:r>
        <w:rPr>
          <w:rStyle w:val="page number"/>
          <w:rtl w:val="0"/>
          <w:lang w:val="en-US"/>
        </w:rPr>
        <w:t xml:space="preserve">Polar strains of diatoms and green algae consistently demonstrated a stronger periodicity in ChlF emissions (Figure 9). Further, they exhibited significant 4-step ChlF oscillations under a broader range of measurement conditions (Figure 10) than did their temperate counterparts. These findings illustrate that polar phytoplankton strains have a higher capacity to maintain S-State cycling than do temperate strains. Nevertheless, comparing the number of consecutive flashes before the ChlF oscillations damp out between strains under comparable conditions reveals variable patterns. </w:t>
      </w:r>
    </w:p>
    <w:p>
      <w:pPr>
        <w:pStyle w:val="Body"/>
        <w:rPr>
          <w:rStyle w:val="page number"/>
        </w:rPr>
      </w:pPr>
      <w:r>
        <w:rPr>
          <w:rStyle w:val="page number"/>
          <w:rtl w:val="0"/>
          <w:lang w:val="en-US"/>
        </w:rPr>
        <w:t xml:space="preserve">The first comparison was between the polar diatom </w:t>
      </w:r>
      <w:r>
        <w:rPr>
          <w:i w:val="1"/>
          <w:iCs w:val="1"/>
          <w:rtl w:val="0"/>
        </w:rPr>
        <w:t xml:space="preserve">F. cylindrus </w:t>
      </w:r>
      <w:r>
        <w:rPr>
          <w:rStyle w:val="page number"/>
          <w:rtl w:val="0"/>
          <w:lang w:val="en-US"/>
        </w:rPr>
        <w:t xml:space="preserve">and the temperate diatom </w:t>
      </w:r>
      <w:r>
        <w:rPr>
          <w:i w:val="1"/>
          <w:iCs w:val="1"/>
          <w:rtl w:val="0"/>
          <w:lang w:val="it-IT"/>
        </w:rPr>
        <w:t>T. pseudonana</w:t>
      </w:r>
      <w:r>
        <w:rPr>
          <w:rStyle w:val="page number"/>
          <w:rtl w:val="0"/>
          <w:lang w:val="en-US"/>
        </w:rPr>
        <w:t xml:space="preserve">. When measured at the same temperature under low light, </w:t>
      </w:r>
      <w:r>
        <w:rPr>
          <w:i w:val="1"/>
          <w:iCs w:val="1"/>
          <w:rtl w:val="0"/>
        </w:rPr>
        <w:t xml:space="preserve">F. cylindrus </w:t>
      </w:r>
      <w:r>
        <w:rPr>
          <w:rStyle w:val="page number"/>
          <w:rtl w:val="0"/>
          <w:lang w:val="en-US"/>
        </w:rPr>
        <w:t xml:space="preserve">sustained ChlF oscillations for longer than </w:t>
      </w:r>
      <w:r>
        <w:rPr>
          <w:i w:val="1"/>
          <w:iCs w:val="1"/>
          <w:rtl w:val="0"/>
          <w:lang w:val="it-IT"/>
        </w:rPr>
        <w:t>T. pseudonana</w:t>
      </w:r>
      <w:r>
        <w:rPr>
          <w:rStyle w:val="page number"/>
          <w:rtl w:val="0"/>
          <w:lang w:val="en-US"/>
        </w:rPr>
        <w:t xml:space="preserve">. However, as light levels increased, the duration of cycling in </w:t>
      </w:r>
      <w:r>
        <w:rPr>
          <w:i w:val="1"/>
          <w:iCs w:val="1"/>
          <w:rtl w:val="0"/>
          <w:lang w:val="it-IT"/>
        </w:rPr>
        <w:t>T. pseudonana</w:t>
      </w:r>
      <w:r>
        <w:rPr>
          <w:rStyle w:val="page number"/>
          <w:rtl w:val="0"/>
          <w:lang w:val="en-US"/>
        </w:rPr>
        <w:t xml:space="preserve"> increased to near that of </w:t>
      </w:r>
      <w:r>
        <w:rPr>
          <w:i w:val="1"/>
          <w:iCs w:val="1"/>
          <w:rtl w:val="0"/>
        </w:rPr>
        <w:t xml:space="preserve">F. cylindrus </w:t>
      </w:r>
      <w:r>
        <w:rPr>
          <w:rStyle w:val="page number"/>
          <w:rtl w:val="0"/>
          <w:lang w:val="en-US"/>
        </w:rPr>
        <w:t xml:space="preserve">(Figure 15). This behaviour is consistent with the trends observed below the growth temperature when comparing these two diatom strains by the deviation from growth temperature during measurement (Figure 11). Yet, when temperatures increase the same amount above the growth temperature, </w:t>
      </w:r>
      <w:r>
        <w:rPr>
          <w:i w:val="1"/>
          <w:iCs w:val="1"/>
          <w:rtl w:val="0"/>
        </w:rPr>
        <w:t>F. cylindrus</w:t>
      </w:r>
      <w:r>
        <w:rPr>
          <w:rStyle w:val="page number"/>
          <w:rtl w:val="0"/>
          <w:lang w:val="en-US"/>
        </w:rPr>
        <w:t xml:space="preserve"> maintains cycling for much longer than</w:t>
      </w:r>
      <w:r>
        <w:rPr>
          <w:i w:val="1"/>
          <w:iCs w:val="1"/>
          <w:rtl w:val="0"/>
          <w:lang w:val="it-IT"/>
        </w:rPr>
        <w:t xml:space="preserve"> T. pseudonana</w:t>
      </w:r>
      <w:r>
        <w:rPr>
          <w:rStyle w:val="page number"/>
          <w:rtl w:val="0"/>
          <w:lang w:val="en-US"/>
        </w:rPr>
        <w:t xml:space="preserve">, regardless of the light level. </w:t>
      </w:r>
      <w:r>
        <w:rPr>
          <w:rtl w:val="0"/>
          <w:lang w:val="en-US"/>
        </w:rPr>
        <w:t xml:space="preserve">These trends indicate that </w:t>
      </w:r>
      <w:r>
        <w:rPr>
          <w:i w:val="1"/>
          <w:iCs w:val="1"/>
          <w:rtl w:val="0"/>
        </w:rPr>
        <w:t>F. cylindrus</w:t>
      </w:r>
      <w:r>
        <w:rPr>
          <w:rtl w:val="0"/>
          <w:lang w:val="en-US"/>
        </w:rPr>
        <w:t xml:space="preserve"> maintains S-State cycling for longer than </w:t>
      </w:r>
      <w:r>
        <w:rPr>
          <w:i w:val="1"/>
          <w:iCs w:val="1"/>
          <w:rtl w:val="0"/>
          <w:lang w:val="it-IT"/>
        </w:rPr>
        <w:t>T. pseudonana</w:t>
      </w:r>
      <w:r>
        <w:rPr>
          <w:rtl w:val="0"/>
          <w:lang w:val="de-DE"/>
        </w:rPr>
        <w:t xml:space="preserve"> under </w:t>
      </w:r>
      <w:r>
        <w:rPr>
          <w:rtl w:val="0"/>
          <w:lang w:val="en-US"/>
        </w:rPr>
        <w:t xml:space="preserve">low photon delivery and low temperatures. However, in less stressful conditions, </w:t>
      </w:r>
      <w:r>
        <w:rPr>
          <w:i w:val="1"/>
          <w:iCs w:val="1"/>
          <w:rtl w:val="0"/>
          <w:lang w:val="it-IT"/>
        </w:rPr>
        <w:t>T. pseudonana</w:t>
      </w:r>
      <w:r>
        <w:rPr>
          <w:rtl w:val="0"/>
          <w:lang w:val="en-US"/>
        </w:rPr>
        <w:t xml:space="preserve"> can match the photosynthetic performance of </w:t>
      </w:r>
      <w:r>
        <w:rPr>
          <w:i w:val="1"/>
          <w:iCs w:val="1"/>
          <w:rtl w:val="0"/>
        </w:rPr>
        <w:t>F. cylindrus</w:t>
      </w:r>
      <w:r>
        <w:rPr>
          <w:rtl w:val="0"/>
          <w:lang w:val="en-US"/>
        </w:rPr>
        <w:t>.</w:t>
      </w:r>
      <w:r>
        <w:rPr>
          <w:rStyle w:val="page number"/>
          <w:rtl w:val="0"/>
          <w:lang w:val="en-US"/>
        </w:rPr>
        <w:t xml:space="preserve"> Theoretically, the rate of charge recombinations </w:t>
      </w:r>
      <w:ins w:id="183" w:date="2024-04-11T15:55:03Z" w:author="Douglas Campbell">
        <w:r>
          <w:rPr>
            <w:rStyle w:val="page number"/>
            <w:rtl w:val="0"/>
            <w:lang w:val="en-US"/>
          </w:rPr>
          <w:t>sh</w:t>
        </w:r>
      </w:ins>
      <w:del w:id="184" w:date="2024-04-11T15:55:02Z" w:author="Douglas Campbell">
        <w:r>
          <w:rPr>
            <w:rStyle w:val="page number"/>
            <w:rtl w:val="0"/>
          </w:rPr>
          <w:delText>w</w:delText>
        </w:r>
      </w:del>
      <w:r>
        <w:rPr>
          <w:rStyle w:val="page number"/>
          <w:rtl w:val="0"/>
          <w:lang w:val="en-US"/>
        </w:rPr>
        <w:t>ould increase under low light and high</w:t>
      </w:r>
      <w:ins w:id="185" w:date="2024-04-11T15:55:08Z" w:author="Douglas Campbell">
        <w:r>
          <w:rPr>
            <w:rStyle w:val="page number"/>
            <w:rtl w:val="0"/>
            <w:lang w:val="en-US"/>
          </w:rPr>
          <w:t>er</w:t>
        </w:r>
      </w:ins>
      <w:r>
        <w:rPr>
          <w:rStyle w:val="page number"/>
          <w:rtl w:val="0"/>
          <w:lang w:val="en-US"/>
        </w:rPr>
        <w:t xml:space="preserve"> temperatures [30,50]. Thus, the stability of S-State cycling in the PSII of </w:t>
      </w:r>
      <w:r>
        <w:rPr>
          <w:i w:val="1"/>
          <w:iCs w:val="1"/>
          <w:rtl w:val="0"/>
        </w:rPr>
        <w:t>F. cylindrus</w:t>
      </w:r>
      <w:r>
        <w:rPr>
          <w:rtl w:val="0"/>
          <w:lang w:val="en-US"/>
        </w:rPr>
        <w:t xml:space="preserve"> under these conditions </w:t>
      </w:r>
      <w:del w:id="186" w:date="2024-04-11T15:55:16Z" w:author="Douglas Campbell">
        <w:r>
          <w:rPr>
            <w:rtl w:val="0"/>
            <w:lang w:val="en-US"/>
          </w:rPr>
          <w:delText xml:space="preserve">reflects the </w:delText>
        </w:r>
      </w:del>
      <w:ins w:id="187" w:date="2024-04-11T15:55:18Z" w:author="Douglas Campbell">
        <w:r>
          <w:rPr>
            <w:rtl w:val="0"/>
            <w:lang w:val="en-US"/>
          </w:rPr>
          <w:t xml:space="preserve">supports a </w:t>
        </w:r>
      </w:ins>
      <w:r>
        <w:rPr>
          <w:rtl w:val="0"/>
          <w:lang w:val="en-US"/>
        </w:rPr>
        <w:t>suppression of energetically wasteful charge recombinations by th</w:t>
      </w:r>
      <w:del w:id="188" w:date="2024-04-11T15:55:27Z" w:author="Douglas Campbell">
        <w:r>
          <w:rPr>
            <w:rtl w:val="0"/>
            <w:lang w:val="en-US"/>
          </w:rPr>
          <w:delText>is</w:delText>
        </w:r>
      </w:del>
      <w:ins w:id="189" w:date="2024-04-11T15:55:35Z" w:author="Douglas Campbell">
        <w:r>
          <w:rPr>
            <w:rtl w:val="0"/>
            <w:lang w:val="en-US"/>
          </w:rPr>
          <w:t>e polar</w:t>
        </w:r>
      </w:ins>
      <w:r>
        <w:rPr>
          <w:rtl w:val="0"/>
          <w:lang w:val="en-US"/>
        </w:rPr>
        <w:t xml:space="preserve"> strain compared to a temperate diatom</w:t>
      </w:r>
      <w:r>
        <w:rPr>
          <w:rStyle w:val="page number"/>
          <w:rtl w:val="0"/>
        </w:rPr>
        <w:t xml:space="preserve">. </w:t>
      </w:r>
    </w:p>
    <w:p>
      <w:pPr>
        <w:pStyle w:val="Body"/>
      </w:pPr>
      <w:r>
        <w:rPr>
          <w:rStyle w:val="page number"/>
          <w:rtl w:val="0"/>
          <w:lang w:val="en-US"/>
        </w:rPr>
        <w:t xml:space="preserve">The second comparison comprises three polar, </w:t>
      </w:r>
      <w:r>
        <w:rPr>
          <w:i w:val="1"/>
          <w:iCs w:val="1"/>
          <w:shd w:val="clear" w:color="auto" w:fill="ffffff"/>
          <w:rtl w:val="0"/>
        </w:rPr>
        <w:t>C. priscuii,</w:t>
      </w:r>
      <w:r>
        <w:rPr>
          <w:shd w:val="clear" w:color="auto" w:fill="ffffff"/>
          <w:rtl w:val="0"/>
        </w:rPr>
        <w:t xml:space="preserve"> </w:t>
      </w:r>
      <w:r>
        <w:rPr>
          <w:i w:val="1"/>
          <w:iCs w:val="1"/>
          <w:shd w:val="clear" w:color="auto" w:fill="ffffff"/>
          <w:rtl w:val="0"/>
          <w:lang w:val="it-IT"/>
        </w:rPr>
        <w:t>C. malina, and C. ICEMDV</w:t>
      </w:r>
      <w:r>
        <w:rPr>
          <w:shd w:val="clear" w:color="auto" w:fill="ffffff"/>
          <w:rtl w:val="0"/>
          <w:lang w:val="it-IT"/>
        </w:rPr>
        <w:t xml:space="preserve">, and two temperate, </w:t>
      </w:r>
      <w:r>
        <w:rPr>
          <w:i w:val="1"/>
          <w:iCs w:val="1"/>
          <w:rtl w:val="0"/>
          <w:lang w:val="de-DE"/>
        </w:rPr>
        <w:t xml:space="preserve">C. reinhardtii, </w:t>
      </w:r>
      <w:r>
        <w:rPr>
          <w:rStyle w:val="page number"/>
          <w:rtl w:val="0"/>
          <w:lang w:val="en-US"/>
        </w:rPr>
        <w:t xml:space="preserve">and </w:t>
      </w:r>
      <w:r>
        <w:rPr>
          <w:i w:val="1"/>
          <w:iCs w:val="1"/>
          <w:shd w:val="clear" w:color="auto" w:fill="ffffff"/>
          <w:rtl w:val="0"/>
          <w:lang w:val="pt-PT"/>
        </w:rPr>
        <w:t xml:space="preserve">C. vulgaris, </w:t>
      </w:r>
      <w:r>
        <w:rPr>
          <w:shd w:val="clear" w:color="auto" w:fill="ffffff"/>
          <w:rtl w:val="0"/>
          <w:lang w:val="en-US"/>
        </w:rPr>
        <w:t xml:space="preserve">strains of green algae. When evaluated at their growth temperature, the polar strains </w:t>
      </w:r>
      <w:del w:id="190" w:date="2024-04-11T15:56:03Z" w:author="Douglas Campbell">
        <w:r>
          <w:rPr>
            <w:shd w:val="clear" w:color="auto" w:fill="ffffff"/>
            <w:rtl w:val="0"/>
            <w:lang w:val="en-US"/>
          </w:rPr>
          <w:delText xml:space="preserve">exhibited longer </w:delText>
        </w:r>
      </w:del>
      <w:ins w:id="191" w:date="2024-04-11T15:56:05Z" w:author="Douglas Campbell">
        <w:r>
          <w:rPr>
            <w:shd w:val="clear" w:color="auto" w:fill="ffffff"/>
            <w:rtl w:val="0"/>
            <w:lang w:val="en-US"/>
          </w:rPr>
          <w:t xml:space="preserve">maintained </w:t>
        </w:r>
      </w:ins>
      <w:r>
        <w:rPr>
          <w:shd w:val="clear" w:color="auto" w:fill="ffffff"/>
          <w:rtl w:val="0"/>
          <w:lang w:val="en-US"/>
        </w:rPr>
        <w:t xml:space="preserve">significant ChlF oscillations </w:t>
      </w:r>
      <w:ins w:id="192" w:date="2024-04-11T15:56:11Z" w:author="Douglas Campbell">
        <w:r>
          <w:rPr>
            <w:shd w:val="clear" w:color="auto" w:fill="ffffff"/>
            <w:rtl w:val="0"/>
            <w:lang w:val="en-US"/>
          </w:rPr>
          <w:t xml:space="preserve">for more flash cycles, </w:t>
        </w:r>
      </w:ins>
      <w:r>
        <w:rPr>
          <w:shd w:val="clear" w:color="auto" w:fill="ffffff"/>
          <w:rtl w:val="0"/>
          <w:lang w:val="en-US"/>
        </w:rPr>
        <w:t>than</w:t>
      </w:r>
      <w:ins w:id="193" w:date="2024-04-11T15:56:16Z" w:author="Douglas Campbell">
        <w:r>
          <w:rPr>
            <w:shd w:val="clear" w:color="auto" w:fill="ffffff"/>
            <w:rtl w:val="0"/>
            <w:lang w:val="en-US"/>
          </w:rPr>
          <w:t xml:space="preserve"> did</w:t>
        </w:r>
      </w:ins>
      <w:r>
        <w:rPr>
          <w:shd w:val="clear" w:color="auto" w:fill="ffffff"/>
          <w:rtl w:val="0"/>
          <w:lang w:val="en-US"/>
        </w:rPr>
        <w:t xml:space="preserve"> their temperate counterparts across all light conditions (Figure 12). Yet, when compared at the same measurement temperature, these strains showed little variation in the duration of significant ChlF oscillations (Figure 17), suggesting little difference in the incidence of energetically wasteful charge recombinations. This shared measurement temperature represents a departure from the growth temperature of +8 </w:t>
      </w:r>
      <w:r>
        <w:rPr>
          <w:rStyle w:val="page number"/>
          <w:rtl w:val="0"/>
          <w:lang w:val="it-IT"/>
        </w:rPr>
        <w:t>°</w:t>
      </w:r>
      <w:r>
        <w:rPr>
          <w:rStyle w:val="page number"/>
          <w:rtl w:val="0"/>
          <w:lang w:val="en-US"/>
        </w:rPr>
        <w:t xml:space="preserve">C for polar strains and -10 to -12 </w:t>
      </w:r>
      <w:r>
        <w:rPr>
          <w:rStyle w:val="page number"/>
          <w:rtl w:val="0"/>
          <w:lang w:val="it-IT"/>
        </w:rPr>
        <w:t>°</w:t>
      </w:r>
      <w:r>
        <w:rPr>
          <w:rStyle w:val="page number"/>
          <w:rtl w:val="0"/>
          <w:lang w:val="en-US"/>
        </w:rPr>
        <w:t xml:space="preserve">C for temperate strains. Recombination reactions are expected to increase with temperature [50]. Thus, the capacity for polar strains to exhibit the same </w:t>
      </w:r>
      <w:commentRangeStart w:id="194"/>
      <w:del w:id="195" w:date="2024-04-11T15:56:39Z" w:author="Douglas Campbell">
        <w:r>
          <w:rPr>
            <w:rStyle w:val="page number"/>
            <w:rtl w:val="0"/>
            <w:lang w:val="en-US"/>
          </w:rPr>
          <w:delText>durations</w:delText>
        </w:r>
      </w:del>
      <w:ins w:id="196" w:date="2024-04-11T15:56:40Z" w:author="Douglas Campbell">
        <w:r>
          <w:rPr>
            <w:rStyle w:val="page number"/>
            <w:rtl w:val="0"/>
            <w:lang w:val="en-US"/>
          </w:rPr>
          <w:t>stability</w:t>
        </w:r>
      </w:ins>
      <w:commentRangeEnd w:id="194"/>
      <w:r>
        <w:commentReference w:id="194"/>
      </w:r>
      <w:r>
        <w:rPr>
          <w:rStyle w:val="page number"/>
          <w:rtl w:val="0"/>
          <w:lang w:val="en-US"/>
        </w:rPr>
        <w:t xml:space="preserve"> of S-State cycling when warmed</w:t>
      </w:r>
      <w:ins w:id="197" w:date="2024-04-11T15:57:12Z" w:author="Douglas Campbell">
        <w:r>
          <w:rPr>
            <w:rStyle w:val="page number"/>
            <w:rtl w:val="0"/>
            <w:lang w:val="en-US"/>
          </w:rPr>
          <w:t>,</w:t>
        </w:r>
      </w:ins>
      <w:r>
        <w:rPr>
          <w:rStyle w:val="page number"/>
          <w:rtl w:val="0"/>
          <w:lang w:val="en-US"/>
        </w:rPr>
        <w:t xml:space="preserve"> as temperate strains do when cooled</w:t>
      </w:r>
      <w:ins w:id="198" w:date="2024-04-11T15:57:14Z" w:author="Douglas Campbell">
        <w:r>
          <w:rPr>
            <w:rStyle w:val="page number"/>
            <w:rtl w:val="0"/>
            <w:lang w:val="en-US"/>
          </w:rPr>
          <w:t>,</w:t>
        </w:r>
      </w:ins>
      <w:r>
        <w:rPr>
          <w:rStyle w:val="page number"/>
          <w:rtl w:val="0"/>
          <w:lang w:val="en-US"/>
        </w:rPr>
        <w:t xml:space="preserve"> suggests some suppression of energetically wasteful charge recombinations in the PSII of polar strains. This finding is underscored by the disparity in recombination reactions observed </w:t>
      </w:r>
      <w:ins w:id="199" w:date="2024-04-11T15:57:25Z" w:author="Douglas Campbell">
        <w:r>
          <w:rPr>
            <w:rStyle w:val="page number"/>
            <w:rtl w:val="0"/>
            <w:lang w:val="en-US"/>
          </w:rPr>
          <w:t xml:space="preserve">when measured </w:t>
        </w:r>
      </w:ins>
      <w:r>
        <w:rPr>
          <w:rStyle w:val="page number"/>
          <w:rtl w:val="0"/>
          <w:lang w:val="de-DE"/>
        </w:rPr>
        <w:t xml:space="preserve">under </w:t>
      </w:r>
      <w:commentRangeStart w:id="200"/>
      <w:r>
        <w:rPr>
          <w:rStyle w:val="page number"/>
          <w:rtl w:val="0"/>
          <w:lang w:val="es-ES_tradnl"/>
        </w:rPr>
        <w:t>comparable</w:t>
      </w:r>
      <w:commentRangeEnd w:id="200"/>
      <w:r>
        <w:commentReference w:id="200"/>
      </w:r>
      <w:r>
        <w:rPr>
          <w:rStyle w:val="page number"/>
          <w:rtl w:val="0"/>
          <w:lang w:val="fr-FR"/>
        </w:rPr>
        <w:t xml:space="preserve"> conditions. </w:t>
      </w:r>
    </w:p>
    <w:p>
      <w:pPr>
        <w:pStyle w:val="Body"/>
      </w:pPr>
      <w:r>
        <w:rPr>
          <w:rStyle w:val="page number"/>
          <w:rtl w:val="0"/>
          <w:lang w:val="en-US"/>
        </w:rPr>
        <w:t>Through analyzing ChlF oscillations, we extrapolated the</w:t>
      </w:r>
      <w:del w:id="201" w:date="2024-04-11T15:58:06Z" w:author="Douglas Campbell">
        <w:r>
          <w:rPr>
            <w:rStyle w:val="page number"/>
            <w:rtl w:val="0"/>
            <w:lang w:val="it-IT"/>
          </w:rPr>
          <w:delText xml:space="preserve"> duration</w:delText>
        </w:r>
      </w:del>
      <w:ins w:id="202" w:date="2024-04-11T15:58:07Z" w:author="Douglas Campbell">
        <w:r>
          <w:rPr>
            <w:rStyle w:val="page number"/>
            <w:rtl w:val="0"/>
            <w:lang w:val="en-US"/>
          </w:rPr>
          <w:t xml:space="preserve"> stability</w:t>
        </w:r>
      </w:ins>
      <w:r>
        <w:rPr>
          <w:rStyle w:val="page number"/>
          <w:rtl w:val="0"/>
          <w:lang w:val="en-US"/>
        </w:rPr>
        <w:t xml:space="preserve"> of significant S-State cycling and therefore, the incidence of energetically wasteful charge recombinations. Overall, our findings indicate that polar phytoplankton </w:t>
      </w:r>
      <w:r>
        <w:rPr>
          <w:rtl w:val="0"/>
          <w:lang w:val="en-US"/>
        </w:rPr>
        <w:t>exhibit more stable S-State cycling than do temperate strains under limited light and temperatures surpassing their growth conditions.</w:t>
      </w:r>
      <w:r>
        <w:rPr>
          <w:rStyle w:val="page number"/>
          <w:rtl w:val="0"/>
          <w:lang w:val="en-US"/>
        </w:rPr>
        <w:t xml:space="preserve"> These findings suggest that polar phytoplankton strains increase their photosynthetic energy conversion </w:t>
      </w:r>
      <w:r>
        <w:rPr>
          <w:rtl w:val="0"/>
          <w:lang w:val="en-US"/>
        </w:rPr>
        <w:t>efficiency under low light and low temperatures</w:t>
      </w:r>
      <w:r>
        <w:rPr>
          <w:rStyle w:val="page number"/>
          <w:rtl w:val="0"/>
        </w:rPr>
        <w:t xml:space="preserve"> </w:t>
      </w:r>
      <w:r>
        <w:rPr>
          <w:rtl w:val="0"/>
          <w:lang w:val="en-US"/>
        </w:rPr>
        <w:t>by</w:t>
      </w:r>
      <w:r>
        <w:rPr>
          <w:rStyle w:val="page number"/>
          <w:rtl w:val="0"/>
          <w:lang w:val="da-DK"/>
        </w:rPr>
        <w:t xml:space="preserve"> minimizing energetically wasteful charge recombinations. Stable S-State cycling and minimal energy loss through charge recombination ensure continued electron flow through the ETC, sustaining ATP and NADPH production, and minimizing the risk of photodamage to the photosynthetic machinery [23,30]. Thus, </w:t>
      </w:r>
      <w:del w:id="203" w:date="2024-04-11T16:00:26Z" w:author="Douglas Campbell">
        <w:r>
          <w:rPr>
            <w:rStyle w:val="page number"/>
            <w:rtl w:val="0"/>
            <w:lang w:val="en-US"/>
          </w:rPr>
          <w:delText>this ability</w:delText>
        </w:r>
      </w:del>
      <w:ins w:id="204" w:date="2024-04-11T16:00:42Z" w:author="Douglas Campbell">
        <w:r>
          <w:rPr>
            <w:rStyle w:val="page number"/>
            <w:rtl w:val="0"/>
            <w:lang w:val="en-US"/>
          </w:rPr>
          <w:t>stable S-State cycling, with inferred suppression of wasteful recombinations,</w:t>
        </w:r>
      </w:ins>
      <w:r>
        <w:rPr>
          <w:rStyle w:val="page number"/>
          <w:rtl w:val="0"/>
          <w:lang w:val="en-US"/>
        </w:rPr>
        <w:t xml:space="preserve"> may be integral for the productivity of polar phytoplankton under the ice during the polar night. </w:t>
      </w:r>
    </w:p>
    <w:p>
      <w:pPr>
        <w:pStyle w:val="Body"/>
      </w:pPr>
    </w:p>
    <w:p>
      <w:pPr>
        <w:pStyle w:val="Heading 2"/>
      </w:pPr>
      <w:bookmarkStart w:name="_Toc29" w:id="205"/>
      <w:r>
        <w:rPr>
          <w:rStyle w:val="page number"/>
          <w:rFonts w:cs="Arial Unicode MS" w:eastAsia="Arial Unicode MS"/>
          <w:rtl w:val="0"/>
          <w:lang w:val="en-US"/>
        </w:rPr>
        <w:t xml:space="preserve">Ecological Implications &amp; Future Directions </w:t>
      </w:r>
      <w:bookmarkEnd w:id="205"/>
    </w:p>
    <w:p>
      <w:pPr>
        <w:pStyle w:val="Body"/>
      </w:pPr>
      <w:r>
        <w:rPr>
          <w:rStyle w:val="page number"/>
          <w:rtl w:val="0"/>
          <w:lang w:val="en-US"/>
        </w:rPr>
        <w:t>Unravelling the mechanisms enabling polar phytoplankton to sustain slow, but significant productivity under the ice in the winter is crucial for predicting the changing dynamics of spring phytoplankton blooms. This is particularly critical in the Arctic, where the pace of warming is rapidly accelerating [7]. Beyond temperature changes, polar aquatic ecosystems are experiencing reductions in sea ice extent and thickness, escalating freshwater inputs, acidification, and increased winds and storms [7,12]. These pressures are causing alterations in the productivity and seasonal peaks of phytoplankton blooms [7,11]. Understanding the nature of maintaining an intact photosystem under the ice in the winter allows us to better predict under what conditions these blooms will initiate, and which phytoplankton strains will be involved [4].</w:t>
      </w:r>
    </w:p>
    <w:p>
      <w:pPr>
        <w:pStyle w:val="Body"/>
      </w:pPr>
      <w:r>
        <w:rPr>
          <w:rStyle w:val="page number"/>
          <w:rtl w:val="0"/>
          <w:lang w:val="en-US"/>
        </w:rPr>
        <w:t xml:space="preserve">The ability to maintain efficient photosynthetic energy conversion over winter is crucial for the timing and speed of spring bloom initiation [4]. Strains with this ability may possess a competitive advantage in quickly initiating spring growth, giving them first access to the nutrients required to form an extensive bloom. Thus, the proportions of these strains may increase in polar regions. Altering the phytoplankton community composition may, in turn, exert bottom-up effects on polar ecosystems [7]. </w:t>
      </w:r>
    </w:p>
    <w:p>
      <w:pPr>
        <w:pStyle w:val="Body"/>
      </w:pPr>
      <w:r>
        <w:rPr>
          <w:rStyle w:val="page number"/>
          <w:rtl w:val="0"/>
          <w:lang w:val="en-US"/>
        </w:rPr>
        <w:t xml:space="preserve">Future directions for this research include more extensive comparative analyses to further our understanding. Incorporating more strains of diatoms and green algae, as well as other phytoplankton groups will enable us to uncover whether certain groups have a higher capacity to suppress energetically wasteful charge recombinations. A difference between these groups may affect their contribution to the phytoplankton community, leading to differences in the ecosystem services offered by spring phytoplankton blooms. Moreover, since there were differences observed between </w:t>
      </w:r>
      <w:r>
        <w:rPr>
          <w:i w:val="1"/>
          <w:iCs w:val="1"/>
          <w:rtl w:val="0"/>
        </w:rPr>
        <w:t>F. cylindrus</w:t>
      </w:r>
      <w:r>
        <w:rPr>
          <w:rStyle w:val="page number"/>
          <w:rtl w:val="0"/>
          <w:lang w:val="en-US"/>
        </w:rPr>
        <w:t xml:space="preserve"> strains grown at 0 and 6 </w:t>
      </w:r>
      <w:r>
        <w:rPr>
          <w:rStyle w:val="page number"/>
          <w:rtl w:val="0"/>
          <w:lang w:val="it-IT"/>
        </w:rPr>
        <w:t>°</w:t>
      </w:r>
      <w:r>
        <w:rPr>
          <w:rStyle w:val="page number"/>
          <w:rtl w:val="0"/>
          <w:lang w:val="en-US"/>
        </w:rPr>
        <w:t xml:space="preserve">C, further comparison between ecotypes may yield information on the conditions that lead to the evolution of this ability. </w:t>
      </w:r>
    </w:p>
    <w:p>
      <w:pPr>
        <w:pStyle w:val="Body"/>
      </w:pPr>
    </w:p>
    <w:p>
      <w:pPr>
        <w:pStyle w:val="Heading"/>
        <w:sectPr>
          <w:headerReference w:type="default" r:id="rId30"/>
          <w:pgSz w:w="12240" w:h="15840" w:orient="portrait"/>
          <w:pgMar w:top="1440" w:right="1440" w:bottom="1440" w:left="1440" w:header="720" w:footer="720"/>
          <w:bidi w:val="0"/>
        </w:sectPr>
      </w:pPr>
    </w:p>
    <w:p>
      <w:pPr>
        <w:pStyle w:val="Heading"/>
      </w:pPr>
      <w:bookmarkStart w:name="_Toc30" w:id="206"/>
      <w:r>
        <w:rPr>
          <w:rStyle w:val="page number"/>
          <w:rFonts w:cs="Arial Unicode MS" w:eastAsia="Arial Unicode MS"/>
          <w:rtl w:val="0"/>
          <w:lang w:val="fr-FR"/>
        </w:rPr>
        <w:t>References</w:t>
      </w:r>
      <w:bookmarkEnd w:id="206"/>
    </w:p>
    <w:p>
      <w:pPr>
        <w:pStyle w:val="Bibliography"/>
        <w:rPr>
          <w:lang w:val="en-US"/>
        </w:rPr>
      </w:pPr>
      <w:r>
        <w:rPr>
          <w:rtl w:val="0"/>
          <w:lang w:val="en-US"/>
        </w:rPr>
        <w:t xml:space="preserve">1. </w:t>
        <w:tab/>
        <w:t>Pierella Karlusich JJ, Ibarbalz FM, Bowler C. Phytoplankton in the Tara Ocean. Annual Review of Marine Science. 2020;12: 233</w:t>
      </w:r>
      <w:r>
        <w:rPr>
          <w:rtl w:val="0"/>
          <w:lang w:val="en-US"/>
        </w:rPr>
        <w:t>–</w:t>
      </w:r>
      <w:r>
        <w:rPr>
          <w:rtl w:val="0"/>
          <w:lang w:val="en-US"/>
        </w:rPr>
        <w:t>265. doi:10.1146/annurev-marine-010419-010706</w:t>
      </w:r>
    </w:p>
    <w:p>
      <w:pPr>
        <w:pStyle w:val="Bibliography"/>
        <w:rPr>
          <w:lang w:val="en-US"/>
        </w:rPr>
      </w:pPr>
      <w:r>
        <w:rPr>
          <w:rtl w:val="0"/>
          <w:lang w:val="en-US"/>
        </w:rPr>
        <w:t xml:space="preserve">2. </w:t>
        <w:tab/>
        <w:t>Raven JA, K</w:t>
      </w:r>
      <w:r>
        <w:rPr>
          <w:rtl w:val="0"/>
          <w:lang w:val="en-US"/>
        </w:rPr>
        <w:t>ü</w:t>
      </w:r>
      <w:r>
        <w:rPr>
          <w:rtl w:val="0"/>
          <w:lang w:val="en-US"/>
        </w:rPr>
        <w:t>bler JE, Beardall J. Put out the light, and then put out the light. Journal of the Marine Biological Association of the United Kingdom. 2000;80: 1</w:t>
      </w:r>
      <w:r>
        <w:rPr>
          <w:rtl w:val="0"/>
          <w:lang w:val="en-US"/>
        </w:rPr>
        <w:t>–</w:t>
      </w:r>
      <w:r>
        <w:rPr>
          <w:rtl w:val="0"/>
          <w:lang w:val="en-US"/>
        </w:rPr>
        <w:t>25. doi:10.1017/S0025315499001526</w:t>
      </w:r>
    </w:p>
    <w:p>
      <w:pPr>
        <w:pStyle w:val="Bibliography"/>
        <w:rPr>
          <w:lang w:val="en-US"/>
        </w:rPr>
      </w:pPr>
      <w:r>
        <w:rPr>
          <w:rtl w:val="0"/>
          <w:lang w:val="en-US"/>
        </w:rPr>
        <w:t xml:space="preserve">3. </w:t>
        <w:tab/>
        <w:t xml:space="preserve">Kirk JTO. Light and Photosynthesis in Aquatic Ecosystems. 3rd ed. Cambridge, UK: Cambridge University Press; 2011. </w:t>
      </w:r>
    </w:p>
    <w:p>
      <w:pPr>
        <w:pStyle w:val="Bibliography"/>
        <w:rPr>
          <w:lang w:val="en-US"/>
        </w:rPr>
      </w:pPr>
      <w:r>
        <w:rPr>
          <w:rtl w:val="0"/>
          <w:lang w:val="en-US"/>
        </w:rPr>
        <w:t xml:space="preserve">4. </w:t>
        <w:tab/>
        <w:t>Randelhoff A, Lacour L, Marec C, Leymarie E, Lagunas J, Xing X, et al. Arctic mid-winter phytoplankton growth revealed by autonomous profilers. Science Advances. 2020;6: eabc2678. doi:10.1126/sciadv.abc2678</w:t>
      </w:r>
    </w:p>
    <w:p>
      <w:pPr>
        <w:pStyle w:val="Bibliography"/>
        <w:rPr>
          <w:lang w:val="en-US"/>
        </w:rPr>
      </w:pPr>
      <w:r>
        <w:rPr>
          <w:rtl w:val="0"/>
          <w:lang w:val="en-US"/>
        </w:rPr>
        <w:t xml:space="preserve">5. </w:t>
        <w:tab/>
        <w:t>Hancke K, Lund-Hansen LC, Lamare ML, H</w:t>
      </w:r>
      <w:r>
        <w:rPr>
          <w:rtl w:val="0"/>
          <w:lang w:val="en-US"/>
        </w:rPr>
        <w:t>ø</w:t>
      </w:r>
      <w:r>
        <w:rPr>
          <w:rtl w:val="0"/>
          <w:lang w:val="en-US"/>
        </w:rPr>
        <w:t>jlund Pedersen S, King MD, Andersen P, et al. Extreme Low Light Requirement for Algae Growth Underneath Sea Ice: A Case Study From Station Nord, NE Greenland. Journal of Geophysical Research: Oceans. 2018;123: 985</w:t>
      </w:r>
      <w:r>
        <w:rPr>
          <w:rtl w:val="0"/>
          <w:lang w:val="en-US"/>
        </w:rPr>
        <w:t>–</w:t>
      </w:r>
      <w:r>
        <w:rPr>
          <w:rtl w:val="0"/>
          <w:lang w:val="en-US"/>
        </w:rPr>
        <w:t>1000. doi:10.1002/2017JC013263</w:t>
      </w:r>
    </w:p>
    <w:p>
      <w:pPr>
        <w:pStyle w:val="Bibliography"/>
        <w:rPr>
          <w:lang w:val="en-US"/>
        </w:rPr>
      </w:pPr>
      <w:r>
        <w:rPr>
          <w:rtl w:val="0"/>
          <w:lang w:val="en-US"/>
        </w:rPr>
        <w:t xml:space="preserve">6. </w:t>
        <w:tab/>
        <w:t xml:space="preserve">Leu E, Mundy CJ, Assmy P, Campbell K, Gabrielsen TM, Gosselin M, et al. Arctic spring awakening </w:t>
      </w:r>
      <w:r>
        <w:rPr>
          <w:rtl w:val="0"/>
          <w:lang w:val="en-US"/>
        </w:rPr>
        <w:t xml:space="preserve">– </w:t>
      </w:r>
      <w:r>
        <w:rPr>
          <w:rtl w:val="0"/>
          <w:lang w:val="en-US"/>
        </w:rPr>
        <w:t>Steering principles behind the phenology of vernal ice algal blooms. Progress in Oceanography. 2015;139: 151</w:t>
      </w:r>
      <w:r>
        <w:rPr>
          <w:rtl w:val="0"/>
          <w:lang w:val="en-US"/>
        </w:rPr>
        <w:t>–</w:t>
      </w:r>
      <w:r>
        <w:rPr>
          <w:rtl w:val="0"/>
          <w:lang w:val="en-US"/>
        </w:rPr>
        <w:t>170. doi:10.1016/j.pocean.2015.07.012</w:t>
      </w:r>
    </w:p>
    <w:p>
      <w:pPr>
        <w:pStyle w:val="Bibliography"/>
        <w:rPr>
          <w:lang w:val="en-US"/>
        </w:rPr>
      </w:pPr>
      <w:r>
        <w:rPr>
          <w:rtl w:val="0"/>
          <w:lang w:val="en-US"/>
        </w:rPr>
        <w:t xml:space="preserve">7. </w:t>
        <w:tab/>
        <w:t>Ardyna M, Arrigo KR. Phytoplankton dynamics in a changing Arctic Ocean. Nat Clim Chang. 2020;10: 892</w:t>
      </w:r>
      <w:r>
        <w:rPr>
          <w:rtl w:val="0"/>
          <w:lang w:val="en-US"/>
        </w:rPr>
        <w:t>–</w:t>
      </w:r>
      <w:r>
        <w:rPr>
          <w:rtl w:val="0"/>
          <w:lang w:val="en-US"/>
        </w:rPr>
        <w:t>903. doi:10.1038/s41558-020-0905-y</w:t>
      </w:r>
    </w:p>
    <w:p>
      <w:pPr>
        <w:pStyle w:val="Bibliography"/>
        <w:rPr>
          <w:lang w:val="en-US"/>
        </w:rPr>
      </w:pPr>
      <w:r>
        <w:rPr>
          <w:rtl w:val="0"/>
          <w:lang w:val="en-US"/>
        </w:rPr>
        <w:t xml:space="preserve">8. </w:t>
        <w:tab/>
        <w:t>Robinson DH, Arrigo KR, Iturriaga R, Sullivan CW. Microalgal Light-Harvesting in Extreme Low-Light Environments in Mcmurdo Sound, Antarctica. Journal of Phycology. 1995;31: 508</w:t>
      </w:r>
      <w:r>
        <w:rPr>
          <w:rtl w:val="0"/>
          <w:lang w:val="en-US"/>
        </w:rPr>
        <w:t>–</w:t>
      </w:r>
      <w:r>
        <w:rPr>
          <w:rtl w:val="0"/>
          <w:lang w:val="en-US"/>
        </w:rPr>
        <w:t>520. doi:10.1111/j.1529-8817.1995.tb02544.x</w:t>
      </w:r>
    </w:p>
    <w:p>
      <w:pPr>
        <w:pStyle w:val="Bibliography"/>
        <w:rPr>
          <w:lang w:val="en-US"/>
        </w:rPr>
      </w:pPr>
      <w:r>
        <w:rPr>
          <w:rtl w:val="0"/>
          <w:lang w:val="en-US"/>
        </w:rPr>
        <w:t xml:space="preserve">9. </w:t>
        <w:tab/>
        <w:t>Bax N, Sands CJ, Gogarty B, Downey RV, Moreau CVE, Moreno B, et al. Perspective: Increasing blue carbon around Antarctica is an ecosystem service of considerable societal and economic value worth protecting. Glob Chang Biol. 2021;27: 5</w:t>
      </w:r>
      <w:r>
        <w:rPr>
          <w:rtl w:val="0"/>
          <w:lang w:val="en-US"/>
        </w:rPr>
        <w:t>–</w:t>
      </w:r>
      <w:r>
        <w:rPr>
          <w:rtl w:val="0"/>
          <w:lang w:val="en-US"/>
        </w:rPr>
        <w:t>12. doi:10.1111/gcb.15392</w:t>
      </w:r>
    </w:p>
    <w:p>
      <w:pPr>
        <w:pStyle w:val="Bibliography"/>
        <w:rPr>
          <w:lang w:val="en-US"/>
        </w:rPr>
      </w:pPr>
      <w:r>
        <w:rPr>
          <w:rtl w:val="0"/>
          <w:lang w:val="en-US"/>
        </w:rPr>
        <w:t xml:space="preserve">10. </w:t>
        <w:tab/>
        <w:t>Lyon BR, Mock T. Polar Microalgae: New Approaches towards Understanding Adaptations to an Extreme and Changing Environment. Biology. 2014;3: 56</w:t>
      </w:r>
      <w:r>
        <w:rPr>
          <w:rtl w:val="0"/>
          <w:lang w:val="en-US"/>
        </w:rPr>
        <w:t>–</w:t>
      </w:r>
      <w:r>
        <w:rPr>
          <w:rtl w:val="0"/>
          <w:lang w:val="en-US"/>
        </w:rPr>
        <w:t>80. doi:10.3390/biology3010056</w:t>
      </w:r>
    </w:p>
    <w:p>
      <w:pPr>
        <w:pStyle w:val="Bibliography"/>
        <w:rPr>
          <w:lang w:val="en-US"/>
        </w:rPr>
      </w:pPr>
      <w:r>
        <w:rPr>
          <w:rtl w:val="0"/>
          <w:lang w:val="en-US"/>
        </w:rPr>
        <w:t xml:space="preserve">11. </w:t>
        <w:tab/>
        <w:t>Croteau D, Gu</w:t>
      </w:r>
      <w:r>
        <w:rPr>
          <w:rtl w:val="0"/>
          <w:lang w:val="en-US"/>
        </w:rPr>
        <w:t>é</w:t>
      </w:r>
      <w:r>
        <w:rPr>
          <w:rtl w:val="0"/>
          <w:lang w:val="en-US"/>
        </w:rPr>
        <w:t>rin S, Bruyant F, Ferland J, Campbell DA, Babin M, et al. Contrasting nonphotochemical quenching patterns under high light and darkness aligns with light niche occupancy in Arctic diatoms. Limnology and Oceanography. 2021;66: S231</w:t>
      </w:r>
      <w:r>
        <w:rPr>
          <w:rtl w:val="0"/>
          <w:lang w:val="en-US"/>
        </w:rPr>
        <w:t>–</w:t>
      </w:r>
      <w:r>
        <w:rPr>
          <w:rtl w:val="0"/>
          <w:lang w:val="en-US"/>
        </w:rPr>
        <w:t>S245. doi:10.1002/lno.11587</w:t>
      </w:r>
    </w:p>
    <w:p>
      <w:pPr>
        <w:pStyle w:val="Bibliography"/>
        <w:rPr>
          <w:lang w:val="en-US"/>
        </w:rPr>
      </w:pPr>
      <w:r>
        <w:rPr>
          <w:rtl w:val="0"/>
          <w:lang w:val="en-US"/>
        </w:rPr>
        <w:t xml:space="preserve">12. </w:t>
        <w:tab/>
        <w:t>Cvetkovska M, Vakulenko G, Smith DR, Zhang X, H</w:t>
      </w:r>
      <w:r>
        <w:rPr>
          <w:rtl w:val="0"/>
          <w:lang w:val="en-US"/>
        </w:rPr>
        <w:t>ü</w:t>
      </w:r>
      <w:r>
        <w:rPr>
          <w:rtl w:val="0"/>
          <w:lang w:val="en-US"/>
        </w:rPr>
        <w:t>ner NPA. Temperature stress in psychrophilic green microalgae: Minireview. Physiologia Plantarum. 2022;174: e13811. doi:10.1111/ppl.13811</w:t>
      </w:r>
    </w:p>
    <w:p>
      <w:pPr>
        <w:pStyle w:val="Bibliography"/>
        <w:rPr>
          <w:lang w:val="en-US"/>
        </w:rPr>
      </w:pPr>
      <w:r>
        <w:rPr>
          <w:rtl w:val="0"/>
          <w:lang w:val="en-US"/>
        </w:rPr>
        <w:t xml:space="preserve">13. </w:t>
        <w:tab/>
        <w:t xml:space="preserve">Mock T, Otillar RP, Strauss J, McMullan M, Paajanen P, Schmutz J, et al. Evolutionary genomics of the cold-adapted diatom </w:t>
      </w:r>
      <w:r>
        <w:rPr>
          <w:i w:val="1"/>
          <w:iCs w:val="1"/>
          <w:rtl w:val="0"/>
          <w:lang w:val="en-US"/>
        </w:rPr>
        <w:t>Fragilariopsis cylindrus</w:t>
      </w:r>
      <w:r>
        <w:rPr>
          <w:rtl w:val="0"/>
          <w:lang w:val="en-US"/>
        </w:rPr>
        <w:t>. Nature. 2017;541: 536</w:t>
      </w:r>
      <w:r>
        <w:rPr>
          <w:rtl w:val="0"/>
          <w:lang w:val="en-US"/>
        </w:rPr>
        <w:t>–</w:t>
      </w:r>
      <w:r>
        <w:rPr>
          <w:rtl w:val="0"/>
          <w:lang w:val="en-US"/>
        </w:rPr>
        <w:t>540. doi:10.1038/nature20803</w:t>
      </w:r>
    </w:p>
    <w:p>
      <w:pPr>
        <w:pStyle w:val="Bibliography"/>
        <w:rPr>
          <w:lang w:val="en-US"/>
        </w:rPr>
      </w:pPr>
      <w:r>
        <w:rPr>
          <w:rtl w:val="0"/>
          <w:lang w:val="en-US"/>
        </w:rPr>
        <w:t xml:space="preserve">14. </w:t>
        <w:tab/>
        <w:t xml:space="preserve">Bayer-Giraldi M, Weikusat I, Besir H, Dieckmann G. Characterization of an antifreeze protein from the polar diatom </w:t>
      </w:r>
      <w:r>
        <w:rPr>
          <w:i w:val="1"/>
          <w:iCs w:val="1"/>
          <w:rtl w:val="0"/>
          <w:lang w:val="en-US"/>
        </w:rPr>
        <w:t>Fragilariopsis cylindrus</w:t>
      </w:r>
      <w:r>
        <w:rPr>
          <w:rtl w:val="0"/>
          <w:lang w:val="en-US"/>
        </w:rPr>
        <w:t xml:space="preserve"> and its relevance in sea ice. Cryobiology. 2011;63: 210</w:t>
      </w:r>
      <w:r>
        <w:rPr>
          <w:rtl w:val="0"/>
          <w:lang w:val="en-US"/>
        </w:rPr>
        <w:t>–</w:t>
      </w:r>
      <w:r>
        <w:rPr>
          <w:rtl w:val="0"/>
          <w:lang w:val="en-US"/>
        </w:rPr>
        <w:t>219. doi:10.1016/j.cryobiol.2011.08.006</w:t>
      </w:r>
    </w:p>
    <w:p>
      <w:pPr>
        <w:pStyle w:val="Bibliography"/>
        <w:rPr>
          <w:lang w:val="en-US"/>
        </w:rPr>
      </w:pPr>
      <w:r>
        <w:rPr>
          <w:rtl w:val="0"/>
          <w:lang w:val="en-US"/>
        </w:rPr>
        <w:t xml:space="preserve">15. </w:t>
        <w:tab/>
        <w:t xml:space="preserve">Kennedy F, Martin A, Bowman JP, Wilson R, McMinn A. Dark metabolism: a molecular insight into how the Antarctic sea-ice diatom </w:t>
      </w:r>
      <w:r>
        <w:rPr>
          <w:i w:val="1"/>
          <w:iCs w:val="1"/>
          <w:rtl w:val="0"/>
          <w:lang w:val="en-US"/>
        </w:rPr>
        <w:t>Fragilariopsis cylindrus</w:t>
      </w:r>
      <w:r>
        <w:rPr>
          <w:rtl w:val="0"/>
          <w:lang w:val="en-US"/>
        </w:rPr>
        <w:t xml:space="preserve"> survives long-term darkness. New Phytologist. 2019;223: 675</w:t>
      </w:r>
      <w:r>
        <w:rPr>
          <w:rtl w:val="0"/>
          <w:lang w:val="en-US"/>
        </w:rPr>
        <w:t>–</w:t>
      </w:r>
      <w:r>
        <w:rPr>
          <w:rtl w:val="0"/>
          <w:lang w:val="en-US"/>
        </w:rPr>
        <w:t>691. doi:10.1111/nph.15843</w:t>
      </w:r>
    </w:p>
    <w:p>
      <w:pPr>
        <w:pStyle w:val="Bibliography"/>
        <w:rPr>
          <w:lang w:val="en-US"/>
        </w:rPr>
      </w:pPr>
      <w:r>
        <w:rPr>
          <w:rtl w:val="0"/>
          <w:lang w:val="en-US"/>
        </w:rPr>
        <w:t xml:space="preserve">16. </w:t>
        <w:tab/>
        <w:t>Luci</w:t>
      </w:r>
      <w:r>
        <w:rPr>
          <w:rtl w:val="0"/>
          <w:lang w:val="en-US"/>
        </w:rPr>
        <w:t>ń</w:t>
      </w:r>
      <w:r>
        <w:rPr>
          <w:rtl w:val="0"/>
          <w:lang w:val="en-US"/>
        </w:rPr>
        <w:t>ski R, Jackowski G. The structure, functions and degradation of pigment-binding proteins of photosystem II. Acta Biochimica Polonica. 2006;53: 693</w:t>
      </w:r>
      <w:r>
        <w:rPr>
          <w:rtl w:val="0"/>
          <w:lang w:val="en-US"/>
        </w:rPr>
        <w:t>–</w:t>
      </w:r>
      <w:r>
        <w:rPr>
          <w:rtl w:val="0"/>
          <w:lang w:val="en-US"/>
        </w:rPr>
        <w:t>708. doi:10.18388/abp.2006_3297</w:t>
      </w:r>
    </w:p>
    <w:p>
      <w:pPr>
        <w:pStyle w:val="Bibliography"/>
        <w:rPr>
          <w:lang w:val="en-US"/>
        </w:rPr>
      </w:pPr>
      <w:r>
        <w:rPr>
          <w:rtl w:val="0"/>
          <w:lang w:val="en-US"/>
        </w:rPr>
        <w:t xml:space="preserve">17. </w:t>
        <w:tab/>
        <w:t>Kawakami K, Shen J-R. Purification of fully active and crystallizable photosystem II from thermophilic cyanobacteria. Methods in Enzymology. Elsevier; 2018. pp. 1</w:t>
      </w:r>
      <w:r>
        <w:rPr>
          <w:rtl w:val="0"/>
          <w:lang w:val="en-US"/>
        </w:rPr>
        <w:t>–</w:t>
      </w:r>
      <w:r>
        <w:rPr>
          <w:rtl w:val="0"/>
          <w:lang w:val="en-US"/>
        </w:rPr>
        <w:t>16. doi:10.1016/bs.mie.2018.10.002</w:t>
      </w:r>
    </w:p>
    <w:p>
      <w:pPr>
        <w:pStyle w:val="Bibliography"/>
        <w:rPr>
          <w:lang w:val="en-US"/>
        </w:rPr>
      </w:pPr>
      <w:r>
        <w:rPr>
          <w:rtl w:val="0"/>
          <w:lang w:val="en-US"/>
        </w:rPr>
        <w:t xml:space="preserve">18. </w:t>
        <w:tab/>
        <w:t>Vass I. Role of charge recombination processes in photodamage and photoprotection of the photosystem II complex. Physiologia Plantarum. 2011;142: 6</w:t>
      </w:r>
      <w:r>
        <w:rPr>
          <w:rtl w:val="0"/>
          <w:lang w:val="en-US"/>
        </w:rPr>
        <w:t>–</w:t>
      </w:r>
      <w:r>
        <w:rPr>
          <w:rtl w:val="0"/>
          <w:lang w:val="en-US"/>
        </w:rPr>
        <w:t>16. doi:10.1111/j.1399-3054.2011.01454.x</w:t>
      </w:r>
    </w:p>
    <w:p>
      <w:pPr>
        <w:pStyle w:val="Bibliography"/>
        <w:rPr>
          <w:lang w:val="en-US"/>
        </w:rPr>
      </w:pPr>
      <w:r>
        <w:rPr>
          <w:rtl w:val="0"/>
          <w:lang w:val="en-US"/>
        </w:rPr>
        <w:t xml:space="preserve">19. </w:t>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doi:10.3389/fmars.2021.690607</w:t>
      </w:r>
    </w:p>
    <w:p>
      <w:pPr>
        <w:pStyle w:val="Bibliography"/>
        <w:rPr>
          <w:lang w:val="en-US"/>
        </w:rPr>
      </w:pPr>
      <w:r>
        <w:rPr>
          <w:rtl w:val="0"/>
          <w:lang w:val="en-US"/>
        </w:rPr>
        <w:t xml:space="preserve">20. </w:t>
        <w:tab/>
        <w:t>Shen J-R. Photosynthesis | Photosystem II: Protein Components, Structure and Electron Transfer. In: Jez J, editor. Encyclopedia of Biological Chemistry III (Third Edition). Oxford: Elsevier; 2021. pp. 215</w:t>
      </w:r>
      <w:r>
        <w:rPr>
          <w:rtl w:val="0"/>
          <w:lang w:val="en-US"/>
        </w:rPr>
        <w:t>–</w:t>
      </w:r>
      <w:r>
        <w:rPr>
          <w:rtl w:val="0"/>
          <w:lang w:val="en-US"/>
        </w:rPr>
        <w:t>228. doi:10.1016/B978-0-12-819460-7.00012-8</w:t>
      </w:r>
    </w:p>
    <w:p>
      <w:pPr>
        <w:pStyle w:val="Bibliography"/>
        <w:rPr>
          <w:lang w:val="en-US"/>
        </w:rPr>
      </w:pPr>
      <w:r>
        <w:rPr>
          <w:rtl w:val="0"/>
          <w:lang w:val="en-US"/>
        </w:rPr>
        <w:t xml:space="preserve">21. </w:t>
        <w:tab/>
        <w:t>Mukhopadhyay S, Mandal SK, Bhaduri S, Armstrong WH. Manganese Clusters with Relevance to Photosystem II. Chem Rev. 2004;104: 3981</w:t>
      </w:r>
      <w:r>
        <w:rPr>
          <w:rtl w:val="0"/>
          <w:lang w:val="en-US"/>
        </w:rPr>
        <w:t>–</w:t>
      </w:r>
      <w:r>
        <w:rPr>
          <w:rtl w:val="0"/>
          <w:lang w:val="en-US"/>
        </w:rPr>
        <w:t>4026. doi:10.1021/cr0206014</w:t>
      </w:r>
    </w:p>
    <w:p>
      <w:pPr>
        <w:pStyle w:val="Bibliography"/>
        <w:rPr>
          <w:lang w:val="en-US"/>
        </w:rPr>
      </w:pPr>
      <w:r>
        <w:rPr>
          <w:rtl w:val="0"/>
          <w:lang w:val="en-US"/>
        </w:rPr>
        <w:t xml:space="preserve">22. </w:t>
        <w:tab/>
        <w:t>Vass I, Cser K. Janus-faced charge recombinations in photosystem II photoinhibition. Trends in Plant Science. 2009;14: 200</w:t>
      </w:r>
      <w:r>
        <w:rPr>
          <w:rtl w:val="0"/>
          <w:lang w:val="en-US"/>
        </w:rPr>
        <w:t>–</w:t>
      </w:r>
      <w:r>
        <w:rPr>
          <w:rtl w:val="0"/>
          <w:lang w:val="en-US"/>
        </w:rPr>
        <w:t>205. doi:10.1016/j.tplants.2009.01.009</w:t>
      </w:r>
    </w:p>
    <w:p>
      <w:pPr>
        <w:pStyle w:val="Bibliography"/>
        <w:rPr>
          <w:lang w:val="en-US"/>
        </w:rPr>
      </w:pPr>
      <w:r>
        <w:rPr>
          <w:rtl w:val="0"/>
          <w:lang w:val="en-US"/>
        </w:rPr>
        <w:t xml:space="preserve">23. </w:t>
        <w:tab/>
        <w:t>Rappaport F, Cuni A, Xiong L, Sayre R, Lavergne J. Charge Recombination and Thermoluminescence in Photosystem II. Biophysical Journal. 2005;88: 1948</w:t>
      </w:r>
      <w:r>
        <w:rPr>
          <w:rtl w:val="0"/>
          <w:lang w:val="en-US"/>
        </w:rPr>
        <w:t>–</w:t>
      </w:r>
      <w:r>
        <w:rPr>
          <w:rtl w:val="0"/>
          <w:lang w:val="en-US"/>
        </w:rPr>
        <w:t>1958. doi:10.1529/biophysj.104.050237</w:t>
      </w:r>
    </w:p>
    <w:p>
      <w:pPr>
        <w:pStyle w:val="Bibliography"/>
        <w:rPr>
          <w:lang w:val="en-US"/>
        </w:rPr>
      </w:pPr>
      <w:r>
        <w:rPr>
          <w:rtl w:val="0"/>
          <w:lang w:val="en-US"/>
        </w:rPr>
        <w:t xml:space="preserve">24. </w:t>
        <w:tab/>
        <w:t xml:space="preserve">Laloi C, Przybyla D, Apel K. A genetic approach towards elucidating the biological activity of different reactive oxygen species in </w:t>
      </w:r>
      <w:r>
        <w:rPr>
          <w:i w:val="1"/>
          <w:iCs w:val="1"/>
          <w:rtl w:val="0"/>
          <w:lang w:val="en-US"/>
        </w:rPr>
        <w:t>Arabidopsis thaliana</w:t>
      </w:r>
      <w:r>
        <w:rPr>
          <w:rtl w:val="0"/>
          <w:lang w:val="en-US"/>
        </w:rPr>
        <w:t>. Journal of Experimental Botany. 2006;57: 1719</w:t>
      </w:r>
      <w:r>
        <w:rPr>
          <w:rtl w:val="0"/>
          <w:lang w:val="en-US"/>
        </w:rPr>
        <w:t>–</w:t>
      </w:r>
      <w:r>
        <w:rPr>
          <w:rtl w:val="0"/>
          <w:lang w:val="en-US"/>
        </w:rPr>
        <w:t>1724. doi:10.1093/jxb/erj183</w:t>
      </w:r>
    </w:p>
    <w:p>
      <w:pPr>
        <w:pStyle w:val="Bibliography"/>
        <w:rPr>
          <w:lang w:val="en-US"/>
        </w:rPr>
      </w:pPr>
      <w:r>
        <w:rPr>
          <w:rtl w:val="0"/>
          <w:lang w:val="en-US"/>
        </w:rPr>
        <w:t xml:space="preserve">25. </w:t>
        <w:tab/>
        <w:t>Rutherford AW, Osyczka A, Rappaport F. Back-reactions, short-circuits, leaks and other energy wasteful reactions in biological electron transfer: Redox tuning to survive life in O2. FEBS Letters. 2012;586: 603</w:t>
      </w:r>
      <w:r>
        <w:rPr>
          <w:rtl w:val="0"/>
          <w:lang w:val="en-US"/>
        </w:rPr>
        <w:t>–</w:t>
      </w:r>
      <w:r>
        <w:rPr>
          <w:rtl w:val="0"/>
          <w:lang w:val="en-US"/>
        </w:rPr>
        <w:t>616. doi:10.1016/j.febslet.2011.12.039</w:t>
      </w:r>
    </w:p>
    <w:p>
      <w:pPr>
        <w:pStyle w:val="Bibliography"/>
        <w:rPr>
          <w:lang w:val="en-US"/>
        </w:rPr>
      </w:pPr>
      <w:r>
        <w:rPr>
          <w:rtl w:val="0"/>
          <w:lang w:val="en-US"/>
        </w:rPr>
        <w:t xml:space="preserve">26. </w:t>
        <w:tab/>
        <w:t>Vinyard DJ, Ananyev GM, Charles Dismukes G. Photosystem II: The Reaction Center of Oxygenic Photosynthesis. Annual Review of Biochemistry. 2013;82: 577</w:t>
      </w:r>
      <w:r>
        <w:rPr>
          <w:rtl w:val="0"/>
          <w:lang w:val="en-US"/>
        </w:rPr>
        <w:t>–</w:t>
      </w:r>
      <w:r>
        <w:rPr>
          <w:rtl w:val="0"/>
          <w:lang w:val="en-US"/>
        </w:rPr>
        <w:t>606. doi:10.1146/annurev-biochem-070511-100425</w:t>
      </w:r>
    </w:p>
    <w:p>
      <w:pPr>
        <w:pStyle w:val="Bibliography"/>
        <w:rPr>
          <w:lang w:val="en-US"/>
        </w:rPr>
      </w:pPr>
      <w:r>
        <w:rPr>
          <w:rtl w:val="0"/>
          <w:lang w:val="en-US"/>
        </w:rPr>
        <w:t xml:space="preserve">27. </w:t>
        <w:tab/>
        <w:t xml:space="preserve">Gates C, Ananyev G, Dismukes GC. Realtime kinetics of the light driven steps of photosynthetic water oxidation in living organisms by </w:t>
      </w:r>
      <w:r>
        <w:rPr>
          <w:rtl w:val="0"/>
          <w:lang w:val="en-US"/>
        </w:rPr>
        <w:t>“</w:t>
      </w:r>
      <w:r>
        <w:rPr>
          <w:rtl w:val="0"/>
          <w:lang w:val="en-US"/>
        </w:rPr>
        <w:t>stroboscopic</w:t>
      </w:r>
      <w:r>
        <w:rPr>
          <w:rtl w:val="0"/>
          <w:lang w:val="en-US"/>
        </w:rPr>
        <w:t xml:space="preserve">” </w:t>
      </w:r>
      <w:r>
        <w:rPr>
          <w:rtl w:val="0"/>
          <w:lang w:val="en-US"/>
        </w:rPr>
        <w:t>fluorometry. Biochimica et Biophysica Acta (BBA) - Bioenergetics. 2020;1861: 148212. doi:10.1016/j.bbabio.2020.148212</w:t>
      </w:r>
    </w:p>
    <w:p>
      <w:pPr>
        <w:pStyle w:val="Bibliography"/>
        <w:rPr>
          <w:lang w:val="en-US"/>
        </w:rPr>
      </w:pPr>
      <w:r>
        <w:rPr>
          <w:rtl w:val="0"/>
          <w:lang w:val="en-US"/>
        </w:rPr>
        <w:t xml:space="preserve">28. </w:t>
        <w:tab/>
        <w:t>Zaharieva I, Dau H. Energetics and Kinetics of S-State Transitions Monitored by Delayed Chlorophyll Fluorescence. Frontiers in Plant Science. 2019;10. Available: https://www.frontiersin.org/articles/10.3389/fpls.2019.00386</w:t>
      </w:r>
    </w:p>
    <w:p>
      <w:pPr>
        <w:pStyle w:val="Bibliography"/>
        <w:rPr>
          <w:lang w:val="en-US"/>
        </w:rPr>
      </w:pPr>
      <w:r>
        <w:rPr>
          <w:rtl w:val="0"/>
          <w:lang w:val="en-US"/>
        </w:rPr>
        <w:t xml:space="preserve">29. </w:t>
        <w:tab/>
        <w:t>Dau H, Haumann M. Time-resolved X-ray spectroscopy leads to an extension of the classical S-state cycle model of photosynthetic oxygen evolution. Photosynth Res. 2007;92: 327</w:t>
      </w:r>
      <w:r>
        <w:rPr>
          <w:rtl w:val="0"/>
          <w:lang w:val="en-US"/>
        </w:rPr>
        <w:t>–</w:t>
      </w:r>
      <w:r>
        <w:rPr>
          <w:rtl w:val="0"/>
          <w:lang w:val="en-US"/>
        </w:rPr>
        <w:t>343. doi:10.1007/s11120-007-9141-9</w:t>
      </w:r>
    </w:p>
    <w:p>
      <w:pPr>
        <w:pStyle w:val="Bibliography"/>
        <w:rPr>
          <w:lang w:val="en-US"/>
        </w:rPr>
      </w:pPr>
      <w:r>
        <w:rPr>
          <w:rtl w:val="0"/>
          <w:lang w:val="en-US"/>
        </w:rPr>
        <w:t xml:space="preserve">30. </w:t>
        <w:tab/>
        <w:t>Keren N, Berg A, van Kan PJM, Levanon H, Ohad I. Mechanism of photosystem II photoinactivation and D1 protein degradation at low light: The role of back electron flow. Proceedings of the National Academy of Sciences. 1997;94: 1579</w:t>
      </w:r>
      <w:r>
        <w:rPr>
          <w:rtl w:val="0"/>
          <w:lang w:val="en-US"/>
        </w:rPr>
        <w:t>–</w:t>
      </w:r>
      <w:r>
        <w:rPr>
          <w:rtl w:val="0"/>
          <w:lang w:val="en-US"/>
        </w:rPr>
        <w:t>1584. doi:10.1073/pnas.94.4.1579</w:t>
      </w:r>
    </w:p>
    <w:p>
      <w:pPr>
        <w:pStyle w:val="Bibliography"/>
        <w:rPr>
          <w:lang w:val="en-US"/>
        </w:rPr>
      </w:pPr>
      <w:r>
        <w:rPr>
          <w:rtl w:val="0"/>
          <w:lang w:val="en-US"/>
        </w:rPr>
        <w:t xml:space="preserve">31. </w:t>
        <w:tab/>
        <w:t>de Wijn R, van Gorkom HJ. S-state dependence of the miss probability in Photosystem II. Photosynthesis Research. 2002;72: 217</w:t>
      </w:r>
      <w:r>
        <w:rPr>
          <w:rtl w:val="0"/>
          <w:lang w:val="en-US"/>
        </w:rPr>
        <w:t>–</w:t>
      </w:r>
      <w:r>
        <w:rPr>
          <w:rtl w:val="0"/>
          <w:lang w:val="en-US"/>
        </w:rPr>
        <w:t>222. doi:10.1023/A:1016128632704</w:t>
      </w:r>
    </w:p>
    <w:p>
      <w:pPr>
        <w:pStyle w:val="Bibliography"/>
        <w:rPr>
          <w:lang w:val="en-US"/>
        </w:rPr>
      </w:pPr>
      <w:r>
        <w:rPr>
          <w:rtl w:val="0"/>
          <w:lang w:val="en-US"/>
        </w:rPr>
        <w:t xml:space="preserve">32. </w:t>
        <w:tab/>
        <w:t xml:space="preserve">Otte A, Winder JC, Deng L, Schmutz J, Jenkins J, Grigoriev IV, et al. The diatom </w:t>
      </w:r>
      <w:r>
        <w:rPr>
          <w:i w:val="1"/>
          <w:iCs w:val="1"/>
          <w:rtl w:val="0"/>
          <w:lang w:val="en-US"/>
        </w:rPr>
        <w:t>Fragilariopsis cylindrus</w:t>
      </w:r>
      <w:r>
        <w:rPr>
          <w:rtl w:val="0"/>
          <w:lang w:val="en-US"/>
        </w:rPr>
        <w:t>: A model alga to understand cold-adapted life. Journal of Phycology. 2023;59: 301</w:t>
      </w:r>
      <w:r>
        <w:rPr>
          <w:rtl w:val="0"/>
          <w:lang w:val="en-US"/>
        </w:rPr>
        <w:t>–</w:t>
      </w:r>
      <w:r>
        <w:rPr>
          <w:rtl w:val="0"/>
          <w:lang w:val="en-US"/>
        </w:rPr>
        <w:t>306. doi:10.1111/jpy.13325</w:t>
      </w:r>
    </w:p>
    <w:p>
      <w:pPr>
        <w:pStyle w:val="Bibliography"/>
        <w:rPr>
          <w:lang w:val="en-US"/>
        </w:rPr>
      </w:pPr>
      <w:r>
        <w:rPr>
          <w:rtl w:val="0"/>
          <w:lang w:val="en-US"/>
        </w:rPr>
        <w:t xml:space="preserve">33. </w:t>
        <w:tab/>
        <w:t xml:space="preserve">Cefarelli AO, Ferrario ME, Almandoz GO, Atencio AG, Akselman R, Vernet M. Diversity of the diatom genus </w:t>
      </w:r>
      <w:r>
        <w:rPr>
          <w:i w:val="1"/>
          <w:iCs w:val="1"/>
          <w:rtl w:val="0"/>
          <w:lang w:val="en-US"/>
        </w:rPr>
        <w:t>Fragilariopsis</w:t>
      </w:r>
      <w:r>
        <w:rPr>
          <w:rtl w:val="0"/>
          <w:lang w:val="en-US"/>
        </w:rPr>
        <w:t xml:space="preserve"> in the Argentine Sea and Antarctic waters: morphology, distribution and abundance. Polar Biology. 2010;33. doi:10.1007/s00300-010-0794-z</w:t>
      </w:r>
    </w:p>
    <w:p>
      <w:pPr>
        <w:pStyle w:val="Bibliography"/>
        <w:rPr>
          <w:lang w:val="en-US"/>
        </w:rPr>
      </w:pPr>
      <w:r>
        <w:rPr>
          <w:rtl w:val="0"/>
          <w:lang w:val="en-US"/>
        </w:rPr>
        <w:t xml:space="preserve">34. </w:t>
        <w:tab/>
        <w:t xml:space="preserve">Kang S-H, Fryxell GA. </w:t>
      </w:r>
      <w:r>
        <w:rPr>
          <w:i w:val="1"/>
          <w:iCs w:val="1"/>
          <w:rtl w:val="0"/>
          <w:lang w:val="en-US"/>
        </w:rPr>
        <w:t>Fragilariopsis cylindrus</w:t>
      </w:r>
      <w:r>
        <w:rPr>
          <w:rtl w:val="0"/>
          <w:lang w:val="en-US"/>
        </w:rPr>
        <w:t xml:space="preserve"> (Grunow) Krieger: The most abundant diatom in water column assemblages of Antarctic marginal ice-edge zones. Polar Biol. 1992;12: 609</w:t>
      </w:r>
      <w:r>
        <w:rPr>
          <w:rtl w:val="0"/>
          <w:lang w:val="en-US"/>
        </w:rPr>
        <w:t>–</w:t>
      </w:r>
      <w:r>
        <w:rPr>
          <w:rtl w:val="0"/>
          <w:lang w:val="en-US"/>
        </w:rPr>
        <w:t>627. doi:10.1007/BF00236984</w:t>
      </w:r>
    </w:p>
    <w:p>
      <w:pPr>
        <w:pStyle w:val="Bibliography"/>
        <w:rPr>
          <w:lang w:val="en-US"/>
        </w:rPr>
      </w:pPr>
      <w:r>
        <w:rPr>
          <w:rtl w:val="0"/>
          <w:lang w:val="en-US"/>
        </w:rPr>
        <w:t xml:space="preserve">35. </w:t>
        <w:tab/>
        <w:t>Poulsen N, Kr</w:t>
      </w:r>
      <w:r>
        <w:rPr>
          <w:rtl w:val="0"/>
          <w:lang w:val="en-US"/>
        </w:rPr>
        <w:t>ö</w:t>
      </w:r>
      <w:r>
        <w:rPr>
          <w:rtl w:val="0"/>
          <w:lang w:val="en-US"/>
        </w:rPr>
        <w:t xml:space="preserve">ger N. </w:t>
      </w:r>
      <w:r>
        <w:rPr>
          <w:i w:val="1"/>
          <w:iCs w:val="1"/>
          <w:rtl w:val="0"/>
          <w:lang w:val="en-US"/>
        </w:rPr>
        <w:t>Thalassiosira pseudonana</w:t>
      </w:r>
      <w:r>
        <w:rPr>
          <w:rtl w:val="0"/>
          <w:lang w:val="en-US"/>
        </w:rPr>
        <w:t xml:space="preserve"> (</w:t>
      </w:r>
      <w:r>
        <w:rPr>
          <w:i w:val="1"/>
          <w:iCs w:val="1"/>
          <w:rtl w:val="0"/>
          <w:lang w:val="en-US"/>
        </w:rPr>
        <w:t>Cyclotella nana</w:t>
      </w:r>
      <w:r>
        <w:rPr>
          <w:rtl w:val="0"/>
          <w:lang w:val="en-US"/>
        </w:rPr>
        <w:t>) (Hustedt) Hasle et Heimdal (Bacillariophyceae): A genetically tractable model organism for studying diatom biology, including biological silica formation. Journal of Phycology. 2023;59: 809</w:t>
      </w:r>
      <w:r>
        <w:rPr>
          <w:rtl w:val="0"/>
          <w:lang w:val="en-US"/>
        </w:rPr>
        <w:t>–</w:t>
      </w:r>
      <w:r>
        <w:rPr>
          <w:rtl w:val="0"/>
          <w:lang w:val="en-US"/>
        </w:rPr>
        <w:t>817. doi:10.1111/jpy.13362</w:t>
      </w:r>
    </w:p>
    <w:p>
      <w:pPr>
        <w:pStyle w:val="Bibliography"/>
        <w:rPr>
          <w:lang w:val="en-US"/>
        </w:rPr>
      </w:pPr>
      <w:r>
        <w:rPr>
          <w:rtl w:val="0"/>
          <w:lang w:val="en-US"/>
        </w:rPr>
        <w:t xml:space="preserve">36. </w:t>
        <w:tab/>
        <w:t xml:space="preserve">Cook G, Teufel A, Kalra I, Li W, Wang X, Priscu J, et al. The Antarctic psychrophiles </w:t>
      </w:r>
      <w:r>
        <w:rPr>
          <w:i w:val="1"/>
          <w:iCs w:val="1"/>
          <w:rtl w:val="0"/>
          <w:lang w:val="en-US"/>
        </w:rPr>
        <w:t>Chlamydomonas</w:t>
      </w:r>
      <w:r>
        <w:rPr>
          <w:rtl w:val="0"/>
          <w:lang w:val="en-US"/>
        </w:rPr>
        <w:t xml:space="preserve"> spp. </w:t>
      </w:r>
      <w:r>
        <w:rPr>
          <w:i w:val="1"/>
          <w:iCs w:val="1"/>
          <w:rtl w:val="0"/>
          <w:lang w:val="en-US"/>
        </w:rPr>
        <w:t>UWO241</w:t>
      </w:r>
      <w:r>
        <w:rPr>
          <w:rtl w:val="0"/>
          <w:lang w:val="en-US"/>
        </w:rPr>
        <w:t xml:space="preserve"> and </w:t>
      </w:r>
      <w:r>
        <w:rPr>
          <w:i w:val="1"/>
          <w:iCs w:val="1"/>
          <w:rtl w:val="0"/>
          <w:lang w:val="en-US"/>
        </w:rPr>
        <w:t>ICEMDV</w:t>
      </w:r>
      <w:r>
        <w:rPr>
          <w:rtl w:val="0"/>
          <w:lang w:val="en-US"/>
        </w:rPr>
        <w:t xml:space="preserve"> exhibit differential restructuring of photosystem I in response to iron. Photosynth Res. 2019;141: 209</w:t>
      </w:r>
      <w:r>
        <w:rPr>
          <w:rtl w:val="0"/>
          <w:lang w:val="en-US"/>
        </w:rPr>
        <w:t>–</w:t>
      </w:r>
      <w:r>
        <w:rPr>
          <w:rtl w:val="0"/>
          <w:lang w:val="en-US"/>
        </w:rPr>
        <w:t>228. doi:10.1007/s11120-019-00621-0</w:t>
      </w:r>
    </w:p>
    <w:p>
      <w:pPr>
        <w:pStyle w:val="Bibliography"/>
        <w:rPr>
          <w:lang w:val="en-US"/>
        </w:rPr>
      </w:pPr>
      <w:r>
        <w:rPr>
          <w:rtl w:val="0"/>
          <w:lang w:val="en-US"/>
        </w:rPr>
        <w:t xml:space="preserve">37. </w:t>
        <w:tab/>
        <w:t>Stahl-Rommel S, Kalra I, D</w:t>
      </w:r>
      <w:r>
        <w:rPr>
          <w:rtl w:val="0"/>
          <w:lang w:val="en-US"/>
        </w:rPr>
        <w:t>’</w:t>
      </w:r>
      <w:r>
        <w:rPr>
          <w:rtl w:val="0"/>
          <w:lang w:val="en-US"/>
        </w:rPr>
        <w:t xml:space="preserve">Silva S, Hahn MM, Popson D, Cvetkovska M, et al. Cyclic electron flow (CEF) and ascorbate pathway activity provide constitutive photoprotection for the photopsychrophile, </w:t>
      </w:r>
      <w:r>
        <w:rPr>
          <w:i w:val="1"/>
          <w:iCs w:val="1"/>
          <w:rtl w:val="0"/>
          <w:lang w:val="en-US"/>
        </w:rPr>
        <w:t>Chlamydomonas</w:t>
      </w:r>
      <w:r>
        <w:rPr>
          <w:rtl w:val="0"/>
          <w:lang w:val="en-US"/>
        </w:rPr>
        <w:t xml:space="preserve"> sp. </w:t>
      </w:r>
      <w:r>
        <w:rPr>
          <w:i w:val="1"/>
          <w:iCs w:val="1"/>
          <w:rtl w:val="0"/>
          <w:lang w:val="en-US"/>
        </w:rPr>
        <w:t>UWO 241</w:t>
      </w:r>
      <w:r>
        <w:rPr>
          <w:rtl w:val="0"/>
          <w:lang w:val="en-US"/>
        </w:rPr>
        <w:t> </w:t>
      </w:r>
      <w:r>
        <w:rPr>
          <w:rtl w:val="0"/>
          <w:lang w:val="en-US"/>
        </w:rPr>
        <w:t xml:space="preserve">(renamed </w:t>
      </w:r>
      <w:r>
        <w:rPr>
          <w:i w:val="1"/>
          <w:iCs w:val="1"/>
          <w:rtl w:val="0"/>
          <w:lang w:val="en-US"/>
        </w:rPr>
        <w:t>Chlamydomonas priscuii</w:t>
      </w:r>
      <w:r>
        <w:rPr>
          <w:rtl w:val="0"/>
          <w:lang w:val="en-US"/>
        </w:rPr>
        <w:t>). Photosynth Res. 2022;151: 235</w:t>
      </w:r>
      <w:r>
        <w:rPr>
          <w:rtl w:val="0"/>
          <w:lang w:val="en-US"/>
        </w:rPr>
        <w:t>–</w:t>
      </w:r>
      <w:r>
        <w:rPr>
          <w:rtl w:val="0"/>
          <w:lang w:val="en-US"/>
        </w:rPr>
        <w:t>250. doi:10.1007/s11120-021-00877-5</w:t>
      </w:r>
    </w:p>
    <w:p>
      <w:pPr>
        <w:pStyle w:val="Bibliography"/>
        <w:rPr>
          <w:lang w:val="en-US"/>
        </w:rPr>
      </w:pPr>
      <w:r>
        <w:rPr>
          <w:rtl w:val="0"/>
          <w:lang w:val="en-US"/>
        </w:rPr>
        <w:t xml:space="preserve">38. </w:t>
        <w:tab/>
        <w:t>Li W, Podar M, Morgan-Kiss RM. Ultrastructural and Single-Cell-Level Characterization Reveals Metabolic Versatility in a Microbial Eukaryote Community from an Ice-Covered Antarctic Lake. Applied and Environmental Microbiology. 2016;82: 3659</w:t>
      </w:r>
      <w:r>
        <w:rPr>
          <w:rtl w:val="0"/>
          <w:lang w:val="en-US"/>
        </w:rPr>
        <w:t>–</w:t>
      </w:r>
      <w:r>
        <w:rPr>
          <w:rtl w:val="0"/>
          <w:lang w:val="en-US"/>
        </w:rPr>
        <w:t>3670. doi:10.1128/AEM.00478-16</w:t>
      </w:r>
    </w:p>
    <w:p>
      <w:pPr>
        <w:pStyle w:val="Bibliography"/>
        <w:rPr>
          <w:lang w:val="en-US"/>
        </w:rPr>
      </w:pPr>
      <w:r>
        <w:rPr>
          <w:rtl w:val="0"/>
          <w:lang w:val="en-US"/>
        </w:rPr>
        <w:t xml:space="preserve">39. </w:t>
        <w:tab/>
        <w:t>H</w:t>
      </w:r>
      <w:r>
        <w:rPr>
          <w:rtl w:val="0"/>
          <w:lang w:val="en-US"/>
        </w:rPr>
        <w:t>ü</w:t>
      </w:r>
      <w:r>
        <w:rPr>
          <w:rtl w:val="0"/>
          <w:lang w:val="en-US"/>
        </w:rPr>
        <w:t xml:space="preserve">ner NPA, Szyszka-Mroz B, Ivanov AG, Kata V, Lye H, Smith DR. Photosynthetic adaptation and multicellularity in the Antarctic psychrophile, </w:t>
      </w:r>
      <w:r>
        <w:rPr>
          <w:i w:val="1"/>
          <w:iCs w:val="1"/>
          <w:rtl w:val="0"/>
          <w:lang w:val="en-US"/>
        </w:rPr>
        <w:t>Chlamydomonas priscuii</w:t>
      </w:r>
      <w:r>
        <w:rPr>
          <w:rtl w:val="0"/>
          <w:lang w:val="en-US"/>
        </w:rPr>
        <w:t>. Algal Research. 2023;74: 103220. doi:10.1016/j.algal.2023.103220</w:t>
      </w:r>
    </w:p>
    <w:p>
      <w:pPr>
        <w:pStyle w:val="Bibliography"/>
        <w:rPr>
          <w:lang w:val="en-US"/>
        </w:rPr>
      </w:pPr>
      <w:r>
        <w:rPr>
          <w:rtl w:val="0"/>
          <w:lang w:val="en-US"/>
        </w:rPr>
        <w:t xml:space="preserve">40. </w:t>
        <w:tab/>
        <w:t>Balzano S, Gourvil P, Siano R, Chanoine M, Marie D, Lessard S, et al. Diversity of cultured photosynthetic flagellates in the northeast Pacific and Arctic Oceans in summer. Biogeosciences. 2012;9: 4553</w:t>
      </w:r>
      <w:r>
        <w:rPr>
          <w:rtl w:val="0"/>
          <w:lang w:val="en-US"/>
        </w:rPr>
        <w:t>–</w:t>
      </w:r>
      <w:r>
        <w:rPr>
          <w:rtl w:val="0"/>
          <w:lang w:val="en-US"/>
        </w:rPr>
        <w:t>4571. doi:10.5194/bg-9-4553-2012</w:t>
      </w:r>
    </w:p>
    <w:p>
      <w:pPr>
        <w:pStyle w:val="Bibliography"/>
        <w:rPr>
          <w:lang w:val="en-US"/>
        </w:rPr>
      </w:pPr>
      <w:r>
        <w:rPr>
          <w:rtl w:val="0"/>
          <w:lang w:val="en-US"/>
        </w:rPr>
        <w:t xml:space="preserve">41. </w:t>
        <w:tab/>
        <w:t>Morales-S</w:t>
      </w:r>
      <w:r>
        <w:rPr>
          <w:rtl w:val="0"/>
          <w:lang w:val="en-US"/>
        </w:rPr>
        <w:t>á</w:t>
      </w:r>
      <w:r>
        <w:rPr>
          <w:rtl w:val="0"/>
          <w:lang w:val="en-US"/>
        </w:rPr>
        <w:t xml:space="preserve">nchez D, Schulze PSC, Kiron V, Wijffels RH. Temperature-Dependent Lipid Accumulation in the Polar Marine Microalga </w:t>
      </w:r>
      <w:r>
        <w:rPr>
          <w:i w:val="1"/>
          <w:iCs w:val="1"/>
          <w:rtl w:val="0"/>
          <w:lang w:val="en-US"/>
        </w:rPr>
        <w:t>Chlamydomonas malina</w:t>
      </w:r>
      <w:r>
        <w:rPr>
          <w:rtl w:val="0"/>
          <w:lang w:val="en-US"/>
        </w:rPr>
        <w:t xml:space="preserve"> RCC2488. Frontiers in Plant Science. 2020;11. doi:10.3389/fpls.2020.619064</w:t>
      </w:r>
    </w:p>
    <w:p>
      <w:pPr>
        <w:pStyle w:val="Bibliography"/>
        <w:rPr>
          <w:lang w:val="en-US"/>
        </w:rPr>
      </w:pPr>
      <w:r>
        <w:rPr>
          <w:rtl w:val="0"/>
          <w:lang w:val="en-US"/>
        </w:rPr>
        <w:t xml:space="preserve">42. </w:t>
        <w:tab/>
        <w:t xml:space="preserve">Sasso S, Stibor H, Mittag M, Grossman AR. From molecular manipulation of domesticated </w:t>
      </w:r>
      <w:r>
        <w:rPr>
          <w:i w:val="1"/>
          <w:iCs w:val="1"/>
          <w:rtl w:val="0"/>
          <w:lang w:val="en-US"/>
        </w:rPr>
        <w:t>Chlamydomonas reinhardtii</w:t>
      </w:r>
      <w:r>
        <w:rPr>
          <w:rtl w:val="0"/>
          <w:lang w:val="en-US"/>
        </w:rPr>
        <w:t xml:space="preserve"> to survival in nature. King SR, Rodgers PA, editors. eLife. 2018;7: e39233. doi:10.7554/eLife.39233</w:t>
      </w:r>
    </w:p>
    <w:p>
      <w:pPr>
        <w:pStyle w:val="Bibliography"/>
        <w:rPr>
          <w:lang w:val="en-US"/>
        </w:rPr>
      </w:pPr>
      <w:r>
        <w:rPr>
          <w:rtl w:val="0"/>
          <w:lang w:val="en-US"/>
        </w:rPr>
        <w:t xml:space="preserve">43. </w:t>
        <w:tab/>
        <w:t xml:space="preserve">Xie B, Bishop S, Stessman D, Wright D, Spalding MH, Halverson LJ. </w:t>
      </w:r>
      <w:r>
        <w:rPr>
          <w:i w:val="1"/>
          <w:iCs w:val="1"/>
          <w:rtl w:val="0"/>
          <w:lang w:val="en-US"/>
        </w:rPr>
        <w:t xml:space="preserve">Chlamydomonas reinhardtii </w:t>
      </w:r>
      <w:r>
        <w:rPr>
          <w:rtl w:val="0"/>
          <w:lang w:val="en-US"/>
        </w:rPr>
        <w:t>thermal tolerance enhancement mediated by a mutualistic interaction with vitamin B12-producing bacteria. The ISME Journal. 2013;7: 1544</w:t>
      </w:r>
      <w:r>
        <w:rPr>
          <w:rtl w:val="0"/>
          <w:lang w:val="en-US"/>
        </w:rPr>
        <w:t>–</w:t>
      </w:r>
      <w:r>
        <w:rPr>
          <w:rtl w:val="0"/>
          <w:lang w:val="en-US"/>
        </w:rPr>
        <w:t>1555. doi:10.1038/ismej.2013.43</w:t>
      </w:r>
    </w:p>
    <w:p>
      <w:pPr>
        <w:pStyle w:val="Bibliography"/>
        <w:rPr>
          <w:lang w:val="en-US"/>
        </w:rPr>
      </w:pPr>
      <w:r>
        <w:rPr>
          <w:rtl w:val="0"/>
          <w:lang w:val="en-US"/>
        </w:rPr>
        <w:t xml:space="preserve">44. </w:t>
        <w:tab/>
        <w:t>Wiel JBV, D.</w:t>
      </w:r>
      <w:r>
        <w:rPr>
          <w:rtl w:val="0"/>
          <w:lang w:val="en-US"/>
        </w:rPr>
        <w:t> </w:t>
      </w:r>
      <w:r>
        <w:rPr>
          <w:rtl w:val="0"/>
          <w:lang w:val="en-US"/>
        </w:rPr>
        <w:t>Mikulicz J, R.</w:t>
      </w:r>
      <w:r>
        <w:rPr>
          <w:rtl w:val="0"/>
          <w:lang w:val="en-US"/>
        </w:rPr>
        <w:t> </w:t>
      </w:r>
      <w:r>
        <w:rPr>
          <w:rtl w:val="0"/>
          <w:lang w:val="en-US"/>
        </w:rPr>
        <w:t>Boysen M, Hashemi N, Kalgren P, M.</w:t>
      </w:r>
      <w:r>
        <w:rPr>
          <w:rtl w:val="0"/>
          <w:lang w:val="en-US"/>
        </w:rPr>
        <w:t> </w:t>
      </w:r>
      <w:r>
        <w:rPr>
          <w:rtl w:val="0"/>
          <w:lang w:val="en-US"/>
        </w:rPr>
        <w:t xml:space="preserve">Nauman L, et al. Characterization of </w:t>
      </w:r>
      <w:r>
        <w:rPr>
          <w:i w:val="1"/>
          <w:iCs w:val="1"/>
          <w:rtl w:val="0"/>
          <w:lang w:val="en-US"/>
        </w:rPr>
        <w:t>Chlorella vulgaris</w:t>
      </w:r>
      <w:r>
        <w:rPr>
          <w:rtl w:val="0"/>
          <w:lang w:val="en-US"/>
        </w:rPr>
        <w:t xml:space="preserve"> and </w:t>
      </w:r>
      <w:r>
        <w:rPr>
          <w:i w:val="1"/>
          <w:iCs w:val="1"/>
          <w:rtl w:val="0"/>
          <w:lang w:val="en-US"/>
        </w:rPr>
        <w:t>Chlorella protothecoides</w:t>
      </w:r>
      <w:r>
        <w:rPr>
          <w:rtl w:val="0"/>
          <w:lang w:val="en-US"/>
        </w:rPr>
        <w:t xml:space="preserve"> using multi-pixel photon counters in a 3D focusing optofluidic system. RSC Advances. 2017;7: 4402</w:t>
      </w:r>
      <w:r>
        <w:rPr>
          <w:rtl w:val="0"/>
          <w:lang w:val="en-US"/>
        </w:rPr>
        <w:t>–</w:t>
      </w:r>
      <w:r>
        <w:rPr>
          <w:rtl w:val="0"/>
          <w:lang w:val="en-US"/>
        </w:rPr>
        <w:t>4408. doi:10.1039/C6RA25837A</w:t>
      </w:r>
    </w:p>
    <w:p>
      <w:pPr>
        <w:pStyle w:val="Bibliography"/>
        <w:rPr>
          <w:lang w:val="en-US"/>
        </w:rPr>
      </w:pPr>
      <w:r>
        <w:rPr>
          <w:rtl w:val="0"/>
          <w:lang w:val="en-US"/>
        </w:rPr>
        <w:t xml:space="preserve">45. </w:t>
        <w:tab/>
        <w:t xml:space="preserve">Leyva LA, Bashan Y, Mendoza A, de-Bashan LE. Accumulation fatty acids of in </w:t>
      </w:r>
      <w:r>
        <w:rPr>
          <w:i w:val="1"/>
          <w:iCs w:val="1"/>
          <w:rtl w:val="0"/>
          <w:lang w:val="en-US"/>
        </w:rPr>
        <w:t>Chlorella vulgaris</w:t>
      </w:r>
      <w:r>
        <w:rPr>
          <w:rtl w:val="0"/>
          <w:lang w:val="en-US"/>
        </w:rPr>
        <w:t xml:space="preserve"> under heterotrophic conditions in relation to activity of acetyl-CoA carboxylase, temperature, and co-immobilization with </w:t>
      </w:r>
      <w:r>
        <w:rPr>
          <w:i w:val="1"/>
          <w:iCs w:val="1"/>
          <w:rtl w:val="0"/>
          <w:lang w:val="en-US"/>
        </w:rPr>
        <w:t>Azospirillum brasilense</w:t>
      </w:r>
      <w:r>
        <w:rPr>
          <w:rtl w:val="0"/>
          <w:lang w:val="en-US"/>
        </w:rPr>
        <w:t>. Naturwissenschaften. 2014;101: 819</w:t>
      </w:r>
      <w:r>
        <w:rPr>
          <w:rtl w:val="0"/>
          <w:lang w:val="en-US"/>
        </w:rPr>
        <w:t>–</w:t>
      </w:r>
      <w:r>
        <w:rPr>
          <w:rtl w:val="0"/>
          <w:lang w:val="en-US"/>
        </w:rPr>
        <w:t>830. doi:10.1007/s00114-014-1223-x</w:t>
      </w:r>
    </w:p>
    <w:p>
      <w:pPr>
        <w:pStyle w:val="Bibliography"/>
        <w:rPr>
          <w:lang w:val="en-US"/>
        </w:rPr>
      </w:pPr>
      <w:r>
        <w:rPr>
          <w:rtl w:val="0"/>
          <w:lang w:val="en-US"/>
        </w:rPr>
        <w:t xml:space="preserve">46. </w:t>
        <w:tab/>
        <w:t xml:space="preserve">Suggett DJ, Moore CM, Oxborough K, Geider RJ. Fast Repetition Rate (FRR) Chlorophyll a Fluorescence Induction Measurements. University of Essex; 2006. </w:t>
      </w:r>
    </w:p>
    <w:p>
      <w:pPr>
        <w:pStyle w:val="Bibliography"/>
        <w:rPr>
          <w:lang w:val="en-US"/>
        </w:rPr>
      </w:pPr>
      <w:r>
        <w:rPr>
          <w:rtl w:val="0"/>
          <w:lang w:val="en-US"/>
        </w:rPr>
        <w:t xml:space="preserve">47. </w:t>
        <w:tab/>
        <w:t>Berman-Frank I, Campbell D, Ciotti A, Erickson Z, Fujiki T, Halsey K, et al. Application of Single Turnover Active Chlorophyll Fluorescence for Phytoplankton Productivity Measurements. Version 2.0. Scientific Committee on Oceanic Research (SCOR) Working Group 156; 2023 Jun. doi:10.25607/OBP-1084</w:t>
      </w:r>
    </w:p>
    <w:p>
      <w:pPr>
        <w:pStyle w:val="Bibliography"/>
        <w:rPr>
          <w:lang w:val="en-US"/>
        </w:rPr>
      </w:pPr>
      <w:r>
        <w:rPr>
          <w:rtl w:val="0"/>
          <w:lang w:val="en-US"/>
        </w:rPr>
        <w:t xml:space="preserve">48. </w:t>
        <w:tab/>
        <w:t>Kolber ZS. Measurements of variable chlorophyll fluorescence using fast repetition rate techniques: defining methodology and experimental protocols. Biochimica et Biophysica Acta. 1998;1367: 19. doi:10.1016/S0005-2728(98)00135-2</w:t>
      </w:r>
    </w:p>
    <w:p>
      <w:pPr>
        <w:pStyle w:val="Bibliography"/>
        <w:rPr>
          <w:lang w:val="en-US"/>
        </w:rPr>
      </w:pPr>
      <w:r>
        <w:rPr>
          <w:rtl w:val="0"/>
          <w:lang w:val="en-US"/>
        </w:rPr>
        <w:t xml:space="preserve">49. </w:t>
        <w:tab/>
        <w:t xml:space="preserve">Xu K, Lavaud J, Perkins R, Austen E, Bonnanfant M, Campbell DA. Phytoplankton </w:t>
      </w:r>
      <w:r>
        <w:rPr>
          <w:rtl w:val="0"/>
          <w:lang w:val="en-US"/>
        </w:rPr>
        <w:t>σ</w:t>
      </w:r>
      <w:r>
        <w:rPr>
          <w:rtl w:val="0"/>
          <w:lang w:val="en-US"/>
        </w:rPr>
        <w:t>PSII and Excitation Dissipation; Implications for Estimates of Primary Productivity. Front Mar Sci. 2018;5. doi:10.3389/fmars.2018.00281</w:t>
      </w:r>
    </w:p>
    <w:p>
      <w:pPr>
        <w:pStyle w:val="Bibliography"/>
        <w:rPr>
          <w:lang w:val="en-US"/>
        </w:rPr>
      </w:pPr>
      <w:r>
        <w:rPr>
          <w:rtl w:val="0"/>
          <w:lang w:val="en-US"/>
        </w:rPr>
        <w:t xml:space="preserve">50. </w:t>
        <w:tab/>
        <w:t>Ivanov AG, Sane PV, Krol M, Gray GR, Balseris A, Savitch LV, et al. Acclimation to temperature and irradiance modulates PSII charge recombination. FEBS Letters. 2006;580: 2797</w:t>
      </w:r>
      <w:r>
        <w:rPr>
          <w:rtl w:val="0"/>
          <w:lang w:val="en-US"/>
        </w:rPr>
        <w:t>–</w:t>
      </w:r>
      <w:r>
        <w:rPr>
          <w:rtl w:val="0"/>
          <w:lang w:val="en-US"/>
        </w:rPr>
        <w:t>2802. doi:10.1016/j.febslet.2006.04.018</w:t>
      </w:r>
    </w:p>
    <w:p>
      <w:pPr>
        <w:pStyle w:val="Bibliography"/>
        <w:rPr>
          <w:lang w:val="en-US"/>
        </w:rPr>
      </w:pPr>
      <w:r>
        <w:rPr>
          <w:rtl w:val="0"/>
          <w:lang w:val="en-US"/>
        </w:rPr>
        <w:t xml:space="preserve">51. </w:t>
        <w:tab/>
        <w:t>Wickham H, Averick M, Bryan J, Chang W, McGowan LD, Fran</w:t>
      </w:r>
      <w:r>
        <w:rPr>
          <w:rtl w:val="0"/>
          <w:lang w:val="en-US"/>
        </w:rPr>
        <w:t>ç</w:t>
      </w:r>
      <w:r>
        <w:rPr>
          <w:rtl w:val="0"/>
          <w:lang w:val="en-US"/>
        </w:rPr>
        <w:t>ois R, et al. Welcome to the tidyverse. Journal of Open Source Software. 2019;4: 1686. doi:10.21105/joss.01686</w:t>
      </w:r>
    </w:p>
    <w:p>
      <w:pPr>
        <w:pStyle w:val="Bibliography"/>
        <w:rPr>
          <w:lang w:val="en-US"/>
        </w:rPr>
      </w:pPr>
      <w:r>
        <w:rPr>
          <w:rtl w:val="0"/>
          <w:lang w:val="en-US"/>
        </w:rPr>
        <w:t xml:space="preserve">52. </w:t>
        <w:tab/>
        <w:t>Grolemund G, Wickham H. Dates and times made easy with lubridate. Journal of Statistical Software. 2011;40: 1</w:t>
      </w:r>
      <w:r>
        <w:rPr>
          <w:rtl w:val="0"/>
          <w:lang w:val="en-US"/>
        </w:rPr>
        <w:t>–</w:t>
      </w:r>
      <w:r>
        <w:rPr>
          <w:rtl w:val="0"/>
          <w:lang w:val="en-US"/>
        </w:rPr>
        <w:t>25. doi:10.18637/jss.v040.i03</w:t>
      </w:r>
    </w:p>
    <w:p>
      <w:pPr>
        <w:pStyle w:val="Bibliography"/>
        <w:rPr>
          <w:lang w:val="en-US"/>
        </w:rPr>
      </w:pPr>
      <w:r>
        <w:rPr>
          <w:rtl w:val="0"/>
          <w:lang w:val="en-US"/>
        </w:rPr>
        <w:t xml:space="preserve">53. </w:t>
        <w:tab/>
        <w:t>Bryan J. googlesheets4: Access google sheets using the sheets API V4. 2023. Available: https://github.com/tidyverse/googlesheets4</w:t>
      </w:r>
    </w:p>
    <w:p>
      <w:pPr>
        <w:pStyle w:val="Bibliography"/>
        <w:rPr>
          <w:lang w:val="en-US"/>
        </w:rPr>
      </w:pPr>
      <w:r>
        <w:rPr>
          <w:rtl w:val="0"/>
          <w:lang w:val="en-US"/>
        </w:rPr>
        <w:t xml:space="preserve">54. </w:t>
        <w:tab/>
        <w:t>H</w:t>
      </w:r>
      <w:r>
        <w:rPr>
          <w:rtl w:val="0"/>
          <w:lang w:val="en-US"/>
        </w:rPr>
        <w:t>ø</w:t>
      </w:r>
      <w:r>
        <w:rPr>
          <w:rtl w:val="0"/>
          <w:lang w:val="en-US"/>
        </w:rPr>
        <w:t>jsgaard S, Halekoh U. doBy: Groupwise statistics, LSmeans, linear estimates, utilities. 2023. Available: https://CRAN.R-project.org/package=doBy</w:t>
      </w:r>
    </w:p>
    <w:p>
      <w:pPr>
        <w:pStyle w:val="Bibliography"/>
        <w:rPr>
          <w:lang w:val="en-US"/>
        </w:rPr>
      </w:pPr>
      <w:r>
        <w:rPr>
          <w:rtl w:val="0"/>
          <w:lang w:val="en-US"/>
        </w:rPr>
        <w:t xml:space="preserve">55. </w:t>
        <w:tab/>
        <w:t>Roesch A, Schmidbauer H. WaveletComp: Computational wavelet analysis. 2018. Available: https://CRAN.R-project.org/package=WaveletComp</w:t>
      </w:r>
    </w:p>
    <w:p>
      <w:pPr>
        <w:pStyle w:val="Bibliography"/>
        <w:rPr>
          <w:lang w:val="en-US"/>
        </w:rPr>
      </w:pPr>
      <w:r>
        <w:rPr>
          <w:rtl w:val="0"/>
          <w:lang w:val="en-US"/>
        </w:rPr>
        <w:t xml:space="preserve">56. </w:t>
        <w:tab/>
        <w:t>Wood SN. Fast stable restricted maximum likelihood and marginal likelihood estimation of semiparametric generalized linear models. Journal of the Royal Statistical Society: Series B (Statistical Methodology). 2011;73: 3</w:t>
      </w:r>
      <w:r>
        <w:rPr>
          <w:rtl w:val="0"/>
          <w:lang w:val="en-US"/>
        </w:rPr>
        <w:t>–</w:t>
      </w:r>
      <w:r>
        <w:rPr>
          <w:rtl w:val="0"/>
          <w:lang w:val="en-US"/>
        </w:rPr>
        <w:t>36. doi:10.1111/j.1467-9868.2010.00749.x</w:t>
      </w:r>
    </w:p>
    <w:p>
      <w:pPr>
        <w:pStyle w:val="Bibliography"/>
        <w:rPr>
          <w:lang w:val="en-US"/>
        </w:rPr>
      </w:pPr>
      <w:r>
        <w:rPr>
          <w:rtl w:val="0"/>
          <w:lang w:val="en-US"/>
        </w:rPr>
        <w:t xml:space="preserve">57. </w:t>
        <w:tab/>
        <w:t>Fasiolo, Matteo, Nedellec, Rapha"el, Goude, Yannig, et al. Scalable visualisation methods for modern generalized additive models. Journal of the Royal Statistical Society (B). 2020;29: 78</w:t>
      </w:r>
      <w:r>
        <w:rPr>
          <w:rtl w:val="0"/>
          <w:lang w:val="en-US"/>
        </w:rPr>
        <w:t>–</w:t>
      </w:r>
      <w:r>
        <w:rPr>
          <w:rtl w:val="0"/>
          <w:lang w:val="en-US"/>
        </w:rPr>
        <w:t>86. doi:10.1080/10618600.2019.1629942</w:t>
      </w:r>
    </w:p>
    <w:p>
      <w:pPr>
        <w:pStyle w:val="Bibliography"/>
        <w:rPr>
          <w:lang w:val="en-US"/>
        </w:rPr>
      </w:pPr>
      <w:r>
        <w:rPr>
          <w:rtl w:val="0"/>
          <w:lang w:val="en-US"/>
        </w:rPr>
        <w:t xml:space="preserve">58. </w:t>
        <w:tab/>
        <w:t>Wickham H. ggplot2: Elegant graphics for data analysis. Springer-Verlag New York; 2016. Available: https://ggplot2.tidyverse.org</w:t>
      </w:r>
    </w:p>
    <w:p>
      <w:pPr>
        <w:pStyle w:val="Bibliography"/>
        <w:rPr>
          <w:lang w:val="en-US"/>
        </w:rPr>
      </w:pPr>
      <w:r>
        <w:rPr>
          <w:rtl w:val="0"/>
          <w:lang w:val="en-US"/>
        </w:rPr>
        <w:t xml:space="preserve">59. </w:t>
        <w:tab/>
        <w:t>Campitelli E. metR: Tools for easier analysis of meteorological fields. 2021. doi:10.5281/zenodo.2593516</w:t>
      </w:r>
    </w:p>
    <w:p>
      <w:pPr>
        <w:pStyle w:val="Bibliography"/>
        <w:rPr>
          <w:lang w:val="en-US"/>
        </w:rPr>
      </w:pPr>
      <w:r>
        <w:rPr>
          <w:rtl w:val="0"/>
          <w:lang w:val="en-US"/>
        </w:rPr>
        <w:t xml:space="preserve">60. </w:t>
        <w:tab/>
        <w:t>Theis FJ, Meyer-B</w:t>
      </w:r>
      <w:r>
        <w:rPr>
          <w:rtl w:val="0"/>
          <w:lang w:val="en-US"/>
        </w:rPr>
        <w:t>ä</w:t>
      </w:r>
      <w:r>
        <w:rPr>
          <w:rtl w:val="0"/>
          <w:lang w:val="en-US"/>
        </w:rPr>
        <w:t>se A. Spectral Transformations. 1st ed. Biomedical Signal Analysis</w:t>
      </w:r>
      <w:r>
        <w:rPr>
          <w:rtl w:val="0"/>
          <w:lang w:val="en-US"/>
        </w:rPr>
        <w:t> </w:t>
      </w:r>
      <w:r>
        <w:rPr>
          <w:rtl w:val="0"/>
          <w:lang w:val="en-US"/>
        </w:rPr>
        <w:t xml:space="preserve">: Contemporary Methods and Applications. 1st ed. MIT Press; 2010. p. 42. </w:t>
      </w:r>
    </w:p>
    <w:p>
      <w:pPr>
        <w:pStyle w:val="Bibliography"/>
        <w:rPr>
          <w:lang w:val="en-US"/>
        </w:rPr>
      </w:pPr>
      <w:r>
        <w:rPr>
          <w:rtl w:val="0"/>
          <w:lang w:val="en-US"/>
        </w:rPr>
        <w:t xml:space="preserve">61. </w:t>
        <w:tab/>
        <w:t>Cazelles B, Chavez M, Berteaux D, M</w:t>
      </w:r>
      <w:r>
        <w:rPr>
          <w:rtl w:val="0"/>
          <w:lang w:val="en-US"/>
        </w:rPr>
        <w:t>é</w:t>
      </w:r>
      <w:r>
        <w:rPr>
          <w:rtl w:val="0"/>
          <w:lang w:val="en-US"/>
        </w:rPr>
        <w:t>nard F, Vik JO, Jenouvrier S, et al. Wavelet analysis of ecological time series. Oecologia. 2008;156: 287</w:t>
      </w:r>
      <w:r>
        <w:rPr>
          <w:rtl w:val="0"/>
          <w:lang w:val="en-US"/>
        </w:rPr>
        <w:t>–</w:t>
      </w:r>
      <w:r>
        <w:rPr>
          <w:rtl w:val="0"/>
          <w:lang w:val="en-US"/>
        </w:rPr>
        <w:t>304. doi:10.1007/s00442-008-0993-2</w:t>
      </w:r>
    </w:p>
    <w:p>
      <w:pPr>
        <w:pStyle w:val="Bibliography"/>
        <w:rPr>
          <w:lang w:val="en-US"/>
        </w:rPr>
      </w:pPr>
      <w:r>
        <w:rPr>
          <w:rtl w:val="0"/>
          <w:lang w:val="en-US"/>
        </w:rPr>
        <w:t xml:space="preserve">62. </w:t>
        <w:tab/>
        <w:t>Pinilla J, Negr</w:t>
      </w:r>
      <w:r>
        <w:rPr>
          <w:rtl w:val="0"/>
          <w:lang w:val="en-US"/>
        </w:rPr>
        <w:t>í</w:t>
      </w:r>
      <w:r>
        <w:rPr>
          <w:rtl w:val="0"/>
          <w:lang w:val="en-US"/>
        </w:rPr>
        <w:t>n M. Non-Parametric Generalized Additive Models as a Tool for Evaluating Policy Interventions. Mathematics. 2021;9: 299. doi:10.3390/math9040299</w:t>
      </w:r>
    </w:p>
    <w:p>
      <w:pPr>
        <w:pStyle w:val="Bibliography"/>
        <w:rPr>
          <w:lang w:val="en-US"/>
        </w:rPr>
      </w:pPr>
      <w:r>
        <w:rPr>
          <w:rtl w:val="0"/>
          <w:lang w:val="en-US"/>
        </w:rPr>
        <w:t xml:space="preserve">63. </w:t>
        <w:tab/>
        <w:t>Schoenig D, Maynard L, Brice M-H, Cazelles K, Braga PHP, Gongora E, et al. Workshop 8: Generalized additive models in R. Qu</w:t>
      </w:r>
      <w:r>
        <w:rPr>
          <w:rtl w:val="0"/>
          <w:lang w:val="en-US"/>
        </w:rPr>
        <w:t>é</w:t>
      </w:r>
      <w:r>
        <w:rPr>
          <w:rtl w:val="0"/>
          <w:lang w:val="en-US"/>
        </w:rPr>
        <w:t>bec Centre for Biodiversity Science; 2023. Available: https://r.qcbs.ca/workshop08/pres-en/workshop08-pres-en.html#36</w:t>
      </w:r>
    </w:p>
    <w:p>
      <w:pPr>
        <w:pStyle w:val="Bibliography"/>
        <w:rPr>
          <w:lang w:val="en-US"/>
        </w:rPr>
      </w:pPr>
      <w:r>
        <w:rPr>
          <w:rtl w:val="0"/>
          <w:lang w:val="en-US"/>
        </w:rPr>
        <w:t xml:space="preserve">64. </w:t>
        <w:tab/>
        <w:t xml:space="preserve">Wood SN. Generalized Additive Models: an introduction with R. 2nd ed. New York: Chapman and Hall/CRC; 2017. </w:t>
      </w:r>
    </w:p>
    <w:p>
      <w:pPr>
        <w:pStyle w:val="Bibliography"/>
        <w:rPr>
          <w:lang w:val="en-US"/>
        </w:rPr>
      </w:pPr>
      <w:r>
        <w:rPr>
          <w:rtl w:val="0"/>
          <w:lang w:val="en-US"/>
        </w:rPr>
        <w:t xml:space="preserve">65. </w:t>
        <w:tab/>
        <w:t>Yager RM. Detecting influential observations in nonlinear regression modeling of groundwater flow. Water Resources Research. 1998;34: 1623</w:t>
      </w:r>
      <w:r>
        <w:rPr>
          <w:rtl w:val="0"/>
          <w:lang w:val="en-US"/>
        </w:rPr>
        <w:t>–</w:t>
      </w:r>
      <w:r>
        <w:rPr>
          <w:rtl w:val="0"/>
          <w:lang w:val="en-US"/>
        </w:rPr>
        <w:t>1633. doi:10.1029/98WR01010</w:t>
      </w:r>
    </w:p>
    <w:p>
      <w:pPr>
        <w:pStyle w:val="Bibliography"/>
        <w:rPr>
          <w:lang w:val="en-US"/>
        </w:rPr>
      </w:pPr>
      <w:r>
        <w:rPr>
          <w:rtl w:val="0"/>
          <w:lang w:val="en-US"/>
        </w:rPr>
        <w:t xml:space="preserve">66. </w:t>
        <w:tab/>
        <w:t>Han G, Chernev P, Styring S, Messinger J, Mamedov F. Molecular basis for turnover inefficiencies (misses) during water oxidation in photosystem II. Chem Sci. 2022;13: 8667</w:t>
      </w:r>
      <w:r>
        <w:rPr>
          <w:rtl w:val="0"/>
          <w:lang w:val="en-US"/>
        </w:rPr>
        <w:t>–</w:t>
      </w:r>
      <w:r>
        <w:rPr>
          <w:rtl w:val="0"/>
          <w:lang w:val="en-US"/>
        </w:rPr>
        <w:t>8678. doi:10.1039/D2SC00854H</w:t>
      </w:r>
    </w:p>
    <w:p>
      <w:pPr>
        <w:pStyle w:val="Body"/>
        <w:ind w:firstLine="0"/>
      </w:pPr>
    </w:p>
    <w:p>
      <w:pPr>
        <w:pStyle w:val="Body"/>
        <w:sectPr>
          <w:headerReference w:type="default" r:id="rId31"/>
          <w:pgSz w:w="12240" w:h="15840" w:orient="portrait"/>
          <w:pgMar w:top="1440" w:right="1440" w:bottom="1440" w:left="1440" w:header="720" w:footer="720"/>
          <w:bidi w:val="0"/>
        </w:sectPr>
      </w:pPr>
    </w:p>
    <w:p>
      <w:pPr>
        <w:pStyle w:val="Heading"/>
      </w:pPr>
      <w:bookmarkStart w:name="_Toc31" w:id="207"/>
      <w:r>
        <w:rPr>
          <w:rStyle w:val="page number"/>
          <w:rFonts w:cs="Arial Unicode MS" w:eastAsia="Arial Unicode MS"/>
          <w:rtl w:val="0"/>
          <w:lang w:val="da-DK"/>
        </w:rPr>
        <w:t>Appendix</w:t>
      </w:r>
      <w:bookmarkEnd w:id="207"/>
    </w:p>
    <w:p>
      <w:pPr>
        <w:pStyle w:val="Body"/>
        <w:ind w:firstLine="0"/>
      </w:pPr>
      <w:r>
        <w:rPr>
          <w:b w:val="1"/>
          <w:bCs w:val="1"/>
          <w:rtl w:val="0"/>
          <w:lang w:val="fr-FR"/>
        </w:rPr>
        <w:t>Table A1:</w:t>
      </w:r>
      <w:r>
        <w:rPr>
          <w:rStyle w:val="page number"/>
          <w:rtl w:val="0"/>
          <w:lang w:val="en-US"/>
        </w:rPr>
        <w:t xml:space="preserve"> Flash delivery capacity of the Soliense LIFT-REM fluorometer</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2263"/>
        <w:gridCol w:w="3261"/>
        <w:gridCol w:w="3826"/>
      </w:tblGrid>
      <w:tr>
        <w:tblPrEx>
          <w:shd w:val="clear" w:color="auto" w:fill="cad1d7"/>
        </w:tblPrEx>
        <w:trPr>
          <w:trHeight w:val="300" w:hRule="atLeast"/>
        </w:trPr>
        <w:tc>
          <w:tcPr>
            <w:tcW w:type="dxa" w:w="2263"/>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Set Flash Spacing (s)</w:t>
            </w:r>
          </w:p>
        </w:tc>
        <w:tc>
          <w:tcPr>
            <w:tcW w:type="dxa" w:w="326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Mean Actual Flash Spacing (s)</w:t>
            </w:r>
          </w:p>
        </w:tc>
        <w:tc>
          <w:tcPr>
            <w:tcW w:type="dxa" w:w="382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Variance of Actual Flash Spacing (s)</w:t>
            </w:r>
          </w:p>
        </w:tc>
      </w:tr>
      <w:tr>
        <w:tblPrEx>
          <w:shd w:val="clear" w:color="auto" w:fill="cad1d7"/>
        </w:tblPrEx>
        <w:trPr>
          <w:trHeight w:val="305" w:hRule="atLeast"/>
        </w:trPr>
        <w:tc>
          <w:tcPr>
            <w:tcW w:type="dxa" w:w="226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0.1</w:t>
            </w:r>
          </w:p>
        </w:tc>
        <w:tc>
          <w:tcPr>
            <w:tcW w:type="dxa" w:w="326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1.00</w:t>
            </w:r>
          </w:p>
        </w:tc>
        <w:tc>
          <w:tcPr>
            <w:tcW w:type="dxa" w:w="382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3.86e-06</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0.25</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1.00</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3.26-06</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0.5</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1.06</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8.84e-03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1.53</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2.79e-03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2.54</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2.74e-03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4</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4.53</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2.68-03</w:t>
            </w:r>
          </w:p>
        </w:tc>
      </w:tr>
      <w:tr>
        <w:tblPrEx>
          <w:shd w:val="clear" w:color="auto" w:fill="cad1d7"/>
        </w:tblPrEx>
        <w:trPr>
          <w:trHeight w:val="310" w:hRule="atLeast"/>
        </w:trPr>
        <w:tc>
          <w:tcPr>
            <w:tcW w:type="dxa" w:w="2263"/>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8</w:t>
            </w:r>
          </w:p>
        </w:tc>
        <w:tc>
          <w:tcPr>
            <w:tcW w:type="dxa" w:w="326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8.54</w:t>
            </w:r>
          </w:p>
        </w:tc>
        <w:tc>
          <w:tcPr>
            <w:tcW w:type="dxa" w:w="3826"/>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2.90-03</w:t>
            </w:r>
          </w:p>
        </w:tc>
      </w:tr>
      <w:tr>
        <w:tblPrEx>
          <w:shd w:val="clear" w:color="auto" w:fill="cad1d7"/>
        </w:tblPrEx>
        <w:trPr>
          <w:trHeight w:val="305" w:hRule="atLeast"/>
        </w:trPr>
        <w:tc>
          <w:tcPr>
            <w:tcW w:type="dxa" w:w="2263"/>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16</w:t>
            </w:r>
          </w:p>
        </w:tc>
        <w:tc>
          <w:tcPr>
            <w:tcW w:type="dxa" w:w="326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16.53</w:t>
            </w:r>
          </w:p>
        </w:tc>
        <w:tc>
          <w:tcPr>
            <w:tcW w:type="dxa" w:w="382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ind w:firstLine="0"/>
              <w:jc w:val="center"/>
            </w:pPr>
            <w:r>
              <w:rPr>
                <w:shd w:val="nil" w:color="auto" w:fill="auto"/>
                <w:rtl w:val="0"/>
                <w:lang w:val="en-US"/>
              </w:rPr>
              <w:t>1.86-03</w:t>
            </w:r>
          </w:p>
        </w:tc>
      </w:tr>
    </w:tbl>
    <w:p>
      <w:pPr>
        <w:pStyle w:val="Body"/>
        <w:widowControl w:val="0"/>
        <w:spacing w:line="240" w:lineRule="auto"/>
        <w:ind w:firstLine="0"/>
      </w:pPr>
    </w:p>
    <w:p>
      <w:pPr>
        <w:pStyle w:val="Body"/>
        <w:ind w:firstLine="0"/>
      </w:pPr>
    </w:p>
    <w:p>
      <w:pPr>
        <w:pStyle w:val="Body A"/>
        <w:spacing w:before="60" w:after="60"/>
      </w:pPr>
      <w:r>
        <w:rPr>
          <w:b w:val="1"/>
          <w:bCs w:val="1"/>
          <w:rtl w:val="0"/>
          <w:lang w:val="en-US"/>
        </w:rPr>
        <w:t>Table A2:</w:t>
      </w:r>
      <w:r>
        <w:rPr>
          <w:rtl w:val="0"/>
          <w:lang w:val="en-US"/>
        </w:rPr>
        <w:t xml:space="preserve"> Basis dimension (k) checking results by phytoplankton strain of GAM models of the response of the damping of S-State-induced chlorophyll fluorescence oscillations to the predictors of measurement temperature (</w:t>
      </w:r>
      <w:r>
        <w:rPr>
          <w:rtl w:val="0"/>
          <w:lang w:val="en-US"/>
        </w:rPr>
        <w:t>°</w:t>
      </w:r>
      <w:r>
        <w:rPr>
          <w:rtl w:val="0"/>
          <w:lang w:val="en-US"/>
        </w:rPr>
        <w:t>C) and the effective light level (</w:t>
      </w:r>
      <w:r>
        <w:rPr>
          <w:rtl w:val="0"/>
          <w:lang w:val="en-US"/>
        </w:rPr>
        <w:t>µ</w:t>
      </w:r>
      <w:r>
        <w:rPr>
          <w:rtl w:val="0"/>
          <w:lang w:val="en-US"/>
        </w:rPr>
        <w:t>mol photons m</w:t>
      </w:r>
      <w:r>
        <w:rPr>
          <w:vertAlign w:val="superscript"/>
          <w:rtl w:val="0"/>
          <w:lang w:val="en-US"/>
        </w:rPr>
        <w:t>-2</w:t>
      </w:r>
      <w:r>
        <w:rPr>
          <w:rtl w:val="0"/>
          <w:lang w:val="en-US"/>
        </w:rPr>
        <w:t>s</w:t>
      </w:r>
      <w:r>
        <w:rPr>
          <w:vertAlign w:val="superscript"/>
          <w:rtl w:val="0"/>
          <w:lang w:val="ru-RU"/>
        </w:rPr>
        <w:t>-1</w:t>
      </w:r>
      <w:r>
        <w:rPr>
          <w:rtl w:val="0"/>
          <w:lang w:val="en-US"/>
        </w:rPr>
        <w:t xml:space="preserve">). A low p-value (&lt;0.05) indicates that K is too low. </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958"/>
        <w:gridCol w:w="1850"/>
        <w:gridCol w:w="1851"/>
        <w:gridCol w:w="1851"/>
        <w:gridCol w:w="1850"/>
      </w:tblGrid>
      <w:tr>
        <w:tblPrEx>
          <w:shd w:val="clear" w:color="auto" w:fill="cad1d7"/>
        </w:tblPrEx>
        <w:trPr>
          <w:trHeight w:val="300" w:hRule="atLeast"/>
        </w:trPr>
        <w:tc>
          <w:tcPr>
            <w:tcW w:type="dxa" w:w="195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 xml:space="preserve">Strain </w:t>
            </w:r>
          </w:p>
        </w:tc>
        <w:tc>
          <w:tcPr>
            <w:tcW w:type="dxa" w:w="185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K</w:t>
            </w:r>
            <w:r>
              <w:rPr>
                <w:shd w:val="nil" w:color="auto" w:fill="auto"/>
                <w:rtl w:val="0"/>
                <w:lang w:val="en-US"/>
              </w:rPr>
              <w:t>’</w:t>
            </w:r>
          </w:p>
        </w:tc>
        <w:tc>
          <w:tcPr>
            <w:tcW w:type="dxa" w:w="185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EDF</w:t>
            </w:r>
          </w:p>
        </w:tc>
        <w:tc>
          <w:tcPr>
            <w:tcW w:type="dxa" w:w="1851"/>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K-Index</w:t>
            </w:r>
          </w:p>
        </w:tc>
        <w:tc>
          <w:tcPr>
            <w:tcW w:type="dxa" w:w="1850"/>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ind w:firstLine="0"/>
            </w:pPr>
            <w:r>
              <w:rPr>
                <w:shd w:val="nil" w:color="auto" w:fill="auto"/>
                <w:rtl w:val="0"/>
                <w:lang w:val="en-US"/>
              </w:rPr>
              <w:t>P-Value</w:t>
            </w:r>
          </w:p>
        </w:tc>
      </w:tr>
      <w:tr>
        <w:tblPrEx>
          <w:shd w:val="clear" w:color="auto" w:fill="cad1d7"/>
        </w:tblPrEx>
        <w:trPr>
          <w:trHeight w:val="305" w:hRule="atLeast"/>
        </w:trPr>
        <w:tc>
          <w:tcPr>
            <w:tcW w:type="dxa" w:w="195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ICEMDV</w:t>
            </w:r>
          </w:p>
        </w:tc>
        <w:tc>
          <w:tcPr>
            <w:tcW w:type="dxa" w:w="185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8.00</w:t>
              <w:tab/>
            </w:r>
          </w:p>
        </w:tc>
        <w:tc>
          <w:tcPr>
            <w:tcW w:type="dxa" w:w="185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4.51</w:t>
            </w:r>
          </w:p>
        </w:tc>
        <w:tc>
          <w:tcPr>
            <w:tcW w:type="dxa" w:w="1851"/>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1.27</w:t>
            </w:r>
          </w:p>
        </w:tc>
        <w:tc>
          <w:tcPr>
            <w:tcW w:type="dxa" w:w="185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0.91</w:t>
              <w:tab/>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malina</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8.00</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4.34</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1.07</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0.46</w:t>
              <w:tab/>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priscuii</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8.00</w:t>
              <w:tab/>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4.31</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0.67</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0.02</w:t>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vulgaris</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24.00</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5.39</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1.29</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0.99</w:t>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nil" w:color="auto" w:fill="auto"/>
                <w:rtl w:val="0"/>
                <w:lang w:val="en-US"/>
              </w:rPr>
              <w:t>C. reinhardtii</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15.00</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6.05</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1.21</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0.82</w:t>
            </w:r>
          </w:p>
        </w:tc>
      </w:tr>
      <w:tr>
        <w:tblPrEx>
          <w:shd w:val="clear" w:color="auto" w:fill="cad1d7"/>
        </w:tblPrEx>
        <w:trPr>
          <w:trHeight w:val="3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i w:val="1"/>
                <w:iCs w:val="1"/>
                <w:shd w:val="clear" w:color="auto" w:fill="ffffff"/>
                <w:rtl w:val="0"/>
                <w:lang w:val="en-US"/>
              </w:rPr>
              <w:t>T. pseudonana</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48.00</w:t>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6.08</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b w:val="0"/>
                <w:bCs w:val="0"/>
                <w:shd w:val="nil" w:color="auto" w:fill="auto"/>
                <w:rtl w:val="0"/>
                <w:lang w:val="en-US"/>
              </w:rPr>
              <w:t>1.23</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ind w:firstLine="0"/>
            </w:pPr>
            <w:r>
              <w:rPr>
                <w:shd w:val="nil" w:color="auto" w:fill="auto"/>
                <w:rtl w:val="0"/>
                <w:lang w:val="en-US"/>
              </w:rPr>
              <w:t>0.94</w:t>
            </w:r>
          </w:p>
        </w:tc>
      </w:tr>
      <w:tr>
        <w:tblPrEx>
          <w:shd w:val="clear" w:color="auto" w:fill="cad1d7"/>
        </w:tblPrEx>
        <w:trPr>
          <w:trHeight w:val="610" w:hRule="atLeast"/>
        </w:trPr>
        <w:tc>
          <w:tcPr>
            <w:tcW w:type="dxa" w:w="1958"/>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rPr>
                <w:shd w:val="nil" w:color="auto" w:fill="auto"/>
              </w:rPr>
            </w:pPr>
            <w:r>
              <w:rPr>
                <w:i w:val="1"/>
                <w:iCs w:val="1"/>
                <w:shd w:val="nil" w:color="auto" w:fill="auto"/>
                <w:rtl w:val="0"/>
                <w:lang w:val="en-US"/>
              </w:rPr>
              <w:t>F. cylindrus</w:t>
            </w:r>
            <w:r>
              <w:rPr>
                <w:shd w:val="nil" w:color="auto" w:fill="auto"/>
                <w:rtl w:val="0"/>
                <w:lang w:val="en-US"/>
              </w:rPr>
              <w:t xml:space="preserve"> </w:t>
            </w:r>
          </w:p>
          <w:p>
            <w:pPr>
              <w:pStyle w:val="Body"/>
              <w:bidi w:val="0"/>
              <w:spacing w:line="240" w:lineRule="auto"/>
              <w:ind w:left="0" w:right="0" w:firstLine="0"/>
              <w:jc w:val="left"/>
              <w:rPr>
                <w:rtl w:val="0"/>
              </w:rPr>
            </w:pPr>
            <w:r>
              <w:rPr>
                <w:shd w:val="nil" w:color="auto" w:fill="auto"/>
                <w:rtl w:val="0"/>
                <w:lang w:val="en-US"/>
              </w:rPr>
              <w:t xml:space="preserve">(grown at 0 </w:t>
            </w:r>
            <w:r>
              <w:rPr>
                <w:shd w:val="nil" w:color="auto" w:fill="auto"/>
                <w:rtl w:val="0"/>
                <w:lang w:val="en-US"/>
              </w:rPr>
              <w:t>°</w:t>
            </w:r>
            <w:r>
              <w:rPr>
                <w:shd w:val="nil" w:color="auto" w:fill="auto"/>
                <w:rtl w:val="0"/>
                <w:lang w:val="en-US"/>
              </w:rPr>
              <w:t>C)</w:t>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15.00</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6.06</w:t>
              <w:tab/>
            </w:r>
          </w:p>
        </w:tc>
        <w:tc>
          <w:tcPr>
            <w:tcW w:type="dxa" w:w="1851"/>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0.87</w:t>
              <w:tab/>
            </w:r>
          </w:p>
        </w:tc>
        <w:tc>
          <w:tcPr>
            <w:tcW w:type="dxa" w:w="1850"/>
            <w:tcBorders>
              <w:top w:val="nil"/>
              <w:left w:val="nil"/>
              <w:bottom w:val="nil"/>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0.12</w:t>
            </w:r>
          </w:p>
        </w:tc>
      </w:tr>
      <w:tr>
        <w:tblPrEx>
          <w:shd w:val="clear" w:color="auto" w:fill="cad1d7"/>
        </w:tblPrEx>
        <w:trPr>
          <w:trHeight w:val="680" w:hRule="atLeast"/>
        </w:trPr>
        <w:tc>
          <w:tcPr>
            <w:tcW w:type="dxa" w:w="195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rPr>
                <w:shd w:val="nil" w:color="auto" w:fill="auto"/>
              </w:rPr>
            </w:pPr>
            <w:r>
              <w:rPr>
                <w:i w:val="1"/>
                <w:iCs w:val="1"/>
                <w:shd w:val="nil" w:color="auto" w:fill="auto"/>
                <w:rtl w:val="0"/>
                <w:lang w:val="en-US"/>
              </w:rPr>
              <w:t>F. cylindrus</w:t>
            </w:r>
          </w:p>
          <w:p>
            <w:pPr>
              <w:pStyle w:val="Body"/>
              <w:bidi w:val="0"/>
              <w:spacing w:line="240" w:lineRule="auto"/>
              <w:ind w:left="0" w:right="0" w:firstLine="0"/>
              <w:jc w:val="left"/>
              <w:rPr>
                <w:rtl w:val="0"/>
              </w:rPr>
            </w:pPr>
            <w:r>
              <w:rPr>
                <w:shd w:val="nil" w:color="auto" w:fill="auto"/>
                <w:rtl w:val="0"/>
                <w:lang w:val="en-US"/>
              </w:rPr>
              <w:t xml:space="preserve">(grown at 6 </w:t>
            </w:r>
            <w:r>
              <w:rPr>
                <w:shd w:val="nil" w:color="auto" w:fill="auto"/>
                <w:rtl w:val="0"/>
                <w:lang w:val="en-US"/>
              </w:rPr>
              <w:t>°</w:t>
            </w:r>
            <w:r>
              <w:rPr>
                <w:shd w:val="nil" w:color="auto" w:fill="auto"/>
                <w:rtl w:val="0"/>
                <w:lang w:val="en-US"/>
              </w:rPr>
              <w:t>C)</w:t>
            </w:r>
          </w:p>
        </w:tc>
        <w:tc>
          <w:tcPr>
            <w:tcW w:type="dxa" w:w="185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15.00</w:t>
              <w:tab/>
            </w:r>
          </w:p>
        </w:tc>
        <w:tc>
          <w:tcPr>
            <w:tcW w:type="dxa" w:w="185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5.49</w:t>
              <w:tab/>
            </w:r>
          </w:p>
        </w:tc>
        <w:tc>
          <w:tcPr>
            <w:tcW w:type="dxa" w:w="1851"/>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shd w:val="nil" w:color="auto" w:fill="auto"/>
                <w:rtl w:val="0"/>
                <w:lang w:val="en-US"/>
              </w:rPr>
              <w:t>1.1</w:t>
              <w:tab/>
            </w:r>
          </w:p>
        </w:tc>
        <w:tc>
          <w:tcPr>
            <w:tcW w:type="dxa" w:w="185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spacing w:line="240" w:lineRule="auto"/>
              <w:ind w:firstLine="0"/>
            </w:pPr>
            <w:r>
              <w:rPr>
                <w:b w:val="0"/>
                <w:bCs w:val="0"/>
                <w:shd w:val="nil" w:color="auto" w:fill="auto"/>
                <w:rtl w:val="0"/>
                <w:lang w:val="en-US"/>
              </w:rPr>
              <w:t>0.65</w:t>
            </w:r>
            <w:r>
              <w:rPr>
                <w:b w:val="1"/>
                <w:bCs w:val="1"/>
                <w:shd w:val="nil" w:color="auto" w:fill="auto"/>
                <w:lang w:val="en-US"/>
              </w:rPr>
              <w:tab/>
            </w:r>
          </w:p>
        </w:tc>
      </w:tr>
    </w:tbl>
    <w:p>
      <w:pPr>
        <w:pStyle w:val="Body A"/>
        <w:widowControl w:val="0"/>
        <w:spacing w:before="60" w:after="60" w:line="240" w:lineRule="auto"/>
        <w:ind w:firstLine="0"/>
      </w:pPr>
    </w:p>
    <w:p>
      <w:pPr>
        <w:pStyle w:val="Body"/>
      </w:pPr>
      <w:r/>
    </w:p>
    <w:sectPr>
      <w:headerReference w:type="default" r:id="rId32"/>
      <w:pgSz w:w="12240" w:h="15840" w:orient="portrait"/>
      <w:pgMar w:top="1440" w:right="1440" w:bottom="1440" w:left="1440" w:header="72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60" w:author="Douglas Campbell" w:date="2024-04-11T12:11:20Z">
    <w:p w14:paraId="1111FFFF">
      <w:pPr>
        <w:pStyle w:val="Default"/>
      </w:pPr>
    </w:p>
    <w:p w14:paraId="11120000">
      <w:pPr>
        <w:pStyle w:val="Default"/>
      </w:pPr>
      <w:r>
        <w:rPr>
          <w:rFonts w:cs="Arial Unicode MS" w:eastAsia="Arial Unicode MS"/>
          <w:rtl w:val="0"/>
        </w:rPr>
        <w:t>how long was the extraction period? in darkness?</w:t>
      </w:r>
    </w:p>
  </w:comment>
  <w:comment w:id="88" w:author="Douglas Campbell" w:date="2024-04-11T14:51:19Z">
    <w:p w14:paraId="11120001">
      <w:pPr>
        <w:pStyle w:val="Default"/>
      </w:pPr>
    </w:p>
    <w:p w14:paraId="11120002">
      <w:pPr>
        <w:pStyle w:val="Default"/>
      </w:pPr>
      <w:r>
        <w:rPr>
          <w:rFonts w:cs="Arial Unicode MS" w:eastAsia="Arial Unicode MS"/>
          <w:rtl w:val="0"/>
        </w:rPr>
        <w:t>Maybe a bit more on the trouble-shooting/protocol develop we did to use the minimum number of flashlets needed to limit time for double turnover</w:t>
      </w:r>
    </w:p>
  </w:comment>
  <w:comment w:id="108" w:author="Douglas Campbell" w:date="2024-04-11T12:20:30Z">
    <w:p w14:paraId="11120003">
      <w:pPr>
        <w:pStyle w:val="Default"/>
      </w:pPr>
    </w:p>
    <w:p w14:paraId="11120004">
      <w:pPr>
        <w:pStyle w:val="Default"/>
      </w:pPr>
      <w:r>
        <w:rPr>
          <w:rFonts w:cs="Arial Unicode MS" w:eastAsia="Arial Unicode MS"/>
          <w:rtl w:val="0"/>
        </w:rPr>
        <w:t>why do you have lambda symbols in the equation?</w:t>
      </w:r>
    </w:p>
  </w:comment>
  <w:comment w:id="120" w:author="Douglas Campbell" w:date="2024-04-11T15:26:30Z">
    <w:p w14:paraId="11120005">
      <w:pPr>
        <w:pStyle w:val="Default"/>
      </w:pPr>
    </w:p>
    <w:p w14:paraId="11120006">
      <w:pPr>
        <w:pStyle w:val="Default"/>
      </w:pPr>
      <w:r>
        <w:rPr>
          <w:rFonts w:cs="Arial Unicode MS" w:eastAsia="Arial Unicode MS"/>
          <w:rtl w:val="0"/>
        </w:rPr>
        <w:t>Since an increase in the damping index shows longer cycling, I think calling it 'stability index' or 'cycling index' would be more accurate.  It is odd to have a 'damping index' where increased damping means a shorter value, and decreased damping means a larger value;  backwards.</w:t>
      </w:r>
    </w:p>
  </w:comment>
  <w:comment w:id="124" w:author="Douglas Campbell" w:date="2024-04-11T12:32:25Z">
    <w:p w14:paraId="11120007">
      <w:pPr>
        <w:pStyle w:val="Default"/>
      </w:pPr>
    </w:p>
    <w:p w14:paraId="11120008">
      <w:pPr>
        <w:pStyle w:val="Default"/>
      </w:pPr>
      <w:r>
        <w:rPr>
          <w:rFonts w:cs="Arial Unicode MS" w:eastAsia="Arial Unicode MS"/>
          <w:rtl w:val="0"/>
        </w:rPr>
        <w:t>'te' and other abbreviations not defined</w:t>
      </w:r>
    </w:p>
  </w:comment>
  <w:comment w:id="129" w:author="Douglas Campbell" w:date="2024-04-11T12:34:32Z">
    <w:p w14:paraId="11120009">
      <w:pPr>
        <w:pStyle w:val="Default"/>
      </w:pPr>
    </w:p>
    <w:p w14:paraId="1112000A">
      <w:pPr>
        <w:pStyle w:val="Default"/>
      </w:pPr>
      <w:r>
        <w:rPr>
          <w:rFonts w:cs="Arial Unicode MS" w:eastAsia="Arial Unicode MS"/>
          <w:rtl w:val="0"/>
        </w:rPr>
        <w:t>Figure panesl labelled 1, 4, 16, no 1, 4, 8</w:t>
      </w:r>
    </w:p>
  </w:comment>
  <w:comment w:id="133" w:author="Douglas Campbell" w:date="2024-04-11T12:36:37Z">
    <w:p w14:paraId="1112000B">
      <w:pPr>
        <w:pStyle w:val="Default"/>
      </w:pPr>
    </w:p>
    <w:p w14:paraId="1112000C">
      <w:pPr>
        <w:pStyle w:val="Default"/>
      </w:pPr>
      <w:r>
        <w:rPr>
          <w:rFonts w:cs="Arial Unicode MS" w:eastAsia="Arial Unicode MS"/>
          <w:rtl w:val="0"/>
        </w:rPr>
        <w:t>I think 'equivalent light levels' is the term to use, not 'effective light levels'</w:t>
      </w:r>
    </w:p>
  </w:comment>
  <w:comment w:id="134" w:author="Douglas Campbell" w:date="2024-04-11T13:33:42Z">
    <w:p w14:paraId="1112000D">
      <w:pPr>
        <w:pStyle w:val="Default"/>
      </w:pPr>
    </w:p>
    <w:p w14:paraId="1112000E">
      <w:pPr>
        <w:pStyle w:val="Default"/>
      </w:pPr>
      <w:r>
        <w:rPr>
          <w:rFonts w:cs="Arial Unicode MS" w:eastAsia="Arial Unicode MS"/>
          <w:rtl w:val="0"/>
        </w:rPr>
        <w:t>Can you make x axis scaling the same across panels?  I am not sure of the validity of this analyses; it is affected by how many temperatures you analyze for each strain</w:t>
      </w:r>
    </w:p>
  </w:comment>
  <w:comment w:id="137" w:author="Douglas Campbell" w:date="2024-04-11T12:39:52Z">
    <w:p w14:paraId="1112000F">
      <w:pPr>
        <w:pStyle w:val="Default"/>
      </w:pPr>
    </w:p>
    <w:p w14:paraId="11120010">
      <w:pPr>
        <w:pStyle w:val="Default"/>
      </w:pPr>
      <w:r>
        <w:rPr>
          <w:rFonts w:cs="Arial Unicode MS" w:eastAsia="Arial Unicode MS"/>
          <w:rtl w:val="0"/>
        </w:rPr>
        <w:t>add a page break so the Table 3 is on one page</w:t>
      </w:r>
    </w:p>
  </w:comment>
  <w:comment w:id="138" w:author="Douglas Campbell" w:date="2024-04-11T12:40:22Z">
    <w:p w14:paraId="11120011">
      <w:pPr>
        <w:pStyle w:val="Default"/>
      </w:pPr>
    </w:p>
    <w:p w14:paraId="11120012">
      <w:pPr>
        <w:pStyle w:val="Default"/>
      </w:pPr>
      <w:r>
        <w:rPr>
          <w:rFonts w:cs="Arial Unicode MS" w:eastAsia="Arial Unicode MS"/>
          <w:rtl w:val="0"/>
        </w:rPr>
        <w:t>What is EDF? Undefined abbreviations</w:t>
      </w:r>
    </w:p>
  </w:comment>
  <w:comment w:id="146" w:author="Douglas Campbell" w:date="2024-04-11T12:43:07Z">
    <w:p w14:paraId="11120013">
      <w:pPr>
        <w:pStyle w:val="Default"/>
      </w:pPr>
    </w:p>
    <w:p w14:paraId="11120014">
      <w:pPr>
        <w:pStyle w:val="Default"/>
      </w:pPr>
      <w:r>
        <w:rPr>
          <w:rFonts w:cs="Arial Unicode MS" w:eastAsia="Arial Unicode MS"/>
          <w:rtl w:val="0"/>
        </w:rPr>
        <w:t>EDF not defined</w:t>
      </w:r>
    </w:p>
  </w:comment>
  <w:comment w:id="147" w:author="Douglas Campbell" w:date="2024-03-29T16:25:00Z">
    <w:p w14:paraId="11120015">
      <w:pPr>
        <w:pStyle w:val="Default"/>
      </w:pPr>
    </w:p>
    <w:p w14:paraId="11120016">
      <w:pPr>
        <w:pStyle w:val="Default"/>
      </w:pPr>
      <w:r>
        <w:rPr>
          <w:rFonts w:cs="Arial Unicode MS" w:eastAsia="Arial Unicode MS"/>
          <w:rtl w:val="0"/>
        </w:rPr>
        <w:t>You switch around b/t ChlF oscillations, S-State and other terms.  The actual data is ChlF oscillations.  The interpretation is S-State progression.</w:t>
      </w:r>
    </w:p>
  </w:comment>
  <w:comment w:id="149" w:author="Douglas Campbell" w:date="2024-03-29T16:27:00Z">
    <w:p w14:paraId="11120017">
      <w:pPr>
        <w:pStyle w:val="Default"/>
      </w:pPr>
    </w:p>
    <w:p w14:paraId="11120018">
      <w:pPr>
        <w:pStyle w:val="Default"/>
      </w:pPr>
      <w:r>
        <w:rPr>
          <w:rFonts w:cs="Arial Unicode MS" w:eastAsia="Arial Unicode MS"/>
          <w:rtl w:val="0"/>
        </w:rPr>
        <w:t>Look at the axes labels in your figures, and use those labels in your text.  And vice versa. You are switching around b/t flash spacing and equivalent light; and b/t ChlF oscillations and S-State cycling</w:t>
      </w:r>
    </w:p>
  </w:comment>
  <w:comment w:id="150" w:author="Douglas Campbell" w:date="2024-04-11T13:32:52Z">
    <w:p w14:paraId="11120019">
      <w:pPr>
        <w:pStyle w:val="Default"/>
      </w:pPr>
    </w:p>
    <w:p w14:paraId="1112001A">
      <w:pPr>
        <w:pStyle w:val="Default"/>
      </w:pPr>
      <w:r>
        <w:rPr>
          <w:rFonts w:cs="Arial Unicode MS" w:eastAsia="Arial Unicode MS"/>
          <w:rtl w:val="0"/>
        </w:rPr>
        <w:t>Make x axes scales the same across panels?</w:t>
      </w:r>
    </w:p>
  </w:comment>
  <w:comment w:id="153" w:author="Douglas Campbell" w:date="2024-04-11T12:52:48Z">
    <w:p w14:paraId="1112001B">
      <w:pPr>
        <w:pStyle w:val="Default"/>
      </w:pPr>
    </w:p>
    <w:p w14:paraId="1112001C">
      <w:pPr>
        <w:pStyle w:val="Default"/>
      </w:pPr>
      <w:r>
        <w:rPr>
          <w:rFonts w:cs="Arial Unicode MS" w:eastAsia="Arial Unicode MS"/>
          <w:rtl w:val="0"/>
        </w:rPr>
        <w:t>The flash spacings are what you actually controlled; they are not 'equivalent';  you can convert them to an estimated equivalent light level</w:t>
      </w:r>
    </w:p>
  </w:comment>
  <w:comment w:id="159" w:author="Douglas Campbell" w:date="2024-04-11T12:57:23Z">
    <w:p w14:paraId="1112001D">
      <w:pPr>
        <w:pStyle w:val="Default"/>
      </w:pPr>
    </w:p>
    <w:p w14:paraId="1112001E">
      <w:pPr>
        <w:pStyle w:val="Default"/>
      </w:pPr>
      <w:r>
        <w:rPr>
          <w:rFonts w:cs="Arial Unicode MS" w:eastAsia="Arial Unicode MS"/>
          <w:rtl w:val="0"/>
        </w:rPr>
        <w:t>F. cylindrus is always higher than T. pseudonana; the figure does not clearly support the text.</w:t>
      </w:r>
    </w:p>
  </w:comment>
  <w:comment w:id="162" w:author="Douglas Campbell" w:date="2024-04-11T13:32:09Z">
    <w:p w14:paraId="1112001F">
      <w:pPr>
        <w:pStyle w:val="Default"/>
      </w:pPr>
    </w:p>
    <w:p w14:paraId="11120020">
      <w:pPr>
        <w:pStyle w:val="Default"/>
      </w:pPr>
      <w:r>
        <w:rPr>
          <w:rFonts w:cs="Arial Unicode MS" w:eastAsia="Arial Unicode MS"/>
          <w:rtl w:val="0"/>
        </w:rPr>
        <w:t>Same comment as talk; make x axis scaling the same across panels?</w:t>
      </w:r>
    </w:p>
  </w:comment>
  <w:comment w:id="173" w:author="Douglas Campbell" w:date="2024-04-11T15:29:48Z">
    <w:p w14:paraId="11120021">
      <w:pPr>
        <w:pStyle w:val="Default"/>
      </w:pPr>
    </w:p>
    <w:p w14:paraId="11120022">
      <w:pPr>
        <w:pStyle w:val="Default"/>
      </w:pPr>
      <w:r>
        <w:rPr>
          <w:rFonts w:cs="Arial Unicode MS" w:eastAsia="Arial Unicode MS"/>
          <w:rtl w:val="0"/>
        </w:rPr>
        <w:t>I suspect we have a meta data issue here and the file was mislabelled?</w:t>
      </w:r>
    </w:p>
  </w:comment>
  <w:comment w:id="181" w:author="Natasha Ryan" w:date="2024-04-08T18:41:00Z">
    <w:p w14:paraId="11120023">
      <w:pPr>
        <w:pStyle w:val="Default"/>
      </w:pPr>
    </w:p>
    <w:p w14:paraId="11120024">
      <w:pPr>
        <w:pStyle w:val="Default"/>
      </w:pPr>
      <w:r>
        <w:rPr>
          <w:rFonts w:cs="Arial Unicode MS" w:eastAsia="Arial Unicode MS"/>
          <w:rtl w:val="0"/>
        </w:rPr>
        <w:t>DC: good literature find; I wonder how far apart their spacings were?  This must have been done with isolated PSII?  How did they measure at -10C?</w:t>
      </w:r>
    </w:p>
  </w:comment>
  <w:comment w:id="194" w:author="Douglas Campbell" w:date="2024-04-11T15:56:46Z">
    <w:p w14:paraId="11120025">
      <w:pPr>
        <w:pStyle w:val="Default"/>
      </w:pPr>
    </w:p>
    <w:p w14:paraId="11120026">
      <w:pPr>
        <w:pStyle w:val="Default"/>
      </w:pPr>
      <w:r>
        <w:rPr>
          <w:rFonts w:cs="Arial Unicode MS" w:eastAsia="Arial Unicode MS"/>
          <w:rtl w:val="0"/>
        </w:rPr>
        <w:t>'duration' is tricky, b/c you were varying the flash spacing, so the duration of actual time varies</w:t>
      </w:r>
    </w:p>
  </w:comment>
  <w:comment w:id="200" w:author="Douglas Campbell" w:date="2024-04-11T15:57:30Z">
    <w:p w14:paraId="11120027">
      <w:pPr>
        <w:pStyle w:val="Default"/>
      </w:pPr>
    </w:p>
    <w:p w14:paraId="11120028">
      <w:pPr>
        <w:pStyle w:val="Default"/>
      </w:pPr>
      <w:r>
        <w:rPr>
          <w:rFonts w:cs="Arial Unicode MS" w:eastAsia="Arial Unicode MS"/>
          <w:rtl w:val="0"/>
        </w:rPr>
        <w:t>what do you mean by 'comparable'?  The same temperature and same effective light? Or the same offset from growth temperature and same effective light?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Cambria Math">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Style w:val="page number"/>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482"/>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page number">
    <w:name w:val="page numbe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482"/>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0" w:after="0" w:line="360"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6"/>
      <w:szCs w:val="26"/>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0" w:line="360" w:lineRule="auto"/>
      <w:ind w:left="0" w:right="0" w:firstLine="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0" w:after="0" w:line="360"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336" w:lineRule="auto"/>
      <w:ind w:left="238"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0" w:after="0" w:line="36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0" w:line="336" w:lineRule="auto"/>
      <w:ind w:left="482" w:right="0" w:firstLine="0"/>
      <w:jc w:val="left"/>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200" w:after="0" w:line="360" w:lineRule="auto"/>
      <w:ind w:left="0" w:right="0" w:firstLine="0"/>
      <w:jc w:val="left"/>
      <w:outlineLvl w:val="2"/>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character" w:styleId="Link">
    <w:name w:val="Link"/>
    <w:rPr>
      <w:rFonts w:ascii="Times New Roman" w:cs="Times New Roman" w:hAnsi="Times New Roman" w:eastAsia="Times New Roman"/>
      <w:b w:val="0"/>
      <w:bCs w:val="0"/>
      <w:i w:val="0"/>
      <w:iCs w:val="0"/>
      <w:outline w:val="0"/>
      <w:color w:val="000000"/>
      <w:sz w:val="24"/>
      <w:szCs w:val="24"/>
      <w:u w:val="single" w:color="000000"/>
      <w14:textFill>
        <w14:solidFill>
          <w14:srgbClr w14:val="000000"/>
        </w14:solidFill>
      </w14:textFill>
    </w:rPr>
  </w:style>
  <w:style w:type="character" w:styleId="Hyperlink.0">
    <w:name w:val="Hyperlink.0"/>
    <w:basedOn w:val="Link"/>
    <w:next w:val="Hyperlink.0"/>
    <w:rPr>
      <w:b w:val="1"/>
      <w:bCs w:val="1"/>
    </w:rPr>
  </w:style>
  <w:style w:type="paragraph" w:styleId="table of figures">
    <w:name w:val="table of figures"/>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caption">
    <w:name w:val="caption"/>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360" w:lineRule="auto"/>
      <w:ind w:left="0" w:right="0" w:firstLine="482"/>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482"/>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ibliography">
    <w:name w:val="Bibliography"/>
    <w:next w:val="Body"/>
    <w:pPr>
      <w:keepNext w:val="0"/>
      <w:keepLines w:val="0"/>
      <w:pageBreakBefore w:val="0"/>
      <w:widowControl w:val="1"/>
      <w:shd w:val="clear" w:color="auto" w:fill="auto"/>
      <w:tabs>
        <w:tab w:val="left" w:pos="380"/>
      </w:tabs>
      <w:suppressAutoHyphens w:val="0"/>
      <w:bidi w:val="0"/>
      <w:spacing w:before="0" w:after="240" w:line="240" w:lineRule="auto"/>
      <w:ind w:left="384" w:right="0" w:hanging="384"/>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eader" Target="header4.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5.xm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6.xml"/><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header" Target="header9.xml"/><Relationship Id="rId33" Type="http://schemas.openxmlformats.org/officeDocument/2006/relationships/comments" Target="comments.xml"/><Relationship Id="rId3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