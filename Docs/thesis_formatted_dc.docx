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line="480" w:lineRule="auto"/>
      </w:pPr>
    </w:p>
    <w:p>
      <w:pPr>
        <w:pStyle w:val="Body"/>
        <w:spacing w:line="480" w:lineRule="auto"/>
      </w:pPr>
    </w:p>
    <w:p>
      <w:pPr>
        <w:pStyle w:val="Body"/>
        <w:spacing w:line="480" w:lineRule="auto"/>
      </w:pPr>
    </w:p>
    <w:p>
      <w:pPr>
        <w:pStyle w:val="Body"/>
        <w:spacing w:line="480" w:lineRule="auto"/>
      </w:pPr>
    </w:p>
    <w:p>
      <w:pPr>
        <w:pStyle w:val="Body"/>
        <w:spacing w:line="480" w:lineRule="auto"/>
        <w:jc w:val="center"/>
        <w:rPr>
          <w:sz w:val="28"/>
          <w:szCs w:val="28"/>
        </w:rPr>
      </w:pPr>
      <w:r>
        <w:rPr>
          <w:sz w:val="28"/>
          <w:szCs w:val="28"/>
          <w:rtl w:val="0"/>
          <w:lang w:val="de-DE"/>
        </w:rPr>
        <w:t xml:space="preserve">PHOTOSYNTHETIC ADAPTATIONS OF POLAR PHYTOPLANKTON </w:t>
      </w:r>
    </w:p>
    <w:p>
      <w:pPr>
        <w:pStyle w:val="Body"/>
        <w:spacing w:line="480" w:lineRule="auto"/>
        <w:jc w:val="center"/>
        <w:rPr>
          <w:sz w:val="28"/>
          <w:szCs w:val="28"/>
        </w:rPr>
      </w:pPr>
      <w:r>
        <w:rPr>
          <w:sz w:val="28"/>
          <w:szCs w:val="28"/>
          <w:rtl w:val="0"/>
          <w:lang w:val="en-US"/>
        </w:rPr>
        <w:t>TO EXTREME LOW LIGHT</w:t>
      </w:r>
    </w:p>
    <w:p>
      <w:pPr>
        <w:pStyle w:val="Body"/>
        <w:spacing w:line="480" w:lineRule="auto"/>
        <w:jc w:val="center"/>
      </w:pPr>
    </w:p>
    <w:p>
      <w:pPr>
        <w:pStyle w:val="Body"/>
        <w:spacing w:line="480" w:lineRule="auto"/>
        <w:jc w:val="center"/>
      </w:pPr>
      <w:r>
        <w:rPr>
          <w:rStyle w:val="page number"/>
          <w:rtl w:val="0"/>
          <w:lang w:val="en-US"/>
        </w:rPr>
        <w:t>BY</w:t>
      </w:r>
    </w:p>
    <w:p>
      <w:pPr>
        <w:pStyle w:val="Body"/>
        <w:spacing w:line="480" w:lineRule="auto"/>
        <w:jc w:val="center"/>
      </w:pPr>
      <w:r>
        <w:rPr>
          <w:rStyle w:val="page number"/>
          <w:rtl w:val="0"/>
        </w:rPr>
        <w:t>NATASHA MADELEINE RYAN</w:t>
      </w:r>
    </w:p>
    <w:p>
      <w:pPr>
        <w:pStyle w:val="Body"/>
        <w:spacing w:line="480" w:lineRule="auto"/>
        <w:jc w:val="center"/>
      </w:pPr>
    </w:p>
    <w:p>
      <w:pPr>
        <w:pStyle w:val="Body"/>
        <w:spacing w:line="480" w:lineRule="auto"/>
        <w:jc w:val="center"/>
      </w:pPr>
    </w:p>
    <w:p>
      <w:pPr>
        <w:pStyle w:val="Body"/>
        <w:spacing w:line="480" w:lineRule="auto"/>
        <w:jc w:val="center"/>
      </w:pPr>
    </w:p>
    <w:p>
      <w:pPr>
        <w:pStyle w:val="Body"/>
        <w:spacing w:line="480" w:lineRule="auto"/>
        <w:jc w:val="center"/>
      </w:pPr>
    </w:p>
    <w:p>
      <w:pPr>
        <w:pStyle w:val="Body"/>
        <w:spacing w:line="480" w:lineRule="auto"/>
        <w:jc w:val="center"/>
      </w:pPr>
    </w:p>
    <w:p>
      <w:pPr>
        <w:pStyle w:val="Body"/>
        <w:spacing w:line="480" w:lineRule="auto"/>
        <w:jc w:val="center"/>
      </w:pPr>
    </w:p>
    <w:p>
      <w:pPr>
        <w:pStyle w:val="Body"/>
        <w:spacing w:line="480" w:lineRule="auto"/>
        <w:jc w:val="center"/>
      </w:pPr>
    </w:p>
    <w:p>
      <w:pPr>
        <w:pStyle w:val="Body"/>
        <w:spacing w:line="480" w:lineRule="auto"/>
        <w:ind w:firstLine="0"/>
      </w:pPr>
    </w:p>
    <w:p>
      <w:pPr>
        <w:pStyle w:val="Body"/>
        <w:jc w:val="center"/>
      </w:pPr>
      <w:r>
        <w:rPr>
          <w:rStyle w:val="page number"/>
          <w:rtl w:val="0"/>
          <w:lang w:val="en-US"/>
        </w:rPr>
        <w:t>A thesis submitted to the</w:t>
      </w:r>
    </w:p>
    <w:p>
      <w:pPr>
        <w:pStyle w:val="Body"/>
        <w:jc w:val="center"/>
      </w:pPr>
      <w:r>
        <w:rPr>
          <w:rStyle w:val="page number"/>
          <w:rtl w:val="0"/>
          <w:lang w:val="en-US"/>
        </w:rPr>
        <w:t>Department of Biology</w:t>
      </w:r>
    </w:p>
    <w:p>
      <w:pPr>
        <w:pStyle w:val="Body"/>
        <w:jc w:val="center"/>
      </w:pPr>
      <w:r>
        <w:rPr>
          <w:rStyle w:val="page number"/>
          <w:rtl w:val="0"/>
          <w:lang w:val="en-US"/>
        </w:rPr>
        <w:t>Mount Allison University</w:t>
      </w:r>
    </w:p>
    <w:p>
      <w:pPr>
        <w:pStyle w:val="Body"/>
        <w:jc w:val="center"/>
      </w:pPr>
      <w:r>
        <w:rPr>
          <w:rStyle w:val="page number"/>
          <w:rtl w:val="0"/>
          <w:lang w:val="en-US"/>
        </w:rPr>
        <w:t>in partial fulfillment of the requirements for the</w:t>
      </w:r>
    </w:p>
    <w:p>
      <w:pPr>
        <w:pStyle w:val="Body"/>
        <w:jc w:val="center"/>
      </w:pPr>
      <w:r>
        <w:rPr>
          <w:rStyle w:val="page number"/>
          <w:rtl w:val="0"/>
          <w:lang w:val="en-US"/>
        </w:rPr>
        <w:t>Bachelor of Science degree with Honours in Biology</w:t>
      </w:r>
    </w:p>
    <w:p>
      <w:pPr>
        <w:pStyle w:val="Body"/>
        <w:jc w:val="center"/>
        <w:sectPr>
          <w:headerReference w:type="default" r:id="rId4"/>
          <w:headerReference w:type="first" r:id="rId5"/>
          <w:footerReference w:type="default" r:id="rId6"/>
          <w:footerReference w:type="first" r:id="rId7"/>
          <w:pgSz w:w="12240" w:h="15840" w:orient="portrait"/>
          <w:pgMar w:top="1440" w:right="1440" w:bottom="1440" w:left="1440" w:header="720" w:footer="720"/>
          <w:pgNumType w:start="1"/>
          <w:titlePg w:val="1"/>
          <w:bidi w:val="0"/>
        </w:sectPr>
      </w:pPr>
      <w:r>
        <w:rPr>
          <w:rStyle w:val="page number"/>
          <w:rtl w:val="0"/>
          <w:lang w:val="en-US"/>
        </w:rPr>
        <w:t>April 19, 2024</w:t>
      </w:r>
    </w:p>
    <w:p>
      <w:pPr>
        <w:pStyle w:val="TOC Heading"/>
      </w:pPr>
      <w:r>
        <w:rPr>
          <w:rStyle w:val="page number"/>
          <w:rtl w:val="0"/>
          <w:lang w:val="en-US"/>
        </w:rPr>
        <w:t>Table of Contents</w:t>
      </w:r>
    </w:p>
    <w:p>
      <w:pPr>
        <w:pStyle w:val="Body"/>
        <w:ind w:firstLine="0"/>
      </w:pPr>
      <w:r>
        <w:rPr/>
        <w:fldChar w:fldCharType="begin" w:fldLock="0"/>
      </w:r>
      <w:r>
        <w:instrText xml:space="preserve"> TOC \o 1-3 </w:instrText>
      </w:r>
      <w:r>
        <w:rPr/>
        <w:fldChar w:fldCharType="separate" w:fldLock="0"/>
      </w:r>
    </w:p>
    <w:p>
      <w:pPr>
        <w:pStyle w:val="TOC 1"/>
      </w:pPr>
      <w:r>
        <w:rPr>
          <w:rFonts w:cs="Arial Unicode MS" w:eastAsia="Arial Unicode MS"/>
          <w:rtl w:val="0"/>
        </w:rPr>
        <w:t>List of Figures and Tables</w:t>
        <w:tab/>
      </w:r>
      <w:r>
        <w:rPr/>
        <w:fldChar w:fldCharType="begin" w:fldLock="0"/>
      </w:r>
      <w:r>
        <w:instrText xml:space="preserve"> PAGEREF _Toc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Acknowledgements</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1"/>
      </w:pPr>
      <w:r>
        <w:rPr>
          <w:rFonts w:cs="Arial Unicode MS" w:eastAsia="Arial Unicode MS"/>
          <w:rtl w:val="0"/>
        </w:rPr>
        <w:t>Abstract</w:t>
        <w:tab/>
      </w:r>
      <w:r>
        <w:rPr/>
        <w:fldChar w:fldCharType="begin" w:fldLock="0"/>
      </w:r>
      <w:r>
        <w:instrText xml:space="preserve"> PAGEREF _Toc2 \h </w:instrText>
      </w:r>
      <w:r>
        <w:rPr/>
        <w:fldChar w:fldCharType="separate" w:fldLock="0"/>
      </w:r>
      <w:r>
        <w:rPr>
          <w:rFonts w:cs="Arial Unicode MS" w:eastAsia="Arial Unicode MS"/>
          <w:rtl w:val="0"/>
        </w:rPr>
        <w:t>4</w:t>
      </w:r>
      <w:r>
        <w:rPr/>
        <w:fldChar w:fldCharType="end" w:fldLock="0"/>
      </w:r>
    </w:p>
    <w:p>
      <w:pPr>
        <w:pStyle w:val="TOC 1"/>
      </w:pPr>
      <w:r>
        <w:rPr>
          <w:rFonts w:cs="Arial Unicode MS" w:eastAsia="Arial Unicode MS"/>
          <w:rtl w:val="0"/>
        </w:rPr>
        <w:t>Introduction</w:t>
        <w:tab/>
      </w:r>
      <w:r>
        <w:rPr/>
        <w:fldChar w:fldCharType="begin" w:fldLock="0"/>
      </w:r>
      <w:r>
        <w:instrText xml:space="preserve"> PAGEREF _Toc3 \h </w:instrText>
      </w:r>
      <w:r>
        <w:rPr/>
        <w:fldChar w:fldCharType="separate" w:fldLock="0"/>
      </w:r>
      <w:r>
        <w:rPr>
          <w:rFonts w:cs="Arial Unicode MS" w:eastAsia="Arial Unicode MS"/>
          <w:rtl w:val="0"/>
        </w:rPr>
        <w:t>1</w:t>
      </w:r>
      <w:r>
        <w:rPr/>
        <w:fldChar w:fldCharType="end" w:fldLock="0"/>
      </w:r>
    </w:p>
    <w:p>
      <w:pPr>
        <w:pStyle w:val="TOC 2"/>
      </w:pPr>
      <w:r>
        <w:rPr>
          <w:rFonts w:cs="Arial Unicode MS" w:eastAsia="Arial Unicode MS"/>
          <w:rtl w:val="0"/>
        </w:rPr>
        <w:t>Polar Phytoplankton</w:t>
        <w:tab/>
      </w:r>
      <w:r>
        <w:rPr/>
        <w:fldChar w:fldCharType="begin" w:fldLock="0"/>
      </w:r>
      <w:r>
        <w:instrText xml:space="preserve"> PAGEREF _Toc4 \h </w:instrText>
      </w:r>
      <w:r>
        <w:rPr/>
        <w:fldChar w:fldCharType="separate" w:fldLock="0"/>
      </w:r>
      <w:r>
        <w:rPr>
          <w:rFonts w:cs="Arial Unicode MS" w:eastAsia="Arial Unicode MS"/>
          <w:rtl w:val="0"/>
        </w:rPr>
        <w:t>1</w:t>
      </w:r>
      <w:r>
        <w:rPr/>
        <w:fldChar w:fldCharType="end" w:fldLock="0"/>
      </w:r>
    </w:p>
    <w:p>
      <w:pPr>
        <w:pStyle w:val="TOC 3"/>
      </w:pPr>
      <w:r>
        <w:rPr>
          <w:rFonts w:cs="Arial Unicode MS" w:eastAsia="Arial Unicode MS"/>
          <w:rtl w:val="0"/>
        </w:rPr>
        <w:t>Arctic Blooms</w:t>
        <w:tab/>
      </w:r>
      <w:r>
        <w:rPr/>
        <w:fldChar w:fldCharType="begin" w:fldLock="0"/>
      </w:r>
      <w:r>
        <w:instrText xml:space="preserve"> PAGEREF _Toc5 \h </w:instrText>
      </w:r>
      <w:r>
        <w:rPr/>
        <w:fldChar w:fldCharType="separate" w:fldLock="0"/>
      </w:r>
      <w:r>
        <w:rPr>
          <w:rFonts w:cs="Arial Unicode MS" w:eastAsia="Arial Unicode MS"/>
          <w:rtl w:val="0"/>
        </w:rPr>
        <w:t>2</w:t>
      </w:r>
      <w:r>
        <w:rPr/>
        <w:fldChar w:fldCharType="end" w:fldLock="0"/>
      </w:r>
    </w:p>
    <w:p>
      <w:pPr>
        <w:pStyle w:val="TOC 3"/>
      </w:pPr>
      <w:r>
        <w:rPr>
          <w:rFonts w:cs="Arial Unicode MS" w:eastAsia="Arial Unicode MS"/>
          <w:rtl w:val="0"/>
        </w:rPr>
        <w:t>Cold Adaptations</w:t>
        <w:tab/>
      </w:r>
      <w:r>
        <w:rPr/>
        <w:fldChar w:fldCharType="begin" w:fldLock="0"/>
      </w:r>
      <w:r>
        <w:instrText xml:space="preserve"> PAGEREF _Toc6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Energetic Principles of Photosynthesis</w:t>
        <w:tab/>
      </w:r>
      <w:r>
        <w:rPr/>
        <w:fldChar w:fldCharType="begin" w:fldLock="0"/>
      </w:r>
      <w:r>
        <w:instrText xml:space="preserve"> PAGEREF _Toc7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rtl w:val="0"/>
        </w:rPr>
        <w:t>Recombination</w:t>
        <w:tab/>
      </w:r>
      <w:r>
        <w:rPr/>
        <w:fldChar w:fldCharType="begin" w:fldLock="0"/>
      </w:r>
      <w:r>
        <w:instrText xml:space="preserve"> PAGEREF _Toc8 \h </w:instrText>
      </w:r>
      <w:r>
        <w:rPr/>
        <w:fldChar w:fldCharType="separate" w:fldLock="0"/>
      </w:r>
      <w:r>
        <w:rPr>
          <w:rFonts w:cs="Arial Unicode MS" w:eastAsia="Arial Unicode MS"/>
          <w:rtl w:val="0"/>
        </w:rPr>
        <w:t>6</w:t>
      </w:r>
      <w:r>
        <w:rPr/>
        <w:fldChar w:fldCharType="end" w:fldLock="0"/>
      </w:r>
    </w:p>
    <w:p>
      <w:pPr>
        <w:pStyle w:val="TOC 3"/>
      </w:pPr>
      <w:r>
        <w:rPr>
          <w:rFonts w:cs="Arial Unicode MS" w:eastAsia="Arial Unicode MS"/>
          <w:rtl w:val="0"/>
        </w:rPr>
        <w:t>S-State Cycling</w:t>
        <w:tab/>
      </w:r>
      <w:r>
        <w:rPr/>
        <w:fldChar w:fldCharType="begin" w:fldLock="0"/>
      </w:r>
      <w:r>
        <w:instrText xml:space="preserve"> PAGEREF _Toc9 \h </w:instrText>
      </w:r>
      <w:r>
        <w:rPr/>
        <w:fldChar w:fldCharType="separate" w:fldLock="0"/>
      </w:r>
      <w:r>
        <w:rPr>
          <w:rFonts w:cs="Arial Unicode MS" w:eastAsia="Arial Unicode MS"/>
          <w:rtl w:val="0"/>
        </w:rPr>
        <w:t>8</w:t>
      </w:r>
      <w:r>
        <w:rPr/>
        <w:fldChar w:fldCharType="end" w:fldLock="0"/>
      </w:r>
    </w:p>
    <w:p>
      <w:pPr>
        <w:pStyle w:val="TOC 2"/>
      </w:pPr>
      <w:r>
        <w:rPr>
          <w:rFonts w:cs="Arial Unicode MS" w:eastAsia="Arial Unicode MS"/>
          <w:rtl w:val="0"/>
        </w:rPr>
        <w:t>Study Aims</w:t>
        <w:tab/>
      </w:r>
      <w:r>
        <w:rPr/>
        <w:fldChar w:fldCharType="begin" w:fldLock="0"/>
      </w:r>
      <w:r>
        <w:instrText xml:space="preserve"> PAGEREF _Toc10 \h </w:instrText>
      </w:r>
      <w:r>
        <w:rPr/>
        <w:fldChar w:fldCharType="separate" w:fldLock="0"/>
      </w:r>
      <w:r>
        <w:rPr>
          <w:rFonts w:cs="Arial Unicode MS" w:eastAsia="Arial Unicode MS"/>
          <w:rtl w:val="0"/>
        </w:rPr>
        <w:t>9</w:t>
      </w:r>
      <w:r>
        <w:rPr/>
        <w:fldChar w:fldCharType="end" w:fldLock="0"/>
      </w:r>
    </w:p>
    <w:p>
      <w:pPr>
        <w:pStyle w:val="TOC 1"/>
      </w:pPr>
      <w:r>
        <w:rPr>
          <w:rFonts w:cs="Arial Unicode MS" w:eastAsia="Arial Unicode MS"/>
          <w:rtl w:val="0"/>
        </w:rPr>
        <w:t>Materials &amp; Methods</w:t>
        <w:tab/>
      </w:r>
      <w:r>
        <w:rPr/>
        <w:fldChar w:fldCharType="begin" w:fldLock="0"/>
      </w:r>
      <w:r>
        <w:instrText xml:space="preserve"> PAGEREF _Toc11 \h </w:instrText>
      </w:r>
      <w:r>
        <w:rPr/>
        <w:fldChar w:fldCharType="separate" w:fldLock="0"/>
      </w:r>
      <w:r>
        <w:rPr>
          <w:rFonts w:cs="Arial Unicode MS" w:eastAsia="Arial Unicode MS"/>
          <w:rtl w:val="0"/>
        </w:rPr>
        <w:t>10</w:t>
      </w:r>
      <w:r>
        <w:rPr/>
        <w:fldChar w:fldCharType="end" w:fldLock="0"/>
      </w:r>
    </w:p>
    <w:p>
      <w:pPr>
        <w:pStyle w:val="TOC 2"/>
      </w:pPr>
      <w:r>
        <w:rPr>
          <w:rFonts w:cs="Arial Unicode MS" w:eastAsia="Arial Unicode MS"/>
          <w:rtl w:val="0"/>
        </w:rPr>
        <w:t>Study Strains</w:t>
        <w:tab/>
      </w:r>
      <w:r>
        <w:rPr/>
        <w:fldChar w:fldCharType="begin" w:fldLock="0"/>
      </w:r>
      <w:r>
        <w:instrText xml:space="preserve"> PAGEREF _Toc12 \h </w:instrText>
      </w:r>
      <w:r>
        <w:rPr/>
        <w:fldChar w:fldCharType="separate" w:fldLock="0"/>
      </w:r>
      <w:r>
        <w:rPr>
          <w:rFonts w:cs="Arial Unicode MS" w:eastAsia="Arial Unicode MS"/>
          <w:rtl w:val="0"/>
        </w:rPr>
        <w:t>10</w:t>
      </w:r>
      <w:r>
        <w:rPr/>
        <w:fldChar w:fldCharType="end" w:fldLock="0"/>
      </w:r>
    </w:p>
    <w:p>
      <w:pPr>
        <w:pStyle w:val="TOC 3"/>
      </w:pPr>
      <w:r>
        <w:rPr>
          <w:rFonts w:cs="Arial Unicode MS" w:eastAsia="Arial Unicode MS"/>
          <w:rtl w:val="0"/>
        </w:rPr>
        <w:t>Culturing Protocols</w:t>
        <w:tab/>
      </w:r>
      <w:r>
        <w:rPr/>
        <w:fldChar w:fldCharType="begin" w:fldLock="0"/>
      </w:r>
      <w:r>
        <w:instrText xml:space="preserve"> PAGEREF _Toc13 \h </w:instrText>
      </w:r>
      <w:r>
        <w:rPr/>
        <w:fldChar w:fldCharType="separate" w:fldLock="0"/>
      </w:r>
      <w:r>
        <w:rPr>
          <w:rFonts w:cs="Arial Unicode MS" w:eastAsia="Arial Unicode MS"/>
          <w:rtl w:val="0"/>
        </w:rPr>
        <w:t>10</w:t>
      </w:r>
      <w:r>
        <w:rPr/>
        <w:fldChar w:fldCharType="end" w:fldLock="0"/>
      </w:r>
    </w:p>
    <w:p>
      <w:pPr>
        <w:pStyle w:val="TOC 2"/>
      </w:pPr>
      <w:r>
        <w:rPr>
          <w:rFonts w:cs="Arial Unicode MS" w:eastAsia="Arial Unicode MS"/>
          <w:rtl w:val="0"/>
        </w:rPr>
        <w:t>Single Turnover Variable Chlorophyll Fluorescence</w:t>
        <w:tab/>
      </w:r>
      <w:r>
        <w:rPr/>
        <w:fldChar w:fldCharType="begin" w:fldLock="0"/>
      </w:r>
      <w:r>
        <w:instrText xml:space="preserve"> PAGEREF _Toc14 \h </w:instrText>
      </w:r>
      <w:r>
        <w:rPr/>
        <w:fldChar w:fldCharType="separate" w:fldLock="0"/>
      </w:r>
      <w:r>
        <w:rPr>
          <w:rFonts w:cs="Arial Unicode MS" w:eastAsia="Arial Unicode MS"/>
          <w:rtl w:val="0"/>
        </w:rPr>
        <w:t>12</w:t>
      </w:r>
      <w:r>
        <w:rPr/>
        <w:fldChar w:fldCharType="end" w:fldLock="0"/>
      </w:r>
    </w:p>
    <w:p>
      <w:pPr>
        <w:pStyle w:val="TOC 3"/>
      </w:pPr>
      <w:r>
        <w:rPr>
          <w:rFonts w:cs="Arial Unicode MS" w:eastAsia="Arial Unicode MS"/>
          <w:rtl w:val="0"/>
        </w:rPr>
        <w:t>Measurement Conditions</w:t>
        <w:tab/>
      </w:r>
      <w:r>
        <w:rPr/>
        <w:fldChar w:fldCharType="begin" w:fldLock="0"/>
      </w:r>
      <w:r>
        <w:instrText xml:space="preserve"> PAGEREF _Toc15 \h </w:instrText>
      </w:r>
      <w:r>
        <w:rPr/>
        <w:fldChar w:fldCharType="separate" w:fldLock="0"/>
      </w:r>
      <w:r>
        <w:rPr>
          <w:rFonts w:cs="Arial Unicode MS" w:eastAsia="Arial Unicode MS"/>
          <w:rtl w:val="0"/>
        </w:rPr>
        <w:t>15</w:t>
      </w:r>
      <w:r>
        <w:rPr/>
        <w:fldChar w:fldCharType="end" w:fldLock="0"/>
      </w:r>
    </w:p>
    <w:p>
      <w:pPr>
        <w:pStyle w:val="TOC 2"/>
      </w:pPr>
      <w:r>
        <w:rPr>
          <w:rFonts w:cs="Arial Unicode MS" w:eastAsia="Arial Unicode MS"/>
          <w:rtl w:val="0"/>
        </w:rPr>
        <w:t>Analytical Methods</w:t>
        <w:tab/>
      </w:r>
      <w:r>
        <w:rPr/>
        <w:fldChar w:fldCharType="begin" w:fldLock="0"/>
      </w:r>
      <w:r>
        <w:instrText xml:space="preserve"> PAGEREF _Toc16 \h </w:instrText>
      </w:r>
      <w:r>
        <w:rPr/>
        <w:fldChar w:fldCharType="separate" w:fldLock="0"/>
      </w:r>
      <w:r>
        <w:rPr>
          <w:rFonts w:cs="Arial Unicode MS" w:eastAsia="Arial Unicode MS"/>
          <w:rtl w:val="0"/>
        </w:rPr>
        <w:t>17</w:t>
      </w:r>
      <w:r>
        <w:rPr/>
        <w:fldChar w:fldCharType="end" w:fldLock="0"/>
      </w:r>
    </w:p>
    <w:p>
      <w:pPr>
        <w:pStyle w:val="TOC 3"/>
      </w:pPr>
      <w:r>
        <w:rPr>
          <w:rFonts w:cs="Arial Unicode MS" w:eastAsia="Arial Unicode MS"/>
          <w:rtl w:val="0"/>
        </w:rPr>
        <w:t>Wavelet Transformations</w:t>
        <w:tab/>
      </w:r>
      <w:r>
        <w:rPr/>
        <w:fldChar w:fldCharType="begin" w:fldLock="0"/>
      </w:r>
      <w:r>
        <w:instrText xml:space="preserve"> PAGEREF _Toc17 \h </w:instrText>
      </w:r>
      <w:r>
        <w:rPr/>
        <w:fldChar w:fldCharType="separate" w:fldLock="0"/>
      </w:r>
      <w:r>
        <w:rPr>
          <w:rFonts w:cs="Arial Unicode MS" w:eastAsia="Arial Unicode MS"/>
          <w:rtl w:val="0"/>
        </w:rPr>
        <w:t>17</w:t>
      </w:r>
      <w:r>
        <w:rPr/>
        <w:fldChar w:fldCharType="end" w:fldLock="0"/>
      </w:r>
    </w:p>
    <w:p>
      <w:pPr>
        <w:pStyle w:val="TOC 3"/>
      </w:pPr>
      <w:r>
        <w:rPr>
          <w:rFonts w:cs="Arial Unicode MS" w:eastAsia="Arial Unicode MS"/>
          <w:rtl w:val="0"/>
        </w:rPr>
        <w:t>Generalized Additive Modelling</w:t>
        <w:tab/>
      </w:r>
      <w:r>
        <w:rPr/>
        <w:fldChar w:fldCharType="begin" w:fldLock="0"/>
      </w:r>
      <w:r>
        <w:instrText xml:space="preserve"> PAGEREF _Toc18 \h </w:instrText>
      </w:r>
      <w:r>
        <w:rPr/>
        <w:fldChar w:fldCharType="separate" w:fldLock="0"/>
      </w:r>
      <w:r>
        <w:rPr>
          <w:rFonts w:cs="Arial Unicode MS" w:eastAsia="Arial Unicode MS"/>
          <w:rtl w:val="0"/>
        </w:rPr>
        <w:t>19</w:t>
      </w:r>
      <w:r>
        <w:rPr/>
        <w:fldChar w:fldCharType="end" w:fldLock="0"/>
      </w:r>
    </w:p>
    <w:p>
      <w:pPr>
        <w:pStyle w:val="TOC 1"/>
      </w:pPr>
      <w:r>
        <w:rPr>
          <w:rFonts w:cs="Arial Unicode MS" w:eastAsia="Arial Unicode MS"/>
          <w:rtl w:val="0"/>
        </w:rPr>
        <w:t>Results</w:t>
        <w:tab/>
      </w:r>
      <w:r>
        <w:rPr/>
        <w:fldChar w:fldCharType="begin" w:fldLock="0"/>
      </w:r>
      <w:r>
        <w:instrText xml:space="preserve"> PAGEREF _Toc19 \h </w:instrText>
      </w:r>
      <w:r>
        <w:rPr/>
        <w:fldChar w:fldCharType="separate" w:fldLock="0"/>
      </w:r>
      <w:r>
        <w:rPr>
          <w:rFonts w:cs="Arial Unicode MS" w:eastAsia="Arial Unicode MS"/>
          <w:rtl w:val="0"/>
        </w:rPr>
        <w:t>21</w:t>
      </w:r>
      <w:r>
        <w:rPr/>
        <w:fldChar w:fldCharType="end" w:fldLock="0"/>
      </w:r>
    </w:p>
    <w:p>
      <w:pPr>
        <w:pStyle w:val="TOC 2"/>
      </w:pPr>
      <w:r>
        <w:rPr>
          <w:rFonts w:cs="Arial Unicode MS" w:eastAsia="Arial Unicode MS"/>
          <w:rtl w:val="0"/>
        </w:rPr>
        <w:t>Single Turnover Variable Chlorophyll Fluorescence</w:t>
        <w:tab/>
      </w:r>
      <w:r>
        <w:rPr/>
        <w:fldChar w:fldCharType="begin" w:fldLock="0"/>
      </w:r>
      <w:r>
        <w:instrText xml:space="preserve"> PAGEREF _Toc20 \h </w:instrText>
      </w:r>
      <w:r>
        <w:rPr/>
        <w:fldChar w:fldCharType="separate" w:fldLock="0"/>
      </w:r>
      <w:r>
        <w:rPr>
          <w:rFonts w:cs="Arial Unicode MS" w:eastAsia="Arial Unicode MS"/>
          <w:rtl w:val="0"/>
        </w:rPr>
        <w:t>21</w:t>
      </w:r>
      <w:r>
        <w:rPr/>
        <w:fldChar w:fldCharType="end" w:fldLock="0"/>
      </w:r>
    </w:p>
    <w:p>
      <w:pPr>
        <w:pStyle w:val="TOC 2"/>
      </w:pPr>
      <w:r>
        <w:rPr>
          <w:rFonts w:cs="Arial Unicode MS" w:eastAsia="Arial Unicode MS"/>
          <w:rtl w:val="0"/>
        </w:rPr>
        <w:t>Wavelet Analysis</w:t>
        <w:tab/>
      </w:r>
      <w:r>
        <w:rPr/>
        <w:fldChar w:fldCharType="begin" w:fldLock="0"/>
      </w:r>
      <w:r>
        <w:instrText xml:space="preserve"> PAGEREF _Toc21 \h </w:instrText>
      </w:r>
      <w:r>
        <w:rPr/>
        <w:fldChar w:fldCharType="separate" w:fldLock="0"/>
      </w:r>
      <w:r>
        <w:rPr>
          <w:rFonts w:cs="Arial Unicode MS" w:eastAsia="Arial Unicode MS"/>
          <w:rtl w:val="0"/>
        </w:rPr>
        <w:t>22</w:t>
      </w:r>
      <w:r>
        <w:rPr/>
        <w:fldChar w:fldCharType="end" w:fldLock="0"/>
      </w:r>
    </w:p>
    <w:p>
      <w:pPr>
        <w:pStyle w:val="TOC 2"/>
      </w:pPr>
      <w:r>
        <w:rPr>
          <w:rFonts w:cs="Arial Unicode MS" w:eastAsia="Arial Unicode MS"/>
          <w:rtl w:val="0"/>
        </w:rPr>
        <w:t>Generalized Additive Modelling by Deviation from Growth Temperature</w:t>
        <w:tab/>
      </w:r>
      <w:r>
        <w:rPr/>
        <w:fldChar w:fldCharType="begin" w:fldLock="0"/>
      </w:r>
      <w:r>
        <w:instrText xml:space="preserve"> PAGEREF _Toc22 \h </w:instrText>
      </w:r>
      <w:r>
        <w:rPr/>
        <w:fldChar w:fldCharType="separate" w:fldLock="0"/>
      </w:r>
      <w:r>
        <w:rPr>
          <w:rFonts w:cs="Arial Unicode MS" w:eastAsia="Arial Unicode MS"/>
          <w:rtl w:val="0"/>
        </w:rPr>
        <w:t>24</w:t>
      </w:r>
      <w:r>
        <w:rPr/>
        <w:fldChar w:fldCharType="end" w:fldLock="0"/>
      </w:r>
    </w:p>
    <w:p>
      <w:pPr>
        <w:pStyle w:val="TOC 2"/>
      </w:pPr>
      <w:r>
        <w:rPr>
          <w:rFonts w:cs="Arial Unicode MS" w:eastAsia="Arial Unicode MS"/>
          <w:rtl w:val="0"/>
        </w:rPr>
        <w:t>Generalized Additive Modelling By Measurement Temperature</w:t>
        <w:tab/>
      </w:r>
      <w:r>
        <w:rPr/>
        <w:fldChar w:fldCharType="begin" w:fldLock="0"/>
      </w:r>
      <w:r>
        <w:instrText xml:space="preserve"> PAGEREF _Toc23 \h </w:instrText>
      </w:r>
      <w:r>
        <w:rPr/>
        <w:fldChar w:fldCharType="separate" w:fldLock="0"/>
      </w:r>
      <w:r>
        <w:rPr>
          <w:rFonts w:cs="Arial Unicode MS" w:eastAsia="Arial Unicode MS"/>
          <w:rtl w:val="0"/>
        </w:rPr>
        <w:t>28</w:t>
      </w:r>
      <w:r>
        <w:rPr/>
        <w:fldChar w:fldCharType="end" w:fldLock="0"/>
      </w:r>
    </w:p>
    <w:p>
      <w:pPr>
        <w:pStyle w:val="TOC 1"/>
      </w:pPr>
      <w:r>
        <w:rPr>
          <w:rFonts w:cs="Arial Unicode MS" w:eastAsia="Arial Unicode MS"/>
          <w:rtl w:val="0"/>
        </w:rPr>
        <w:t>Discussion</w:t>
        <w:tab/>
      </w:r>
      <w:r>
        <w:rPr/>
        <w:fldChar w:fldCharType="begin" w:fldLock="0"/>
      </w:r>
      <w:r>
        <w:instrText xml:space="preserve"> PAGEREF _Toc24 \h </w:instrText>
      </w:r>
      <w:r>
        <w:rPr/>
        <w:fldChar w:fldCharType="separate" w:fldLock="0"/>
      </w:r>
      <w:r>
        <w:rPr>
          <w:rFonts w:cs="Arial Unicode MS" w:eastAsia="Arial Unicode MS"/>
          <w:rtl w:val="0"/>
        </w:rPr>
        <w:t>34</w:t>
      </w:r>
      <w:r>
        <w:rPr/>
        <w:fldChar w:fldCharType="end" w:fldLock="0"/>
      </w:r>
    </w:p>
    <w:p>
      <w:pPr>
        <w:pStyle w:val="TOC 2"/>
      </w:pPr>
      <w:r>
        <w:rPr>
          <w:rFonts w:cs="Arial Unicode MS" w:eastAsia="Arial Unicode MS"/>
          <w:rtl w:val="0"/>
        </w:rPr>
        <w:t>Modelling and Operational Limitations</w:t>
        <w:tab/>
      </w:r>
      <w:r>
        <w:rPr/>
        <w:fldChar w:fldCharType="begin" w:fldLock="0"/>
      </w:r>
      <w:r>
        <w:instrText xml:space="preserve"> PAGEREF _Toc25 \h </w:instrText>
      </w:r>
      <w:r>
        <w:rPr/>
        <w:fldChar w:fldCharType="separate" w:fldLock="0"/>
      </w:r>
      <w:r>
        <w:rPr>
          <w:rFonts w:cs="Arial Unicode MS" w:eastAsia="Arial Unicode MS"/>
          <w:rtl w:val="0"/>
        </w:rPr>
        <w:t>34</w:t>
      </w:r>
      <w:r>
        <w:rPr/>
        <w:fldChar w:fldCharType="end" w:fldLock="0"/>
      </w:r>
    </w:p>
    <w:p>
      <w:pPr>
        <w:pStyle w:val="TOC 2"/>
      </w:pPr>
      <w:r>
        <w:rPr>
          <w:rFonts w:cs="Arial Unicode MS" w:eastAsia="Arial Unicode MS"/>
          <w:rtl w:val="0"/>
        </w:rPr>
        <w:t>Consistent Responses to Measurement Conditions</w:t>
        <w:tab/>
      </w:r>
      <w:r>
        <w:rPr/>
        <w:fldChar w:fldCharType="begin" w:fldLock="0"/>
      </w:r>
      <w:r>
        <w:instrText xml:space="preserve"> PAGEREF _Toc26 \h </w:instrText>
      </w:r>
      <w:r>
        <w:rPr/>
        <w:fldChar w:fldCharType="separate" w:fldLock="0"/>
      </w:r>
      <w:r>
        <w:rPr>
          <w:rFonts w:cs="Arial Unicode MS" w:eastAsia="Arial Unicode MS"/>
          <w:rtl w:val="0"/>
        </w:rPr>
        <w:t>35</w:t>
      </w:r>
      <w:r>
        <w:rPr/>
        <w:fldChar w:fldCharType="end" w:fldLock="0"/>
      </w:r>
    </w:p>
    <w:p>
      <w:pPr>
        <w:pStyle w:val="TOC 2"/>
      </w:pPr>
      <w:r>
        <w:rPr>
          <w:rFonts w:cs="Arial Unicode MS" w:eastAsia="Arial Unicode MS"/>
          <w:rtl w:val="0"/>
        </w:rPr>
        <w:t>Comparisons Among Strains</w:t>
        <w:tab/>
      </w:r>
      <w:r>
        <w:rPr/>
        <w:fldChar w:fldCharType="begin" w:fldLock="0"/>
      </w:r>
      <w:r>
        <w:instrText xml:space="preserve"> PAGEREF _Toc27 \h </w:instrText>
      </w:r>
      <w:r>
        <w:rPr/>
        <w:fldChar w:fldCharType="separate" w:fldLock="0"/>
      </w:r>
      <w:r>
        <w:rPr>
          <w:rFonts w:cs="Arial Unicode MS" w:eastAsia="Arial Unicode MS"/>
          <w:rtl w:val="0"/>
        </w:rPr>
        <w:t>36</w:t>
      </w:r>
      <w:r>
        <w:rPr/>
        <w:fldChar w:fldCharType="end" w:fldLock="0"/>
      </w:r>
    </w:p>
    <w:p>
      <w:pPr>
        <w:pStyle w:val="TOC 2"/>
      </w:pPr>
      <w:r>
        <w:rPr>
          <w:rFonts w:cs="Arial Unicode MS" w:eastAsia="Arial Unicode MS"/>
          <w:rtl w:val="0"/>
        </w:rPr>
        <w:t>Ecological Implications &amp; Future Directions</w:t>
        <w:tab/>
      </w:r>
      <w:r>
        <w:rPr/>
        <w:fldChar w:fldCharType="begin" w:fldLock="0"/>
      </w:r>
      <w:r>
        <w:instrText xml:space="preserve"> PAGEREF _Toc28 \h </w:instrText>
      </w:r>
      <w:r>
        <w:rPr/>
        <w:fldChar w:fldCharType="separate" w:fldLock="0"/>
      </w:r>
      <w:r>
        <w:rPr>
          <w:rFonts w:cs="Arial Unicode MS" w:eastAsia="Arial Unicode MS"/>
          <w:rtl w:val="0"/>
        </w:rPr>
        <w:t>37</w:t>
      </w:r>
      <w:r>
        <w:rPr/>
        <w:fldChar w:fldCharType="end" w:fldLock="0"/>
      </w:r>
    </w:p>
    <w:p>
      <w:pPr>
        <w:pStyle w:val="TOC 1"/>
      </w:pPr>
      <w:r>
        <w:rPr>
          <w:rFonts w:cs="Arial Unicode MS" w:eastAsia="Arial Unicode MS"/>
          <w:rtl w:val="0"/>
        </w:rPr>
        <w:t>References</w:t>
        <w:tab/>
      </w:r>
      <w:r>
        <w:rPr/>
        <w:fldChar w:fldCharType="begin" w:fldLock="0"/>
      </w:r>
      <w:r>
        <w:instrText xml:space="preserve"> PAGEREF _Toc29 \h </w:instrText>
      </w:r>
      <w:r>
        <w:rPr/>
        <w:fldChar w:fldCharType="separate" w:fldLock="0"/>
      </w:r>
      <w:r>
        <w:rPr>
          <w:rFonts w:cs="Arial Unicode MS" w:eastAsia="Arial Unicode MS"/>
          <w:rtl w:val="0"/>
        </w:rPr>
        <w:t>39</w:t>
      </w:r>
      <w:r>
        <w:rPr/>
        <w:fldChar w:fldCharType="end" w:fldLock="0"/>
      </w:r>
    </w:p>
    <w:p>
      <w:pPr>
        <w:pStyle w:val="TOC 1"/>
      </w:pPr>
      <w:r>
        <w:rPr>
          <w:rFonts w:cs="Arial Unicode MS" w:eastAsia="Arial Unicode MS"/>
          <w:rtl w:val="0"/>
        </w:rPr>
        <w:t>Appendix</w:t>
        <w:tab/>
      </w:r>
      <w:r>
        <w:rPr/>
        <w:fldChar w:fldCharType="begin" w:fldLock="0"/>
      </w:r>
      <w:r>
        <w:instrText xml:space="preserve"> PAGEREF _Toc30 \h </w:instrText>
      </w:r>
      <w:r>
        <w:rPr/>
        <w:fldChar w:fldCharType="separate" w:fldLock="0"/>
      </w:r>
      <w:r>
        <w:rPr>
          <w:rFonts w:cs="Arial Unicode MS" w:eastAsia="Arial Unicode MS"/>
          <w:rtl w:val="0"/>
        </w:rPr>
        <w:t>45</w:t>
      </w:r>
      <w:r>
        <w:rPr/>
        <w:fldChar w:fldCharType="end" w:fldLock="0"/>
      </w:r>
    </w:p>
    <w:p>
      <w:pPr>
        <w:ind w:firstLine="0"/>
        <w:rPr>
          <w:rFonts w:ascii="Aptos" w:cs="Aptos" w:hAnsi="Aptos" w:eastAsia="Aptos"/>
          <w:kern w:val="2"/>
        </w:rPr>
      </w:pPr>
      <w:r>
        <w:rPr/>
        <w:fldChar w:fldCharType="end" w:fldLock="0"/>
      </w:r>
    </w:p>
    <w:p>
      <w:pPr>
        <w:pStyle w:val="Heading"/>
      </w:pPr>
      <w:bookmarkStart w:name="_Toc" w:id="0"/>
      <w:r>
        <w:rPr>
          <w:rStyle w:val="page number"/>
          <w:rFonts w:cs="Arial Unicode MS" w:eastAsia="Arial Unicode MS"/>
          <w:rtl w:val="0"/>
          <w:lang w:val="en-US"/>
        </w:rPr>
        <w:t xml:space="preserve">List of Figures and Tables </w:t>
      </w:r>
      <w:bookmarkEnd w:id="0"/>
    </w:p>
    <w:p>
      <w:pPr>
        <w:pStyle w:val="Body"/>
        <w:ind w:firstLine="0"/>
      </w:pPr>
    </w:p>
    <w:p>
      <w:pPr>
        <w:pStyle w:val="Body"/>
      </w:pPr>
      <w:r>
        <w:rPr>
          <w:rStyle w:val="page number"/>
          <w:rFonts w:ascii="Arial Unicode MS" w:cs="Arial Unicode MS" w:hAnsi="Arial Unicode MS" w:eastAsia="Arial Unicode MS"/>
          <w:b w:val="0"/>
          <w:bCs w:val="0"/>
          <w:i w:val="0"/>
          <w:iCs w:val="0"/>
        </w:rPr>
        <w:br w:type="page"/>
      </w:r>
    </w:p>
    <w:p>
      <w:pPr>
        <w:pStyle w:val="Heading"/>
      </w:pPr>
      <w:bookmarkStart w:name="_Toc1" w:id="1"/>
      <w:r>
        <w:rPr>
          <w:rStyle w:val="page number"/>
          <w:rFonts w:cs="Arial Unicode MS" w:eastAsia="Arial Unicode MS"/>
          <w:rtl w:val="0"/>
          <w:lang w:val="en-US"/>
        </w:rPr>
        <w:t xml:space="preserve">Acknowledgements </w:t>
      </w:r>
      <w:bookmarkEnd w:id="1"/>
    </w:p>
    <w:p>
      <w:pPr>
        <w:pStyle w:val="List Paragraph"/>
        <w:numPr>
          <w:ilvl w:val="0"/>
          <w:numId w:val="2"/>
        </w:numPr>
        <w:rPr>
          <w:lang w:val="en-US"/>
        </w:rPr>
      </w:pPr>
      <w:r>
        <w:rPr>
          <w:rStyle w:val="page number"/>
          <w:rtl w:val="0"/>
          <w:lang w:val="en-US"/>
        </w:rPr>
        <w:t>Dr. Campbell</w:t>
      </w:r>
    </w:p>
    <w:p>
      <w:pPr>
        <w:pStyle w:val="List Paragraph"/>
        <w:numPr>
          <w:ilvl w:val="0"/>
          <w:numId w:val="2"/>
        </w:numPr>
        <w:rPr>
          <w:lang w:val="en-US"/>
        </w:rPr>
      </w:pPr>
      <w:r>
        <w:rPr>
          <w:rStyle w:val="page number"/>
          <w:rtl w:val="0"/>
          <w:lang w:val="en-US"/>
        </w:rPr>
        <w:t xml:space="preserve">Lab members </w:t>
      </w:r>
    </w:p>
    <w:p>
      <w:pPr>
        <w:pStyle w:val="List Paragraph"/>
        <w:numPr>
          <w:ilvl w:val="0"/>
          <w:numId w:val="2"/>
        </w:numPr>
        <w:rPr>
          <w:lang w:val="en-US"/>
        </w:rPr>
      </w:pPr>
      <w:r>
        <w:rPr>
          <w:rStyle w:val="page number"/>
          <w:rtl w:val="0"/>
          <w:lang w:val="en-US"/>
        </w:rPr>
        <w:t>Funding (NSERC?)</w:t>
      </w:r>
    </w:p>
    <w:p>
      <w:pPr>
        <w:pStyle w:val="List Paragraph"/>
        <w:numPr>
          <w:ilvl w:val="0"/>
          <w:numId w:val="2"/>
        </w:numPr>
        <w:rPr>
          <w:lang w:val="en-US"/>
        </w:rPr>
      </w:pPr>
      <w:r>
        <w:rPr>
          <w:rStyle w:val="page number"/>
          <w:rtl w:val="0"/>
          <w:lang w:val="en-US"/>
        </w:rPr>
        <w:t>Takuvik people</w:t>
      </w:r>
    </w:p>
    <w:p>
      <w:pPr>
        <w:pStyle w:val="List Paragraph"/>
        <w:numPr>
          <w:ilvl w:val="0"/>
          <w:numId w:val="2"/>
        </w:numPr>
        <w:rPr>
          <w:lang w:val="en-US"/>
        </w:rPr>
      </w:pPr>
      <w:r>
        <w:rPr>
          <w:rStyle w:val="page number"/>
          <w:rtl w:val="0"/>
          <w:lang w:val="en-US"/>
        </w:rPr>
        <w:t>UOttawa people</w:t>
      </w:r>
    </w:p>
    <w:p>
      <w:pPr>
        <w:pStyle w:val="List Paragraph"/>
        <w:numPr>
          <w:ilvl w:val="0"/>
          <w:numId w:val="2"/>
        </w:numPr>
        <w:rPr>
          <w:lang w:val="en-US"/>
        </w:rPr>
      </w:pPr>
      <w:r>
        <w:rPr>
          <w:rStyle w:val="page number"/>
          <w:rtl w:val="0"/>
          <w:lang w:val="en-US"/>
        </w:rPr>
        <w:t xml:space="preserve">Honours cohort, family, &amp; friends </w:t>
      </w:r>
    </w:p>
    <w:p>
      <w:pPr>
        <w:pStyle w:val="List Paragraph"/>
        <w:ind w:left="0" w:firstLine="0"/>
      </w:pPr>
      <w:r>
        <w:rPr>
          <w:rStyle w:val="page number"/>
          <w:rFonts w:ascii="Arial Unicode MS" w:cs="Arial Unicode MS" w:hAnsi="Arial Unicode MS" w:eastAsia="Arial Unicode MS"/>
          <w:b w:val="0"/>
          <w:bCs w:val="0"/>
          <w:i w:val="0"/>
          <w:iCs w:val="0"/>
        </w:rPr>
        <w:br w:type="page"/>
      </w:r>
    </w:p>
    <w:p>
      <w:pPr>
        <w:pStyle w:val="Heading"/>
      </w:pPr>
      <w:bookmarkStart w:name="_Toc2" w:id="2"/>
      <w:r>
        <w:rPr>
          <w:rStyle w:val="page number"/>
          <w:rFonts w:cs="Arial Unicode MS" w:eastAsia="Arial Unicode MS"/>
          <w:rtl w:val="0"/>
          <w:lang w:val="fr-FR"/>
        </w:rPr>
        <w:t xml:space="preserve">Abstract </w:t>
      </w:r>
      <w:bookmarkEnd w:id="2"/>
    </w:p>
    <w:p>
      <w:pPr>
        <w:pStyle w:val="Body"/>
      </w:pPr>
      <w:r>
        <w:rPr>
          <w:rStyle w:val="page number"/>
          <w:rtl w:val="0"/>
          <w:lang w:val="en-US"/>
        </w:rPr>
        <w:t>Polar phytoplankton are vital for global aquatic ecosystems, driving primary production, biogeochemical cycling, carbon sequestration, biodiversity, and climate regulation. The slow but significant productivity of polar phytoplankton at exceptionally low light suggests possible adaptations for low-light photosynthesis. We hypothesized that maintaining photosynthesis under extremely low light involves suppressing energetically wasteful charge recombinations in Photosystem II.  These recombinations desynchronize the four-step cycle of Photosystem II oxygen evolution. Therefore, we used single turnover variable chlorophyll fluorescence to detect changes in recombination in polar diatoms and green algae in response to temperature and photon delivery frequency. Prolonged synchronous cycling indicates fewer wasteful recombination reactions and, thus, more efficient photosynthetic energy conversion under low light. Within taxa, we observed that higher photon delivery rates and colder temperatures result in less recombination. Further, polar taxa synchronized cycles for longer durations than temperate taxa under comparable conditions. Our findings support our hypothesis that diverse polar phytoplankton have evolved capacities to sustain photosynthesis under extreme low light. This research challenges the conventional understanding of the limits on photosynthesis under light limitation, helping unravel polar ecosystem dynamics and predict ecosystem responses to climate change.</w:t>
      </w:r>
    </w:p>
    <w:p>
      <w:pPr>
        <w:pStyle w:val="Body"/>
      </w:pPr>
    </w:p>
    <w:p>
      <w:pPr>
        <w:pStyle w:val="Body"/>
        <w:sectPr>
          <w:headerReference w:type="default" r:id="rId8"/>
          <w:pgSz w:w="12240" w:h="15840" w:orient="portrait"/>
          <w:pgMar w:top="1440" w:right="1440" w:bottom="1440" w:left="1440" w:header="720" w:footer="720"/>
          <w:pgNumType w:start="1"/>
          <w:bidi w:val="0"/>
        </w:sectPr>
      </w:pPr>
    </w:p>
    <w:p>
      <w:pPr>
        <w:pStyle w:val="Heading"/>
      </w:pPr>
      <w:bookmarkStart w:name="_Toc3" w:id="3"/>
      <w:r>
        <w:rPr>
          <w:rStyle w:val="page number"/>
          <w:rFonts w:cs="Arial Unicode MS" w:eastAsia="Arial Unicode MS"/>
          <w:rtl w:val="0"/>
          <w:lang w:val="fr-FR"/>
        </w:rPr>
        <w:t xml:space="preserve">Introduction </w:t>
      </w:r>
      <w:bookmarkEnd w:id="3"/>
    </w:p>
    <w:p>
      <w:pPr>
        <w:pStyle w:val="Heading 2"/>
      </w:pPr>
      <w:bookmarkStart w:name="_Toc4" w:id="4"/>
      <w:r>
        <w:rPr>
          <w:rStyle w:val="page number"/>
          <w:rFonts w:cs="Arial Unicode MS" w:eastAsia="Arial Unicode MS"/>
          <w:rtl w:val="0"/>
        </w:rPr>
        <w:t xml:space="preserve">Polar Phytoplankton </w:t>
      </w:r>
      <w:bookmarkEnd w:id="4"/>
    </w:p>
    <w:p>
      <w:pPr>
        <w:pStyle w:val="Body"/>
      </w:pPr>
      <w:r>
        <w:rPr>
          <w:rStyle w:val="page number"/>
          <w:rtl w:val="0"/>
          <w:lang w:val="en-US"/>
        </w:rPr>
        <w:t xml:space="preserve">Phytoplankton are photosynthetic microorganisms with diverse evolutionary histories and ecologies [1]. Inhabiting aquatic environments, phytoplankton can be found in oceans, lakes, rivers, streams, estuaries, and wetlands across the biosphere. </w:t>
      </w:r>
    </w:p>
    <w:p>
      <w:pPr>
        <w:pStyle w:val="Body"/>
      </w:pPr>
      <w:r>
        <w:rPr>
          <w:rStyle w:val="page number"/>
          <w:rtl w:val="0"/>
          <w:lang w:val="en-US"/>
        </w:rPr>
        <w:t xml:space="preserve">Photolithotrophic growth, a defining characteristic of phytoplankton, fuels the production of biomass by harnessing light energy to oxidize inorganic compounds containing carbon, nitrogen, phosphorus, sulfur, and other essential micronutrients [2]. With photons as the sole energy input, phytoplankton growth is constrained to the photic zone, the region of water receiving sufficient light for photosynthesis. Photosynthetically active radiation (PAR) decreases with depth as the light passing through the water column is scattered and absorbed [3]. Eventually, light attenuates to a level defined as the bottom limit of the photic zone, operationally established at 1% of surface irradiance, equivalent to 2-20 </w:t>
      </w:r>
      <w:r>
        <w:rPr>
          <w:rStyle w:val="page number"/>
          <w:rtl w:val="0"/>
        </w:rPr>
        <w:t>µ</w:t>
      </w:r>
      <w:r>
        <w:rPr>
          <w:rStyle w:val="page number"/>
          <w:rtl w:val="0"/>
          <w:lang w:val="fr-FR"/>
        </w:rPr>
        <w:t>mol photons m-</w:t>
      </w:r>
      <w:r>
        <w:rPr>
          <w:vertAlign w:val="superscript"/>
          <w:rtl w:val="0"/>
        </w:rPr>
        <w:t>2</w:t>
      </w:r>
      <w:r>
        <w:rPr>
          <w:rStyle w:val="page number"/>
          <w:rtl w:val="0"/>
        </w:rPr>
        <w:t xml:space="preserve"> s</w:t>
      </w:r>
      <w:r>
        <w:rPr>
          <w:vertAlign w:val="superscript"/>
          <w:rtl w:val="0"/>
          <w:lang w:val="ru-RU"/>
        </w:rPr>
        <w:t xml:space="preserve">-1 </w:t>
      </w:r>
      <w:r>
        <w:rPr>
          <w:rStyle w:val="page number"/>
          <w:rtl w:val="0"/>
          <w:lang w:val="pt-PT"/>
        </w:rPr>
        <w:t>[2].</w:t>
      </w:r>
    </w:p>
    <w:p>
      <w:pPr>
        <w:pStyle w:val="Body"/>
      </w:pPr>
      <w:r>
        <w:rPr>
          <w:rStyle w:val="page number"/>
          <w:rtl w:val="0"/>
          <w:lang w:val="en-US"/>
        </w:rPr>
        <w:t xml:space="preserve">Light availability is further constrained in polar regions, presenting unique challenges for phytoplankton growth [4,5].  The radiation that penetrates through the ice is influenced by solar angle, sea ice thickness, and snow depth [6]. The solar elevation angle changes because of the obliquity, or tilt, of the Earth as it orbits the sun, resulting in the polar night and midnight sun, depending upon latitude and season. The thickness of the ice and snowpack further constrains light, with reflective and relatively opaque ice and snow cover limiting the light that penetrates these environments [4]. Snow, in particular, shows high light attenuation properties, further lowering the already limited light energy [5]. </w:t>
      </w:r>
    </w:p>
    <w:p>
      <w:pPr>
        <w:pStyle w:val="Body"/>
      </w:pPr>
      <w:r>
        <w:rPr>
          <w:rStyle w:val="page number"/>
          <w:rtl w:val="0"/>
          <w:lang w:val="en-US"/>
        </w:rPr>
        <w:t xml:space="preserve">Despite these constraints, certain psychrophile phytoplankton demonstrate slow but significant productivity under the ice in the winter through photosynthesis at extremely low light levels [4,5]. Across the Arctic, phytoplankton have been reported beneath the sea ice from Resolute Bay to the North of Svalbard, Baffin Bay, and the Greenland, Barents, Laptev, and Chukchi Seas [7]. In 1995, the lower limit of the photic zone was reconsidered as benthic microalgae in the Antarctic were reported photosynthetically active at light levels less than 1 </w:t>
      </w:r>
      <w:r>
        <w:rPr>
          <w:rStyle w:val="page number"/>
          <w:rtl w:val="0"/>
        </w:rPr>
        <w:t>µ</w:t>
      </w:r>
      <w:r>
        <w:rPr>
          <w:rStyle w:val="page number"/>
          <w:rtl w:val="0"/>
          <w:lang w:val="fr-FR"/>
        </w:rPr>
        <w:t>mol photons m-</w:t>
      </w:r>
      <w:r>
        <w:rPr>
          <w:vertAlign w:val="superscript"/>
          <w:rtl w:val="0"/>
        </w:rPr>
        <w:t>2</w:t>
      </w:r>
      <w:r>
        <w:rPr>
          <w:rStyle w:val="page number"/>
          <w:rtl w:val="0"/>
        </w:rPr>
        <w:t xml:space="preserve"> s</w:t>
      </w:r>
      <w:r>
        <w:rPr>
          <w:vertAlign w:val="superscript"/>
          <w:rtl w:val="0"/>
          <w:lang w:val="ru-RU"/>
        </w:rPr>
        <w:t>-1</w:t>
      </w:r>
      <w:r>
        <w:rPr>
          <w:rStyle w:val="page number"/>
          <w:rtl w:val="0"/>
          <w:lang w:val="en-US"/>
        </w:rPr>
        <w:t xml:space="preserve"> [8]. Moreover, more recent studies have documented winter phytoplankton growth below &gt;1m of snow and 1 m of sea ice, corresponding to PAR below 0.15 </w:t>
      </w:r>
      <w:r>
        <w:rPr>
          <w:rStyle w:val="page number"/>
          <w:rtl w:val="0"/>
        </w:rPr>
        <w:t>µ</w:t>
      </w:r>
      <w:r>
        <w:rPr>
          <w:rStyle w:val="page number"/>
          <w:rtl w:val="0"/>
          <w:lang w:val="en-US"/>
        </w:rPr>
        <w:t>mol photons m</w:t>
      </w:r>
      <w:r>
        <w:rPr>
          <w:vertAlign w:val="superscript"/>
          <w:rtl w:val="0"/>
        </w:rPr>
        <w:t>-2</w:t>
      </w:r>
      <w:r>
        <w:rPr>
          <w:rStyle w:val="page number"/>
          <w:rtl w:val="0"/>
        </w:rPr>
        <w:t xml:space="preserve"> s</w:t>
      </w:r>
      <w:r>
        <w:rPr>
          <w:vertAlign w:val="superscript"/>
          <w:rtl w:val="0"/>
          <w:lang w:val="ru-RU"/>
        </w:rPr>
        <w:t xml:space="preserve">-1 </w:t>
      </w:r>
      <w:r>
        <w:rPr>
          <w:rStyle w:val="page number"/>
          <w:rtl w:val="0"/>
          <w:lang w:val="en-US"/>
        </w:rPr>
        <w:t xml:space="preserve">[5]. This represents photosynthesis occurring at light levels 1-2 orders of magnitude below the historical lower limit for the photic zone. </w:t>
      </w:r>
    </w:p>
    <w:p>
      <w:pPr>
        <w:pStyle w:val="Body"/>
      </w:pPr>
      <w:r>
        <w:rPr>
          <w:rStyle w:val="page number"/>
          <w:rtl w:val="0"/>
          <w:lang w:val="en-US"/>
        </w:rPr>
        <w:t xml:space="preserve">Slow but significant growth during winter under the ice underscores the ability of psychrophilic phytoplankton to maintain intact photosystems throughout the polar night [4]. Further, it offers support for a theoretical minimum light level for phytoplankton growth of 0.01 </w:t>
      </w:r>
      <w:r>
        <w:rPr>
          <w:rStyle w:val="page number"/>
          <w:rtl w:val="0"/>
        </w:rPr>
        <w:t>µ</w:t>
      </w:r>
      <w:r>
        <w:rPr>
          <w:rStyle w:val="page number"/>
          <w:rtl w:val="0"/>
          <w:lang w:val="fr-FR"/>
        </w:rPr>
        <w:t>mol photons m-</w:t>
      </w:r>
      <w:r>
        <w:rPr>
          <w:vertAlign w:val="superscript"/>
          <w:rtl w:val="0"/>
        </w:rPr>
        <w:t>2</w:t>
      </w:r>
      <w:r>
        <w:rPr>
          <w:rStyle w:val="page number"/>
          <w:rtl w:val="0"/>
        </w:rPr>
        <w:t xml:space="preserve"> s</w:t>
      </w:r>
      <w:r>
        <w:rPr>
          <w:vertAlign w:val="superscript"/>
          <w:rtl w:val="0"/>
          <w:lang w:val="ru-RU"/>
        </w:rPr>
        <w:t xml:space="preserve">-1 </w:t>
      </w:r>
      <w:r>
        <w:rPr>
          <w:rStyle w:val="page number"/>
          <w:rtl w:val="0"/>
          <w:lang w:val="en-US"/>
        </w:rPr>
        <w:t xml:space="preserve">[2]. Such low-light phytoplankton photosynthesis and growth may serve to mitigate cell mortality in the extended darkness of winter, establishing a seeding population for the spring bloom [4]. </w:t>
      </w:r>
    </w:p>
    <w:p>
      <w:pPr>
        <w:pStyle w:val="Heading 3"/>
      </w:pPr>
      <w:bookmarkStart w:name="_Toc5" w:id="5"/>
      <w:r>
        <w:rPr>
          <w:rStyle w:val="page number"/>
          <w:rFonts w:cs="Arial Unicode MS" w:eastAsia="Arial Unicode MS"/>
          <w:rtl w:val="0"/>
          <w:lang w:val="en-US"/>
        </w:rPr>
        <w:t>Arctic Blooms</w:t>
      </w:r>
      <w:bookmarkEnd w:id="5"/>
    </w:p>
    <w:p>
      <w:pPr>
        <w:pStyle w:val="Body"/>
      </w:pPr>
      <w:r>
        <w:rPr>
          <w:rStyle w:val="page number"/>
          <w:rtl w:val="0"/>
          <w:lang w:val="en-US"/>
        </w:rPr>
        <w:t xml:space="preserve">As the ice begins to retreat in the spring, phytoplankton blooms start to appear in the Arctic Ocean. Spring blooms are a major source of annual net primary production in this region, representing the most significant event for carbon export to higher trophic levels or biological sequestration in the deep ocean [7]. However, the ice-free period is also characterized by the stratification of surface water, which limits the inorganic nutrient supply [6]. Nutrient limitation imposes an upper limit on the size and duration of polar spring blooms, resulting in a short productive period [6]. Regardless, spring phytoplankton blooms in the Arctic play key global biogeochemical roles in primary production and carbon cycling. </w:t>
      </w:r>
    </w:p>
    <w:p>
      <w:pPr>
        <w:pStyle w:val="Body"/>
      </w:pPr>
      <w:r>
        <w:rPr>
          <w:rStyle w:val="page number"/>
          <w:rtl w:val="0"/>
          <w:lang w:val="en-US"/>
        </w:rPr>
        <w:t>Polar regions play a pivotal role in carbon cycling, representing almost half of the global CO</w:t>
      </w:r>
      <w:r>
        <w:rPr>
          <w:vertAlign w:val="subscript"/>
          <w:rtl w:val="0"/>
        </w:rPr>
        <w:t>2</w:t>
      </w:r>
      <w:r>
        <w:rPr>
          <w:rStyle w:val="page number"/>
          <w:rtl w:val="0"/>
          <w:lang w:val="en-US"/>
        </w:rPr>
        <w:t xml:space="preserve"> sequestration through microbial photosynthesis [9]. As part of this carbon cycle, phytoplankton </w:t>
      </w:r>
      <w:bookmarkStart w:name="_Int_IBAJB9Tv" w:id="6"/>
      <w:r>
        <w:rPr>
          <w:rStyle w:val="page number"/>
          <w:rtl w:val="0"/>
          <w:lang w:val="en-US"/>
        </w:rPr>
        <w:t>form</w:t>
      </w:r>
      <w:bookmarkEnd w:id="6"/>
      <w:r>
        <w:rPr>
          <w:rStyle w:val="page number"/>
          <w:rtl w:val="0"/>
          <w:lang w:val="en-US"/>
        </w:rPr>
        <w:t xml:space="preserve"> the biological carbon pump, mediating the drawdown of atmospheric carbon to the ocean's interior [1]. The increased solubility of CO</w:t>
      </w:r>
      <w:r>
        <w:rPr>
          <w:vertAlign w:val="subscript"/>
          <w:rtl w:val="0"/>
        </w:rPr>
        <w:t>2</w:t>
      </w:r>
      <w:r>
        <w:rPr>
          <w:rStyle w:val="page number"/>
          <w:rtl w:val="0"/>
          <w:lang w:val="en-US"/>
        </w:rPr>
        <w:t xml:space="preserve"> at low water temperatures leads to substantial carbon sequestration through deep water formation at the poles, establishing a crucial carbon export pathway from surface waters to the deep ocean [5,7]. Further, substantial CO</w:t>
      </w:r>
      <w:r>
        <w:rPr>
          <w:vertAlign w:val="subscript"/>
          <w:rtl w:val="0"/>
        </w:rPr>
        <w:t>2</w:t>
      </w:r>
      <w:r>
        <w:rPr>
          <w:rStyle w:val="page number"/>
          <w:rtl w:val="0"/>
          <w:lang w:val="en-US"/>
        </w:rPr>
        <w:t xml:space="preserve"> sequestration arises from high river inputs and the resistance of the terrestrially derived dissolved organic matter entering the Arctic basin to degradation [10].</w:t>
      </w:r>
    </w:p>
    <w:p>
      <w:pPr>
        <w:pStyle w:val="Body"/>
      </w:pPr>
      <w:r>
        <w:rPr>
          <w:rStyle w:val="page number"/>
          <w:rtl w:val="0"/>
          <w:lang w:val="en-US"/>
        </w:rPr>
        <w:t xml:space="preserve">Phytoplankton are highly productive relative to their biomass, owing to their rapid proliferation and photosynthetic activity in all cells, which distinguishes them from terrestrial plants [1]. This productivity supports rapid consumption by higher trophic levels, creating a prolific food source for ice-associated zooplankton and amphipods. Therefore, the timing of spring blooms is crucial in shaping food availability and the hatching success of associated zooplankton [5]. As the base of polar food webs, changing phytoplankton dynamics can have repercussions across all trophic levels. </w:t>
      </w:r>
    </w:p>
    <w:p>
      <w:pPr>
        <w:pStyle w:val="Body"/>
      </w:pPr>
      <w:r>
        <w:rPr>
          <w:rStyle w:val="page number"/>
          <w:rtl w:val="0"/>
          <w:lang w:val="en-US"/>
        </w:rPr>
        <w:t xml:space="preserve">The dynamics of polar phytoplankton blooms are currently undergoing substantial changes in both total annual productivity and seasonal peaks, primarily driven by climate change [7,11]. In the Arctic, the pace of warming is accelerating, resulting in multifaceted alterations within the marine ecosystem. The warming-induced reduction in sea ice extent and thickness has increased light availability, extending the potential phytoplankton growing season and expanding their potential open-water habitats [7]. Simultaneously, escalating freshwater inputs from melting contribute to an increase in vertical stratification, influencing nutrient availability. However, these effects are counterbalanced by heightened storm frequency and increased wind speeds, fostering vertical nutrient mixing [7]. Further, ocean acidification results in reduced calcification, while increased water temperatures boost metabolic activity for some species while posing challenges for obligate cold extremophiles [7,12]. </w:t>
      </w:r>
    </w:p>
    <w:p>
      <w:pPr>
        <w:pStyle w:val="Body"/>
      </w:pPr>
      <w:r>
        <w:rPr>
          <w:rStyle w:val="page number"/>
          <w:rtl w:val="0"/>
          <w:lang w:val="en-US"/>
        </w:rPr>
        <w:t>These climate-driven modifications extend across the atmosphere, cryosphere, and ocean and greatly alter marine ecological dynamics, including productivity, interspecific interactions, population mixing, and pathogen and disease transmission [7]. Comprehending the adaptations and ecophysiology of psychrophilic phytoplankton becomes imperative in anticipating the consequences of these rapid global changes.</w:t>
      </w:r>
    </w:p>
    <w:p>
      <w:pPr>
        <w:pStyle w:val="Heading 3"/>
      </w:pPr>
      <w:bookmarkStart w:name="_Toc6" w:id="7"/>
      <w:r>
        <w:rPr>
          <w:rStyle w:val="page number"/>
          <w:rFonts w:cs="Arial Unicode MS" w:eastAsia="Arial Unicode MS"/>
          <w:rtl w:val="0"/>
          <w:lang w:val="en-US"/>
        </w:rPr>
        <w:t>Cold Adaptations</w:t>
      </w:r>
      <w:bookmarkEnd w:id="7"/>
    </w:p>
    <w:p>
      <w:pPr>
        <w:pStyle w:val="Body"/>
      </w:pPr>
      <w:r>
        <w:rPr>
          <w:rStyle w:val="page number"/>
          <w:rtl w:val="0"/>
          <w:lang w:val="en-US"/>
        </w:rPr>
        <w:t>Numerous adaptations enable some psychrophile phytoplankton to survive in extreme polar environments. Microbes inhabiting sea ice must contend with solar, osmotic, oxidative and nutrient stress [10]. Further, as poikilotherms, they must overcome the severe inhibiting effects of a cold, low-energy environment. Cold temperatures place severe physiochemical constraints on the cellular functions of psychrophile phytoplankton, exerting a negative influence on water viscosity, solute diffusion rates, membrane fluidity, enzyme kinetics and macromolecule interactions [10].</w:t>
      </w:r>
    </w:p>
    <w:p>
      <w:pPr>
        <w:pStyle w:val="Body"/>
      </w:pPr>
      <w:r>
        <w:rPr>
          <w:rStyle w:val="page number"/>
          <w:rtl w:val="0"/>
          <w:lang w:val="en-US"/>
        </w:rPr>
        <w:t xml:space="preserve">As a result of their extreme environments, some psychrophilic phytoplankton exhibit high genetic divergence from closely related temperate species. A study of the polar diatom </w:t>
      </w:r>
      <w:r>
        <w:rPr>
          <w:i w:val="1"/>
          <w:iCs w:val="1"/>
          <w:rtl w:val="0"/>
        </w:rPr>
        <w:t>F. cylindrus</w:t>
      </w:r>
      <w:r>
        <w:rPr>
          <w:rStyle w:val="page number"/>
          <w:rtl w:val="0"/>
          <w:lang w:val="en-US"/>
        </w:rPr>
        <w:t xml:space="preserve"> found that approximately 25% of its genome consists of loci with highly divergent alleles from their mesophilic relatives [13]. Genes related to catalytic activity, transport, metabolic processes and those integral to membranes were shown to be significantly enriched compared to temperate species, consistent with known microbial adaptations to cold temperatures [13].</w:t>
      </w:r>
    </w:p>
    <w:p>
      <w:pPr>
        <w:pStyle w:val="Body"/>
      </w:pPr>
      <w:r>
        <w:rPr>
          <w:rStyle w:val="page number"/>
          <w:rtl w:val="0"/>
          <w:lang w:val="en-US"/>
        </w:rPr>
        <w:t>To combat the harsh cold, some psychrophiles produce new compounds or alter existing ones. Cryospheric enzyme flexibility is promoted by changes in protein structure, including amino acid substitutions, H-bonds, and salt bridges [10]. Further, synthesizing cold shock proteins minimizes cold protein denaturation while promoting replication, transcription, and translation under low-temperature conditions [10]. Psychrophile phytoplankton also possess anti-freeze proteins (AFPs), encoded by numerous genes identified through metagenomic analyses [14]. AFPs are released into the extracellular space, where they act on ice through an adsorption-inhibition mechanism, effectively inhibiting ice recrystallization. As temperatures dip below freezing, AFPs attach to the ice crystal, forcing the ice front to grow between them. This induces a surface curvature of the crystal that shifts the equilibrium vapour pressure, lowering the local freezing point and limiting local ice growth [14].</w:t>
      </w:r>
    </w:p>
    <w:p>
      <w:pPr>
        <w:pStyle w:val="Body"/>
      </w:pPr>
      <w:r>
        <w:rPr>
          <w:rStyle w:val="page number"/>
          <w:rtl w:val="0"/>
          <w:lang w:val="en-US"/>
        </w:rPr>
        <w:t xml:space="preserve">Beyond novel compounds, polar microbes alter their cell membranes and solutes. First, they utilize cellular-compatible solutes, including sugars, polyols, amino acids, betaine, and DMSP, which reduce intracellular freezing points and maintain enzyme hydration spheres, stabilizing catalytic activity [10]. Additionally, they exhibit high levels of polyunsaturated fatty acids (PUFAs) in their lipid membranes, including cell membrane phospholipids and chloroplast membrane galactolipids [10,12]. The unsaturated bonds contribute to a looser packing of lipids, maintaining membrane fluidity at cold temperatures. </w:t>
      </w:r>
    </w:p>
    <w:p>
      <w:pPr>
        <w:pStyle w:val="Body"/>
      </w:pPr>
      <w:r>
        <w:rPr>
          <w:rStyle w:val="page number"/>
          <w:rtl w:val="0"/>
          <w:lang w:val="en-US"/>
        </w:rPr>
        <w:t>Moreover, many psychrophilic species coordinate multiple metabolic routes to achieve photostasis, a delicate balance between energy input and utilization [12]. During dark periods, they employ the Entner-Doudoroff pathway (EDP). While the EDP provides less energy per molecule of glucose than glycolytic metabolism, it requires fewer resources for enzyme synthesis, representing a strategic trade-off [15]. Using this alternate metabolism may help the phytoplankton to retain the functionality of their photosynthetic apparatus during prolonged dark periods, allowing them to quickly recover upon re-illumination [12].</w:t>
      </w:r>
    </w:p>
    <w:p>
      <w:pPr>
        <w:pStyle w:val="Body"/>
      </w:pPr>
      <w:r>
        <w:rPr>
          <w:rStyle w:val="page number"/>
          <w:rtl w:val="0"/>
          <w:lang w:val="en-US"/>
        </w:rPr>
        <w:t xml:space="preserve">Much is known about these diverse physiochemical adaptations for surviving cold temperatures and low light. However, possible bioenergetic adaptations in the photosynthetic apparatus of psychrophilic phytoplankton remain understudied. </w:t>
      </w:r>
    </w:p>
    <w:p>
      <w:pPr>
        <w:pStyle w:val="Body"/>
      </w:pPr>
    </w:p>
    <w:p>
      <w:pPr>
        <w:pStyle w:val="Heading 2"/>
      </w:pPr>
      <w:bookmarkStart w:name="_Toc7" w:id="8"/>
      <w:r>
        <w:rPr>
          <w:rStyle w:val="page number"/>
          <w:rFonts w:cs="Arial Unicode MS" w:eastAsia="Arial Unicode MS"/>
          <w:rtl w:val="0"/>
          <w:lang w:val="en-US"/>
        </w:rPr>
        <w:t xml:space="preserve">Energetic Principles of Photosynthesis </w:t>
      </w:r>
      <w:bookmarkEnd w:id="8"/>
    </w:p>
    <w:p>
      <w:pPr>
        <w:pStyle w:val="Body"/>
      </w:pPr>
      <w:r>
        <w:rPr>
          <w:rStyle w:val="page number"/>
          <w:rtl w:val="0"/>
          <w:lang w:val="en-US"/>
        </w:rPr>
        <w:t>Oxygenic photosynthesis is the metabolic process by which light energy, water, and carbon dioxide are converted to oxygen and carbohydrates. Photosynthesis in eukaryotic phytoplankton occurs in specialized organelles called chloroplasts, which, depending upon taxa, are bounded by a two-to-four-membrane envelope and filled with a granular matrix called the stroma [3]. The stroma comprises a concentrated solution of proteins, including the enzymes used in carbon dioxide fixation. Within the stroma are thylakoids, membranes containing pigments and electron carriers. The thylakoid membrane is composed of a polar lipid bilayer, and embedded in it is photosystem II (PSII), a multi-subunit protein complex (Figure 1) [3].</w:t>
      </w:r>
    </w:p>
    <w:p>
      <w:pPr>
        <w:pStyle w:val="Body"/>
        <w:ind w:firstLine="0"/>
      </w:pPr>
      <w:r>
        <w:rPr>
          <w:rStyle w:val="page number"/>
        </w:rPr>
        <w:drawing xmlns:a="http://schemas.openxmlformats.org/drawingml/2006/main">
          <wp:inline distT="0" distB="0" distL="0" distR="0">
            <wp:extent cx="5760000" cy="2849172"/>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9">
                      <a:extLst/>
                    </a:blip>
                    <a:srcRect l="0" t="4597" r="0" b="0"/>
                    <a:stretch>
                      <a:fillRect/>
                    </a:stretch>
                  </pic:blipFill>
                  <pic:spPr>
                    <a:xfrm>
                      <a:off x="0" y="0"/>
                      <a:ext cx="5760000" cy="2849172"/>
                    </a:xfrm>
                    <a:prstGeom prst="rect">
                      <a:avLst/>
                    </a:prstGeom>
                    <a:ln w="12700" cap="flat">
                      <a:noFill/>
                      <a:miter lim="400000"/>
                    </a:ln>
                    <a:effectLst/>
                  </pic:spPr>
                </pic:pic>
              </a:graphicData>
            </a:graphic>
          </wp:inline>
        </w:drawing>
      </w:r>
    </w:p>
    <w:p>
      <w:pPr>
        <w:pStyle w:val="Body"/>
        <w:spacing w:line="240" w:lineRule="auto"/>
        <w:ind w:firstLine="0"/>
      </w:pPr>
      <w:r>
        <w:rPr>
          <w:b w:val="1"/>
          <w:bCs w:val="1"/>
          <w:rtl w:val="0"/>
          <w:lang w:val="it-IT"/>
        </w:rPr>
        <w:t>Figure 1:</w:t>
      </w:r>
      <w:r>
        <w:rPr>
          <w:rStyle w:val="page number"/>
          <w:rtl w:val="0"/>
          <w:lang w:val="en-US"/>
        </w:rPr>
        <w:t xml:space="preserve"> Electron flow through the photosystem II protein complex within the thylakoid membrane of chloroplasts.</w:t>
      </w:r>
    </w:p>
    <w:p>
      <w:pPr>
        <w:pStyle w:val="Body A"/>
      </w:pPr>
    </w:p>
    <w:p>
      <w:pPr>
        <w:pStyle w:val="Body"/>
      </w:pPr>
      <w:r>
        <w:rPr>
          <w:rStyle w:val="page number"/>
          <w:rtl w:val="0"/>
          <w:lang w:val="en-US"/>
        </w:rPr>
        <w:t>PSII consists of 17 transmembrane protein subunits, three membrane-extrinsic protein subunits, and more than 40 cofactors, including the Mn cluster, chlorophylls, carotenoids, plastoquinones, and Fe</w:t>
      </w:r>
      <w:r>
        <w:rPr>
          <w:vertAlign w:val="superscript"/>
          <w:rtl w:val="0"/>
        </w:rPr>
        <w:t>2+</w:t>
      </w:r>
      <w:r>
        <w:rPr>
          <w:rStyle w:val="page number"/>
          <w:rtl w:val="0"/>
        </w:rPr>
        <w:t>. Ca</w:t>
      </w:r>
      <w:r>
        <w:rPr>
          <w:vertAlign w:val="superscript"/>
          <w:rtl w:val="0"/>
        </w:rPr>
        <w:t>2+</w:t>
      </w:r>
      <w:r>
        <w:rPr>
          <w:rStyle w:val="page number"/>
          <w:rtl w:val="0"/>
          <w:lang w:val="en-US"/>
        </w:rPr>
        <w:t>, and Cl</w:t>
      </w:r>
      <w:r>
        <w:rPr>
          <w:vertAlign w:val="superscript"/>
          <w:rtl w:val="0"/>
          <w:lang w:val="ru-RU"/>
        </w:rPr>
        <w:t xml:space="preserve">- </w:t>
      </w:r>
      <w:r>
        <w:rPr>
          <w:rStyle w:val="page number"/>
          <w:rtl w:val="0"/>
          <w:lang w:val="en-US"/>
        </w:rPr>
        <w:t>ions [16,17]. During photosynthesis, PSII catalyzes light-induced charge separation and water oxidation, transferring electrons from a donor to acceptor molecules and producing molecular oxygen [16].</w:t>
      </w:r>
    </w:p>
    <w:p>
      <w:pPr>
        <w:pStyle w:val="Body"/>
      </w:pPr>
      <w:r>
        <w:rPr>
          <w:rStyle w:val="page number"/>
          <w:rtl w:val="0"/>
          <w:lang w:val="en-US"/>
        </w:rPr>
        <w:t>In PSII, photons are captured by light-harvesting chlorophyll molecules, composed of a central magnesium atom surrounded by cyclic tetrapyrrole [3]. Absorption of a photon by a chlorophyll molecule initiates a transition from the ground state to an electrically excited state. The excitation energy is distributed variably among three pathways: photochemistry, dissipation as heat (non-photochemical quenching, NPQ), and re-emission as fluorescence (ChlF) [18]. Energy directed towards photochemistry by antenna pigments first undergoes rounds of inductive resonance transfer among multiple pigments before eventually reaching the reaction center of PSII, where actual photochemistry occurs [3]. The reaction center, P</w:t>
      </w:r>
      <w:r>
        <w:rPr>
          <w:vertAlign w:val="subscript"/>
          <w:rtl w:val="0"/>
        </w:rPr>
        <w:t>680</w:t>
      </w:r>
      <w:r>
        <w:rPr>
          <w:rStyle w:val="page number"/>
          <w:rtl w:val="0"/>
          <w:lang w:val="en-US"/>
        </w:rPr>
        <w:t xml:space="preserve">, is composed of a Chl </w:t>
      </w:r>
      <w:bookmarkStart w:name="_Int_M45mzXzQ" w:id="9"/>
      <w:r>
        <w:rPr>
          <w:rStyle w:val="page number"/>
          <w:rtl w:val="0"/>
          <w:lang w:val="nl-NL"/>
        </w:rPr>
        <w:t>a heterodimer</w:t>
      </w:r>
      <w:bookmarkEnd w:id="9"/>
      <w:r>
        <w:rPr>
          <w:rStyle w:val="page number"/>
          <w:rtl w:val="0"/>
        </w:rPr>
        <w:t xml:space="preserve"> P</w:t>
      </w:r>
      <w:r>
        <w:rPr>
          <w:vertAlign w:val="subscript"/>
          <w:rtl w:val="0"/>
        </w:rPr>
        <w:t>D1</w:t>
      </w:r>
      <w:r>
        <w:rPr>
          <w:rStyle w:val="page number"/>
          <w:rtl w:val="0"/>
          <w:lang w:val="en-US"/>
        </w:rPr>
        <w:t xml:space="preserve"> and P</w:t>
      </w:r>
      <w:r>
        <w:rPr>
          <w:vertAlign w:val="subscript"/>
          <w:rtl w:val="0"/>
        </w:rPr>
        <w:t>D2</w:t>
      </w:r>
      <w:r>
        <w:rPr>
          <w:rStyle w:val="page number"/>
          <w:rtl w:val="0"/>
          <w:lang w:val="pt-PT"/>
        </w:rPr>
        <w:t xml:space="preserve"> [17,19]. </w:t>
      </w:r>
    </w:p>
    <w:p>
      <w:pPr>
        <w:pStyle w:val="Body"/>
      </w:pPr>
      <w:r>
        <w:rPr>
          <w:rStyle w:val="page number"/>
          <w:rtl w:val="0"/>
          <w:lang w:val="en-US"/>
        </w:rPr>
        <w:t>When P</w:t>
      </w:r>
      <w:r>
        <w:rPr>
          <w:vertAlign w:val="subscript"/>
          <w:rtl w:val="0"/>
        </w:rPr>
        <w:t>680</w:t>
      </w:r>
      <w:r>
        <w:rPr>
          <w:rStyle w:val="page number"/>
          <w:rtl w:val="0"/>
          <w:lang w:val="en-US"/>
        </w:rPr>
        <w:t xml:space="preserve"> is raised to its excited state, P</w:t>
      </w:r>
      <w:r>
        <w:rPr>
          <w:vertAlign w:val="subscript"/>
          <w:rtl w:val="0"/>
        </w:rPr>
        <w:t>680</w:t>
      </w:r>
      <w:r>
        <w:rPr>
          <w:vertAlign w:val="superscript"/>
          <w:rtl w:val="0"/>
        </w:rPr>
        <w:t>+</w:t>
      </w:r>
      <w:r>
        <w:rPr>
          <w:rStyle w:val="page number"/>
          <w:rtl w:val="0"/>
          <w:lang w:val="en-US"/>
        </w:rPr>
        <w:t>, it transfers an electron to an initial acceptor molecule and then withdraws an electron from a donor molecule [3]. On the acceptor side, P</w:t>
      </w:r>
      <w:r>
        <w:rPr>
          <w:vertAlign w:val="subscript"/>
          <w:rtl w:val="0"/>
        </w:rPr>
        <w:t>680</w:t>
      </w:r>
      <w:r>
        <w:rPr>
          <w:vertAlign w:val="superscript"/>
          <w:rtl w:val="0"/>
        </w:rPr>
        <w:t>+</w:t>
      </w:r>
      <w:r>
        <w:rPr>
          <w:rStyle w:val="page number"/>
          <w:rtl w:val="0"/>
          <w:lang w:val="en-US"/>
        </w:rPr>
        <w:t xml:space="preserve"> first passes an electron to pheophytin (Phe). The electron from reduced Phe is transferred to plastoquinone A (Q</w:t>
      </w:r>
      <w:r>
        <w:rPr>
          <w:vertAlign w:val="subscript"/>
          <w:rtl w:val="0"/>
        </w:rPr>
        <w:t>A</w:t>
      </w:r>
      <w:r>
        <w:rPr>
          <w:rStyle w:val="page number"/>
          <w:rtl w:val="0"/>
          <w:lang w:val="en-US"/>
        </w:rPr>
        <w:t>), followed by transfer to plastoquinone B (Q</w:t>
      </w:r>
      <w:r>
        <w:rPr>
          <w:vertAlign w:val="subscript"/>
          <w:rtl w:val="0"/>
        </w:rPr>
        <w:t>B</w:t>
      </w:r>
      <w:r>
        <w:rPr>
          <w:rStyle w:val="page number"/>
          <w:rtl w:val="0"/>
          <w:lang w:val="en-US"/>
        </w:rPr>
        <w:t>) [17]. Once Q</w:t>
      </w:r>
      <w:r>
        <w:rPr>
          <w:vertAlign w:val="subscript"/>
          <w:rtl w:val="0"/>
        </w:rPr>
        <w:t xml:space="preserve">B </w:t>
      </w:r>
      <w:r>
        <w:rPr>
          <w:rStyle w:val="page number"/>
          <w:rtl w:val="0"/>
          <w:lang w:val="en-US"/>
        </w:rPr>
        <w:t>is fully reduced by receiving two electrons, the reduced Q</w:t>
      </w:r>
      <w:r>
        <w:rPr>
          <w:vertAlign w:val="subscript"/>
          <w:rtl w:val="0"/>
        </w:rPr>
        <w:t xml:space="preserve">B </w:t>
      </w:r>
      <w:r>
        <w:rPr>
          <w:rStyle w:val="page number"/>
          <w:rtl w:val="0"/>
          <w:lang w:val="en-US"/>
        </w:rPr>
        <w:t>is released, carrying the electrons into the mobile plastoquinone pool in the lipid phase of the thylakoid membrane [3]. On the donor side, P</w:t>
      </w:r>
      <w:r>
        <w:rPr>
          <w:vertAlign w:val="subscript"/>
          <w:rtl w:val="0"/>
        </w:rPr>
        <w:t>680</w:t>
      </w:r>
      <w:r>
        <w:rPr>
          <w:vertAlign w:val="superscript"/>
          <w:rtl w:val="0"/>
        </w:rPr>
        <w:t xml:space="preserve">+  </w:t>
      </w:r>
      <w:r>
        <w:rPr>
          <w:rStyle w:val="page number"/>
          <w:rtl w:val="0"/>
          <w:lang w:val="en-US"/>
        </w:rPr>
        <w:t>returns to its ground state P</w:t>
      </w:r>
      <w:r>
        <w:rPr>
          <w:vertAlign w:val="subscript"/>
          <w:rtl w:val="0"/>
        </w:rPr>
        <w:t xml:space="preserve">680 </w:t>
      </w:r>
      <w:r>
        <w:rPr>
          <w:rStyle w:val="page number"/>
          <w:rtl w:val="0"/>
          <w:lang w:val="en-US"/>
        </w:rPr>
        <w:t>by taking an electron from a tyrosine residue D1-Tyr-161 (Y</w:t>
      </w:r>
      <w:r>
        <w:rPr>
          <w:vertAlign w:val="subscript"/>
          <w:rtl w:val="0"/>
        </w:rPr>
        <w:t>z</w:t>
      </w:r>
      <w:r>
        <w:rPr>
          <w:rStyle w:val="page number"/>
          <w:rtl w:val="0"/>
        </w:rPr>
        <w:t>). Y</w:t>
      </w:r>
      <w:r>
        <w:rPr>
          <w:vertAlign w:val="subscript"/>
          <w:rtl w:val="0"/>
        </w:rPr>
        <w:t>z</w:t>
      </w:r>
      <w:r>
        <w:rPr>
          <w:rStyle w:val="page number"/>
          <w:rtl w:val="0"/>
          <w:lang w:val="en-US"/>
        </w:rPr>
        <w:t>, in turn, extracts an electron from the manganese cluster in PSII [20].</w:t>
      </w:r>
    </w:p>
    <w:p>
      <w:pPr>
        <w:pStyle w:val="Heading 3"/>
      </w:pPr>
      <w:bookmarkStart w:name="_Toc8" w:id="10"/>
      <w:r>
        <w:rPr>
          <w:rStyle w:val="page number"/>
          <w:rFonts w:cs="Arial Unicode MS" w:eastAsia="Arial Unicode MS"/>
          <w:rtl w:val="0"/>
          <w:lang w:val="en-US"/>
        </w:rPr>
        <w:t>Recombination</w:t>
      </w:r>
      <w:bookmarkEnd w:id="10"/>
    </w:p>
    <w:p>
      <w:pPr>
        <w:pStyle w:val="Body"/>
      </w:pPr>
      <w:r>
        <w:rPr>
          <w:rStyle w:val="page number"/>
          <w:rtl w:val="0"/>
          <w:lang w:val="en-US"/>
        </w:rPr>
        <w:t xml:space="preserve">During photosynthesis, electron transfers occur at both the donor and acceptor sides of Photosystem II (PSII), stabilizing separated charges [17]. However, these reactions remain reversible, occasionally resulting in the backflow of electrons through the pathway, referred to as recombination reactions [21]. Recombination plays a pivotal role in photodamage and photoprotection, harming PSII but proving essential for survival under excess light conditions [22].  </w:t>
      </w:r>
    </w:p>
    <w:p>
      <w:pPr>
        <w:pStyle w:val="Body"/>
      </w:pPr>
      <w:r>
        <w:rPr>
          <w:rStyle w:val="page number"/>
          <w:rtl w:val="0"/>
          <w:lang w:val="en-US"/>
        </w:rPr>
        <w:t>At elevated light levels, the prior reduction of downstream electron acceptors blocks electron transfer from P</w:t>
      </w:r>
      <w:r>
        <w:rPr>
          <w:vertAlign w:val="subscript"/>
          <w:rtl w:val="0"/>
        </w:rPr>
        <w:t>680</w:t>
      </w:r>
      <w:r>
        <w:rPr>
          <w:vertAlign w:val="superscript"/>
          <w:rtl w:val="0"/>
        </w:rPr>
        <w:t>+</w:t>
      </w:r>
      <w:r>
        <w:rPr>
          <w:rStyle w:val="page number"/>
          <w:rtl w:val="0"/>
          <w:lang w:val="en-US"/>
        </w:rPr>
        <w:t>. Under such conditions, the primary radical pair [P</w:t>
      </w:r>
      <w:r>
        <w:rPr>
          <w:vertAlign w:val="subscript"/>
          <w:rtl w:val="0"/>
        </w:rPr>
        <w:t>680</w:t>
      </w:r>
      <w:r>
        <w:rPr>
          <w:vertAlign w:val="superscript"/>
          <w:rtl w:val="0"/>
        </w:rPr>
        <w:t>+</w:t>
      </w:r>
      <w:r>
        <w:rPr>
          <w:rStyle w:val="page number"/>
          <w:rtl w:val="0"/>
        </w:rPr>
        <w:t>Phe</w:t>
      </w:r>
      <w:r>
        <w:rPr>
          <w:vertAlign w:val="superscript"/>
          <w:rtl w:val="0"/>
        </w:rPr>
        <w:t>-</w:t>
      </w:r>
      <w:r>
        <w:rPr>
          <w:rStyle w:val="page number"/>
          <w:rtl w:val="0"/>
          <w:lang w:val="en-US"/>
        </w:rPr>
        <w:t xml:space="preserve">] will recombine, generating the excited triplet chlorophyll </w:t>
      </w:r>
      <w:r>
        <w:rPr>
          <w:vertAlign w:val="superscript"/>
          <w:rtl w:val="0"/>
        </w:rPr>
        <w:t>3</w:t>
      </w:r>
      <w:r>
        <w:rPr>
          <w:rStyle w:val="page number"/>
          <w:rtl w:val="0"/>
        </w:rPr>
        <w:t>P</w:t>
      </w:r>
      <w:r>
        <w:rPr>
          <w:vertAlign w:val="subscript"/>
          <w:rtl w:val="0"/>
        </w:rPr>
        <w:t>680</w:t>
      </w:r>
      <w:r>
        <w:rPr>
          <w:vertAlign w:val="superscript"/>
          <w:rtl w:val="0"/>
        </w:rPr>
        <w:t>+</w:t>
      </w:r>
      <w:r>
        <w:rPr>
          <w:rStyle w:val="page number"/>
          <w:rtl w:val="0"/>
          <w:lang w:val="en-US"/>
        </w:rPr>
        <w:t xml:space="preserve"> (Figure 2) [23]. Chlorophyll triplets react with ground-state molecular oxygen to produce singlet oxygen (</w:t>
      </w:r>
      <w:r>
        <w:rPr>
          <w:vertAlign w:val="superscript"/>
          <w:rtl w:val="0"/>
        </w:rPr>
        <w:t>1</w:t>
      </w:r>
      <w:r>
        <w:rPr>
          <w:rStyle w:val="page number"/>
          <w:rtl w:val="0"/>
        </w:rPr>
        <w:t>O</w:t>
      </w:r>
      <w:r>
        <w:rPr>
          <w:vertAlign w:val="subscript"/>
          <w:rtl w:val="0"/>
        </w:rPr>
        <w:t>2</w:t>
      </w:r>
      <w:r>
        <w:rPr>
          <w:rStyle w:val="page number"/>
          <w:rtl w:val="0"/>
          <w:lang w:val="en-US"/>
        </w:rPr>
        <w:t>), a highly damaging, photoinhibitory reactive oxygen species [22].</w:t>
      </w:r>
    </w:p>
    <w:p>
      <w:pPr>
        <w:pStyle w:val="Body"/>
      </w:pPr>
      <w:r>
        <w:rPr>
          <w:rStyle w:val="page number"/>
          <w:rtl w:val="0"/>
          <w:lang w:val="en-US"/>
        </w:rPr>
        <w:t>Conversely, non-radiative charge recombination acts as a mechanism of photoprotection [17]. These pathways enable direct recombination from the singlet P</w:t>
      </w:r>
      <w:r>
        <w:rPr>
          <w:vertAlign w:val="subscript"/>
          <w:rtl w:val="0"/>
        </w:rPr>
        <w:t>680</w:t>
      </w:r>
      <w:r>
        <w:rPr>
          <w:vertAlign w:val="superscript"/>
          <w:rtl w:val="0"/>
        </w:rPr>
        <w:t>+</w:t>
      </w:r>
      <w:r>
        <w:rPr>
          <w:rStyle w:val="page number"/>
          <w:rtl w:val="0"/>
        </w:rPr>
        <w:t>Phe</w:t>
      </w:r>
      <w:r>
        <w:rPr>
          <w:vertAlign w:val="superscript"/>
          <w:rtl w:val="0"/>
        </w:rPr>
        <w:t>-</w:t>
      </w:r>
      <w:r>
        <w:rPr>
          <w:rStyle w:val="page number"/>
          <w:rtl w:val="0"/>
          <w:lang w:val="en-US"/>
        </w:rPr>
        <w:t xml:space="preserve"> or P</w:t>
      </w:r>
      <w:r>
        <w:rPr>
          <w:vertAlign w:val="subscript"/>
          <w:rtl w:val="0"/>
        </w:rPr>
        <w:t>680</w:t>
      </w:r>
      <w:r>
        <w:rPr>
          <w:vertAlign w:val="superscript"/>
          <w:rtl w:val="0"/>
        </w:rPr>
        <w:t>+</w:t>
      </w:r>
      <w:r>
        <w:rPr>
          <w:rStyle w:val="page number"/>
          <w:rtl w:val="0"/>
          <w:lang w:val="it-IT"/>
        </w:rPr>
        <w:t>Q</w:t>
      </w:r>
      <w:r>
        <w:rPr>
          <w:vertAlign w:val="subscript"/>
          <w:rtl w:val="0"/>
        </w:rPr>
        <w:t>A</w:t>
      </w:r>
      <w:r>
        <w:rPr>
          <w:vertAlign w:val="superscript"/>
          <w:rtl w:val="0"/>
        </w:rPr>
        <w:t>-</w:t>
      </w:r>
      <w:r>
        <w:rPr>
          <w:rStyle w:val="page number"/>
          <w:rtl w:val="0"/>
          <w:lang w:val="en-US"/>
        </w:rPr>
        <w:t xml:space="preserve"> state and are governed by the redox potential of the Q</w:t>
      </w:r>
      <w:r>
        <w:rPr>
          <w:vertAlign w:val="subscript"/>
          <w:rtl w:val="0"/>
        </w:rPr>
        <w:t>A</w:t>
      </w:r>
      <w:r>
        <w:rPr>
          <w:rStyle w:val="page number"/>
          <w:rtl w:val="0"/>
          <w:lang w:val="en-US"/>
        </w:rPr>
        <w:t xml:space="preserve"> and Phe electron acceptors [24]. Direct recombination helps prevent the accumulation of excess energy and competes with triplet chlorophyll formation in the PSII reaction center, thereby reducing the formation of harmful ROS [21].</w:t>
      </w:r>
      <w:r>
        <w:rPr>
          <w:rtl w:val="0"/>
        </w:rPr>
        <w:t xml:space="preserve"> </w:t>
      </w:r>
    </w:p>
    <w:p>
      <w:pPr>
        <w:pStyle w:val="Body"/>
        <w:spacing w:line="240" w:lineRule="auto"/>
        <w:ind w:firstLine="0"/>
        <w:jc w:val="center"/>
      </w:pPr>
      <w:r>
        <w:rPr>
          <w:rStyle w:val="page number"/>
        </w:rPr>
        <w:drawing xmlns:a="http://schemas.openxmlformats.org/drawingml/2006/main">
          <wp:inline distT="0" distB="0" distL="0" distR="0">
            <wp:extent cx="5760000" cy="2913819"/>
            <wp:effectExtent l="0" t="0" r="0" b="0"/>
            <wp:docPr id="1073741826" name="officeArt object" descr="Picture 2"/>
            <wp:cNvGraphicFramePr/>
            <a:graphic xmlns:a="http://schemas.openxmlformats.org/drawingml/2006/main">
              <a:graphicData uri="http://schemas.openxmlformats.org/drawingml/2006/picture">
                <pic:pic xmlns:pic="http://schemas.openxmlformats.org/drawingml/2006/picture">
                  <pic:nvPicPr>
                    <pic:cNvPr id="1073741826" name="Picture 2" descr="Picture 2"/>
                    <pic:cNvPicPr>
                      <a:picLocks noChangeAspect="1"/>
                    </pic:cNvPicPr>
                  </pic:nvPicPr>
                  <pic:blipFill>
                    <a:blip r:embed="rId10">
                      <a:extLst/>
                    </a:blip>
                    <a:srcRect l="0" t="24558" r="7474" b="13035"/>
                    <a:stretch>
                      <a:fillRect/>
                    </a:stretch>
                  </pic:blipFill>
                  <pic:spPr>
                    <a:xfrm>
                      <a:off x="0" y="0"/>
                      <a:ext cx="5760000" cy="2913819"/>
                    </a:xfrm>
                    <a:prstGeom prst="rect">
                      <a:avLst/>
                    </a:prstGeom>
                    <a:ln w="12700" cap="flat">
                      <a:noFill/>
                      <a:miter lim="400000"/>
                    </a:ln>
                    <a:effectLst/>
                  </pic:spPr>
                </pic:pic>
              </a:graphicData>
            </a:graphic>
          </wp:inline>
        </w:drawing>
      </w:r>
    </w:p>
    <w:p>
      <w:pPr>
        <w:pStyle w:val="Body"/>
        <w:spacing w:line="240" w:lineRule="auto"/>
        <w:ind w:firstLine="0"/>
      </w:pPr>
      <w:r>
        <w:rPr>
          <w:b w:val="1"/>
          <w:bCs w:val="1"/>
          <w:rtl w:val="0"/>
          <w:lang w:val="en-US"/>
        </w:rPr>
        <w:t>Figure 2:</w:t>
      </w:r>
      <w:r>
        <w:rPr>
          <w:rStyle w:val="page number"/>
          <w:rtl w:val="0"/>
          <w:lang w:val="en-US"/>
        </w:rPr>
        <w:t xml:space="preserve"> Photodamaging and photoprotective charge recombination pathways in photosystem II. </w:t>
      </w:r>
    </w:p>
    <w:p>
      <w:pPr>
        <w:pStyle w:val="Body"/>
      </w:pPr>
    </w:p>
    <w:p>
      <w:pPr>
        <w:pStyle w:val="Body"/>
      </w:pPr>
      <w:r>
        <w:rPr>
          <w:rStyle w:val="page number"/>
          <w:rtl w:val="0"/>
          <w:lang w:val="en-US"/>
        </w:rPr>
        <w:t xml:space="preserve">Beyond their roles in photodamage and photoprotection, charge recombination reactions may also occur as a wasteful process that lowers photosynthetic energy conversion efficiency [22]. Altering reduction potentials of downstream electron acceptors, leading to changes in energy gaps, may represent evolutionary adaptations aimed at maximizing photoprotection and minimizing inefficient back-reactions under light-limited conditions [25]. </w:t>
      </w:r>
    </w:p>
    <w:p>
      <w:pPr>
        <w:pStyle w:val="Heading 3"/>
      </w:pPr>
      <w:bookmarkStart w:name="_Toc9" w:id="11"/>
      <w:r>
        <w:rPr>
          <w:rStyle w:val="page number"/>
          <w:rFonts w:cs="Arial Unicode MS" w:eastAsia="Arial Unicode MS"/>
          <w:rtl w:val="0"/>
          <w:lang w:val="en-US"/>
        </w:rPr>
        <w:t xml:space="preserve">S-State Cycling </w:t>
      </w:r>
      <w:bookmarkEnd w:id="11"/>
    </w:p>
    <w:p>
      <w:pPr>
        <w:pStyle w:val="Body"/>
      </w:pPr>
      <w:r>
        <w:rPr>
          <w:rStyle w:val="page number"/>
          <w:rtl w:val="0"/>
          <w:lang w:val="en-US"/>
        </w:rPr>
        <w:t>The oxygen-evolving complex (OEC) of PSII is the active site where water is converted to oxygen and protons [26]. It consists of a metal-oxo cluster with the formula Mn</w:t>
      </w:r>
      <w:r>
        <w:rPr>
          <w:vertAlign w:val="subscript"/>
          <w:rtl w:val="0"/>
        </w:rPr>
        <w:t>4</w:t>
      </w:r>
      <w:r>
        <w:rPr>
          <w:rStyle w:val="page number"/>
          <w:rtl w:val="0"/>
          <w:lang w:val="pt-PT"/>
        </w:rPr>
        <w:t>CaO</w:t>
      </w:r>
      <w:r>
        <w:rPr>
          <w:vertAlign w:val="subscript"/>
          <w:rtl w:val="0"/>
        </w:rPr>
        <w:t>5</w:t>
      </w:r>
      <w:r>
        <w:rPr>
          <w:rStyle w:val="page number"/>
          <w:rtl w:val="0"/>
          <w:lang w:val="pt-PT"/>
        </w:rPr>
        <w:t>. As P</w:t>
      </w:r>
      <w:r>
        <w:rPr>
          <w:vertAlign w:val="subscript"/>
          <w:rtl w:val="0"/>
        </w:rPr>
        <w:t>680</w:t>
      </w:r>
      <w:r>
        <w:rPr>
          <w:rStyle w:val="page number"/>
          <w:rtl w:val="0"/>
          <w:lang w:val="en-US"/>
        </w:rPr>
        <w:t xml:space="preserve"> absorbs successive photons, they induce charge separations, which cause electrons to be extracted from the Mn cluster. Each electron removed from the WOC replaces one lost by the reaction center when an electron is transferred downstream to metabolism. Consecutive charge separations induce four increasingly oxidized states, known as S-States [27], denoted as S</w:t>
      </w:r>
      <w:r>
        <w:rPr>
          <w:vertAlign w:val="subscript"/>
          <w:rtl w:val="0"/>
        </w:rPr>
        <w:t>0</w:t>
      </w:r>
      <w:r>
        <w:rPr>
          <w:rStyle w:val="page number"/>
          <w:rtl w:val="0"/>
        </w:rPr>
        <w:t>, S</w:t>
      </w:r>
      <w:r>
        <w:rPr>
          <w:vertAlign w:val="subscript"/>
          <w:rtl w:val="0"/>
        </w:rPr>
        <w:t>1</w:t>
      </w:r>
      <w:r>
        <w:rPr>
          <w:rStyle w:val="page number"/>
          <w:rtl w:val="0"/>
        </w:rPr>
        <w:t>,</w:t>
      </w:r>
      <w:r>
        <w:rPr>
          <w:vertAlign w:val="subscript"/>
          <w:rtl w:val="0"/>
        </w:rPr>
        <w:t xml:space="preserve">  </w:t>
      </w:r>
      <w:r>
        <w:rPr>
          <w:rStyle w:val="page number"/>
          <w:rtl w:val="0"/>
        </w:rPr>
        <w:t>S</w:t>
      </w:r>
      <w:r>
        <w:rPr>
          <w:vertAlign w:val="subscript"/>
          <w:rtl w:val="0"/>
        </w:rPr>
        <w:t>2</w:t>
      </w:r>
      <w:r>
        <w:rPr>
          <w:rStyle w:val="page number"/>
          <w:rtl w:val="0"/>
        </w:rPr>
        <w:t>,</w:t>
      </w:r>
      <w:r>
        <w:rPr>
          <w:vertAlign w:val="subscript"/>
          <w:rtl w:val="0"/>
        </w:rPr>
        <w:t xml:space="preserve"> </w:t>
      </w:r>
      <w:r>
        <w:rPr>
          <w:rStyle w:val="page number"/>
          <w:rtl w:val="0"/>
        </w:rPr>
        <w:t>and</w:t>
      </w:r>
      <w:r>
        <w:rPr>
          <w:vertAlign w:val="subscript"/>
          <w:rtl w:val="0"/>
        </w:rPr>
        <w:t xml:space="preserve"> </w:t>
      </w:r>
      <w:r>
        <w:rPr>
          <w:rStyle w:val="page number"/>
          <w:rtl w:val="0"/>
        </w:rPr>
        <w:t>S</w:t>
      </w:r>
      <w:r>
        <w:rPr>
          <w:vertAlign w:val="subscript"/>
          <w:rtl w:val="0"/>
        </w:rPr>
        <w:t>3</w:t>
      </w:r>
      <w:r>
        <w:rPr>
          <w:rStyle w:val="page number"/>
          <w:rtl w:val="0"/>
          <w:lang w:val="en-US"/>
        </w:rPr>
        <w:t>, followed by a transient S</w:t>
      </w:r>
      <w:r>
        <w:rPr>
          <w:vertAlign w:val="subscript"/>
          <w:rtl w:val="0"/>
        </w:rPr>
        <w:t>4</w:t>
      </w:r>
      <w:r>
        <w:rPr>
          <w:rStyle w:val="page number"/>
          <w:rtl w:val="0"/>
          <w:lang w:val="en-US"/>
        </w:rPr>
        <w:t xml:space="preserve"> state, which rapidly decays to S</w:t>
      </w:r>
      <w:r>
        <w:rPr>
          <w:vertAlign w:val="subscript"/>
          <w:rtl w:val="0"/>
        </w:rPr>
        <w:t>0</w:t>
      </w:r>
      <w:r>
        <w:rPr>
          <w:rStyle w:val="page number"/>
          <w:rtl w:val="0"/>
          <w:lang w:val="en-US"/>
        </w:rPr>
        <w:t xml:space="preserve"> (Figure 3). Once four photons have been absorbed and the Mn cluster has lost four electrons, it replaces them by oxidizing two water molecules to one molecule of molecular oxygen. Therefore, a complete water oxidation cycle during oxygenic photosynthesis requires the absorption of four photons and the successive accumulation of four oxidizing equivalents [26</w:t>
      </w:r>
      <w:r>
        <w:rPr>
          <w:rStyle w:val="page number"/>
          <w:rtl w:val="0"/>
        </w:rPr>
        <w:t>–</w:t>
      </w:r>
      <w:r>
        <w:rPr>
          <w:rStyle w:val="page number"/>
          <w:rtl w:val="0"/>
        </w:rPr>
        <w:t xml:space="preserve">28].  </w:t>
      </w:r>
    </w:p>
    <w:p>
      <w:pPr>
        <w:pStyle w:val="Body A"/>
      </w:pPr>
      <w:r>
        <w:rPr>
          <w14:textOutline w14:w="12700" w14:cap="flat">
            <w14:noFill/>
            <w14:miter w14:lim="400000"/>
          </w14:textOutline>
        </w:rPr>
        <w:drawing xmlns:a="http://schemas.openxmlformats.org/drawingml/2006/main">
          <wp:inline distT="0" distB="0" distL="0" distR="0">
            <wp:extent cx="5943600" cy="3827780"/>
            <wp:effectExtent l="0" t="0" r="0" b="0"/>
            <wp:docPr id="1073741827" name="officeArt object" descr="Picture 1"/>
            <wp:cNvGraphicFramePr/>
            <a:graphic xmlns:a="http://schemas.openxmlformats.org/drawingml/2006/main">
              <a:graphicData uri="http://schemas.openxmlformats.org/drawingml/2006/picture">
                <pic:pic xmlns:pic="http://schemas.openxmlformats.org/drawingml/2006/picture">
                  <pic:nvPicPr>
                    <pic:cNvPr id="1073741827" name="Picture 1" descr="Picture 1"/>
                    <pic:cNvPicPr>
                      <a:picLocks noChangeAspect="1"/>
                    </pic:cNvPicPr>
                  </pic:nvPicPr>
                  <pic:blipFill>
                    <a:blip r:embed="rId11">
                      <a:extLst/>
                    </a:blip>
                    <a:stretch>
                      <a:fillRect/>
                    </a:stretch>
                  </pic:blipFill>
                  <pic:spPr>
                    <a:xfrm>
                      <a:off x="0" y="0"/>
                      <a:ext cx="5943600" cy="3827780"/>
                    </a:xfrm>
                    <a:prstGeom prst="rect">
                      <a:avLst/>
                    </a:prstGeom>
                    <a:ln w="12700" cap="flat">
                      <a:noFill/>
                      <a:miter lim="400000"/>
                    </a:ln>
                    <a:effectLst/>
                  </pic:spPr>
                </pic:pic>
              </a:graphicData>
            </a:graphic>
          </wp:inline>
        </w:drawing>
      </w:r>
    </w:p>
    <w:p>
      <w:pPr>
        <w:pStyle w:val="Body"/>
        <w:spacing w:line="240" w:lineRule="auto"/>
        <w:ind w:firstLine="0"/>
      </w:pPr>
      <w:r>
        <w:rPr>
          <w:b w:val="1"/>
          <w:bCs w:val="1"/>
          <w:rtl w:val="0"/>
          <w:lang w:val="it-IT"/>
        </w:rPr>
        <w:t>Figure 3:</w:t>
      </w:r>
      <w:r>
        <w:rPr>
          <w:rStyle w:val="page number"/>
          <w:rtl w:val="0"/>
          <w:lang w:val="en-US"/>
        </w:rPr>
        <w:t xml:space="preserve"> Pathway of S-State cycling and the electron transfer in PSII. Successive PSII charge separations extract successive electrons from the Mn cluster, inducing four increasingly oxidized states. After accumulating four oxidizing equivalents, 2 H</w:t>
      </w:r>
      <w:r>
        <w:rPr>
          <w:vertAlign w:val="subscript"/>
          <w:rtl w:val="0"/>
        </w:rPr>
        <w:t>2</w:t>
      </w:r>
      <w:r>
        <w:rPr>
          <w:rStyle w:val="page number"/>
          <w:rtl w:val="0"/>
          <w:lang w:val="en-US"/>
        </w:rPr>
        <w:t>O molecules are oxidized to 1 O</w:t>
      </w:r>
      <w:r>
        <w:rPr>
          <w:vertAlign w:val="subscript"/>
          <w:rtl w:val="0"/>
        </w:rPr>
        <w:t>2</w:t>
      </w:r>
      <w:r>
        <w:rPr>
          <w:rStyle w:val="page number"/>
          <w:rtl w:val="0"/>
          <w:lang w:val="en-US"/>
        </w:rPr>
        <w:t xml:space="preserve"> and four protons released to the lumenal side of the thylakoid.</w:t>
      </w:r>
    </w:p>
    <w:p>
      <w:pPr>
        <w:pStyle w:val="Body"/>
        <w:spacing w:line="240" w:lineRule="auto"/>
        <w:ind w:firstLine="0"/>
      </w:pPr>
    </w:p>
    <w:p>
      <w:pPr>
        <w:pStyle w:val="Body"/>
      </w:pPr>
      <w:r>
        <w:rPr>
          <w:rStyle w:val="page number"/>
          <w:rtl w:val="0"/>
          <w:lang w:val="en-US"/>
        </w:rPr>
        <w:t xml:space="preserve">Stable S-State cycling allows cells to maintain productive photosynthesis under light limitation, characterized by widely spaced photon arrivals. With low PSII excitation rates, there is reduced pressure driving downstream electron flow [29]. Under these conditions, there is an elevated probability of energetically wasteful recombination reactions, representing a step backward in the S-State cycle [29,30]. However, stable S-State cycling under low light ensures continued electron flow through the ETC, sustaining ATP and NADPH production, and minimizing the risk of photodamage to the photosynthetic machinery [22,29]. </w:t>
      </w:r>
    </w:p>
    <w:p>
      <w:pPr>
        <w:pStyle w:val="Heading 2"/>
      </w:pPr>
    </w:p>
    <w:p>
      <w:pPr>
        <w:pStyle w:val="Heading 2"/>
      </w:pPr>
      <w:bookmarkStart w:name="_Toc10" w:id="12"/>
      <w:r>
        <w:rPr>
          <w:rStyle w:val="page number"/>
          <w:rFonts w:cs="Arial Unicode MS" w:eastAsia="Arial Unicode MS"/>
          <w:rtl w:val="0"/>
          <w:lang w:val="en-US"/>
        </w:rPr>
        <w:t>Study Aims</w:t>
      </w:r>
      <w:bookmarkEnd w:id="12"/>
    </w:p>
    <w:p>
      <w:pPr>
        <w:pStyle w:val="Body"/>
      </w:pPr>
      <w:r>
        <w:rPr>
          <w:rStyle w:val="page number"/>
          <w:rtl w:val="0"/>
          <w:lang w:val="en-US"/>
        </w:rPr>
        <w:t xml:space="preserve">This study evaluates if psychrophilic diatoms and green algae have evolved to increase photosynthetic energy conversion efficiency by minimizing inefficient back reactions. </w:t>
      </w:r>
    </w:p>
    <w:p>
      <w:pPr>
        <w:pStyle w:val="Body"/>
      </w:pPr>
      <w:r>
        <w:rPr>
          <w:rStyle w:val="page number"/>
          <w:rtl w:val="0"/>
          <w:lang w:val="en-US"/>
        </w:rPr>
        <w:t xml:space="preserve">The stability of S-State cycling in a phytoplankton sample may be evaluated by the applications of sequences of short, very bright, single-turnover light flashes. As sequential light flashes are applied, the population of PSII is driven synchronously through the S-State cycle [28]. In an idealized sample, the four S-States will be reflected by an ongoing periodic oscillation in ChlF. However, recombination reactions represent a loss of charge separation and wasteful slippage in the S-State cycling of individual PSII. As more recombination events occur, desynchronization of S-State cycling among the PSII of the population will scramble the periodic changes in ChlF, dampening the observed oscillation [30]. An organism exhibiting S-State cycling over more flash cycles indicates fewer inefficient back reactions and potentially more efficient photosynthetic energy conversion. </w:t>
      </w:r>
    </w:p>
    <w:p>
      <w:pPr>
        <w:pStyle w:val="Body"/>
      </w:pPr>
      <w:r>
        <w:rPr>
          <w:rStyle w:val="page number"/>
          <w:rtl w:val="0"/>
          <w:lang w:val="en-US"/>
        </w:rPr>
        <w:t xml:space="preserve">By comparing the S-State cycling over flash cycles, of psychrophilic and temperate taxa, we can determine if psychrophilic diatoms and green algae have evolved increased photosynthetic efficiency and under what conditions they may have a significant advantage in stable extraction of electrons from water. </w:t>
      </w:r>
    </w:p>
    <w:p>
      <w:pPr>
        <w:pStyle w:val="Body"/>
        <w:spacing w:line="240" w:lineRule="auto"/>
        <w:ind w:firstLine="0"/>
        <w:sectPr>
          <w:headerReference w:type="default" r:id="rId12"/>
          <w:pgSz w:w="12240" w:h="15840" w:orient="portrait"/>
          <w:pgMar w:top="1440" w:right="1440" w:bottom="1440" w:left="1440" w:header="720" w:footer="720"/>
          <w:pgNumType w:start="1"/>
          <w:bidi w:val="0"/>
        </w:sectPr>
      </w:pPr>
    </w:p>
    <w:p>
      <w:pPr>
        <w:pStyle w:val="Heading"/>
      </w:pPr>
      <w:bookmarkStart w:name="_Toc11" w:id="13"/>
      <w:r>
        <w:rPr>
          <w:rStyle w:val="page number"/>
          <w:rFonts w:cs="Arial Unicode MS" w:eastAsia="Arial Unicode MS"/>
          <w:rtl w:val="0"/>
          <w:lang w:val="en-US"/>
        </w:rPr>
        <w:t>Materials &amp; Methods</w:t>
      </w:r>
      <w:bookmarkEnd w:id="13"/>
    </w:p>
    <w:p>
      <w:pPr>
        <w:pStyle w:val="Heading 2"/>
      </w:pPr>
      <w:bookmarkStart w:name="_Toc12" w:id="14"/>
      <w:r>
        <w:rPr>
          <w:rStyle w:val="page number"/>
          <w:rFonts w:cs="Arial Unicode MS" w:eastAsia="Arial Unicode MS"/>
          <w:rtl w:val="0"/>
          <w:lang w:val="en-US"/>
        </w:rPr>
        <w:t>Study Strains</w:t>
      </w:r>
      <w:bookmarkEnd w:id="14"/>
    </w:p>
    <w:p>
      <w:pPr>
        <w:pStyle w:val="Body"/>
      </w:pPr>
      <w:r>
        <w:rPr>
          <w:rStyle w:val="page number"/>
          <w:rtl w:val="0"/>
          <w:lang w:val="en-US"/>
        </w:rPr>
        <w:t xml:space="preserve">Seven phytoplankton species were studied, including polar and temperate strains of diatoms and green algae. </w:t>
      </w:r>
      <w:r>
        <w:rPr>
          <w:i w:val="1"/>
          <w:iCs w:val="1"/>
          <w:rtl w:val="0"/>
        </w:rPr>
        <w:t>F. cylindrus</w:t>
      </w:r>
      <w:r>
        <w:rPr>
          <w:rStyle w:val="page number"/>
          <w:rtl w:val="0"/>
          <w:lang w:val="en-US"/>
        </w:rPr>
        <w:t xml:space="preserve">, a psychrophilic pennate diatom measuring 15-55 </w:t>
      </w:r>
      <w:r>
        <w:rPr>
          <w:rStyle w:val="page number"/>
          <w:rtl w:val="0"/>
        </w:rPr>
        <w:t>µ</w:t>
      </w:r>
      <w:r>
        <w:rPr>
          <w:rStyle w:val="page number"/>
          <w:rtl w:val="0"/>
          <w:lang w:val="en-US"/>
        </w:rPr>
        <w:t xml:space="preserve">m, thrives in the high salinity and subzero temperatures of Arctic and Antarctic sea-ice systems [31,32]. Forming large blooms in the bottom layer of sea ice and across the wider sea ice zone, </w:t>
      </w:r>
      <w:r>
        <w:rPr>
          <w:i w:val="1"/>
          <w:iCs w:val="1"/>
          <w:rtl w:val="0"/>
        </w:rPr>
        <w:t xml:space="preserve">F. cylindrus </w:t>
      </w:r>
      <w:r>
        <w:rPr>
          <w:rStyle w:val="page number"/>
          <w:rtl w:val="0"/>
          <w:lang w:val="en-US"/>
        </w:rPr>
        <w:t xml:space="preserve">acts as a keystone and indicator species for polar ecosystems [31,33]. Conversely, </w:t>
      </w:r>
      <w:r>
        <w:rPr>
          <w:i w:val="1"/>
          <w:iCs w:val="1"/>
          <w:rtl w:val="0"/>
        </w:rPr>
        <w:t xml:space="preserve">T. </w:t>
      </w:r>
      <w:r>
        <w:rPr>
          <w:i w:val="1"/>
          <w:iCs w:val="1"/>
          <w:shd w:val="clear" w:color="auto" w:fill="ffffff"/>
          <w:rtl w:val="0"/>
          <w:lang w:val="it-IT"/>
        </w:rPr>
        <w:t>pseudonana</w:t>
      </w:r>
      <w:r>
        <w:rPr>
          <w:shd w:val="clear" w:color="auto" w:fill="ffffff"/>
          <w:rtl w:val="0"/>
          <w:lang w:val="en-US"/>
        </w:rPr>
        <w:t xml:space="preserve"> is a small (</w:t>
      </w:r>
      <w:r>
        <w:rPr>
          <w:rStyle w:val="page number"/>
          <w:rtl w:val="0"/>
        </w:rPr>
        <w:t xml:space="preserve">2.5-15 </w:t>
      </w:r>
      <w:r>
        <w:rPr>
          <w:rStyle w:val="page number"/>
          <w:rtl w:val="0"/>
        </w:rPr>
        <w:t>μ</w:t>
      </w:r>
      <w:r>
        <w:rPr>
          <w:rStyle w:val="page number"/>
          <w:rtl w:val="0"/>
        </w:rPr>
        <w:t>m)</w:t>
      </w:r>
      <w:r>
        <w:rPr>
          <w:shd w:val="clear" w:color="auto" w:fill="ffffff"/>
          <w:rtl w:val="0"/>
          <w:lang w:val="en-US"/>
        </w:rPr>
        <w:t xml:space="preserve"> centric diatom found worldwide in diverse </w:t>
      </w:r>
      <w:r>
        <w:rPr>
          <w:rStyle w:val="page number"/>
          <w:rtl w:val="0"/>
          <w:lang w:val="en-US"/>
        </w:rPr>
        <w:t xml:space="preserve">freshwater, coastal, brackish, and marine habitats [34]. </w:t>
      </w:r>
      <w:r>
        <w:rPr>
          <w:i w:val="1"/>
          <w:iCs w:val="1"/>
          <w:shd w:val="clear" w:color="auto" w:fill="ffffff"/>
          <w:rtl w:val="0"/>
          <w:lang w:val="it-IT"/>
        </w:rPr>
        <w:t>T. pseudonana</w:t>
      </w:r>
      <w:r>
        <w:rPr>
          <w:shd w:val="clear" w:color="auto" w:fill="ffffff"/>
          <w:rtl w:val="0"/>
          <w:lang w:val="en-US"/>
        </w:rPr>
        <w:t xml:space="preserve"> can tolerate </w:t>
      </w:r>
      <w:r>
        <w:rPr>
          <w:rStyle w:val="page number"/>
          <w:rtl w:val="0"/>
          <w:lang w:val="en-US"/>
        </w:rPr>
        <w:t>a wide range of salinities (0.5%</w:t>
      </w:r>
      <w:r>
        <w:rPr>
          <w:rStyle w:val="page number"/>
          <w:rtl w:val="0"/>
        </w:rPr>
        <w:t>–</w:t>
      </w:r>
      <w:r>
        <w:rPr>
          <w:rStyle w:val="page number"/>
          <w:rtl w:val="0"/>
          <w:lang w:val="en-US"/>
        </w:rPr>
        <w:t>37%) and temperatures (4</w:t>
      </w:r>
      <w:r>
        <w:rPr>
          <w:rStyle w:val="page number"/>
          <w:rtl w:val="0"/>
        </w:rPr>
        <w:t>–</w:t>
      </w:r>
      <w:r>
        <w:rPr>
          <w:rStyle w:val="page number"/>
          <w:rtl w:val="0"/>
        </w:rPr>
        <w:t>25</w:t>
      </w:r>
      <w:r>
        <w:rPr>
          <w:rStyle w:val="page number"/>
          <w:rtl w:val="0"/>
          <w:lang w:val="it-IT"/>
        </w:rPr>
        <w:t>°</w:t>
      </w:r>
      <w:r>
        <w:rPr>
          <w:rStyle w:val="page number"/>
          <w:rtl w:val="0"/>
          <w:lang w:val="pt-PT"/>
        </w:rPr>
        <w:t>C)</w:t>
      </w:r>
      <w:r>
        <w:rPr>
          <w:shd w:val="clear" w:color="auto" w:fill="ffffff"/>
          <w:rtl w:val="0"/>
          <w:lang w:val="en-US"/>
        </w:rPr>
        <w:t xml:space="preserve">, contributing to its frequent use as a model diatom species </w:t>
      </w:r>
      <w:r>
        <w:rPr>
          <w:rStyle w:val="page number"/>
          <w:rtl w:val="0"/>
          <w:lang w:val="pt-PT"/>
        </w:rPr>
        <w:t>[34].</w:t>
      </w:r>
    </w:p>
    <w:p>
      <w:pPr>
        <w:pStyle w:val="Body"/>
        <w:rPr>
          <w:shd w:val="clear" w:color="auto" w:fill="ffffff"/>
        </w:rPr>
      </w:pPr>
      <w:r>
        <w:rPr>
          <w:i w:val="1"/>
          <w:iCs w:val="1"/>
          <w:shd w:val="clear" w:color="auto" w:fill="ffffff"/>
          <w:rtl w:val="0"/>
        </w:rPr>
        <w:t xml:space="preserve">Chlamydomonas ICEMDV </w:t>
      </w:r>
      <w:r>
        <w:rPr>
          <w:shd w:val="clear" w:color="auto" w:fill="ffffff"/>
          <w:rtl w:val="0"/>
          <w:lang w:val="en-US"/>
        </w:rPr>
        <w:t xml:space="preserve">and </w:t>
      </w:r>
      <w:r>
        <w:rPr>
          <w:i w:val="1"/>
          <w:iCs w:val="1"/>
          <w:shd w:val="clear" w:color="auto" w:fill="ffffff"/>
          <w:rtl w:val="0"/>
          <w:lang w:val="pt-PT"/>
        </w:rPr>
        <w:t xml:space="preserve">Chlamydomonas priscuii </w:t>
      </w:r>
      <w:r>
        <w:rPr>
          <w:shd w:val="clear" w:color="auto" w:fill="ffffff"/>
          <w:rtl w:val="0"/>
          <w:lang w:val="en-US"/>
        </w:rPr>
        <w:t xml:space="preserve">are halotolerant algae isolated from the perennially ice-covered hypersaline Lake Bonney, in McMurdo Dry Valleys, Antarctica [35,36]. With large (15 to 20 </w:t>
      </w:r>
      <w:r>
        <w:rPr>
          <w:rStyle w:val="page number"/>
          <w:rtl w:val="0"/>
        </w:rPr>
        <w:t>μ</w:t>
      </w:r>
      <w:r>
        <w:rPr>
          <w:rStyle w:val="page number"/>
          <w:rtl w:val="0"/>
        </w:rPr>
        <w:t>m</w:t>
      </w:r>
      <w:r>
        <w:rPr>
          <w:shd w:val="clear" w:color="auto" w:fill="ffffff"/>
          <w:rtl w:val="0"/>
          <w:lang w:val="it-IT"/>
        </w:rPr>
        <w:t xml:space="preserve">) biflagellate cells, </w:t>
      </w:r>
      <w:r>
        <w:rPr>
          <w:i w:val="1"/>
          <w:iCs w:val="1"/>
          <w:shd w:val="clear" w:color="auto" w:fill="ffffff"/>
          <w:rtl w:val="0"/>
          <w:lang w:val="it-IT"/>
        </w:rPr>
        <w:t>C. ICEMDV</w:t>
      </w:r>
      <w:r>
        <w:rPr>
          <w:shd w:val="clear" w:color="auto" w:fill="ffffff"/>
          <w:rtl w:val="0"/>
          <w:lang w:val="en-US"/>
        </w:rPr>
        <w:t xml:space="preserve"> dominates the shallow photic zone, where it experiences higher irradiance, extreme nutrient limitation, and lower salinity [35,37]. </w:t>
      </w:r>
      <w:r>
        <w:rPr>
          <w:rStyle w:val="page number"/>
          <w:rtl w:val="0"/>
          <w:lang w:val="en-US"/>
        </w:rPr>
        <w:t xml:space="preserve">The smaller </w:t>
      </w:r>
      <w:r>
        <w:rPr>
          <w:i w:val="1"/>
          <w:iCs w:val="1"/>
          <w:rtl w:val="0"/>
          <w:lang w:val="it-IT"/>
        </w:rPr>
        <w:t xml:space="preserve">C. </w:t>
      </w:r>
      <w:r>
        <w:rPr>
          <w:i w:val="1"/>
          <w:iCs w:val="1"/>
          <w:shd w:val="clear" w:color="auto" w:fill="ffffff"/>
          <w:rtl w:val="0"/>
        </w:rPr>
        <w:t>priscuii</w:t>
      </w:r>
      <w:r>
        <w:rPr>
          <w:shd w:val="clear" w:color="auto" w:fill="ffffff"/>
          <w:rtl w:val="0"/>
          <w:lang w:val="en-US"/>
        </w:rPr>
        <w:t xml:space="preserve"> dominates the </w:t>
      </w:r>
      <w:r>
        <w:rPr>
          <w:rStyle w:val="page number"/>
          <w:rtl w:val="0"/>
          <w:lang w:val="en-US"/>
        </w:rPr>
        <w:t xml:space="preserve">deep photic zone, characterized by </w:t>
      </w:r>
      <w:r>
        <w:rPr>
          <w:shd w:val="clear" w:color="auto" w:fill="ffffff"/>
          <w:rtl w:val="0"/>
          <w:lang w:val="en-US"/>
        </w:rPr>
        <w:t xml:space="preserve">permanent low temperatures, low irradiance, and high salinity [12,38]. The final psychrophile species is </w:t>
      </w:r>
      <w:r>
        <w:rPr>
          <w:i w:val="1"/>
          <w:iCs w:val="1"/>
          <w:rtl w:val="0"/>
        </w:rPr>
        <w:t xml:space="preserve">Chlamydomonas malina, </w:t>
      </w:r>
      <w:r>
        <w:rPr>
          <w:rStyle w:val="page number"/>
          <w:rtl w:val="0"/>
        </w:rPr>
        <w:t>a</w:t>
      </w:r>
      <w:r>
        <w:rPr>
          <w:i w:val="1"/>
          <w:iCs w:val="1"/>
          <w:rtl w:val="0"/>
        </w:rPr>
        <w:t xml:space="preserve"> </w:t>
      </w:r>
      <w:r>
        <w:rPr>
          <w:rStyle w:val="page number"/>
          <w:rtl w:val="0"/>
          <w:lang w:val="en-US"/>
        </w:rPr>
        <w:t xml:space="preserve">marine microalga isolated from the Arctic Ocean's Beaufort Sea, measuring around 10 </w:t>
      </w:r>
      <w:r>
        <w:rPr>
          <w:rStyle w:val="page number"/>
          <w:rtl w:val="0"/>
        </w:rPr>
        <w:t>μ</w:t>
      </w:r>
      <w:r>
        <w:rPr>
          <w:rStyle w:val="page number"/>
          <w:rtl w:val="0"/>
          <w:lang w:val="en-US"/>
        </w:rPr>
        <w:t xml:space="preserve">m in length and 5 </w:t>
      </w:r>
      <w:r>
        <w:rPr>
          <w:rStyle w:val="page number"/>
          <w:rtl w:val="0"/>
        </w:rPr>
        <w:t>μ</w:t>
      </w:r>
      <w:r>
        <w:rPr>
          <w:rStyle w:val="page number"/>
          <w:rtl w:val="0"/>
          <w:lang w:val="en-US"/>
        </w:rPr>
        <w:t xml:space="preserve">m in width, and </w:t>
      </w:r>
      <w:r>
        <w:rPr>
          <w:shd w:val="clear" w:color="auto" w:fill="ffffff"/>
          <w:rtl w:val="0"/>
          <w:lang w:val="en-US"/>
        </w:rPr>
        <w:t>growing optimally at 4</w:t>
      </w:r>
      <w:r>
        <w:rPr>
          <w:shd w:val="clear" w:color="auto" w:fill="ffffff"/>
          <w:rtl w:val="0"/>
          <w:lang w:val="it-IT"/>
        </w:rPr>
        <w:t>°</w:t>
      </w:r>
      <w:r>
        <w:rPr>
          <w:shd w:val="clear" w:color="auto" w:fill="ffffff"/>
          <w:rtl w:val="0"/>
          <w:lang w:val="pt-PT"/>
        </w:rPr>
        <w:t xml:space="preserve">C [39,40]. </w:t>
      </w:r>
      <w:r>
        <w:rPr>
          <w:i w:val="1"/>
          <w:iCs w:val="1"/>
          <w:rtl w:val="0"/>
          <w:lang w:val="de-DE"/>
        </w:rPr>
        <w:t xml:space="preserve">C. reinhardtii </w:t>
      </w:r>
      <w:r>
        <w:rPr>
          <w:rStyle w:val="page number"/>
          <w:rtl w:val="0"/>
          <w:lang w:val="en-US"/>
        </w:rPr>
        <w:t xml:space="preserve">is a model green alga approximately 10 </w:t>
      </w:r>
      <w:r>
        <w:rPr>
          <w:shd w:val="clear" w:color="auto" w:fill="ffffff"/>
          <w:rtl w:val="0"/>
        </w:rPr>
        <w:t>μ</w:t>
      </w:r>
      <w:r>
        <w:rPr>
          <w:shd w:val="clear" w:color="auto" w:fill="ffffff"/>
          <w:rtl w:val="0"/>
        </w:rPr>
        <w:t>m</w:t>
      </w:r>
      <w:r>
        <w:rPr>
          <w:rStyle w:val="page number"/>
          <w:rtl w:val="0"/>
          <w:lang w:val="en-US"/>
        </w:rPr>
        <w:t xml:space="preserve"> in size and found in soil and aquatic environments with an optimal temperature range of 20-32</w:t>
      </w:r>
      <w:r>
        <w:rPr>
          <w:rStyle w:val="page number"/>
          <w:rtl w:val="0"/>
          <w:lang w:val="it-IT"/>
        </w:rPr>
        <w:t>°</w:t>
      </w:r>
      <w:r>
        <w:rPr>
          <w:rStyle w:val="page number"/>
          <w:rtl w:val="0"/>
          <w:lang w:val="pt-PT"/>
        </w:rPr>
        <w:t xml:space="preserve">C [41,42]. </w:t>
      </w:r>
      <w:r>
        <w:rPr>
          <w:i w:val="1"/>
          <w:iCs w:val="1"/>
          <w:shd w:val="clear" w:color="auto" w:fill="ffffff"/>
          <w:rtl w:val="0"/>
          <w:lang w:val="pt-PT"/>
        </w:rPr>
        <w:t>C. vulgaris</w:t>
      </w:r>
      <w:r>
        <w:rPr>
          <w:shd w:val="clear" w:color="auto" w:fill="ffffff"/>
          <w:rtl w:val="0"/>
          <w:lang w:val="en-US"/>
        </w:rPr>
        <w:t xml:space="preserve">, ranging from 2 </w:t>
      </w:r>
      <w:r>
        <w:rPr>
          <w:shd w:val="clear" w:color="auto" w:fill="ffffff"/>
          <w:rtl w:val="0"/>
        </w:rPr>
        <w:t>μ</w:t>
      </w:r>
      <w:r>
        <w:rPr>
          <w:shd w:val="clear" w:color="auto" w:fill="ffffff"/>
          <w:rtl w:val="0"/>
          <w:lang w:val="en-US"/>
        </w:rPr>
        <w:t xml:space="preserve">m to 10 </w:t>
      </w:r>
      <w:r>
        <w:rPr>
          <w:shd w:val="clear" w:color="auto" w:fill="ffffff"/>
          <w:rtl w:val="0"/>
        </w:rPr>
        <w:t>μ</w:t>
      </w:r>
      <w:r>
        <w:rPr>
          <w:shd w:val="clear" w:color="auto" w:fill="ffffff"/>
          <w:rtl w:val="0"/>
          <w:lang w:val="en-US"/>
        </w:rPr>
        <w:t>m in size, is primarily found in freshwater environments and grows optimally at 27</w:t>
      </w:r>
      <w:r>
        <w:rPr>
          <w:shd w:val="clear" w:color="auto" w:fill="ffffff"/>
          <w:rtl w:val="0"/>
          <w:lang w:val="it-IT"/>
        </w:rPr>
        <w:t>°</w:t>
      </w:r>
      <w:r>
        <w:rPr>
          <w:shd w:val="clear" w:color="auto" w:fill="ffffff"/>
          <w:rtl w:val="0"/>
          <w:lang w:val="pt-PT"/>
        </w:rPr>
        <w:t>C [43,44].</w:t>
      </w:r>
    </w:p>
    <w:p>
      <w:pPr>
        <w:pStyle w:val="Heading 3"/>
        <w:rPr>
          <w:rStyle w:val="page number"/>
        </w:rPr>
      </w:pPr>
      <w:bookmarkStart w:name="_Toc13" w:id="15"/>
      <w:r>
        <w:rPr>
          <w:rStyle w:val="page number"/>
          <w:rFonts w:cs="Arial Unicode MS" w:eastAsia="Arial Unicode MS"/>
          <w:rtl w:val="0"/>
          <w:lang w:val="nl-NL"/>
        </w:rPr>
        <w:t>Culturing Protocols</w:t>
      </w:r>
      <w:bookmarkEnd w:id="15"/>
    </w:p>
    <w:p>
      <w:pPr>
        <w:pStyle w:val="Body"/>
      </w:pPr>
      <w:r>
        <w:rPr>
          <w:outline w:val="0"/>
          <w:color w:val="000000"/>
          <w:u w:color="000000"/>
          <w:shd w:val="clear" w:color="auto" w:fill="ffffff"/>
          <w:rtl w:val="0"/>
          <w:lang w:val="en-US"/>
          <w14:textFill>
            <w14:solidFill>
              <w14:srgbClr w14:val="000000"/>
            </w14:solidFill>
          </w14:textFill>
        </w:rPr>
        <w:t xml:space="preserve">The </w:t>
      </w:r>
      <w:r>
        <w:rPr>
          <w:rStyle w:val="page number"/>
          <w:rtl w:val="0"/>
          <w:lang w:val="en-US"/>
        </w:rPr>
        <w:t xml:space="preserve">seven species and their respective culturing conditions are summarized in Table 1. Cultures of </w:t>
      </w:r>
      <w:r>
        <w:rPr>
          <w:i w:val="1"/>
          <w:iCs w:val="1"/>
          <w:shd w:val="clear" w:color="auto" w:fill="ffffff"/>
          <w:rtl w:val="0"/>
          <w:lang w:val="it-IT"/>
        </w:rPr>
        <w:t>T. pseudonana</w:t>
      </w:r>
      <w:r>
        <w:rPr>
          <w:shd w:val="clear" w:color="auto" w:fill="ffffff"/>
          <w:rtl w:val="0"/>
          <w:lang w:val="en-US"/>
        </w:rPr>
        <w:t xml:space="preserve"> and </w:t>
      </w:r>
      <w:r>
        <w:rPr>
          <w:i w:val="1"/>
          <w:iCs w:val="1"/>
          <w:shd w:val="clear" w:color="auto" w:fill="ffffff"/>
          <w:rtl w:val="0"/>
          <w:lang w:val="pt-PT"/>
        </w:rPr>
        <w:t xml:space="preserve">C. vulgaris </w:t>
      </w:r>
      <w:r>
        <w:rPr>
          <w:shd w:val="clear" w:color="auto" w:fill="ffffff"/>
          <w:rtl w:val="0"/>
          <w:lang w:val="en-US"/>
        </w:rPr>
        <w:t xml:space="preserve">were prepared by Naaman Omar (Mount Allison University); </w:t>
      </w:r>
      <w:r>
        <w:rPr>
          <w:i w:val="1"/>
          <w:iCs w:val="1"/>
          <w:shd w:val="clear" w:color="auto" w:fill="ffffff"/>
          <w:rtl w:val="0"/>
        </w:rPr>
        <w:t xml:space="preserve">Chlamydomonas </w:t>
      </w:r>
      <w:r>
        <w:rPr>
          <w:shd w:val="clear" w:color="auto" w:fill="ffffff"/>
          <w:rtl w:val="0"/>
          <w:lang w:val="en-US"/>
        </w:rPr>
        <w:t xml:space="preserve">cultures were prepared by MacKenzie Poirier (Cvetskova Lab, University of Ottawa); and </w:t>
      </w:r>
      <w:r>
        <w:rPr>
          <w:i w:val="1"/>
          <w:iCs w:val="1"/>
          <w:rtl w:val="0"/>
        </w:rPr>
        <w:t>F. cylindrus</w:t>
      </w:r>
      <w:r>
        <w:rPr>
          <w:rStyle w:val="page number"/>
          <w:rtl w:val="0"/>
          <w:lang w:val="en-US"/>
        </w:rPr>
        <w:t xml:space="preserve"> cultures were prepared by S</w:t>
      </w:r>
      <w:r>
        <w:rPr>
          <w:rStyle w:val="page number"/>
          <w:rtl w:val="0"/>
          <w:lang w:val="fr-FR"/>
        </w:rPr>
        <w:t>é</w:t>
      </w:r>
      <w:r>
        <w:rPr>
          <w:rStyle w:val="page number"/>
          <w:rtl w:val="0"/>
          <w:lang w:val="nl-NL"/>
        </w:rPr>
        <w:t>bastien Gu</w:t>
      </w:r>
      <w:r>
        <w:rPr>
          <w:rStyle w:val="page number"/>
          <w:rtl w:val="0"/>
          <w:lang w:val="fr-FR"/>
        </w:rPr>
        <w:t>é</w:t>
      </w:r>
      <w:r>
        <w:rPr>
          <w:rStyle w:val="page number"/>
          <w:rtl w:val="0"/>
          <w:lang w:val="en-US"/>
        </w:rPr>
        <w:t>rin (Takuvik International Research Laboratory, Universit</w:t>
      </w:r>
      <w:r>
        <w:rPr>
          <w:rStyle w:val="page number"/>
          <w:rtl w:val="0"/>
          <w:lang w:val="fr-FR"/>
        </w:rPr>
        <w:t xml:space="preserve">é </w:t>
      </w:r>
      <w:r>
        <w:rPr>
          <w:rStyle w:val="page number"/>
          <w:rtl w:val="0"/>
          <w:lang w:val="pt-PT"/>
        </w:rPr>
        <w:t>Laval).</w:t>
      </w:r>
    </w:p>
    <w:p>
      <w:pPr>
        <w:pStyle w:val="Body"/>
      </w:pPr>
    </w:p>
    <w:p>
      <w:pPr>
        <w:pStyle w:val="Body"/>
        <w:spacing w:line="240" w:lineRule="auto"/>
        <w:ind w:firstLine="0"/>
      </w:pPr>
      <w:r>
        <w:rPr>
          <w:rStyle w:val="page number"/>
          <w:rFonts w:ascii="Arial Unicode MS" w:cs="Arial Unicode MS" w:hAnsi="Arial Unicode MS" w:eastAsia="Arial Unicode MS"/>
          <w:b w:val="0"/>
          <w:bCs w:val="0"/>
          <w:i w:val="0"/>
          <w:iCs w:val="0"/>
        </w:rPr>
        <w:br w:type="page"/>
      </w:r>
    </w:p>
    <w:p>
      <w:pPr>
        <w:pStyle w:val="Body"/>
        <w:ind w:firstLine="0"/>
      </w:pPr>
      <w:r>
        <w:rPr>
          <w:b w:val="1"/>
          <w:bCs w:val="1"/>
          <w:rtl w:val="0"/>
          <w:lang w:val="en-US"/>
        </w:rPr>
        <w:t>Table 1:</w:t>
      </w:r>
      <w:r>
        <w:rPr>
          <w:rStyle w:val="page number"/>
          <w:rtl w:val="0"/>
          <w:lang w:val="en-US"/>
        </w:rPr>
        <w:t xml:space="preserve"> Culturing conditions for experimental phytoplankton strains </w:t>
      </w: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1d7"/>
        <w:tblLayout w:type="fixed"/>
      </w:tblPr>
      <w:tblGrid>
        <w:gridCol w:w="1980"/>
        <w:gridCol w:w="1701"/>
        <w:gridCol w:w="1559"/>
        <w:gridCol w:w="1740"/>
        <w:gridCol w:w="1390"/>
        <w:gridCol w:w="980"/>
      </w:tblGrid>
      <w:tr>
        <w:tblPrEx>
          <w:shd w:val="clear" w:color="auto" w:fill="cad1d7"/>
        </w:tblPrEx>
        <w:trPr>
          <w:trHeight w:val="600" w:hRule="atLeast"/>
        </w:trPr>
        <w:tc>
          <w:tcPr>
            <w:tcW w:type="dxa" w:w="1980"/>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Genus</w:t>
            </w:r>
          </w:p>
        </w:tc>
        <w:tc>
          <w:tcPr>
            <w:tcW w:type="dxa" w:w="1701"/>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Species</w:t>
            </w:r>
          </w:p>
        </w:tc>
        <w:tc>
          <w:tcPr>
            <w:tcW w:type="dxa" w:w="155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ind w:firstLine="0"/>
              <w:rPr>
                <w:shd w:val="nil" w:color="auto" w:fill="auto"/>
              </w:rPr>
            </w:pPr>
            <w:r>
              <w:rPr>
                <w:shd w:val="nil" w:color="auto" w:fill="auto"/>
                <w:rtl w:val="0"/>
                <w:lang w:val="en-US"/>
              </w:rPr>
              <w:t>Growth</w:t>
            </w:r>
          </w:p>
          <w:p>
            <w:pPr>
              <w:pStyle w:val="Body"/>
              <w:bidi w:val="0"/>
              <w:spacing w:line="240" w:lineRule="auto"/>
              <w:ind w:left="0" w:right="0" w:firstLine="0"/>
              <w:jc w:val="left"/>
              <w:rPr>
                <w:rtl w:val="0"/>
              </w:rPr>
            </w:pPr>
            <w:r>
              <w:rPr>
                <w:shd w:val="nil" w:color="auto" w:fill="auto"/>
                <w:rtl w:val="0"/>
                <w:lang w:val="en-US"/>
              </w:rPr>
              <w:t>Temp (</w:t>
            </w:r>
            <w:r>
              <w:rPr>
                <w:shd w:val="nil" w:color="auto" w:fill="auto"/>
                <w:rtl w:val="0"/>
                <w:lang w:val="en-US"/>
              </w:rPr>
              <w:t>°</w:t>
            </w:r>
            <w:r>
              <w:rPr>
                <w:shd w:val="nil" w:color="auto" w:fill="auto"/>
                <w:rtl w:val="0"/>
                <w:lang w:val="en-US"/>
              </w:rPr>
              <w:t>C)</w:t>
            </w:r>
          </w:p>
        </w:tc>
        <w:tc>
          <w:tcPr>
            <w:tcW w:type="dxa" w:w="1740"/>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Par (</w:t>
            </w:r>
            <w:r>
              <w:rPr>
                <w:shd w:val="nil" w:color="auto" w:fill="auto"/>
                <w:rtl w:val="0"/>
                <w:lang w:val="en-US"/>
              </w:rPr>
              <w:t>µ</w:t>
            </w:r>
            <w:r>
              <w:rPr>
                <w:shd w:val="nil" w:color="auto" w:fill="auto"/>
                <w:rtl w:val="0"/>
                <w:lang w:val="en-US"/>
              </w:rPr>
              <w:t>mol photons m</w:t>
            </w:r>
            <w:r>
              <w:rPr>
                <w:shd w:val="nil" w:color="auto" w:fill="auto"/>
                <w:vertAlign w:val="superscript"/>
                <w:rtl w:val="0"/>
                <w:lang w:val="en-US"/>
              </w:rPr>
              <w:t>-2</w:t>
            </w:r>
            <w:r>
              <w:rPr>
                <w:shd w:val="nil" w:color="auto" w:fill="auto"/>
                <w:rtl w:val="0"/>
                <w:lang w:val="en-US"/>
              </w:rPr>
              <w:t>s</w:t>
            </w:r>
            <w:r>
              <w:rPr>
                <w:shd w:val="nil" w:color="auto" w:fill="auto"/>
                <w:vertAlign w:val="superscript"/>
                <w:rtl w:val="0"/>
                <w:lang w:val="en-US"/>
              </w:rPr>
              <w:t>-1</w:t>
            </w:r>
            <w:r>
              <w:rPr>
                <w:shd w:val="nil" w:color="auto" w:fill="auto"/>
                <w:rtl w:val="0"/>
                <w:lang w:val="en-US"/>
              </w:rPr>
              <w:t>)</w:t>
            </w:r>
          </w:p>
        </w:tc>
        <w:tc>
          <w:tcPr>
            <w:tcW w:type="dxa" w:w="1390"/>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Photoperiod</w:t>
            </w:r>
          </w:p>
        </w:tc>
        <w:tc>
          <w:tcPr>
            <w:tcW w:type="dxa" w:w="980"/>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Media</w:t>
            </w:r>
          </w:p>
        </w:tc>
      </w:tr>
      <w:tr>
        <w:tblPrEx>
          <w:shd w:val="clear" w:color="auto" w:fill="cad1d7"/>
        </w:tblPrEx>
        <w:trPr>
          <w:trHeight w:val="305" w:hRule="atLeast"/>
        </w:trPr>
        <w:tc>
          <w:tcPr>
            <w:tcW w:type="dxa" w:w="1980"/>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Thalassiosira</w:t>
            </w:r>
          </w:p>
        </w:tc>
        <w:tc>
          <w:tcPr>
            <w:tcW w:type="dxa" w:w="1701"/>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pseudonana</w:t>
            </w:r>
          </w:p>
        </w:tc>
        <w:tc>
          <w:tcPr>
            <w:tcW w:type="dxa" w:w="1559"/>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22</w:t>
            </w:r>
          </w:p>
        </w:tc>
        <w:tc>
          <w:tcPr>
            <w:tcW w:type="dxa" w:w="1740"/>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50</w:t>
            </w:r>
          </w:p>
        </w:tc>
        <w:tc>
          <w:tcPr>
            <w:tcW w:type="dxa" w:w="1390"/>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12</w:t>
            </w:r>
          </w:p>
        </w:tc>
        <w:tc>
          <w:tcPr>
            <w:tcW w:type="dxa" w:w="980"/>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F2</w:t>
            </w:r>
          </w:p>
        </w:tc>
      </w:tr>
      <w:tr>
        <w:tblPrEx>
          <w:shd w:val="clear" w:color="auto" w:fill="cad1d7"/>
        </w:tblPrEx>
        <w:trPr>
          <w:trHeight w:val="310" w:hRule="atLeast"/>
        </w:trPr>
        <w:tc>
          <w:tcPr>
            <w:tcW w:type="dxa" w:w="1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Chlorella</w:t>
            </w:r>
          </w:p>
        </w:tc>
        <w:tc>
          <w:tcPr>
            <w:tcW w:type="dxa" w:w="1701"/>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vulgaris</w:t>
            </w:r>
          </w:p>
        </w:tc>
        <w:tc>
          <w:tcPr>
            <w:tcW w:type="dxa" w:w="1559"/>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22</w:t>
            </w:r>
          </w:p>
        </w:tc>
        <w:tc>
          <w:tcPr>
            <w:tcW w:type="dxa" w:w="174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50</w:t>
            </w:r>
          </w:p>
        </w:tc>
        <w:tc>
          <w:tcPr>
            <w:tcW w:type="dxa" w:w="139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12</w:t>
            </w:r>
          </w:p>
        </w:tc>
        <w:tc>
          <w:tcPr>
            <w:tcW w:type="dxa" w:w="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F2</w:t>
            </w:r>
          </w:p>
        </w:tc>
      </w:tr>
      <w:tr>
        <w:tblPrEx>
          <w:shd w:val="clear" w:color="auto" w:fill="cad1d7"/>
        </w:tblPrEx>
        <w:trPr>
          <w:trHeight w:val="310" w:hRule="atLeast"/>
        </w:trPr>
        <w:tc>
          <w:tcPr>
            <w:tcW w:type="dxa" w:w="1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Chlorella</w:t>
            </w:r>
          </w:p>
        </w:tc>
        <w:tc>
          <w:tcPr>
            <w:tcW w:type="dxa" w:w="1701"/>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vulgaris</w:t>
            </w:r>
          </w:p>
        </w:tc>
        <w:tc>
          <w:tcPr>
            <w:tcW w:type="dxa" w:w="1559"/>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22</w:t>
            </w:r>
          </w:p>
        </w:tc>
        <w:tc>
          <w:tcPr>
            <w:tcW w:type="dxa" w:w="174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50</w:t>
            </w:r>
          </w:p>
        </w:tc>
        <w:tc>
          <w:tcPr>
            <w:tcW w:type="dxa" w:w="139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12</w:t>
            </w:r>
          </w:p>
        </w:tc>
        <w:tc>
          <w:tcPr>
            <w:tcW w:type="dxa" w:w="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BG11</w:t>
            </w:r>
          </w:p>
        </w:tc>
      </w:tr>
      <w:tr>
        <w:tblPrEx>
          <w:shd w:val="clear" w:color="auto" w:fill="cad1d7"/>
        </w:tblPrEx>
        <w:trPr>
          <w:trHeight w:val="310" w:hRule="atLeast"/>
        </w:trPr>
        <w:tc>
          <w:tcPr>
            <w:tcW w:type="dxa" w:w="1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Chlorella</w:t>
            </w:r>
          </w:p>
        </w:tc>
        <w:tc>
          <w:tcPr>
            <w:tcW w:type="dxa" w:w="1701"/>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vulgaris</w:t>
            </w:r>
          </w:p>
        </w:tc>
        <w:tc>
          <w:tcPr>
            <w:tcW w:type="dxa" w:w="1559"/>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22</w:t>
            </w:r>
          </w:p>
        </w:tc>
        <w:tc>
          <w:tcPr>
            <w:tcW w:type="dxa" w:w="174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70</w:t>
            </w:r>
          </w:p>
        </w:tc>
        <w:tc>
          <w:tcPr>
            <w:tcW w:type="dxa" w:w="139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12</w:t>
            </w:r>
          </w:p>
        </w:tc>
        <w:tc>
          <w:tcPr>
            <w:tcW w:type="dxa" w:w="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BG11</w:t>
            </w:r>
          </w:p>
        </w:tc>
      </w:tr>
      <w:tr>
        <w:tblPrEx>
          <w:shd w:val="clear" w:color="auto" w:fill="cad1d7"/>
        </w:tblPrEx>
        <w:trPr>
          <w:trHeight w:val="310" w:hRule="atLeast"/>
        </w:trPr>
        <w:tc>
          <w:tcPr>
            <w:tcW w:type="dxa" w:w="1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Thalassiosira</w:t>
            </w:r>
          </w:p>
        </w:tc>
        <w:tc>
          <w:tcPr>
            <w:tcW w:type="dxa" w:w="1701"/>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pseudonana</w:t>
            </w:r>
          </w:p>
        </w:tc>
        <w:tc>
          <w:tcPr>
            <w:tcW w:type="dxa" w:w="1559"/>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22</w:t>
            </w:r>
          </w:p>
        </w:tc>
        <w:tc>
          <w:tcPr>
            <w:tcW w:type="dxa" w:w="174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70</w:t>
            </w:r>
          </w:p>
        </w:tc>
        <w:tc>
          <w:tcPr>
            <w:tcW w:type="dxa" w:w="139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12</w:t>
            </w:r>
          </w:p>
        </w:tc>
        <w:tc>
          <w:tcPr>
            <w:tcW w:type="dxa" w:w="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F2</w:t>
            </w:r>
          </w:p>
        </w:tc>
      </w:tr>
      <w:tr>
        <w:tblPrEx>
          <w:shd w:val="clear" w:color="auto" w:fill="cad1d7"/>
        </w:tblPrEx>
        <w:trPr>
          <w:trHeight w:val="310" w:hRule="atLeast"/>
        </w:trPr>
        <w:tc>
          <w:tcPr>
            <w:tcW w:type="dxa" w:w="1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Fragilariopsis</w:t>
            </w:r>
          </w:p>
        </w:tc>
        <w:tc>
          <w:tcPr>
            <w:tcW w:type="dxa" w:w="1701"/>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cylindrus</w:t>
            </w:r>
          </w:p>
        </w:tc>
        <w:tc>
          <w:tcPr>
            <w:tcW w:type="dxa" w:w="1559"/>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0</w:t>
            </w:r>
          </w:p>
        </w:tc>
        <w:tc>
          <w:tcPr>
            <w:tcW w:type="dxa" w:w="174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10</w:t>
            </w:r>
          </w:p>
        </w:tc>
        <w:tc>
          <w:tcPr>
            <w:tcW w:type="dxa" w:w="139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24</w:t>
            </w:r>
          </w:p>
        </w:tc>
        <w:tc>
          <w:tcPr>
            <w:tcW w:type="dxa" w:w="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F2</w:t>
            </w:r>
          </w:p>
        </w:tc>
      </w:tr>
      <w:tr>
        <w:tblPrEx>
          <w:shd w:val="clear" w:color="auto" w:fill="cad1d7"/>
        </w:tblPrEx>
        <w:trPr>
          <w:trHeight w:val="310" w:hRule="atLeast"/>
        </w:trPr>
        <w:tc>
          <w:tcPr>
            <w:tcW w:type="dxa" w:w="1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Fragilariopsis</w:t>
            </w:r>
          </w:p>
        </w:tc>
        <w:tc>
          <w:tcPr>
            <w:tcW w:type="dxa" w:w="1701"/>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cylindrus</w:t>
            </w:r>
          </w:p>
        </w:tc>
        <w:tc>
          <w:tcPr>
            <w:tcW w:type="dxa" w:w="1559"/>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6</w:t>
            </w:r>
          </w:p>
        </w:tc>
        <w:tc>
          <w:tcPr>
            <w:tcW w:type="dxa" w:w="174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10</w:t>
            </w:r>
          </w:p>
        </w:tc>
        <w:tc>
          <w:tcPr>
            <w:tcW w:type="dxa" w:w="139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24</w:t>
            </w:r>
          </w:p>
        </w:tc>
        <w:tc>
          <w:tcPr>
            <w:tcW w:type="dxa" w:w="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F2</w:t>
            </w:r>
          </w:p>
        </w:tc>
      </w:tr>
      <w:tr>
        <w:tblPrEx>
          <w:shd w:val="clear" w:color="auto" w:fill="cad1d7"/>
        </w:tblPrEx>
        <w:trPr>
          <w:trHeight w:val="310" w:hRule="atLeast"/>
        </w:trPr>
        <w:tc>
          <w:tcPr>
            <w:tcW w:type="dxa" w:w="1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clear" w:color="auto" w:fill="ffffff"/>
                <w:rtl w:val="0"/>
                <w:lang w:val="en-US"/>
              </w:rPr>
              <w:t>Chlamydomonas</w:t>
            </w:r>
          </w:p>
        </w:tc>
        <w:tc>
          <w:tcPr>
            <w:tcW w:type="dxa" w:w="1701"/>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priscuii</w:t>
            </w:r>
          </w:p>
        </w:tc>
        <w:tc>
          <w:tcPr>
            <w:tcW w:type="dxa" w:w="1559"/>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4</w:t>
            </w:r>
          </w:p>
        </w:tc>
        <w:tc>
          <w:tcPr>
            <w:tcW w:type="dxa" w:w="174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10</w:t>
            </w:r>
          </w:p>
        </w:tc>
        <w:tc>
          <w:tcPr>
            <w:tcW w:type="dxa" w:w="139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24</w:t>
            </w:r>
          </w:p>
        </w:tc>
        <w:tc>
          <w:tcPr>
            <w:tcW w:type="dxa" w:w="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BBM</w:t>
            </w:r>
          </w:p>
        </w:tc>
      </w:tr>
      <w:tr>
        <w:tblPrEx>
          <w:shd w:val="clear" w:color="auto" w:fill="cad1d7"/>
        </w:tblPrEx>
        <w:trPr>
          <w:trHeight w:val="310" w:hRule="atLeast"/>
        </w:trPr>
        <w:tc>
          <w:tcPr>
            <w:tcW w:type="dxa" w:w="1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clear" w:color="auto" w:fill="ffffff"/>
                <w:rtl w:val="0"/>
                <w:lang w:val="en-US"/>
              </w:rPr>
              <w:t>Chlamydomonas</w:t>
            </w:r>
          </w:p>
        </w:tc>
        <w:tc>
          <w:tcPr>
            <w:tcW w:type="dxa" w:w="1701"/>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ICEMDV</w:t>
            </w:r>
          </w:p>
        </w:tc>
        <w:tc>
          <w:tcPr>
            <w:tcW w:type="dxa" w:w="1559"/>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4</w:t>
            </w:r>
          </w:p>
        </w:tc>
        <w:tc>
          <w:tcPr>
            <w:tcW w:type="dxa" w:w="174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10</w:t>
            </w:r>
          </w:p>
        </w:tc>
        <w:tc>
          <w:tcPr>
            <w:tcW w:type="dxa" w:w="139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24</w:t>
            </w:r>
          </w:p>
        </w:tc>
        <w:tc>
          <w:tcPr>
            <w:tcW w:type="dxa" w:w="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BBM</w:t>
            </w:r>
          </w:p>
        </w:tc>
      </w:tr>
      <w:tr>
        <w:tblPrEx>
          <w:shd w:val="clear" w:color="auto" w:fill="cad1d7"/>
        </w:tblPrEx>
        <w:trPr>
          <w:trHeight w:val="310" w:hRule="atLeast"/>
        </w:trPr>
        <w:tc>
          <w:tcPr>
            <w:tcW w:type="dxa" w:w="1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clear" w:color="auto" w:fill="ffffff"/>
                <w:rtl w:val="0"/>
                <w:lang w:val="en-US"/>
              </w:rPr>
              <w:t>Chlamydomonas</w:t>
            </w:r>
          </w:p>
        </w:tc>
        <w:tc>
          <w:tcPr>
            <w:tcW w:type="dxa" w:w="1701"/>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malina</w:t>
            </w:r>
          </w:p>
        </w:tc>
        <w:tc>
          <w:tcPr>
            <w:tcW w:type="dxa" w:w="1559"/>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4</w:t>
            </w:r>
          </w:p>
        </w:tc>
        <w:tc>
          <w:tcPr>
            <w:tcW w:type="dxa" w:w="174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10</w:t>
            </w:r>
          </w:p>
        </w:tc>
        <w:tc>
          <w:tcPr>
            <w:tcW w:type="dxa" w:w="139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24</w:t>
            </w:r>
          </w:p>
        </w:tc>
        <w:tc>
          <w:tcPr>
            <w:tcW w:type="dxa" w:w="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BBM</w:t>
            </w:r>
          </w:p>
        </w:tc>
      </w:tr>
      <w:tr>
        <w:tblPrEx>
          <w:shd w:val="clear" w:color="auto" w:fill="cad1d7"/>
        </w:tblPrEx>
        <w:trPr>
          <w:trHeight w:val="305" w:hRule="atLeast"/>
        </w:trPr>
        <w:tc>
          <w:tcPr>
            <w:tcW w:type="dxa" w:w="1980"/>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clear" w:color="auto" w:fill="ffffff"/>
                <w:rtl w:val="0"/>
                <w:lang w:val="en-US"/>
              </w:rPr>
              <w:t>Chlamydomonas</w:t>
            </w:r>
          </w:p>
        </w:tc>
        <w:tc>
          <w:tcPr>
            <w:tcW w:type="dxa" w:w="1701"/>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reinhardtii</w:t>
            </w:r>
          </w:p>
        </w:tc>
        <w:tc>
          <w:tcPr>
            <w:tcW w:type="dxa" w:w="1559"/>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24</w:t>
            </w:r>
          </w:p>
        </w:tc>
        <w:tc>
          <w:tcPr>
            <w:tcW w:type="dxa" w:w="1740"/>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10</w:t>
            </w:r>
          </w:p>
        </w:tc>
        <w:tc>
          <w:tcPr>
            <w:tcW w:type="dxa" w:w="1390"/>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24</w:t>
            </w:r>
          </w:p>
        </w:tc>
        <w:tc>
          <w:tcPr>
            <w:tcW w:type="dxa" w:w="980"/>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BBM</w:t>
            </w:r>
          </w:p>
        </w:tc>
      </w:tr>
    </w:tbl>
    <w:p>
      <w:pPr>
        <w:pStyle w:val="Body"/>
        <w:widowControl w:val="0"/>
        <w:spacing w:line="240" w:lineRule="auto"/>
        <w:ind w:firstLine="0"/>
      </w:pPr>
    </w:p>
    <w:p>
      <w:pPr>
        <w:pStyle w:val="Body"/>
        <w:spacing w:line="240" w:lineRule="auto"/>
        <w:ind w:firstLine="0"/>
      </w:pPr>
    </w:p>
    <w:p>
      <w:pPr>
        <w:pStyle w:val="Body"/>
        <w:spacing w:line="240" w:lineRule="auto"/>
        <w:ind w:firstLine="0"/>
      </w:pPr>
    </w:p>
    <w:p>
      <w:pPr>
        <w:pStyle w:val="Heading 2"/>
      </w:pPr>
      <w:bookmarkStart w:name="_Toc14" w:id="16"/>
      <w:r>
        <w:rPr>
          <w:rStyle w:val="page number"/>
          <w:rFonts w:cs="Arial Unicode MS" w:eastAsia="Arial Unicode MS"/>
          <w:rtl w:val="0"/>
          <w:lang w:val="it-IT"/>
        </w:rPr>
        <w:t>Single Turnover Variable Chlorophyll Fluorescence</w:t>
      </w:r>
      <w:bookmarkEnd w:id="16"/>
    </w:p>
    <w:p>
      <w:pPr>
        <w:pStyle w:val="Body"/>
      </w:pPr>
      <w:r>
        <w:rPr>
          <w:rStyle w:val="page number"/>
          <w:rtl w:val="0"/>
          <w:lang w:val="en-US"/>
        </w:rPr>
        <w:t xml:space="preserve">A single turnover variable chlorophyll fluorescence (St-ChlF) approach was employed to evaluate the progressive desynchronization of the S-State cycle across the range of phytoplankton species and growth temperatures. </w:t>
      </w:r>
    </w:p>
    <w:p>
      <w:pPr>
        <w:pStyle w:val="Body"/>
      </w:pPr>
      <w:r>
        <w:rPr>
          <w:rStyle w:val="page number"/>
          <w:rtl w:val="0"/>
        </w:rPr>
        <w:t xml:space="preserve">A 100 </w:t>
      </w:r>
      <w:r>
        <w:rPr>
          <w:rStyle w:val="page number"/>
          <w:rtl w:val="0"/>
        </w:rPr>
        <w:t>µ</w:t>
      </w:r>
      <w:r>
        <w:rPr>
          <w:rStyle w:val="page number"/>
          <w:rtl w:val="0"/>
          <w:lang w:val="en-US"/>
        </w:rPr>
        <w:t xml:space="preserve">L sample of each culture was taken for a chlorophyll assay. Chlorophyll was extracted using a solution of acetone and DMSO, and concentrations were measured using a Trilogy Laboratory Fluorometer (Turner Designs). </w:t>
      </w:r>
    </w:p>
    <w:p>
      <w:pPr>
        <w:pStyle w:val="Body"/>
        <w:rPr>
          <w:rStyle w:val="page number"/>
        </w:rPr>
      </w:pPr>
      <w:r>
        <w:rPr>
          <w:rStyle w:val="page number"/>
          <w:rtl w:val="0"/>
          <w:lang w:val="en-US"/>
        </w:rPr>
        <w:t>Then, 3 mL samples of culture were loaded into a temperature-controlled cuvette (PolyScience) placed within the measurement chamber of a Soliense LIFT-REM fluorometer (Version LIFT-REM 1.0, Soliense Inc). The apparatus was covered to block out incident light and cells were acclimated to the dark for a minimum of 30 seconds. In a dark regulated state, non-photochemical quenching processes are relaxed, and electrons have been passed downstream from all PSII centres, leaving all PSII reaction centres open for photochemistry upon receipt of an incident photon. Therefore, when if PSII receives a photon, the maximum proportion of energy will be partitioned to photochemistry, corresponding to minimum ChlF (F</w:t>
      </w:r>
      <w:r>
        <w:rPr>
          <w:vertAlign w:val="subscript"/>
          <w:rtl w:val="0"/>
        </w:rPr>
        <w:t>o</w:t>
      </w:r>
      <w:r>
        <w:rPr>
          <w:rStyle w:val="page number"/>
          <w:rtl w:val="0"/>
          <w:lang w:val="pt-PT"/>
        </w:rPr>
        <w:t xml:space="preserve">) [18]. </w:t>
      </w:r>
    </w:p>
    <w:p>
      <w:pPr>
        <w:pStyle w:val="Body"/>
      </w:pPr>
      <w:r>
        <w:rPr>
          <w:rStyle w:val="page number"/>
          <w:rtl w:val="0"/>
          <w:lang w:val="en-US"/>
        </w:rPr>
        <w:t>The sample is then exposed to a series of 32 short, high-intensity, evenly spaced flashes of 445 nm light. Depending upon the spacing between sequential flashes, each series occupied 62 to 542 seconds.  Flash series were applied with different spacings, and at different temperatures, with the culture sample replaced for each new measurement temperature.</w:t>
      </w:r>
    </w:p>
    <w:p>
      <w:pPr>
        <w:pStyle w:val="Body A"/>
      </w:pPr>
      <w:r>
        <w:rPr>
          <w:rStyle w:val="page number"/>
          <w:rFonts w:cs="Arial Unicode MS" w:eastAsia="Arial Unicode MS"/>
          <w:rtl w:val="0"/>
          <w:lang w:val="en-US"/>
        </w:rPr>
        <w:t xml:space="preserve">Each flash consists of a rapid series of 50-70 sub-saturating flashlets delivered </w:t>
      </w:r>
      <w:r>
        <w:rPr>
          <w:rFonts w:cs="Arial Unicode MS" w:eastAsia="Arial Unicode MS"/>
          <w:shd w:val="clear" w:color="auto" w:fill="fae2d5"/>
          <w:rtl w:val="0"/>
          <w:lang w:val="en-US"/>
        </w:rPr>
        <w:t xml:space="preserve">every ZZ microsecond, over ~ AA </w:t>
      </w:r>
      <w:r>
        <w:rPr>
          <w:rFonts w:cs="Arial Unicode MS" w:eastAsia="Arial Unicode MS" w:hint="default"/>
          <w:shd w:val="clear" w:color="auto" w:fill="fae2d5"/>
          <w:rtl w:val="0"/>
          <w:lang w:val="en-US"/>
        </w:rPr>
        <w:t>µ</w:t>
      </w:r>
      <w:r>
        <w:rPr>
          <w:rFonts w:cs="Arial Unicode MS" w:eastAsia="Arial Unicode MS"/>
          <w:shd w:val="clear" w:color="auto" w:fill="fae2d5"/>
          <w:rtl w:val="0"/>
          <w:lang w:val="en-US"/>
        </w:rPr>
        <w:t>s</w:t>
      </w:r>
      <w:r>
        <w:rPr>
          <w:rStyle w:val="page number"/>
          <w:rFonts w:cs="Arial Unicode MS" w:eastAsia="Arial Unicode MS"/>
          <w:rtl w:val="0"/>
          <w:lang w:val="en-US"/>
        </w:rPr>
        <w:t xml:space="preserve"> [18]. These flashlets induce the absorption of light by PSII, which then extracts electrons from H</w:t>
      </w:r>
      <w:r>
        <w:rPr>
          <w:rFonts w:cs="Arial Unicode MS" w:eastAsia="Arial Unicode MS"/>
          <w:vertAlign w:val="subscript"/>
          <w:rtl w:val="0"/>
          <w:lang w:val="en-US"/>
        </w:rPr>
        <w:t>2</w:t>
      </w:r>
      <w:r>
        <w:rPr>
          <w:rStyle w:val="page number"/>
          <w:rFonts w:cs="Arial Unicode MS" w:eastAsia="Arial Unicode MS"/>
          <w:rtl w:val="0"/>
          <w:lang w:val="en-US"/>
        </w:rPr>
        <w:t>O,  and passes the electrons downstream to Q</w:t>
      </w:r>
      <w:r>
        <w:rPr>
          <w:rFonts w:cs="Arial Unicode MS" w:eastAsia="Arial Unicode MS"/>
          <w:vertAlign w:val="subscript"/>
          <w:rtl w:val="0"/>
          <w:lang w:val="en-US"/>
        </w:rPr>
        <w:t>A</w:t>
      </w:r>
      <w:r>
        <w:rPr>
          <w:rFonts w:cs="Arial Unicode MS" w:eastAsia="Arial Unicode MS"/>
          <w:vertAlign w:val="superscript"/>
          <w:rtl w:val="0"/>
          <w:lang w:val="en-US"/>
        </w:rPr>
        <w:t>-</w:t>
      </w:r>
      <w:r>
        <w:rPr>
          <w:rStyle w:val="page number"/>
          <w:rFonts w:cs="Arial Unicode MS" w:eastAsia="Arial Unicode MS"/>
          <w:rtl w:val="0"/>
          <w:lang w:val="en-US"/>
        </w:rPr>
        <w:t xml:space="preserve">, transiently reducing the pool of electron acceptors and effectively closing PSII for photochemistry over a period of ~1000 </w:t>
      </w:r>
      <w:r>
        <w:rPr>
          <w:rStyle w:val="page number"/>
          <w:rFonts w:cs="Arial Unicode MS" w:eastAsia="Arial Unicode MS" w:hint="default"/>
          <w:rtl w:val="0"/>
          <w:lang w:val="en-US"/>
        </w:rPr>
        <w:t>µ</w:t>
      </w:r>
      <w:r>
        <w:rPr>
          <w:rStyle w:val="page number"/>
          <w:rFonts w:cs="Arial Unicode MS" w:eastAsia="Arial Unicode MS"/>
          <w:rtl w:val="0"/>
          <w:lang w:val="en-US"/>
        </w:rPr>
        <w:t>s [28]. Closing the photochemistry pathway redirects a greater proportion of additional incoming light energy to ChlF, resulting in maximum ChlF (F</w:t>
      </w:r>
      <w:r>
        <w:rPr>
          <w:rFonts w:cs="Arial Unicode MS" w:eastAsia="Arial Unicode MS"/>
          <w:vertAlign w:val="subscript"/>
          <w:rtl w:val="0"/>
          <w:lang w:val="en-US"/>
        </w:rPr>
        <w:t>m</w:t>
      </w:r>
      <w:r>
        <w:rPr>
          <w:rStyle w:val="page number"/>
          <w:rFonts w:cs="Arial Unicode MS" w:eastAsia="Arial Unicode MS"/>
          <w:rtl w:val="0"/>
          <w:lang w:val="en-US"/>
        </w:rPr>
        <w:t>). This induction is known as the saturation phase (Figure 4), where the fluorescence yield increases from a minimum (F</w:t>
      </w:r>
      <w:r>
        <w:rPr>
          <w:rFonts w:cs="Arial Unicode MS" w:eastAsia="Arial Unicode MS"/>
          <w:vertAlign w:val="subscript"/>
          <w:rtl w:val="0"/>
          <w:lang w:val="en-US"/>
        </w:rPr>
        <w:t>o</w:t>
      </w:r>
      <w:r>
        <w:rPr>
          <w:rStyle w:val="page number"/>
          <w:rFonts w:cs="Arial Unicode MS" w:eastAsia="Arial Unicode MS"/>
          <w:rtl w:val="0"/>
          <w:lang w:val="en-US"/>
        </w:rPr>
        <w:t>) to a maximum (F</w:t>
      </w:r>
      <w:r>
        <w:rPr>
          <w:rFonts w:cs="Arial Unicode MS" w:eastAsia="Arial Unicode MS"/>
          <w:vertAlign w:val="subscript"/>
          <w:rtl w:val="0"/>
          <w:lang w:val="en-US"/>
        </w:rPr>
        <w:t>m</w:t>
      </w:r>
      <w:r>
        <w:rPr>
          <w:rStyle w:val="page number"/>
          <w:rFonts w:cs="Arial Unicode MS" w:eastAsia="Arial Unicode MS"/>
          <w:rtl w:val="0"/>
          <w:lang w:val="en-US"/>
        </w:rPr>
        <w:t>) [45]. For each flash, the ChlF minima and maxima are extracted using a fitting model (LIFT software version 22.11.11, Soliense Inc) [46]. F</w:t>
      </w:r>
      <w:r>
        <w:rPr>
          <w:rFonts w:cs="Arial Unicode MS" w:eastAsia="Arial Unicode MS"/>
          <w:vertAlign w:val="subscript"/>
          <w:rtl w:val="0"/>
          <w:lang w:val="en-US"/>
        </w:rPr>
        <w:t>o</w:t>
      </w:r>
      <w:r>
        <w:rPr>
          <w:rStyle w:val="page number"/>
          <w:rFonts w:cs="Arial Unicode MS" w:eastAsia="Arial Unicode MS"/>
          <w:rtl w:val="0"/>
          <w:lang w:val="en-US"/>
        </w:rPr>
        <w:t xml:space="preserve"> and F</w:t>
      </w:r>
      <w:r>
        <w:rPr>
          <w:rFonts w:cs="Arial Unicode MS" w:eastAsia="Arial Unicode MS"/>
          <w:vertAlign w:val="subscript"/>
          <w:rtl w:val="0"/>
          <w:lang w:val="en-US"/>
        </w:rPr>
        <w:t>m</w:t>
      </w:r>
      <w:r>
        <w:rPr>
          <w:rStyle w:val="page number"/>
          <w:rFonts w:cs="Arial Unicode MS" w:eastAsia="Arial Unicode MS"/>
          <w:rtl w:val="0"/>
          <w:lang w:val="en-US"/>
        </w:rPr>
        <w:t xml:space="preserve"> can then be used to derive the maximum quantum yield of photochemistry in PSII, a secondary ChlF parameter calculated as follows [18]:</w:t>
      </w:r>
    </w:p>
    <w:p>
      <w:pPr>
        <w:pStyle w:val="Body A"/>
        <w:jc w:val="center"/>
        <w:rPr>
          <w:color w:val="000000"/>
          <w:sz w:val="24"/>
        </w:rPr>
      </w:pPr>
      <m:oMath>
        <m:f>
          <m:fPr>
            <m:ctrlPr>
              <w:rPr xmlns:w="http://schemas.openxmlformats.org/wordprocessingml/2006/main">
                <w:rFonts w:ascii="Cambria Math" w:hAnsi="Cambria Math"/>
                <w:i/>
                <w:color w:val="000000"/>
                <w:sz w:val="24"/>
                <w:szCs w:val="24"/>
              </w:rPr>
            </m:ctrlPr>
            <m:type m:val="lin"/>
          </m:fPr>
          <m:num>
            <m:sSub>
              <m:e>
                <m:r>
                  <m:rPr>
                    <m:nor/>
                  </m:rPr>
                  <w:rPr xmlns:w="http://schemas.openxmlformats.org/wordprocessingml/2006/main">
                    <w:rFonts w:ascii="Cambria Math" w:hAnsi="Cambria Math"/>
                    <w:i/>
                    <w:color w:val="000000"/>
                    <w:sz w:val="24"/>
                    <w:szCs w:val="24"/>
                  </w:rPr>
                  <m:t>F</m:t>
                </m:r>
              </m:e>
              <m:sub>
                <m:r>
                  <m:rPr>
                    <m:nor/>
                  </m:rPr>
                  <w:rPr xmlns:w="http://schemas.openxmlformats.org/wordprocessingml/2006/main">
                    <w:rFonts w:ascii="Cambria Math" w:hAnsi="Cambria Math"/>
                    <w:i/>
                    <w:color w:val="000000"/>
                    <w:sz w:val="24"/>
                    <w:szCs w:val="24"/>
                  </w:rPr>
                  <m:t>v</m:t>
                </m:r>
              </m:sub>
            </m:sSub>
          </m:num>
          <m:den>
            <m:sSub>
              <m:e>
                <m:r>
                  <m:rPr>
                    <m:nor/>
                  </m:rPr>
                  <w:rPr xmlns:w="http://schemas.openxmlformats.org/wordprocessingml/2006/main">
                    <w:rFonts w:ascii="Cambria Math" w:hAnsi="Cambria Math"/>
                    <w:i/>
                    <w:color w:val="000000"/>
                    <w:sz w:val="24"/>
                    <w:szCs w:val="24"/>
                  </w:rPr>
                  <m:t>F</m:t>
                </m:r>
              </m:e>
              <m:sub>
                <m:r>
                  <m:rPr>
                    <m:nor/>
                  </m:rPr>
                  <w:rPr xmlns:w="http://schemas.openxmlformats.org/wordprocessingml/2006/main">
                    <w:rFonts w:ascii="Cambria Math" w:hAnsi="Cambria Math"/>
                    <w:i/>
                    <w:color w:val="000000"/>
                    <w:sz w:val="24"/>
                    <w:szCs w:val="24"/>
                  </w:rPr>
                  <m:t>m</m:t>
                </m:r>
              </m:sub>
            </m:sSub>
          </m:den>
        </m:f>
        <m:r>
          <m:rPr>
            <m:nor/>
          </m:rP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sSub>
              <m:e>
                <m:r>
                  <m:rPr>
                    <m:nor/>
                  </m:rPr>
                  <w:rPr xmlns:w="http://schemas.openxmlformats.org/wordprocessingml/2006/main">
                    <w:rFonts w:ascii="Cambria Math" w:hAnsi="Cambria Math"/>
                    <w:i/>
                    <w:color w:val="000000"/>
                    <w:sz w:val="24"/>
                    <w:szCs w:val="24"/>
                  </w:rPr>
                  <m:t>F</m:t>
                </m:r>
              </m:e>
              <m:sub>
                <m:r>
                  <m:rPr>
                    <m:nor/>
                  </m:rPr>
                  <w:rPr xmlns:w="http://schemas.openxmlformats.org/wordprocessingml/2006/main">
                    <w:rFonts w:ascii="Cambria Math" w:hAnsi="Cambria Math"/>
                    <w:i/>
                    <w:color w:val="000000"/>
                    <w:sz w:val="24"/>
                    <w:szCs w:val="24"/>
                  </w:rPr>
                  <m:t>m</m:t>
                </m:r>
              </m:sub>
            </m:sSub>
            <m:r>
              <m:rPr>
                <m:nor/>
              </m:rPr>
              <w:rPr xmlns:w="http://schemas.openxmlformats.org/wordprocessingml/2006/main">
                <w:rFonts w:ascii="Cambria Math" w:hAnsi="Cambria Math"/>
                <w:i/>
                <w:color w:val="000000"/>
                <w:sz w:val="24"/>
                <w:szCs w:val="24"/>
              </w:rPr>
              <m:t>-</m:t>
            </m:r>
            <m:sSub>
              <m:e>
                <m:r>
                  <m:rPr>
                    <m:nor/>
                  </m:rPr>
                  <w:rPr xmlns:w="http://schemas.openxmlformats.org/wordprocessingml/2006/main">
                    <w:rFonts w:ascii="Cambria Math" w:hAnsi="Cambria Math"/>
                    <w:i/>
                    <w:color w:val="000000"/>
                    <w:sz w:val="24"/>
                    <w:szCs w:val="24"/>
                  </w:rPr>
                  <m:t>F</m:t>
                </m:r>
              </m:e>
              <m:sub>
                <m:r>
                  <m:rPr>
                    <m:nor/>
                  </m:rPr>
                  <w:rPr xmlns:w="http://schemas.openxmlformats.org/wordprocessingml/2006/main">
                    <w:rFonts w:ascii="Cambria Math" w:hAnsi="Cambria Math"/>
                    <w:i/>
                    <w:color w:val="000000"/>
                    <w:sz w:val="24"/>
                    <w:szCs w:val="24"/>
                  </w:rPr>
                  <m:t>o</m:t>
                </m:r>
              </m:sub>
            </m:sSub>
          </m:num>
          <m:den>
            <m:sSub>
              <m:e>
                <m:r>
                  <m:rPr>
                    <m:nor/>
                  </m:rPr>
                  <w:rPr xmlns:w="http://schemas.openxmlformats.org/wordprocessingml/2006/main">
                    <w:rFonts w:ascii="Cambria Math" w:hAnsi="Cambria Math"/>
                    <w:i/>
                    <w:color w:val="000000"/>
                    <w:sz w:val="24"/>
                    <w:szCs w:val="24"/>
                  </w:rPr>
                  <m:t>F</m:t>
                </m:r>
              </m:e>
              <m:sub>
                <m:r>
                  <m:rPr>
                    <m:nor/>
                  </m:rPr>
                  <w:rPr xmlns:w="http://schemas.openxmlformats.org/wordprocessingml/2006/main">
                    <w:rFonts w:ascii="Cambria Math" w:hAnsi="Cambria Math"/>
                    <w:i/>
                    <w:color w:val="000000"/>
                    <w:sz w:val="24"/>
                    <w:szCs w:val="24"/>
                  </w:rPr>
                  <m:t>m</m:t>
                </m:r>
              </m:sub>
            </m:sSub>
          </m:den>
        </m:f>
      </m:oMath>
      <w:r>
        <w:rPr>
          <w:rStyle w:val="page number"/>
          <w:rtl w:val="0"/>
          <w:lang w:val="en-US"/>
        </w:rPr>
        <w:t xml:space="preserve"> </w:t>
      </w:r>
      <w:r>
        <w:rPr>
          <w:b w:val="1"/>
          <w:bCs w:val="1"/>
          <w:rtl w:val="0"/>
          <w:lang w:val="en-US"/>
        </w:rPr>
        <w:t>(Equation 1)</w:t>
      </w:r>
    </w:p>
    <w:p>
      <w:pPr>
        <w:pStyle w:val="Body A"/>
      </w:pPr>
      <w:r>
        <w:rPr>
          <w:rStyle w:val="page number"/>
          <w:rFonts w:cs="Arial Unicode MS" w:eastAsia="Arial Unicode MS"/>
          <w:rtl w:val="0"/>
          <w:lang w:val="en-US"/>
        </w:rPr>
        <w:t>The maximum quantum yield represents the efficiency with which an open PSII can convert absorbed light energy into chemical energy.</w:t>
      </w:r>
    </w:p>
    <w:p>
      <w:pPr>
        <w:pStyle w:val="Body A"/>
      </w:pPr>
    </w:p>
    <w:p>
      <w:pPr>
        <w:pStyle w:val="Body A"/>
      </w:pPr>
      <w:r>
        <w:rPr>
          <w:rStyle w:val="page number"/>
        </w:rPr>
        <w:drawing xmlns:a="http://schemas.openxmlformats.org/drawingml/2006/main">
          <wp:inline distT="0" distB="0" distL="0" distR="0">
            <wp:extent cx="4224162" cy="3240000"/>
            <wp:effectExtent l="0" t="0" r="0" b="0"/>
            <wp:docPr id="1073741828" name="officeArt object" descr="A graph with a line and a li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A graph with a line and a lineDescription automatically generated" descr="A graph with a line and a lineDescription automatically generated"/>
                    <pic:cNvPicPr>
                      <a:picLocks noChangeAspect="1"/>
                    </pic:cNvPicPr>
                  </pic:nvPicPr>
                  <pic:blipFill>
                    <a:blip r:embed="rId13">
                      <a:extLst/>
                    </a:blip>
                    <a:stretch>
                      <a:fillRect/>
                    </a:stretch>
                  </pic:blipFill>
                  <pic:spPr>
                    <a:xfrm>
                      <a:off x="0" y="0"/>
                      <a:ext cx="4224162" cy="3240000"/>
                    </a:xfrm>
                    <a:prstGeom prst="rect">
                      <a:avLst/>
                    </a:prstGeom>
                    <a:ln w="12700" cap="flat">
                      <a:noFill/>
                      <a:miter lim="400000"/>
                    </a:ln>
                    <a:effectLst/>
                  </pic:spPr>
                </pic:pic>
              </a:graphicData>
            </a:graphic>
          </wp:inline>
        </w:drawing>
      </w:r>
    </w:p>
    <w:p>
      <w:pPr>
        <w:pStyle w:val="Body A"/>
        <w:tabs>
          <w:tab w:val="left" w:pos="142"/>
        </w:tabs>
      </w:pPr>
      <w:r>
        <w:rPr>
          <w:b w:val="1"/>
          <w:bCs w:val="1"/>
          <w:rtl w:val="0"/>
          <w:lang w:val="en-US"/>
        </w:rPr>
        <w:t>Figure 4:</w:t>
      </w:r>
      <w:r>
        <w:rPr>
          <w:rStyle w:val="page number"/>
          <w:rtl w:val="0"/>
          <w:lang w:val="en-US"/>
        </w:rPr>
        <w:t xml:space="preserve"> Sample chlorophyll fluorescence induction curve </w:t>
      </w:r>
    </w:p>
    <w:p>
      <w:pPr>
        <w:pStyle w:val="Body"/>
        <w:rPr>
          <w:rStyle w:val="page number"/>
        </w:rPr>
      </w:pPr>
      <w:r>
        <w:rPr>
          <w:rStyle w:val="page number"/>
          <w:rtl w:val="0"/>
          <w:lang w:val="en-US"/>
        </w:rPr>
        <w:t>The brightness of the flashes and the number of sub-saturating flashlets required for full saturation varies between cultures. These experimental parameters depend on the effective absorption cross-section of photosystem II (</w:t>
      </w:r>
      <w:r>
        <w:rPr>
          <w:rStyle w:val="page number"/>
          <w:rtl w:val="0"/>
        </w:rPr>
        <w:t>σ</w:t>
      </w:r>
      <w:r>
        <w:rPr>
          <w:vertAlign w:val="subscript"/>
          <w:rtl w:val="0"/>
          <w:lang w:val="pt-PT"/>
        </w:rPr>
        <w:t>PSII</w:t>
      </w:r>
      <w:r>
        <w:rPr>
          <w:rStyle w:val="page number"/>
          <w:rtl w:val="0"/>
          <w:lang w:val="en-US"/>
        </w:rPr>
        <w:t xml:space="preserve">), estimated from the ChlF induction curve during the saturation phase [46]. </w:t>
      </w:r>
      <w:r>
        <w:rPr>
          <w:rStyle w:val="page number"/>
          <w:rtl w:val="0"/>
        </w:rPr>
        <w:t>σ</w:t>
      </w:r>
      <w:r>
        <w:rPr>
          <w:vertAlign w:val="subscript"/>
          <w:rtl w:val="0"/>
          <w:lang w:val="pt-PT"/>
        </w:rPr>
        <w:t>PSII</w:t>
      </w:r>
      <w:r>
        <w:rPr>
          <w:rStyle w:val="page number"/>
          <w:rtl w:val="0"/>
          <w:lang w:val="en-US"/>
        </w:rPr>
        <w:t xml:space="preserve"> represents the probability of light capture by the PSII antenna bed associated with the dark-adapted PSII [18,47]. When </w:t>
      </w:r>
      <w:r>
        <w:rPr>
          <w:rStyle w:val="page number"/>
          <w:rtl w:val="0"/>
        </w:rPr>
        <w:t>σ</w:t>
      </w:r>
      <w:r>
        <w:rPr>
          <w:vertAlign w:val="subscript"/>
          <w:rtl w:val="0"/>
          <w:lang w:val="pt-PT"/>
        </w:rPr>
        <w:t>PSII</w:t>
      </w:r>
      <w:r>
        <w:rPr>
          <w:rStyle w:val="page number"/>
          <w:rtl w:val="0"/>
          <w:lang w:val="en-US"/>
        </w:rPr>
        <w:t xml:space="preserve"> is larger, dimmer or fewer flashes are required to saturate the population of PSII while preventing the stress or double hits associated with excess light [47]. Conversely, a small </w:t>
      </w:r>
      <w:r>
        <w:rPr>
          <w:rStyle w:val="page number"/>
          <w:rtl w:val="0"/>
        </w:rPr>
        <w:t>σ</w:t>
      </w:r>
      <w:r>
        <w:rPr>
          <w:vertAlign w:val="subscript"/>
          <w:rtl w:val="0"/>
          <w:lang w:val="pt-PT"/>
        </w:rPr>
        <w:t xml:space="preserve">PSII </w:t>
      </w:r>
      <w:r>
        <w:rPr>
          <w:rStyle w:val="page number"/>
          <w:rtl w:val="0"/>
          <w:lang w:val="en-US"/>
        </w:rPr>
        <w:t xml:space="preserve">requires brighter or more numerous flashlets to ensure that the proportion of closed reaction centres increases progressively to saturation. If the brightness and number of sub-saturating flashlets are appropriate for the culture, the fluorescence will reach a plateau after approximately 70-80% of the flashlets, as depicted in Figure 4 [46]. </w:t>
      </w:r>
    </w:p>
    <w:p>
      <w:pPr>
        <w:pStyle w:val="Body"/>
      </w:pPr>
      <w:r>
        <w:rPr>
          <w:rStyle w:val="page number"/>
          <w:rtl w:val="0"/>
          <w:lang w:val="en-US"/>
        </w:rPr>
        <w:t xml:space="preserve">Each flash is short and bright enough to deliver, on average, one photon to each PSII, initiating a transition between S-States for each PSII. Thus, as sequential flashes are applied to the culture, each individual PSII is driven through the four S-States (Figure 5) [28]. As the oxygen-evolving complex of PSII  moves between S-States, it alters the system's kinetics and free energy [25]. Since the energy allocated to ChlF is modulated by the energy allotted to photochemistry and thermalization,  the yield of ChlF varies between S-States [18,26]. </w:t>
      </w:r>
    </w:p>
    <w:p>
      <w:pPr>
        <w:pStyle w:val="Body A"/>
      </w:pPr>
    </w:p>
    <w:p>
      <w:pPr>
        <w:pStyle w:val="Body A"/>
      </w:pPr>
      <w:r>
        <w:rPr>
          <w14:textOutline w14:w="12700" w14:cap="flat">
            <w14:noFill/>
            <w14:miter w14:lim="400000"/>
          </w14:textOutline>
        </w:rPr>
        <w:drawing xmlns:a="http://schemas.openxmlformats.org/drawingml/2006/main">
          <wp:inline distT="0" distB="0" distL="0" distR="0">
            <wp:extent cx="5943600" cy="2453005"/>
            <wp:effectExtent l="0" t="0" r="0" b="0"/>
            <wp:docPr id="1073741829" name="officeArt object" descr="Picture 4"/>
            <wp:cNvGraphicFramePr/>
            <a:graphic xmlns:a="http://schemas.openxmlformats.org/drawingml/2006/main">
              <a:graphicData uri="http://schemas.openxmlformats.org/drawingml/2006/picture">
                <pic:pic xmlns:pic="http://schemas.openxmlformats.org/drawingml/2006/picture">
                  <pic:nvPicPr>
                    <pic:cNvPr id="1073741829" name="Picture 4" descr="Picture 4"/>
                    <pic:cNvPicPr>
                      <a:picLocks noChangeAspect="1"/>
                    </pic:cNvPicPr>
                  </pic:nvPicPr>
                  <pic:blipFill>
                    <a:blip r:embed="rId14">
                      <a:extLst/>
                    </a:blip>
                    <a:stretch>
                      <a:fillRect/>
                    </a:stretch>
                  </pic:blipFill>
                  <pic:spPr>
                    <a:xfrm>
                      <a:off x="0" y="0"/>
                      <a:ext cx="5943600" cy="2453005"/>
                    </a:xfrm>
                    <a:prstGeom prst="rect">
                      <a:avLst/>
                    </a:prstGeom>
                    <a:ln w="12700" cap="flat">
                      <a:noFill/>
                      <a:miter lim="400000"/>
                    </a:ln>
                    <a:effectLst/>
                  </pic:spPr>
                </pic:pic>
              </a:graphicData>
            </a:graphic>
          </wp:inline>
        </w:drawing>
      </w:r>
    </w:p>
    <w:p>
      <w:pPr>
        <w:pStyle w:val="Body A"/>
        <w:rPr>
          <w:rStyle w:val="page number"/>
        </w:rPr>
      </w:pPr>
      <w:r>
        <w:rPr>
          <w:rFonts w:cs="Arial Unicode MS" w:eastAsia="Arial Unicode MS"/>
          <w:b w:val="1"/>
          <w:bCs w:val="1"/>
          <w:rtl w:val="0"/>
          <w:lang w:val="en-US"/>
        </w:rPr>
        <w:t>Figure 5:</w:t>
      </w:r>
      <w:r>
        <w:rPr>
          <w:rStyle w:val="page number"/>
          <w:rFonts w:cs="Arial Unicode MS" w:eastAsia="Arial Unicode MS"/>
          <w:rtl w:val="0"/>
          <w:lang w:val="en-US"/>
        </w:rPr>
        <w:t xml:space="preserve"> Repeated single-turnover excitation of variable chlorophyll fluorescence for monitoring the S-State cycling in PSII during photosynthesis. Sequential flashes drive S-State transitions from S</w:t>
      </w:r>
      <w:r>
        <w:rPr>
          <w:rFonts w:cs="Arial Unicode MS" w:eastAsia="Arial Unicode MS"/>
          <w:vertAlign w:val="subscript"/>
          <w:rtl w:val="0"/>
          <w:lang w:val="en-US"/>
        </w:rPr>
        <w:t>0</w:t>
      </w:r>
      <w:r>
        <w:rPr>
          <w:rStyle w:val="page number"/>
          <w:rFonts w:cs="Arial Unicode MS" w:eastAsia="Arial Unicode MS"/>
          <w:rtl w:val="0"/>
          <w:lang w:val="en-US"/>
        </w:rPr>
        <w:t xml:space="preserve"> to S</w:t>
      </w:r>
      <w:r>
        <w:rPr>
          <w:rFonts w:cs="Arial Unicode MS" w:eastAsia="Arial Unicode MS"/>
          <w:vertAlign w:val="subscript"/>
          <w:rtl w:val="0"/>
          <w:lang w:val="en-US"/>
        </w:rPr>
        <w:t>1</w:t>
      </w:r>
      <w:r>
        <w:rPr>
          <w:rStyle w:val="page number"/>
          <w:rFonts w:cs="Arial Unicode MS" w:eastAsia="Arial Unicode MS"/>
          <w:rtl w:val="0"/>
          <w:lang w:val="en-US"/>
        </w:rPr>
        <w:t>, S</w:t>
      </w:r>
      <w:r>
        <w:rPr>
          <w:rFonts w:cs="Arial Unicode MS" w:eastAsia="Arial Unicode MS"/>
          <w:vertAlign w:val="subscript"/>
          <w:rtl w:val="0"/>
          <w:lang w:val="en-US"/>
        </w:rPr>
        <w:t>1</w:t>
      </w:r>
      <w:r>
        <w:rPr>
          <w:rStyle w:val="page number"/>
          <w:rFonts w:cs="Arial Unicode MS" w:eastAsia="Arial Unicode MS"/>
          <w:rtl w:val="0"/>
          <w:lang w:val="en-US"/>
        </w:rPr>
        <w:t xml:space="preserve"> to S</w:t>
      </w:r>
      <w:r>
        <w:rPr>
          <w:rFonts w:cs="Arial Unicode MS" w:eastAsia="Arial Unicode MS"/>
          <w:vertAlign w:val="subscript"/>
          <w:rtl w:val="0"/>
          <w:lang w:val="en-US"/>
        </w:rPr>
        <w:t>2</w:t>
      </w:r>
      <w:r>
        <w:rPr>
          <w:rStyle w:val="page number"/>
          <w:rFonts w:cs="Arial Unicode MS" w:eastAsia="Arial Unicode MS"/>
          <w:rtl w:val="0"/>
          <w:lang w:val="en-US"/>
        </w:rPr>
        <w:t>, S</w:t>
      </w:r>
      <w:r>
        <w:rPr>
          <w:rFonts w:cs="Arial Unicode MS" w:eastAsia="Arial Unicode MS"/>
          <w:vertAlign w:val="subscript"/>
          <w:rtl w:val="0"/>
          <w:lang w:val="en-US"/>
        </w:rPr>
        <w:t>2</w:t>
      </w:r>
      <w:r>
        <w:rPr>
          <w:rStyle w:val="page number"/>
          <w:rFonts w:cs="Arial Unicode MS" w:eastAsia="Arial Unicode MS"/>
          <w:rtl w:val="0"/>
          <w:lang w:val="en-US"/>
        </w:rPr>
        <w:t xml:space="preserve"> to</w:t>
      </w:r>
      <w:r>
        <w:rPr>
          <w:rFonts w:cs="Arial Unicode MS" w:eastAsia="Arial Unicode MS"/>
          <w:vertAlign w:val="subscript"/>
          <w:rtl w:val="0"/>
          <w:lang w:val="en-US"/>
        </w:rPr>
        <w:t xml:space="preserve"> </w:t>
      </w:r>
      <w:r>
        <w:rPr>
          <w:rStyle w:val="page number"/>
          <w:rFonts w:cs="Arial Unicode MS" w:eastAsia="Arial Unicode MS"/>
          <w:rtl w:val="0"/>
          <w:lang w:val="en-US"/>
        </w:rPr>
        <w:t>S</w:t>
      </w:r>
      <w:r>
        <w:rPr>
          <w:rFonts w:cs="Arial Unicode MS" w:eastAsia="Arial Unicode MS"/>
          <w:vertAlign w:val="subscript"/>
          <w:rtl w:val="0"/>
          <w:lang w:val="en-US"/>
        </w:rPr>
        <w:t>3</w:t>
      </w:r>
      <w:r>
        <w:rPr>
          <w:rStyle w:val="page number"/>
          <w:rFonts w:cs="Arial Unicode MS" w:eastAsia="Arial Unicode MS"/>
          <w:rtl w:val="0"/>
          <w:lang w:val="en-US"/>
        </w:rPr>
        <w:t>, and S</w:t>
      </w:r>
      <w:r>
        <w:rPr>
          <w:rFonts w:cs="Arial Unicode MS" w:eastAsia="Arial Unicode MS"/>
          <w:vertAlign w:val="subscript"/>
          <w:rtl w:val="0"/>
          <w:lang w:val="en-US"/>
        </w:rPr>
        <w:t xml:space="preserve">3 </w:t>
      </w:r>
      <w:r>
        <w:rPr>
          <w:rStyle w:val="page number"/>
          <w:rFonts w:cs="Arial Unicode MS" w:eastAsia="Arial Unicode MS"/>
          <w:rtl w:val="0"/>
          <w:lang w:val="en-US"/>
        </w:rPr>
        <w:t>to the transient S</w:t>
      </w:r>
      <w:r>
        <w:rPr>
          <w:rFonts w:cs="Arial Unicode MS" w:eastAsia="Arial Unicode MS"/>
          <w:vertAlign w:val="subscript"/>
          <w:rtl w:val="0"/>
          <w:lang w:val="en-US"/>
        </w:rPr>
        <w:t>4</w:t>
      </w:r>
      <w:r>
        <w:rPr>
          <w:rStyle w:val="page number"/>
          <w:rFonts w:cs="Arial Unicode MS" w:eastAsia="Arial Unicode MS"/>
          <w:rtl w:val="0"/>
          <w:lang w:val="en-US"/>
        </w:rPr>
        <w:t xml:space="preserve"> state, which rapidly decays to S</w:t>
      </w:r>
      <w:r>
        <w:rPr>
          <w:rFonts w:cs="Arial Unicode MS" w:eastAsia="Arial Unicode MS"/>
          <w:vertAlign w:val="subscript"/>
          <w:rtl w:val="0"/>
          <w:lang w:val="en-US"/>
        </w:rPr>
        <w:t>0</w:t>
      </w:r>
      <w:r>
        <w:rPr>
          <w:rStyle w:val="page number"/>
          <w:rFonts w:cs="Arial Unicode MS" w:eastAsia="Arial Unicode MS"/>
          <w:rtl w:val="0"/>
          <w:lang w:val="en-US"/>
        </w:rPr>
        <w:t>.</w:t>
      </w:r>
    </w:p>
    <w:p>
      <w:pPr>
        <w:pStyle w:val="Body"/>
      </w:pPr>
      <w:r>
        <w:rPr>
          <w:rStyle w:val="page number"/>
          <w:rtl w:val="0"/>
          <w:lang w:val="en-US"/>
        </w:rPr>
        <w:t>In an idealized culture, the population of PSII will cycle synchronously, reflected by an ongoing oscillation in chlorophyll fluorescence with a period of four (Figure 5) [30]. However, a recombination reaction, representing the loss of charge separation, will cause a missed step in the S-State cycling of an individual PSII. As more recombination events occur, desynchronization of S-State cycling among the population of PSII will scramble the periodic changes in ChlF, dampening the observed oscillation of the population-level fluorescence [30]. Prolonged synchronous cycling thus reflects fewer wasteful recombination reactions at the level of each PSII and thus, more efficient photosynthetic energy conversion.</w:t>
      </w:r>
    </w:p>
    <w:p>
      <w:pPr>
        <w:pStyle w:val="Heading 3"/>
      </w:pPr>
      <w:bookmarkStart w:name="_Toc15" w:id="17"/>
      <w:r>
        <w:rPr>
          <w:rStyle w:val="page number"/>
          <w:rFonts w:cs="Arial Unicode MS" w:eastAsia="Arial Unicode MS"/>
          <w:rtl w:val="0"/>
          <w:lang w:val="en-US"/>
        </w:rPr>
        <w:t>Measurement Conditions</w:t>
      </w:r>
      <w:bookmarkEnd w:id="17"/>
    </w:p>
    <w:p>
      <w:pPr>
        <w:pStyle w:val="Body"/>
      </w:pPr>
      <w:r>
        <w:rPr>
          <w:rStyle w:val="page number"/>
          <w:rtl w:val="0"/>
          <w:lang w:val="en-US"/>
        </w:rPr>
        <w:t>By evaluating the S-State cycling of polar and temperate taxa of diatoms and green algae under a range of effective light levels and measurement temperatures (Table 2), we can determine if polar taxa have evolved to increase photosynthetic energy conversion efficiency by minimizing inefficient recombination reactions.</w:t>
      </w:r>
    </w:p>
    <w:p>
      <w:pPr>
        <w:pStyle w:val="Body"/>
        <w:rPr>
          <w:rStyle w:val="page number"/>
        </w:rPr>
      </w:pPr>
      <w:r>
        <w:rPr>
          <w:rStyle w:val="page number"/>
          <w:rtl w:val="0"/>
          <w:lang w:val="en-US"/>
        </w:rPr>
        <w:t xml:space="preserve"> Measurement temperatures ranged from 0 to 28</w:t>
      </w:r>
      <w:r>
        <w:rPr>
          <w:rStyle w:val="page number"/>
          <w:rtl w:val="0"/>
          <w:lang w:val="it-IT"/>
        </w:rPr>
        <w:t>°</w:t>
      </w:r>
      <w:r>
        <w:rPr>
          <w:rStyle w:val="page number"/>
          <w:rtl w:val="0"/>
          <w:lang w:val="en-US"/>
        </w:rPr>
        <w:t xml:space="preserve">C, depending on the taxa (Table 2). While light absorption and energy transfer in PSII are not temperature-sensitive, the redox reactions associated with downstream electron transport can be highly temperature-dependent [38]. Notably, the incidence of charge recombination typically decreases with temperature due to the thermal sensitivity of recombination enzymes [48]. However, this effect may be minimized in strains possessing adaptive mechanisms to regulate photosynthetic electron flow, S-State transitions, and energy partitioning [38]. Thus, comparing S-State cycling across measurement temperatures helps unravel the properties of the photosynthetic apparatus. </w:t>
      </w:r>
    </w:p>
    <w:p>
      <w:pPr>
        <w:pStyle w:val="Body"/>
      </w:pPr>
      <w:r>
        <w:rPr>
          <w:rStyle w:val="page number"/>
          <w:rtl w:val="0"/>
          <w:lang w:val="en-US"/>
        </w:rPr>
        <w:t xml:space="preserve">Altering the spacing between sequential flashes can simulate varying effective light conditions. At higher light levels, more photons arrive per unit of time, corresponding to shorter spacing between saturating flashes in our measurement protocol (Figure 5). Cultures were evaluated at flash spacings of 1, 2, 4, 8, and 16 seconds. Corresponding to the effective light levels calculated using the </w:t>
      </w:r>
      <w:r>
        <w:rPr>
          <w:rStyle w:val="page number"/>
          <w:rtl w:val="0"/>
        </w:rPr>
        <w:t>σ</w:t>
      </w:r>
      <w:r>
        <w:rPr>
          <w:vertAlign w:val="subscript"/>
          <w:rtl w:val="0"/>
          <w:lang w:val="pt-PT"/>
        </w:rPr>
        <w:t>PSII</w:t>
      </w:r>
      <w:r>
        <w:rPr>
          <w:rStyle w:val="page number"/>
          <w:rtl w:val="0"/>
          <w:lang w:val="en-US"/>
        </w:rPr>
        <w:t xml:space="preserve"> for each unique measurement condition as follows: </w:t>
      </w:r>
    </w:p>
    <w:p>
      <w:pPr>
        <w:pStyle w:val="Body A"/>
        <w:spacing w:line="480" w:lineRule="auto"/>
        <w:jc w:val="center"/>
        <w:rPr>
          <w:color w:val="000000"/>
          <w:sz w:val="24"/>
        </w:rPr>
      </w:pPr>
      <m:oMath>
        <m:r>
          <m:rPr>
            <m:nor/>
          </m:rPr>
          <w:rPr xmlns:w="http://schemas.openxmlformats.org/wordprocessingml/2006/main">
            <w:rFonts w:ascii="Cambria Math" w:hAnsi="Cambria Math"/>
            <w:i/>
            <w:color w:val="000000"/>
            <w:sz w:val="23"/>
            <w:szCs w:val="23"/>
          </w:rPr>
          <m:t>Light</m:t>
        </m:r>
        <m:d>
          <m:dPr>
            <m:ctrlPr>
              <w:rPr xmlns:w="http://schemas.openxmlformats.org/wordprocessingml/2006/main">
                <w:rFonts w:ascii="Cambria Math" w:hAnsi="Cambria Math"/>
                <w:i/>
                <w:color w:val="000000"/>
                <w:sz w:val="23"/>
                <w:szCs w:val="23"/>
              </w:rPr>
            </m:ctrlPr>
          </m:dPr>
          <m:e>
            <m:r>
              <m:rPr>
                <m:nor/>
              </m:rPr>
              <w:rPr xmlns:w="http://schemas.openxmlformats.org/wordprocessingml/2006/main">
                <w:rFonts w:ascii="Cambria Math" w:hAnsi="Cambria Math"/>
                <w:i/>
                <w:color w:val="000000"/>
                <w:sz w:val="23"/>
                <w:szCs w:val="23"/>
              </w:rPr>
              <m:t>μmol γ</m:t>
            </m:r>
            <m:sSup>
              <m:e>
                <m:r>
                  <m:rPr>
                    <m:nor/>
                  </m:rPr>
                  <w:rPr xmlns:w="http://schemas.openxmlformats.org/wordprocessingml/2006/main">
                    <w:rFonts w:ascii="Cambria Math" w:hAnsi="Cambria Math"/>
                    <w:i/>
                    <w:color w:val="000000"/>
                    <w:sz w:val="23"/>
                    <w:szCs w:val="23"/>
                  </w:rPr>
                  <m:t>m</m:t>
                </m:r>
              </m:e>
              <m:sup>
                <m:r>
                  <m:rPr>
                    <m:nor/>
                  </m:rPr>
                  <w:rPr xmlns:w="http://schemas.openxmlformats.org/wordprocessingml/2006/main">
                    <w:rFonts w:ascii="Cambria Math" w:hAnsi="Cambria Math"/>
                    <w:i/>
                    <w:color w:val="000000"/>
                    <w:sz w:val="23"/>
                    <w:szCs w:val="23"/>
                  </w:rPr>
                  <m:t>-2</m:t>
                </m:r>
              </m:sup>
            </m:sSup>
            <m:sSup>
              <m:e>
                <m:r>
                  <m:rPr>
                    <m:nor/>
                  </m:rPr>
                  <w:rPr xmlns:w="http://schemas.openxmlformats.org/wordprocessingml/2006/main">
                    <w:rFonts w:ascii="Cambria Math" w:hAnsi="Cambria Math"/>
                    <w:i/>
                    <w:color w:val="000000"/>
                    <w:sz w:val="23"/>
                    <w:szCs w:val="23"/>
                  </w:rPr>
                  <m:t>s</m:t>
                </m:r>
              </m:e>
              <m:sup>
                <m:r>
                  <m:rPr>
                    <m:nor/>
                  </m:rPr>
                  <w:rPr xmlns:w="http://schemas.openxmlformats.org/wordprocessingml/2006/main">
                    <w:rFonts w:ascii="Cambria Math" w:hAnsi="Cambria Math"/>
                    <w:i/>
                    <w:color w:val="000000"/>
                    <w:sz w:val="23"/>
                    <w:szCs w:val="23"/>
                  </w:rPr>
                  <m:t>-1</m:t>
                </m:r>
              </m:sup>
            </m:sSup>
          </m:e>
        </m:d>
        <m:r>
          <m:rPr>
            <m:nor/>
          </m:rP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r>
              <m:rPr>
                <m:nor/>
              </m:rPr>
              <w:rPr xmlns:w="http://schemas.openxmlformats.org/wordprocessingml/2006/main">
                <w:rFonts w:ascii="Cambria Math" w:hAnsi="Cambria Math"/>
                <w:i/>
                <w:color w:val="000000"/>
                <w:sz w:val="23"/>
                <w:szCs w:val="23"/>
              </w:rPr>
              <m:t>1</m:t>
            </m:r>
          </m:num>
          <m:den>
            <m:r>
              <m:rPr>
                <m:nor/>
              </m:rPr>
              <w:rPr xmlns:w="http://schemas.openxmlformats.org/wordprocessingml/2006/main">
                <w:rFonts w:ascii="Cambria Math" w:hAnsi="Cambria Math"/>
                <w:i/>
                <w:color w:val="000000"/>
                <w:sz w:val="23"/>
                <w:szCs w:val="23"/>
              </w:rPr>
              <m:t>flash spacing (s)</m:t>
            </m:r>
          </m:den>
        </m:f>
        <m:r>
          <m:rPr>
            <m:nor/>
          </m:rP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r>
              <m:rPr>
                <m:nor/>
              </m:rPr>
              <w:rPr xmlns:w="http://schemas.openxmlformats.org/wordprocessingml/2006/main">
                <w:rFonts w:ascii="Cambria Math" w:hAnsi="Cambria Math"/>
                <w:i/>
                <w:color w:val="000000"/>
                <w:sz w:val="23"/>
                <w:szCs w:val="23"/>
              </w:rPr>
              <m:t>1</m:t>
            </m:r>
          </m:num>
          <m:den>
            <m:sSub>
              <m:e>
                <m:r>
                  <m:rPr>
                    <m:nor/>
                  </m:rPr>
                  <w:rPr xmlns:w="http://schemas.openxmlformats.org/wordprocessingml/2006/main">
                    <w:rFonts w:ascii="Cambria Math" w:hAnsi="Cambria Math"/>
                    <w:i/>
                    <w:color w:val="000000"/>
                    <w:sz w:val="23"/>
                    <w:szCs w:val="23"/>
                  </w:rPr>
                  <m:t>σ</m:t>
                </m:r>
              </m:e>
              <m:sub>
                <m:r>
                  <m:rPr>
                    <m:nor/>
                  </m:rPr>
                  <w:rPr xmlns:w="http://schemas.openxmlformats.org/wordprocessingml/2006/main">
                    <w:rFonts w:ascii="Cambria Math" w:hAnsi="Cambria Math"/>
                    <w:i/>
                    <w:color w:val="000000"/>
                    <w:sz w:val="23"/>
                    <w:szCs w:val="23"/>
                  </w:rPr>
                  <m:t>PSII</m:t>
                </m:r>
              </m:sub>
            </m:sSub>
            <m:r>
              <m:rPr>
                <m:nor/>
              </m:rPr>
              <w:rPr xmlns:w="http://schemas.openxmlformats.org/wordprocessingml/2006/main">
                <w:rFonts w:ascii="Cambria Math" w:hAnsi="Cambria Math"/>
                <w:i/>
                <w:color w:val="000000"/>
                <w:sz w:val="23"/>
                <w:szCs w:val="23"/>
              </w:rPr>
              <m:t>(</m:t>
            </m:r>
            <m:sSup>
              <m:e>
                <m:r>
                  <m:rPr>
                    <m:nor/>
                  </m:rPr>
                  <w:rPr xmlns:w="http://schemas.openxmlformats.org/wordprocessingml/2006/main">
                    <w:rFonts w:ascii="Cambria Math" w:hAnsi="Cambria Math"/>
                    <w:i/>
                    <w:color w:val="000000"/>
                    <w:sz w:val="23"/>
                    <w:szCs w:val="23"/>
                  </w:rPr>
                  <m:t>Å</m:t>
                </m:r>
              </m:e>
              <m:sup>
                <m:r>
                  <m:rPr>
                    <m:nor/>
                  </m:rPr>
                  <w:rPr xmlns:w="http://schemas.openxmlformats.org/wordprocessingml/2006/main">
                    <w:rFonts w:ascii="Cambria Math" w:hAnsi="Cambria Math"/>
                    <w:i/>
                    <w:color w:val="000000"/>
                    <w:sz w:val="23"/>
                    <w:szCs w:val="23"/>
                  </w:rPr>
                  <m:t>2</m:t>
                </m:r>
              </m:sup>
            </m:sSup>
            <m:sSup>
              <m:e>
                <m:r>
                  <m:rPr>
                    <m:nor/>
                  </m:rPr>
                  <w:rPr xmlns:w="http://schemas.openxmlformats.org/wordprocessingml/2006/main">
                    <w:rFonts w:ascii="Cambria Math" w:hAnsi="Cambria Math"/>
                    <w:i/>
                    <w:color w:val="000000"/>
                    <w:sz w:val="23"/>
                    <w:szCs w:val="23"/>
                  </w:rPr>
                  <m:t>γ</m:t>
                </m:r>
              </m:e>
              <m:sup>
                <m:r>
                  <m:rPr>
                    <m:nor/>
                  </m:rPr>
                  <w:rPr xmlns:w="http://schemas.openxmlformats.org/wordprocessingml/2006/main">
                    <w:rFonts w:ascii="Cambria Math" w:hAnsi="Cambria Math"/>
                    <w:i/>
                    <w:color w:val="000000"/>
                    <w:sz w:val="23"/>
                    <w:szCs w:val="23"/>
                  </w:rPr>
                  <m:t>-1</m:t>
                </m:r>
              </m:sup>
            </m:sSup>
            <m:r>
              <m:rPr>
                <m:nor/>
              </m:rPr>
              <w:rPr xmlns:w="http://schemas.openxmlformats.org/wordprocessingml/2006/main">
                <w:rFonts w:ascii="Cambria Math" w:hAnsi="Cambria Math"/>
                <w:i/>
                <w:color w:val="000000"/>
                <w:sz w:val="23"/>
                <w:szCs w:val="23"/>
              </w:rPr>
              <m:t>)</m:t>
            </m:r>
          </m:den>
        </m:f>
        <m:r>
          <m:rPr>
            <m:nor/>
          </m:rP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r>
              <m:rPr>
                <m:nor/>
              </m:rPr>
              <w:rPr xmlns:w="http://schemas.openxmlformats.org/wordprocessingml/2006/main">
                <w:rFonts w:ascii="Cambria Math" w:hAnsi="Cambria Math"/>
                <w:i/>
                <w:color w:val="000000"/>
                <w:sz w:val="23"/>
                <w:szCs w:val="23"/>
              </w:rPr>
              <m:t>1</m:t>
            </m:r>
            <m:sSup>
              <m:e>
                <m:r>
                  <m:rPr>
                    <m:nor/>
                  </m:rPr>
                  <w:rPr xmlns:w="http://schemas.openxmlformats.org/wordprocessingml/2006/main">
                    <w:rFonts w:ascii="Cambria Math" w:hAnsi="Cambria Math"/>
                    <w:i/>
                    <w:color w:val="000000"/>
                    <w:sz w:val="23"/>
                    <w:szCs w:val="23"/>
                  </w:rPr>
                  <m:t>m</m:t>
                </m:r>
              </m:e>
              <m:sup>
                <m:r>
                  <m:rPr>
                    <m:nor/>
                  </m:rPr>
                  <w:rPr xmlns:w="http://schemas.openxmlformats.org/wordprocessingml/2006/main">
                    <w:rFonts w:ascii="Cambria Math" w:hAnsi="Cambria Math"/>
                    <w:i/>
                    <w:color w:val="000000"/>
                    <w:sz w:val="23"/>
                    <w:szCs w:val="23"/>
                  </w:rPr>
                  <m:t>2</m:t>
                </m:r>
              </m:sup>
            </m:sSup>
          </m:num>
          <m:den>
            <m:r>
              <m:rPr>
                <m:nor/>
              </m:rPr>
              <w:rPr xmlns:w="http://schemas.openxmlformats.org/wordprocessingml/2006/main">
                <w:rFonts w:ascii="Cambria Math" w:hAnsi="Cambria Math"/>
                <w:i/>
                <w:color w:val="000000"/>
                <w:sz w:val="23"/>
                <w:szCs w:val="23"/>
              </w:rPr>
              <m:t>1E20</m:t>
            </m:r>
            <m:sSup>
              <m:e>
                <m:r>
                  <m:rPr>
                    <m:nor/>
                  </m:rPr>
                  <w:rPr xmlns:w="http://schemas.openxmlformats.org/wordprocessingml/2006/main">
                    <w:rFonts w:ascii="Cambria Math" w:hAnsi="Cambria Math"/>
                    <w:i/>
                    <w:color w:val="000000"/>
                    <w:sz w:val="23"/>
                    <w:szCs w:val="23"/>
                  </w:rPr>
                  <m:t>Å</m:t>
                </m:r>
              </m:e>
              <m:sup>
                <m:r>
                  <m:rPr>
                    <m:nor/>
                  </m:rPr>
                  <w:rPr xmlns:w="http://schemas.openxmlformats.org/wordprocessingml/2006/main">
                    <w:rFonts w:ascii="Cambria Math" w:hAnsi="Cambria Math"/>
                    <w:i/>
                    <w:color w:val="000000"/>
                    <w:sz w:val="23"/>
                    <w:szCs w:val="23"/>
                  </w:rPr>
                  <m:t>2</m:t>
                </m:r>
              </m:sup>
            </m:sSup>
          </m:den>
        </m:f>
        <m:r>
          <m:rPr>
            <m:nor/>
          </m:rP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r>
              <m:rPr>
                <m:nor/>
              </m:rPr>
              <w:rPr xmlns:w="http://schemas.openxmlformats.org/wordprocessingml/2006/main">
                <w:rFonts w:ascii="Cambria Math" w:hAnsi="Cambria Math"/>
                <w:i/>
                <w:color w:val="000000"/>
                <w:sz w:val="23"/>
                <w:szCs w:val="23"/>
              </w:rPr>
              <m:t>1 μmol</m:t>
            </m:r>
          </m:num>
          <m:den>
            <m:r>
              <m:rPr>
                <m:nor/>
              </m:rPr>
              <w:rPr xmlns:w="http://schemas.openxmlformats.org/wordprocessingml/2006/main">
                <w:rFonts w:ascii="Cambria Math" w:hAnsi="Cambria Math"/>
                <w:i/>
                <w:color w:val="000000"/>
                <w:sz w:val="23"/>
                <w:szCs w:val="23"/>
              </w:rPr>
              <m:t>6.022E17γ</m:t>
            </m:r>
          </m:den>
        </m:f>
      </m:oMath>
      <w:r>
        <w:rPr>
          <w:rStyle w:val="page number"/>
          <w:rtl w:val="0"/>
          <w:lang w:val="en-US"/>
        </w:rPr>
        <w:t xml:space="preserve"> </w:t>
      </w:r>
      <w:r>
        <w:rPr>
          <w:b w:val="1"/>
          <w:bCs w:val="1"/>
          <w:rtl w:val="0"/>
          <w:lang w:val="en-US"/>
        </w:rPr>
        <w:t>(Equation 2)</w:t>
      </w:r>
    </w:p>
    <w:p>
      <w:pPr>
        <w:pStyle w:val="Body"/>
      </w:pPr>
      <w:r>
        <w:rPr>
          <w:rStyle w:val="page number"/>
          <w:rtl w:val="0"/>
          <w:lang w:val="en-US"/>
        </w:rPr>
        <w:t xml:space="preserve">The conversion of flash spacing to light levels yielded similar ranges of effective measurement light levels for each strain (Table 2). For comparison, full sunlight at the sea surface is ~ 2000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-1</w:t>
      </w:r>
      <w:r>
        <w:rPr>
          <w:rStyle w:val="page number"/>
          <w:rtl w:val="0"/>
          <w:lang w:val="en-US"/>
        </w:rPr>
        <w:t xml:space="preserve">, so our measurement light ranges ~ 5 orders of magnitude lower than full sunlight, and ~ 3 orders of magnitude below the ~ 20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 xml:space="preserve">-1 </w:t>
      </w:r>
      <w:r>
        <w:rPr>
          <w:rStyle w:val="page number"/>
          <w:rtl w:val="0"/>
          <w:lang w:val="en-US"/>
        </w:rPr>
        <w:t>threshold, used to define the conventional bottom of the photic zone supporting photosynthetic productivity in the oceans [2].</w:t>
      </w:r>
    </w:p>
    <w:p>
      <w:pPr>
        <w:pStyle w:val="Body A"/>
      </w:pPr>
    </w:p>
    <w:p>
      <w:pPr>
        <w:pStyle w:val="Body A"/>
      </w:pPr>
      <w:r>
        <w:rPr>
          <w:rFonts w:cs="Arial Unicode MS" w:eastAsia="Arial Unicode MS"/>
          <w:b w:val="1"/>
          <w:bCs w:val="1"/>
          <w:rtl w:val="0"/>
          <w:lang w:val="en-US"/>
        </w:rPr>
        <w:t>Table 2:</w:t>
      </w:r>
      <w:r>
        <w:rPr>
          <w:rStyle w:val="page number"/>
          <w:rFonts w:cs="Arial Unicode MS" w:eastAsia="Arial Unicode MS"/>
          <w:rtl w:val="0"/>
          <w:lang w:val="en-US"/>
        </w:rPr>
        <w:t xml:space="preserve"> Measurement conditions by strain  </w:t>
      </w: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1d7"/>
        <w:tblLayout w:type="fixed"/>
      </w:tblPr>
      <w:tblGrid>
        <w:gridCol w:w="2122"/>
        <w:gridCol w:w="2126"/>
        <w:gridCol w:w="2410"/>
        <w:gridCol w:w="2692"/>
      </w:tblGrid>
      <w:tr>
        <w:tblPrEx>
          <w:shd w:val="clear" w:color="auto" w:fill="cad1d7"/>
        </w:tblPrEx>
        <w:trPr>
          <w:trHeight w:val="687" w:hRule="atLeast"/>
        </w:trPr>
        <w:tc>
          <w:tcPr>
            <w:tcW w:type="dxa" w:w="2122"/>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312" w:lineRule="auto"/>
              <w:ind w:firstLine="0"/>
            </w:pPr>
            <w:r>
              <w:rPr>
                <w:shd w:val="nil" w:color="auto" w:fill="auto"/>
                <w:rtl w:val="0"/>
                <w:lang w:val="en-US"/>
              </w:rPr>
              <w:t>Strain</w:t>
            </w:r>
          </w:p>
        </w:tc>
        <w:tc>
          <w:tcPr>
            <w:tcW w:type="dxa" w:w="212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312" w:lineRule="auto"/>
              <w:ind w:firstLine="0"/>
            </w:pPr>
            <w:r>
              <w:rPr>
                <w:shd w:val="nil" w:color="auto" w:fill="auto"/>
                <w:rtl w:val="0"/>
                <w:lang w:val="en-US"/>
              </w:rPr>
              <w:t>Flash Spacings (s)</w:t>
            </w:r>
          </w:p>
        </w:tc>
        <w:tc>
          <w:tcPr>
            <w:tcW w:type="dxa" w:w="2410"/>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312" w:lineRule="auto"/>
              <w:ind w:firstLine="0"/>
            </w:pPr>
            <w:r>
              <w:rPr>
                <w:shd w:val="nil" w:color="auto" w:fill="auto"/>
                <w:rtl w:val="0"/>
                <w:lang w:val="en-US"/>
              </w:rPr>
              <w:t>Steady Light Levels (</w:t>
            </w:r>
            <w:r>
              <w:rPr>
                <w:shd w:val="nil" w:color="auto" w:fill="auto"/>
                <w:rtl w:val="0"/>
                <w:lang w:val="en-US"/>
              </w:rPr>
              <w:t>µ</w:t>
            </w:r>
            <w:r>
              <w:rPr>
                <w:shd w:val="nil" w:color="auto" w:fill="auto"/>
                <w:rtl w:val="0"/>
                <w:lang w:val="en-US"/>
              </w:rPr>
              <w:t>mol photons m</w:t>
            </w:r>
            <w:r>
              <w:rPr>
                <w:shd w:val="nil" w:color="auto" w:fill="auto"/>
                <w:vertAlign w:val="superscript"/>
                <w:rtl w:val="0"/>
                <w:lang w:val="en-US"/>
              </w:rPr>
              <w:t>-2</w:t>
            </w:r>
            <w:r>
              <w:rPr>
                <w:shd w:val="nil" w:color="auto" w:fill="auto"/>
                <w:rtl w:val="0"/>
                <w:lang w:val="en-US"/>
              </w:rPr>
              <w:t>s</w:t>
            </w:r>
            <w:r>
              <w:rPr>
                <w:shd w:val="nil" w:color="auto" w:fill="auto"/>
                <w:vertAlign w:val="superscript"/>
                <w:rtl w:val="0"/>
                <w:lang w:val="en-US"/>
              </w:rPr>
              <w:t>-1</w:t>
            </w:r>
            <w:r>
              <w:rPr>
                <w:shd w:val="nil" w:color="auto" w:fill="auto"/>
                <w:rtl w:val="0"/>
                <w:lang w:val="en-US"/>
              </w:rPr>
              <w:t>)</w:t>
            </w:r>
          </w:p>
        </w:tc>
        <w:tc>
          <w:tcPr>
            <w:tcW w:type="dxa" w:w="2692"/>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312" w:lineRule="auto"/>
              <w:ind w:firstLine="0"/>
            </w:pPr>
            <w:r>
              <w:rPr>
                <w:shd w:val="nil" w:color="auto" w:fill="auto"/>
                <w:rtl w:val="0"/>
                <w:lang w:val="en-US"/>
              </w:rPr>
              <w:t>Measurement Temperatures (</w:t>
            </w:r>
            <w:r>
              <w:rPr>
                <w:shd w:val="nil" w:color="auto" w:fill="auto"/>
                <w:rtl w:val="0"/>
                <w:lang w:val="en-US"/>
              </w:rPr>
              <w:t>°</w:t>
            </w:r>
            <w:r>
              <w:rPr>
                <w:shd w:val="nil" w:color="auto" w:fill="auto"/>
                <w:rtl w:val="0"/>
                <w:lang w:val="en-US"/>
              </w:rPr>
              <w:t>C)</w:t>
            </w:r>
          </w:p>
        </w:tc>
      </w:tr>
      <w:tr>
        <w:tblPrEx>
          <w:shd w:val="clear" w:color="auto" w:fill="cad1d7"/>
        </w:tblPrEx>
        <w:trPr>
          <w:trHeight w:val="305" w:hRule="atLeast"/>
        </w:trPr>
        <w:tc>
          <w:tcPr>
            <w:tcW w:type="dxa" w:w="212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i w:val="1"/>
                <w:iCs w:val="1"/>
                <w:shd w:val="nil" w:color="auto" w:fill="auto"/>
                <w:rtl w:val="0"/>
                <w:lang w:val="en-US"/>
              </w:rPr>
              <w:t>F. cylindrus</w:t>
            </w:r>
          </w:p>
        </w:tc>
        <w:tc>
          <w:tcPr>
            <w:tcW w:type="dxa" w:w="2126"/>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1, 2, 4, 8, 16</w:t>
            </w:r>
          </w:p>
        </w:tc>
        <w:tc>
          <w:tcPr>
            <w:tcW w:type="dxa" w:w="2410"/>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0.02981 - 0.65678</w:t>
            </w:r>
          </w:p>
        </w:tc>
        <w:tc>
          <w:tcPr>
            <w:tcW w:type="dxa" w:w="269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0, 2, 6, 10</w:t>
            </w:r>
          </w:p>
        </w:tc>
      </w:tr>
      <w:tr>
        <w:tblPrEx>
          <w:shd w:val="clear" w:color="auto" w:fill="cad1d7"/>
        </w:tblPrEx>
        <w:trPr>
          <w:trHeight w:val="310" w:hRule="atLeast"/>
        </w:trPr>
        <w:tc>
          <w:tcPr>
            <w:tcW w:type="dxa" w:w="2122"/>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i w:val="1"/>
                <w:iCs w:val="1"/>
                <w:shd w:val="clear" w:color="auto" w:fill="ffffff"/>
                <w:rtl w:val="0"/>
                <w:lang w:val="en-US"/>
              </w:rPr>
              <w:t>T. pseudonana</w:t>
            </w:r>
          </w:p>
        </w:tc>
        <w:tc>
          <w:tcPr>
            <w:tcW w:type="dxa" w:w="2126"/>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1, 2, 4, 8, 16</w:t>
            </w:r>
          </w:p>
        </w:tc>
        <w:tc>
          <w:tcPr>
            <w:tcW w:type="dxa" w:w="2410"/>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0.02428 - 0.53428</w:t>
            </w:r>
          </w:p>
        </w:tc>
        <w:tc>
          <w:tcPr>
            <w:tcW w:type="dxa" w:w="2692"/>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10, 14, 18, 20, 22, 24, 28</w:t>
            </w:r>
          </w:p>
        </w:tc>
      </w:tr>
      <w:tr>
        <w:tblPrEx>
          <w:shd w:val="clear" w:color="auto" w:fill="cad1d7"/>
        </w:tblPrEx>
        <w:trPr>
          <w:trHeight w:val="310" w:hRule="atLeast"/>
        </w:trPr>
        <w:tc>
          <w:tcPr>
            <w:tcW w:type="dxa" w:w="2122"/>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i w:val="1"/>
                <w:iCs w:val="1"/>
                <w:shd w:val="clear" w:color="auto" w:fill="ffffff"/>
                <w:rtl w:val="0"/>
                <w:lang w:val="en-US"/>
              </w:rPr>
              <w:t>C. ICEMDV</w:t>
            </w:r>
          </w:p>
        </w:tc>
        <w:tc>
          <w:tcPr>
            <w:tcW w:type="dxa" w:w="2126"/>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1, 2, 4, 8, 16</w:t>
            </w:r>
          </w:p>
        </w:tc>
        <w:tc>
          <w:tcPr>
            <w:tcW w:type="dxa" w:w="2410"/>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0.04252 - 0.73733</w:t>
            </w:r>
          </w:p>
        </w:tc>
        <w:tc>
          <w:tcPr>
            <w:tcW w:type="dxa" w:w="2692"/>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4, 8, 12</w:t>
            </w:r>
          </w:p>
        </w:tc>
      </w:tr>
      <w:tr>
        <w:tblPrEx>
          <w:shd w:val="clear" w:color="auto" w:fill="cad1d7"/>
        </w:tblPrEx>
        <w:trPr>
          <w:trHeight w:val="310" w:hRule="atLeast"/>
        </w:trPr>
        <w:tc>
          <w:tcPr>
            <w:tcW w:type="dxa" w:w="2122"/>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i w:val="1"/>
                <w:iCs w:val="1"/>
                <w:shd w:val="clear" w:color="auto" w:fill="ffffff"/>
                <w:rtl w:val="0"/>
                <w:lang w:val="en-US"/>
              </w:rPr>
              <w:t>C. priscuii</w:t>
            </w:r>
          </w:p>
        </w:tc>
        <w:tc>
          <w:tcPr>
            <w:tcW w:type="dxa" w:w="2126"/>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1, 2, 4, 8, 16</w:t>
            </w:r>
          </w:p>
        </w:tc>
        <w:tc>
          <w:tcPr>
            <w:tcW w:type="dxa" w:w="2410"/>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0.04289 - 0.77084</w:t>
            </w:r>
          </w:p>
        </w:tc>
        <w:tc>
          <w:tcPr>
            <w:tcW w:type="dxa" w:w="2692"/>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4, 8, 12</w:t>
            </w:r>
          </w:p>
        </w:tc>
      </w:tr>
      <w:tr>
        <w:tblPrEx>
          <w:shd w:val="clear" w:color="auto" w:fill="cad1d7"/>
        </w:tblPrEx>
        <w:trPr>
          <w:trHeight w:val="310" w:hRule="atLeast"/>
        </w:trPr>
        <w:tc>
          <w:tcPr>
            <w:tcW w:type="dxa" w:w="2122"/>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i w:val="1"/>
                <w:iCs w:val="1"/>
                <w:shd w:val="clear" w:color="auto" w:fill="ffffff"/>
                <w:rtl w:val="0"/>
                <w:lang w:val="en-US"/>
              </w:rPr>
              <w:t>C. malina</w:t>
            </w:r>
          </w:p>
        </w:tc>
        <w:tc>
          <w:tcPr>
            <w:tcW w:type="dxa" w:w="2126"/>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1, 2, 4, 8, 16</w:t>
            </w:r>
          </w:p>
        </w:tc>
        <w:tc>
          <w:tcPr>
            <w:tcW w:type="dxa" w:w="2410"/>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0.03705 - 0.65817</w:t>
            </w:r>
          </w:p>
        </w:tc>
        <w:tc>
          <w:tcPr>
            <w:tcW w:type="dxa" w:w="2692"/>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4, 8, 12</w:t>
            </w:r>
          </w:p>
        </w:tc>
      </w:tr>
      <w:tr>
        <w:tblPrEx>
          <w:shd w:val="clear" w:color="auto" w:fill="cad1d7"/>
        </w:tblPrEx>
        <w:trPr>
          <w:trHeight w:val="310" w:hRule="atLeast"/>
        </w:trPr>
        <w:tc>
          <w:tcPr>
            <w:tcW w:type="dxa" w:w="2122"/>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i w:val="1"/>
                <w:iCs w:val="1"/>
                <w:shd w:val="nil" w:color="auto" w:fill="auto"/>
                <w:rtl w:val="0"/>
                <w:lang w:val="en-US"/>
              </w:rPr>
              <w:t>C. reinhardtii</w:t>
            </w:r>
          </w:p>
        </w:tc>
        <w:tc>
          <w:tcPr>
            <w:tcW w:type="dxa" w:w="2126"/>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1, 2, 4, 8, 16</w:t>
            </w:r>
          </w:p>
        </w:tc>
        <w:tc>
          <w:tcPr>
            <w:tcW w:type="dxa" w:w="2410"/>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0.04670 - 0.84377</w:t>
            </w:r>
          </w:p>
        </w:tc>
        <w:tc>
          <w:tcPr>
            <w:tcW w:type="dxa" w:w="2692"/>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12, 16, 20, 24</w:t>
            </w:r>
          </w:p>
        </w:tc>
      </w:tr>
      <w:tr>
        <w:tblPrEx>
          <w:shd w:val="clear" w:color="auto" w:fill="cad1d7"/>
        </w:tblPrEx>
        <w:trPr>
          <w:trHeight w:val="305" w:hRule="atLeast"/>
        </w:trPr>
        <w:tc>
          <w:tcPr>
            <w:tcW w:type="dxa" w:w="212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312" w:lineRule="auto"/>
              <w:ind w:firstLine="0"/>
            </w:pPr>
            <w:r>
              <w:rPr>
                <w:i w:val="1"/>
                <w:iCs w:val="1"/>
                <w:shd w:val="clear" w:color="auto" w:fill="ffffff"/>
                <w:rtl w:val="0"/>
                <w:lang w:val="en-US"/>
              </w:rPr>
              <w:t>C. vulgaris</w:t>
            </w:r>
          </w:p>
        </w:tc>
        <w:tc>
          <w:tcPr>
            <w:tcW w:type="dxa" w:w="212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1, 2, 4, 8, 16</w:t>
            </w:r>
          </w:p>
        </w:tc>
        <w:tc>
          <w:tcPr>
            <w:tcW w:type="dxa" w:w="24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0.05102 - 0.89781</w:t>
            </w:r>
          </w:p>
        </w:tc>
        <w:tc>
          <w:tcPr>
            <w:tcW w:type="dxa" w:w="269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10, 14, 18, 22, 26</w:t>
            </w:r>
          </w:p>
        </w:tc>
      </w:tr>
    </w:tbl>
    <w:p>
      <w:pPr>
        <w:pStyle w:val="Body A"/>
        <w:widowControl w:val="0"/>
        <w:spacing w:line="240" w:lineRule="auto"/>
        <w:ind w:firstLine="0"/>
      </w:pPr>
    </w:p>
    <w:p>
      <w:pPr>
        <w:pStyle w:val="Body A"/>
        <w:rPr>
          <w:rStyle w:val="page number"/>
        </w:rPr>
      </w:pPr>
    </w:p>
    <w:p>
      <w:pPr>
        <w:pStyle w:val="Heading 2"/>
        <w:rPr>
          <w:rStyle w:val="page number"/>
        </w:rPr>
      </w:pPr>
      <w:bookmarkStart w:name="_Toc16" w:id="18"/>
      <w:r>
        <w:rPr>
          <w:rStyle w:val="page number"/>
          <w:rFonts w:cs="Arial Unicode MS" w:eastAsia="Arial Unicode MS"/>
          <w:rtl w:val="0"/>
          <w:lang w:val="en-US"/>
        </w:rPr>
        <w:t xml:space="preserve">Analytical Methods </w:t>
      </w:r>
      <w:bookmarkEnd w:id="18"/>
    </w:p>
    <w:p>
      <w:pPr>
        <w:pStyle w:val="Body"/>
      </w:pPr>
      <w:r>
        <w:rPr>
          <w:rStyle w:val="page number"/>
          <w:rtl w:val="0"/>
          <w:lang w:val="en-US"/>
        </w:rPr>
        <w:t xml:space="preserve">Data was processed using R version 4.3.2 and RStudio version 2023.12.0+369 on the x86_64-apple-darwin20 (64-bit) platform and running under macOS Sonoma 14.3.1. Fluorescence data files generated by LIFT software were imported and tidied using the tidyverse [49], lubridate [50], and googlesheets4 [51] packages. The tidyverse, doBy [52], and WaveletComp [53] packages were used for wavelet analyses. Lastly, the mgcv [54] and mgcViz [55] packages were used for generalized additive modelling, while the ggplot2 [56] and metR [57] packages were used for data visualization. </w:t>
      </w:r>
    </w:p>
    <w:p>
      <w:pPr>
        <w:pStyle w:val="Heading 3"/>
        <w:rPr>
          <w:rStyle w:val="page number"/>
        </w:rPr>
      </w:pPr>
      <w:bookmarkStart w:name="_Toc17" w:id="19"/>
      <w:r>
        <w:rPr>
          <w:rStyle w:val="page number"/>
          <w:rFonts w:cs="Arial Unicode MS" w:eastAsia="Arial Unicode MS"/>
          <w:rtl w:val="0"/>
          <w:lang w:val="en-US"/>
        </w:rPr>
        <w:t>Wavelet Transformations</w:t>
      </w:r>
      <w:bookmarkEnd w:id="19"/>
    </w:p>
    <w:p>
      <w:pPr>
        <w:pStyle w:val="Body"/>
      </w:pPr>
      <w:r>
        <w:rPr>
          <w:rStyle w:val="page number"/>
          <w:rtl w:val="0"/>
          <w:lang w:val="en-US"/>
        </w:rPr>
        <w:t>The fluorescence data yields a time series of F</w:t>
      </w:r>
      <w:r>
        <w:rPr>
          <w:vertAlign w:val="subscript"/>
          <w:rtl w:val="0"/>
        </w:rPr>
        <w:t>v</w:t>
      </w:r>
      <w:r>
        <w:rPr>
          <w:rStyle w:val="page number"/>
          <w:rtl w:val="0"/>
        </w:rPr>
        <w:t>/F</w:t>
      </w:r>
      <w:r>
        <w:rPr>
          <w:vertAlign w:val="subscript"/>
          <w:rtl w:val="0"/>
        </w:rPr>
        <w:t>m</w:t>
      </w:r>
      <w:r>
        <w:rPr>
          <w:rStyle w:val="page number"/>
          <w:rtl w:val="0"/>
          <w:lang w:val="en-US"/>
        </w:rPr>
        <w:t xml:space="preserve"> over 32 flashes for each flash spacing and each measurement temperature. The fluorescence time series were analyzed for each combination of strain, growth conditions, measurement temperature, and flash spacing, using wavelet transformations [58], as exemplified in Figure 6. Unlike traditional methods, wavelet analysis does not assume that the statistical properties of a time series are constant. Instead, wavelet transformations locally decompose the signal across different time scales and estimate spectral characteristics as a function of time [59]. By examining the frequency and wavelet power spectra, we can uncover the dominant patterns in the data [58]. </w:t>
      </w:r>
    </w:p>
    <w:p>
      <w:pPr>
        <w:pStyle w:val="Body A"/>
      </w:pPr>
      <w:r>
        <w:rPr>
          <w14:textOutline w14:w="12700" w14:cap="flat">
            <w14:noFill/>
            <w14:miter w14:lim="400000"/>
          </w14:textOutline>
        </w:rPr>
        <w:drawing xmlns:a="http://schemas.openxmlformats.org/drawingml/2006/main">
          <wp:inline distT="0" distB="0" distL="0" distR="0">
            <wp:extent cx="5943600" cy="2633346"/>
            <wp:effectExtent l="0" t="0" r="0" b="0"/>
            <wp:docPr id="1073741830" name="officeArt object" descr="Picture 1"/>
            <wp:cNvGraphicFramePr/>
            <a:graphic xmlns:a="http://schemas.openxmlformats.org/drawingml/2006/main">
              <a:graphicData uri="http://schemas.openxmlformats.org/drawingml/2006/picture">
                <pic:pic xmlns:pic="http://schemas.openxmlformats.org/drawingml/2006/picture">
                  <pic:nvPicPr>
                    <pic:cNvPr id="1073741830" name="Picture 1" descr="Picture 1"/>
                    <pic:cNvPicPr>
                      <a:picLocks noChangeAspect="1"/>
                    </pic:cNvPicPr>
                  </pic:nvPicPr>
                  <pic:blipFill>
                    <a:blip r:embed="rId15">
                      <a:extLst/>
                    </a:blip>
                    <a:stretch>
                      <a:fillRect/>
                    </a:stretch>
                  </pic:blipFill>
                  <pic:spPr>
                    <a:xfrm>
                      <a:off x="0" y="0"/>
                      <a:ext cx="5943600" cy="2633346"/>
                    </a:xfrm>
                    <a:prstGeom prst="rect">
                      <a:avLst/>
                    </a:prstGeom>
                    <a:ln w="12700" cap="flat">
                      <a:noFill/>
                      <a:miter lim="400000"/>
                    </a:ln>
                    <a:effectLst/>
                  </pic:spPr>
                </pic:pic>
              </a:graphicData>
            </a:graphic>
          </wp:inline>
        </w:drawing>
      </w:r>
    </w:p>
    <w:p>
      <w:pPr>
        <w:pStyle w:val="Body A"/>
      </w:pPr>
      <w:r>
        <w:rPr>
          <w:b w:val="1"/>
          <w:bCs w:val="1"/>
          <w:rtl w:val="0"/>
          <w:lang w:val="en-US"/>
        </w:rPr>
        <w:t>Figure 6:</w:t>
      </w:r>
      <w:r>
        <w:rPr>
          <w:rtl w:val="0"/>
          <w:lang w:val="en-US"/>
        </w:rPr>
        <w:t xml:space="preserve"> Representative wavelet transformation of </w:t>
      </w:r>
      <w:r>
        <w:rPr>
          <w:i w:val="1"/>
          <w:iCs w:val="1"/>
          <w:rtl w:val="0"/>
          <w:lang w:val="pt-PT"/>
        </w:rPr>
        <w:t>Chlamydomonas priscuii</w:t>
      </w:r>
      <w:r>
        <w:rPr>
          <w:rtl w:val="0"/>
          <w:lang w:val="en-US"/>
        </w:rPr>
        <w:t xml:space="preserve"> fluorescence over 32 consecutive flashes, measured</w:t>
      </w:r>
      <w:r>
        <w:rPr>
          <w:rtl w:val="0"/>
          <w:lang w:val="da-DK"/>
        </w:rPr>
        <w:t xml:space="preserve"> at 4</w:t>
      </w:r>
      <w:r>
        <w:rPr>
          <w:rtl w:val="0"/>
          <w:lang w:val="en-US"/>
        </w:rPr>
        <w:t>°</w:t>
      </w:r>
      <w:r>
        <w:rPr>
          <w:rtl w:val="0"/>
          <w:lang w:val="en-US"/>
        </w:rPr>
        <w:t xml:space="preserve">C and 1-second flash spacing, equivalent </w:t>
      </w:r>
      <w:r>
        <w:rPr>
          <w:rtl w:val="0"/>
          <w:lang w:val="it-IT"/>
        </w:rPr>
        <w:t>to a</w:t>
      </w:r>
      <w:r>
        <w:rPr>
          <w:rtl w:val="0"/>
          <w:lang w:val="en-US"/>
        </w:rPr>
        <w:t xml:space="preserve"> photon delivery rate to PSII achieved under approximately steady-state light level of 0.708 </w:t>
      </w:r>
      <w:r>
        <w:rPr>
          <w:rtl w:val="0"/>
          <w:lang w:val="en-US"/>
        </w:rPr>
        <w:t>µ</w:t>
      </w:r>
      <w:r>
        <w:rPr>
          <w:rtl w:val="0"/>
          <w:lang w:val="en-US"/>
        </w:rPr>
        <w:t>mol photons m</w:t>
      </w:r>
      <w:r>
        <w:rPr>
          <w:vertAlign w:val="superscript"/>
          <w:rtl w:val="0"/>
          <w:lang w:val="en-US"/>
        </w:rPr>
        <w:t xml:space="preserve">-2 </w:t>
      </w:r>
      <w:r>
        <w:rPr>
          <w:rtl w:val="0"/>
          <w:lang w:val="en-US"/>
        </w:rPr>
        <w:t>s</w:t>
      </w:r>
      <w:r>
        <w:rPr>
          <w:vertAlign w:val="superscript"/>
          <w:rtl w:val="0"/>
          <w:lang w:val="ru-RU"/>
        </w:rPr>
        <w:t>-1</w:t>
      </w:r>
      <w:r>
        <w:rPr>
          <w:rtl w:val="0"/>
          <w:lang w:val="en-US"/>
        </w:rPr>
        <w:t xml:space="preserve">. </w:t>
      </w:r>
    </w:p>
    <w:p>
      <w:pPr>
        <w:pStyle w:val="Body A"/>
      </w:pPr>
    </w:p>
    <w:p>
      <w:pPr>
        <w:pStyle w:val="Body"/>
      </w:pPr>
      <w:r>
        <w:rPr>
          <w:rStyle w:val="page number"/>
          <w:rtl w:val="0"/>
          <w:lang w:val="en-US"/>
        </w:rPr>
        <w:t>The core of the wavelet transformation involves computing the wavelet power spectrum of the standardized time series using the Morlet wavelet [58]. Further, the statistical significance of the periodic components in the time series was calculated using a simulation algorithm. Surrogate time series are generated based on a white noise model, consisting of uncorrelated random values with constant mean and variance. Comparing the wavelet of the original data with the white noise model, p-values are calculated to determine whether the observed periodic components are statistically significant [58].</w:t>
      </w:r>
    </w:p>
    <w:p>
      <w:pPr>
        <w:pStyle w:val="Body"/>
      </w:pPr>
      <w:r>
        <w:rPr>
          <w:rStyle w:val="page number"/>
          <w:rtl w:val="0"/>
          <w:lang w:val="en-US"/>
        </w:rPr>
        <w:t>The statistical significance of the wavelet power at a periodicity of four indicates whether the culture is exhibiting the periodic oscillations in chlorophyll fluorescence that indicate synchronous S-State cycling across the PSII population. For wavelets exhibiting S-State cycling, we generated a reconstruction limited to areas with a statistically significant signal, as depicted in Figure 7. Damping of the reconstructed wavelet represents the significance of the signal dropping below the threshold of p=0.05. The damping index then represents the number of flashes applied before this damping occurs, indicating how many successive photons are received by the PSII population before recombination reactions desynchronize the S-State cycle towards randomness across the population.</w:t>
      </w:r>
    </w:p>
    <w:p>
      <w:pPr>
        <w:pStyle w:val="Body A"/>
      </w:pPr>
      <w:r>
        <w:rPr>
          <w14:textOutline w14:w="12700" w14:cap="flat">
            <w14:noFill/>
            <w14:miter w14:lim="400000"/>
          </w14:textOutline>
        </w:rPr>
        <w:drawing xmlns:a="http://schemas.openxmlformats.org/drawingml/2006/main">
          <wp:inline distT="0" distB="0" distL="0" distR="0">
            <wp:extent cx="5943600" cy="3566160"/>
            <wp:effectExtent l="0" t="0" r="0" b="0"/>
            <wp:docPr id="1073741831" name="officeArt object" descr="A graph of a graph showing the temperature of a patien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1" name="A graph of a graph showing the temperature of a patientDescription automatically generated with medium confidence" descr="A graph of a graph showing the temperature of a patientDescription automatically generated with medium confidence"/>
                    <pic:cNvPicPr>
                      <a:picLocks noChangeAspect="1"/>
                    </pic:cNvPicPr>
                  </pic:nvPicPr>
                  <pic:blipFill>
                    <a:blip r:embed="rId16">
                      <a:extLst/>
                    </a:blip>
                    <a:stretch>
                      <a:fillRect/>
                    </a:stretch>
                  </pic:blipFill>
                  <pic:spPr>
                    <a:xfrm>
                      <a:off x="0" y="0"/>
                      <a:ext cx="5943600" cy="3566160"/>
                    </a:xfrm>
                    <a:prstGeom prst="rect">
                      <a:avLst/>
                    </a:prstGeom>
                    <a:ln w="12700" cap="flat">
                      <a:noFill/>
                      <a:miter lim="400000"/>
                    </a:ln>
                    <a:effectLst/>
                  </pic:spPr>
                </pic:pic>
              </a:graphicData>
            </a:graphic>
          </wp:inline>
        </w:drawing>
      </w:r>
    </w:p>
    <w:p>
      <w:pPr>
        <w:pStyle w:val="Body A"/>
      </w:pPr>
      <w:r>
        <w:rPr>
          <w:b w:val="1"/>
          <w:bCs w:val="1"/>
          <w:rtl w:val="0"/>
          <w:lang w:val="en-US"/>
        </w:rPr>
        <w:t>Figure 7:</w:t>
      </w:r>
      <w:r>
        <w:rPr>
          <w:rtl w:val="0"/>
          <w:lang w:val="en-US"/>
        </w:rPr>
        <w:t xml:space="preserve"> Sample plot illustrating the wavelet reconstructions at </w:t>
      </w:r>
      <w:r>
        <w:rPr>
          <w:rFonts w:ascii="Cambria Math" w:cs="Cambria Math" w:hAnsi="Cambria Math" w:eastAsia="Cambria Math"/>
          <w:rtl w:val="0"/>
          <w:lang w:val="en-US"/>
        </w:rPr>
        <w:t xml:space="preserve">⍺ </w:t>
      </w:r>
      <w:r>
        <w:rPr>
          <w:rtl w:val="0"/>
          <w:lang w:val="en-US"/>
        </w:rPr>
        <w:t xml:space="preserve">= 0.05 of </w:t>
      </w:r>
      <w:r>
        <w:rPr>
          <w:i w:val="1"/>
          <w:iCs w:val="1"/>
          <w:rtl w:val="0"/>
          <w:lang w:val="pt-PT"/>
        </w:rPr>
        <w:t>Chlamydomonas priscuii</w:t>
      </w:r>
      <w:r>
        <w:rPr>
          <w:rtl w:val="0"/>
          <w:lang w:val="en-US"/>
        </w:rPr>
        <w:t xml:space="preserve"> fluorescence over 32 consecutive single turnover flashes across a range of measurement temperatures and flash spacings, with their equivalent effective light levels.</w:t>
      </w:r>
    </w:p>
    <w:p>
      <w:pPr>
        <w:pStyle w:val="Heading 3"/>
        <w:rPr>
          <w:rStyle w:val="page number"/>
        </w:rPr>
      </w:pPr>
      <w:bookmarkStart w:name="_Toc18" w:id="20"/>
      <w:r>
        <w:rPr>
          <w:rStyle w:val="page number"/>
          <w:rFonts w:cs="Arial Unicode MS" w:eastAsia="Arial Unicode MS"/>
          <w:rtl w:val="0"/>
          <w:lang w:val="en-US"/>
        </w:rPr>
        <w:t xml:space="preserve">Generalized Additive Modelling </w:t>
      </w:r>
      <w:bookmarkEnd w:id="20"/>
    </w:p>
    <w:p>
      <w:pPr>
        <w:pStyle w:val="Body"/>
      </w:pPr>
      <w:r>
        <w:rPr>
          <w:rStyle w:val="page number"/>
          <w:rtl w:val="0"/>
          <w:lang w:val="en-US"/>
        </w:rPr>
        <w:t>The observed patterns in S-State cycling across conditions within taxa were then modelled using the nonparametric method of generalized additive modelling (GAM). GAMs fit a model to predict the damping index based on a tensor product smooth of the two predictors, temperature, and light level. The response variable is linked to the independent variables using a smoothing function, where many localized polynomials are joined to form a piecewise function called a spline [60]. For each strain, two separate GAM models were fit to the data using the restricted maximum likelihood method. The first examines the response of S-State damping to light level and deviation from growth temperature according to the following equation, where n is the number of distinct levels of temperature deviation evaluated for that strain:</w:t>
      </w:r>
    </w:p>
    <w:p>
      <w:pPr>
        <w:pStyle w:val="Body A"/>
        <w:spacing w:before="80" w:after="80"/>
        <w:jc w:val="center"/>
        <w:rPr>
          <w:b w:val="1"/>
          <w:bCs w:val="1"/>
          <w:color w:val="000000"/>
          <w:sz w:val="24"/>
        </w:rPr>
      </w:pPr>
      <m:oMath>
        <m:r>
          <m:rPr>
            <m:nor/>
          </m:rPr>
          <w:rPr xmlns:w="http://schemas.openxmlformats.org/wordprocessingml/2006/main">
            <w:rFonts w:ascii="Cambria Math" w:hAnsi="Cambria Math"/>
            <w:i/>
            <w:color w:val="000000"/>
            <w:sz w:val="24"/>
            <w:szCs w:val="24"/>
          </w:rPr>
          <m:t>DampingIndex</m:t>
        </m:r>
        <m:r>
          <m:rPr>
            <m:nor/>
          </m:rPr>
          <w:rPr xmlns:w="http://schemas.openxmlformats.org/wordprocessingml/2006/main">
            <w:rFonts w:ascii="Cambria Math" w:hAnsi="Cambria Math"/>
            <w:i/>
            <w:color w:val="000000"/>
            <w:sz w:val="24"/>
            <w:szCs w:val="24"/>
          </w:rPr>
          <m:t>~</m:t>
        </m:r>
        <m:r>
          <m:rPr>
            <m:nor/>
          </m:rPr>
          <w:rPr xmlns:w="http://schemas.openxmlformats.org/wordprocessingml/2006/main">
            <w:rFonts w:ascii="Cambria Math" w:hAnsi="Cambria Math"/>
            <w:i/>
            <w:color w:val="000000"/>
            <w:sz w:val="24"/>
            <w:szCs w:val="24"/>
          </w:rPr>
          <m:t>te</m:t>
        </m:r>
        <m:r>
          <m:rPr>
            <m:nor/>
          </m:rPr>
          <w:rPr xmlns:w="http://schemas.openxmlformats.org/wordprocessingml/2006/main">
            <w:rFonts w:ascii="Cambria Math" w:hAnsi="Cambria Math"/>
            <w:i/>
            <w:color w:val="000000"/>
            <w:sz w:val="24"/>
            <w:szCs w:val="24"/>
          </w:rPr>
          <m:t>(</m:t>
        </m:r>
        <m:r>
          <m:rPr>
            <m:nor/>
          </m:rPr>
          <w:rPr xmlns:w="http://schemas.openxmlformats.org/wordprocessingml/2006/main">
            <w:rFonts w:ascii="Cambria Math" w:hAnsi="Cambria Math"/>
            <w:i/>
            <w:color w:val="000000"/>
            <w:sz w:val="24"/>
            <w:szCs w:val="24"/>
          </w:rPr>
          <m:t>TempDiff</m:t>
        </m:r>
        <m:r>
          <m:rPr>
            <m:nor/>
          </m:rPr>
          <w:rPr xmlns:w="http://schemas.openxmlformats.org/wordprocessingml/2006/main">
            <w:rFonts w:ascii="Cambria Math" w:hAnsi="Cambria Math"/>
            <w:i/>
            <w:color w:val="000000"/>
            <w:sz w:val="24"/>
            <w:szCs w:val="24"/>
          </w:rPr>
          <m:t>,</m:t>
        </m:r>
        <m:r>
          <m:rPr>
            <m:nor/>
          </m:rPr>
          <w:rPr xmlns:w="http://schemas.openxmlformats.org/wordprocessingml/2006/main">
            <w:rFonts w:ascii="Cambria Math" w:hAnsi="Cambria Math"/>
            <w:i/>
            <w:color w:val="000000"/>
            <w:sz w:val="24"/>
            <w:szCs w:val="24"/>
          </w:rPr>
          <m:t>LightLevel</m:t>
        </m:r>
        <m:r>
          <m:rPr>
            <m:nor/>
          </m:rPr>
          <w:rPr xmlns:w="http://schemas.openxmlformats.org/wordprocessingml/2006/main">
            <w:rFonts w:ascii="Cambria Math" w:hAnsi="Cambria Math"/>
            <w:i/>
            <w:color w:val="000000"/>
            <w:sz w:val="24"/>
            <w:szCs w:val="24"/>
          </w:rPr>
          <m:t>, k</m:t>
        </m:r>
        <m:r>
          <m:rPr>
            <m:nor/>
          </m:rPr>
          <w:rPr xmlns:w="http://schemas.openxmlformats.org/wordprocessingml/2006/main">
            <w:rFonts w:ascii="Cambria Math" w:hAnsi="Cambria Math"/>
            <w:i/>
            <w:color w:val="000000"/>
            <w:sz w:val="24"/>
            <w:szCs w:val="24"/>
          </w:rPr>
          <m:t/>
        </m:r>
        <m:r>
          <m:rPr>
            <m:nor/>
          </m:rPr>
          <w:rPr xmlns:w="http://schemas.openxmlformats.org/wordprocessingml/2006/main">
            <w:rFonts w:ascii="Cambria Math" w:hAnsi="Cambria Math"/>
            <w:i/>
            <w:color w:val="000000"/>
            <w:sz w:val="24"/>
            <w:szCs w:val="24"/>
          </w:rPr>
          <m:t>=</m:t>
        </m:r>
        <m:r>
          <m:rPr>
            <m:nor/>
          </m:rPr>
          <w:rPr xmlns:w="http://schemas.openxmlformats.org/wordprocessingml/2006/main">
            <w:rFonts w:ascii="Cambria Math" w:hAnsi="Cambria Math"/>
            <w:i/>
            <w:color w:val="000000"/>
            <w:sz w:val="24"/>
            <w:szCs w:val="24"/>
          </w:rPr>
          <m:t/>
        </m:r>
        <m:r>
          <m:rPr>
            <m:nor/>
          </m:rPr>
          <w:rPr xmlns:w="http://schemas.openxmlformats.org/wordprocessingml/2006/main">
            <w:rFonts w:ascii="Cambria Math" w:hAnsi="Cambria Math"/>
            <w:i/>
            <w:color w:val="000000"/>
            <w:sz w:val="24"/>
            <w:szCs w:val="24"/>
          </w:rPr>
          <m:t>n, method</m:t>
        </m:r>
        <m:r>
          <m:rPr>
            <m:nor/>
          </m:rPr>
          <w:rPr xmlns:w="http://schemas.openxmlformats.org/wordprocessingml/2006/main">
            <w:rFonts w:ascii="Cambria Math" w:hAnsi="Cambria Math"/>
            <w:i/>
            <w:color w:val="000000"/>
            <w:sz w:val="24"/>
            <w:szCs w:val="24"/>
          </w:rPr>
          <m:t/>
        </m:r>
        <m:r>
          <m:rPr>
            <m:nor/>
          </m:rPr>
          <w:rPr xmlns:w="http://schemas.openxmlformats.org/wordprocessingml/2006/main">
            <w:rFonts w:ascii="Cambria Math" w:hAnsi="Cambria Math"/>
            <w:i/>
            <w:color w:val="000000"/>
            <w:sz w:val="24"/>
            <w:szCs w:val="24"/>
          </w:rPr>
          <m:t>=</m:t>
        </m:r>
        <m:r>
          <m:rPr>
            <m:nor/>
          </m:rPr>
          <w:rPr xmlns:w="http://schemas.openxmlformats.org/wordprocessingml/2006/main">
            <w:rFonts w:ascii="Cambria Math" w:hAnsi="Cambria Math"/>
            <w:i/>
            <w:color w:val="000000"/>
            <w:sz w:val="24"/>
            <w:szCs w:val="24"/>
          </w:rPr>
          <m:t/>
        </m:r>
        <m:r>
          <m:rPr>
            <m:nor/>
          </m:rPr>
          <w:rPr xmlns:w="http://schemas.openxmlformats.org/wordprocessingml/2006/main">
            <w:rFonts w:ascii="Cambria Math" w:hAnsi="Cambria Math"/>
            <w:i/>
            <w:color w:val="000000"/>
            <w:sz w:val="24"/>
            <w:szCs w:val="24"/>
          </w:rPr>
          <m:t>REML</m:t>
        </m:r>
      </m:oMath>
      <w:r>
        <w:rPr>
          <w:rStyle w:val="page number"/>
          <w:rtl w:val="0"/>
          <w:lang w:val="en-US"/>
        </w:rPr>
        <w:t xml:space="preserve"> </w:t>
      </w:r>
      <w:r>
        <w:rPr>
          <w:b w:val="1"/>
          <w:bCs w:val="1"/>
          <w:rtl w:val="0"/>
          <w:lang w:val="en-US"/>
        </w:rPr>
        <w:t>(Equation 3)</w:t>
      </w:r>
    </w:p>
    <w:p>
      <w:pPr>
        <w:pStyle w:val="Body"/>
      </w:pPr>
      <w:r>
        <w:rPr>
          <w:rStyle w:val="page number"/>
          <w:rtl w:val="0"/>
          <w:lang w:val="en-US"/>
        </w:rPr>
        <w:t>The second examines the response of S-State damping to light level and measurement temperature according to the following equation, where n is the number of distinct levels of temperature measured for that strain:</w:t>
      </w:r>
    </w:p>
    <w:p>
      <w:pPr>
        <w:pStyle w:val="Body A"/>
        <w:spacing w:before="80" w:after="80"/>
        <w:jc w:val="center"/>
        <w:rPr>
          <w:color w:val="000000"/>
          <w:sz w:val="24"/>
        </w:rPr>
      </w:pPr>
      <m:oMath>
        <m:r>
          <m:rPr>
            <m:nor/>
          </m:rPr>
          <w:rPr xmlns:w="http://schemas.openxmlformats.org/wordprocessingml/2006/main">
            <w:rFonts w:ascii="Cambria Math" w:hAnsi="Cambria Math"/>
            <w:i/>
            <w:color w:val="000000"/>
            <w:sz w:val="24"/>
            <w:szCs w:val="24"/>
          </w:rPr>
          <m:t>DampingIndex</m:t>
        </m:r>
        <m:r>
          <w:rPr xmlns:w="http://schemas.openxmlformats.org/wordprocessingml/2006/main">
            <w:rFonts w:ascii="Cambria Math" w:hAnsi="Cambria Math"/>
            <w:i/>
            <w:color w:val="000000"/>
            <w:sz w:val="24"/>
            <w:szCs w:val="24"/>
          </w:rPr>
          <m:t/>
        </m:r>
        <m:r>
          <m:rPr>
            <m:nor/>
          </m:rPr>
          <w:rPr xmlns:w="http://schemas.openxmlformats.org/wordprocessingml/2006/main">
            <w:rFonts w:ascii="Cambria Math" w:hAnsi="Cambria Math"/>
            <w:i/>
            <w:color w:val="000000"/>
            <w:sz w:val="24"/>
            <w:szCs w:val="24"/>
          </w:rPr>
          <m:t>~</m:t>
        </m:r>
        <m:r>
          <m:rPr>
            <m:nor/>
          </m:rPr>
          <w:rPr xmlns:w="http://schemas.openxmlformats.org/wordprocessingml/2006/main">
            <w:rFonts w:ascii="Cambria Math" w:hAnsi="Cambria Math"/>
            <w:i/>
            <w:color w:val="000000"/>
            <w:sz w:val="24"/>
            <w:szCs w:val="24"/>
          </w:rPr>
          <m:t>te</m:t>
        </m:r>
        <m:r>
          <m:rPr>
            <m:nor/>
          </m:rPr>
          <w:rPr xmlns:w="http://schemas.openxmlformats.org/wordprocessingml/2006/main">
            <w:rFonts w:ascii="Cambria Math" w:hAnsi="Cambria Math"/>
            <w:i/>
            <w:color w:val="000000"/>
            <w:sz w:val="24"/>
            <w:szCs w:val="24"/>
          </w:rPr>
          <m:t>(</m:t>
        </m:r>
        <m:r>
          <m:rPr>
            <m:nor/>
          </m:rPr>
          <w:rPr xmlns:w="http://schemas.openxmlformats.org/wordprocessingml/2006/main">
            <w:rFonts w:ascii="Cambria Math" w:hAnsi="Cambria Math"/>
            <w:i/>
            <w:color w:val="000000"/>
            <w:sz w:val="24"/>
            <w:szCs w:val="24"/>
          </w:rPr>
          <m:t>MeasurementTemp</m:t>
        </m:r>
        <m:r>
          <m:rPr>
            <m:nor/>
          </m:rPr>
          <w:rPr xmlns:w="http://schemas.openxmlformats.org/wordprocessingml/2006/main">
            <w:rFonts w:ascii="Cambria Math" w:hAnsi="Cambria Math"/>
            <w:i/>
            <w:color w:val="000000"/>
            <w:sz w:val="24"/>
            <w:szCs w:val="24"/>
          </w:rPr>
          <m:t>,</m:t>
        </m:r>
        <m:r>
          <m:rPr>
            <m:nor/>
          </m:rPr>
          <w:rPr xmlns:w="http://schemas.openxmlformats.org/wordprocessingml/2006/main">
            <w:rFonts w:ascii="Cambria Math" w:hAnsi="Cambria Math"/>
            <w:i/>
            <w:color w:val="000000"/>
            <w:sz w:val="24"/>
            <w:szCs w:val="24"/>
          </w:rPr>
          <m:t>LightLevel</m:t>
        </m:r>
        <m:r>
          <m:rPr>
            <m:nor/>
          </m:rPr>
          <w:rPr xmlns:w="http://schemas.openxmlformats.org/wordprocessingml/2006/main">
            <w:rFonts w:ascii="Cambria Math" w:hAnsi="Cambria Math"/>
            <w:i/>
            <w:color w:val="000000"/>
            <w:sz w:val="24"/>
            <w:szCs w:val="24"/>
          </w:rPr>
          <m:t>, k</m:t>
        </m:r>
        <m:r>
          <m:rPr>
            <m:nor/>
          </m:rPr>
          <w:rPr xmlns:w="http://schemas.openxmlformats.org/wordprocessingml/2006/main">
            <w:rFonts w:ascii="Cambria Math" w:hAnsi="Cambria Math"/>
            <w:i/>
            <w:color w:val="000000"/>
            <w:sz w:val="24"/>
            <w:szCs w:val="24"/>
          </w:rPr>
          <m:t/>
        </m:r>
        <m:r>
          <m:rPr>
            <m:nor/>
          </m:rPr>
          <w:rPr xmlns:w="http://schemas.openxmlformats.org/wordprocessingml/2006/main">
            <w:rFonts w:ascii="Cambria Math" w:hAnsi="Cambria Math"/>
            <w:i/>
            <w:color w:val="000000"/>
            <w:sz w:val="24"/>
            <w:szCs w:val="24"/>
          </w:rPr>
          <m:t>= n, method</m:t>
        </m:r>
        <m:r>
          <m:rPr>
            <m:nor/>
          </m:rPr>
          <w:rPr xmlns:w="http://schemas.openxmlformats.org/wordprocessingml/2006/main">
            <w:rFonts w:ascii="Cambria Math" w:hAnsi="Cambria Math"/>
            <w:i/>
            <w:color w:val="000000"/>
            <w:sz w:val="24"/>
            <w:szCs w:val="24"/>
          </w:rPr>
          <m:t/>
        </m:r>
        <m:r>
          <m:rPr>
            <m:nor/>
          </m:rPr>
          <w:rPr xmlns:w="http://schemas.openxmlformats.org/wordprocessingml/2006/main">
            <w:rFonts w:ascii="Cambria Math" w:hAnsi="Cambria Math"/>
            <w:i/>
            <w:color w:val="000000"/>
            <w:sz w:val="24"/>
            <w:szCs w:val="24"/>
          </w:rPr>
          <m:t>= REML</m:t>
        </m:r>
      </m:oMath>
      <w:r>
        <w:rPr>
          <w:rStyle w:val="page number"/>
          <w:rtl w:val="0"/>
          <w:lang w:val="en-US"/>
        </w:rPr>
        <w:t xml:space="preserve"> </w:t>
      </w:r>
      <w:r>
        <w:rPr>
          <w:b w:val="1"/>
          <w:bCs w:val="1"/>
          <w:rtl w:val="0"/>
          <w:lang w:val="en-US"/>
        </w:rPr>
        <w:t>(Equation 4)</w:t>
      </w:r>
    </w:p>
    <w:p>
      <w:pPr>
        <w:pStyle w:val="Body"/>
      </w:pPr>
      <w:r>
        <w:rPr>
          <w:rStyle w:val="page number"/>
          <w:rtl w:val="0"/>
          <w:lang w:val="en-US"/>
        </w:rPr>
        <w:t xml:space="preserve">Models were validated by verifying the choice of basis dimensions (k) and evaluating the residual plots [61]. Based on the fitted models, the damping index can then be predicted for other combinations of temperature and light [62]. These predictions were then visually represented with a contour plot. </w:t>
      </w:r>
    </w:p>
    <w:p>
      <w:pPr>
        <w:pStyle w:val="Body"/>
      </w:pPr>
    </w:p>
    <w:p>
      <w:pPr>
        <w:pStyle w:val="Body"/>
        <w:spacing w:line="240" w:lineRule="auto"/>
        <w:ind w:firstLine="0"/>
        <w:sectPr>
          <w:headerReference w:type="default" r:id="rId17"/>
          <w:pgSz w:w="12240" w:h="15840" w:orient="portrait"/>
          <w:pgMar w:top="1440" w:right="1440" w:bottom="1440" w:left="1440" w:header="720" w:footer="720"/>
          <w:bidi w:val="0"/>
        </w:sectPr>
      </w:pPr>
    </w:p>
    <w:p>
      <w:pPr>
        <w:pStyle w:val="Heading"/>
      </w:pPr>
      <w:bookmarkStart w:name="_Toc19" w:id="21"/>
      <w:r>
        <w:rPr>
          <w:rStyle w:val="page number"/>
          <w:rFonts w:cs="Arial Unicode MS" w:eastAsia="Arial Unicode MS"/>
          <w:rtl w:val="0"/>
          <w:lang w:val="en-US"/>
        </w:rPr>
        <w:t>Results</w:t>
      </w:r>
      <w:bookmarkEnd w:id="21"/>
    </w:p>
    <w:p>
      <w:pPr>
        <w:pStyle w:val="Heading 2"/>
      </w:pPr>
      <w:bookmarkStart w:name="_Toc20" w:id="22"/>
      <w:r>
        <w:rPr>
          <w:rStyle w:val="page number"/>
          <w:rFonts w:cs="Arial Unicode MS" w:eastAsia="Arial Unicode MS"/>
          <w:rtl w:val="0"/>
          <w:lang w:val="it-IT"/>
        </w:rPr>
        <w:t>Single Turnover Variable Chlorophyll Fluorescence</w:t>
      </w:r>
      <w:bookmarkEnd w:id="22"/>
    </w:p>
    <w:p>
      <w:pPr>
        <w:pStyle w:val="Body"/>
      </w:pPr>
      <w:r>
        <w:rPr>
          <w:rStyle w:val="page number"/>
          <w:rtl w:val="0"/>
          <w:lang w:val="en-US"/>
        </w:rPr>
        <w:t>Exposing phytoplankton cultures to a series of 32 successive flashes produced oscillations in the maximum quantum yield of photochemistry in PSII, as estimated through the secondary chlorophyll fluorescence parameter F</w:t>
      </w:r>
      <w:r>
        <w:rPr>
          <w:vertAlign w:val="subscript"/>
          <w:rtl w:val="0"/>
        </w:rPr>
        <w:t>V</w:t>
      </w:r>
      <w:r>
        <w:rPr>
          <w:rStyle w:val="page number"/>
          <w:rtl w:val="0"/>
        </w:rPr>
        <w:t>/F</w:t>
      </w:r>
      <w:r>
        <w:rPr>
          <w:vertAlign w:val="subscript"/>
          <w:rtl w:val="0"/>
        </w:rPr>
        <w:t>M</w:t>
      </w:r>
      <w:r>
        <w:rPr>
          <w:rStyle w:val="page number"/>
          <w:rtl w:val="0"/>
          <w:lang w:val="en-US"/>
        </w:rPr>
        <w:t>. Initially, the majority of the dark-adapted population of PSII is at S</w:t>
      </w:r>
      <w:r>
        <w:rPr>
          <w:vertAlign w:val="subscript"/>
          <w:rtl w:val="0"/>
        </w:rPr>
        <w:t>1</w:t>
      </w:r>
      <w:r>
        <w:rPr>
          <w:rStyle w:val="page number"/>
          <w:rtl w:val="0"/>
          <w:lang w:val="en-US"/>
        </w:rPr>
        <w:t>, with a smaller fraction at S</w:t>
      </w:r>
      <w:r>
        <w:rPr>
          <w:vertAlign w:val="subscript"/>
          <w:rtl w:val="0"/>
        </w:rPr>
        <w:t>0</w:t>
      </w:r>
      <w:r>
        <w:rPr>
          <w:rStyle w:val="page number"/>
          <w:rtl w:val="0"/>
          <w:lang w:val="en-US"/>
        </w:rPr>
        <w:t xml:space="preserve"> [26,30]. As shown in Figure 8 for the polar alga </w:t>
      </w:r>
      <w:r>
        <w:rPr>
          <w:i w:val="1"/>
          <w:iCs w:val="1"/>
          <w:rtl w:val="0"/>
        </w:rPr>
        <w:t>C. priscuii,</w:t>
      </w:r>
      <w:r>
        <w:rPr>
          <w:rStyle w:val="page number"/>
          <w:rtl w:val="0"/>
          <w:lang w:val="en-US"/>
        </w:rPr>
        <w:t xml:space="preserve"> the time series of F</w:t>
      </w:r>
      <w:r>
        <w:rPr>
          <w:vertAlign w:val="subscript"/>
          <w:rtl w:val="0"/>
        </w:rPr>
        <w:t>V</w:t>
      </w:r>
      <w:r>
        <w:rPr>
          <w:rStyle w:val="page number"/>
          <w:rtl w:val="0"/>
        </w:rPr>
        <w:t>/F</w:t>
      </w:r>
      <w:r>
        <w:rPr>
          <w:vertAlign w:val="subscript"/>
          <w:rtl w:val="0"/>
        </w:rPr>
        <w:t>M</w:t>
      </w:r>
      <w:r>
        <w:rPr>
          <w:rStyle w:val="page number"/>
          <w:rtl w:val="0"/>
          <w:lang w:val="en-US"/>
        </w:rPr>
        <w:t xml:space="preserve"> over successive flashes reveals consistent variations in fluorescence yield as the predominant </w:t>
      </w:r>
      <w:commentRangeStart w:id="23"/>
      <w:r>
        <w:rPr>
          <w:rStyle w:val="page number"/>
          <w:rtl w:val="0"/>
          <w:lang w:val="en-US"/>
        </w:rPr>
        <w:t>s-states</w:t>
      </w:r>
      <w:commentRangeEnd w:id="23"/>
      <w:r>
        <w:commentReference w:id="23"/>
      </w:r>
      <w:r>
        <w:rPr>
          <w:rStyle w:val="page number"/>
          <w:rtl w:val="0"/>
          <w:lang w:val="en-US"/>
        </w:rPr>
        <w:t xml:space="preserve"> follow each other across the PSII within the population. However, the amplitude of the ChlF oscillations declines progressively over time, and with wider spacing of sequential flashes, equivalent to decreasing light levels. </w:t>
      </w:r>
    </w:p>
    <w:p>
      <w:pPr>
        <w:pStyle w:val="Body A"/>
        <w:jc w:val="center"/>
      </w:pPr>
      <w:r>
        <w:rPr>
          <w14:textOutline w14:w="12700" w14:cap="flat">
            <w14:noFill/>
            <w14:miter w14:lim="400000"/>
          </w14:textOutline>
        </w:rPr>
        <w:drawing xmlns:a="http://schemas.openxmlformats.org/drawingml/2006/main">
          <wp:inline distT="0" distB="0" distL="0" distR="0">
            <wp:extent cx="5508000" cy="3060001"/>
            <wp:effectExtent l="0" t="0" r="0" b="0"/>
            <wp:docPr id="1073741832" name="officeArt object" descr="A graph of different colored do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2" name="A graph of different colored dotsDescription automatically generated with medium confidence" descr="A graph of different colored dotsDescription automatically generated with medium confidence"/>
                    <pic:cNvPicPr>
                      <a:picLocks noChangeAspect="1"/>
                    </pic:cNvPicPr>
                  </pic:nvPicPr>
                  <pic:blipFill>
                    <a:blip r:embed="rId18">
                      <a:extLst/>
                    </a:blip>
                    <a:stretch>
                      <a:fillRect/>
                    </a:stretch>
                  </pic:blipFill>
                  <pic:spPr>
                    <a:xfrm>
                      <a:off x="0" y="0"/>
                      <a:ext cx="5508000" cy="3060001"/>
                    </a:xfrm>
                    <a:prstGeom prst="rect">
                      <a:avLst/>
                    </a:prstGeom>
                    <a:ln w="12700" cap="flat">
                      <a:noFill/>
                      <a:miter lim="400000"/>
                    </a:ln>
                    <a:effectLst/>
                  </pic:spPr>
                </pic:pic>
              </a:graphicData>
            </a:graphic>
          </wp:inline>
        </w:drawing>
      </w:r>
    </w:p>
    <w:p>
      <w:pPr>
        <w:pStyle w:val="Body A"/>
      </w:pPr>
      <w:r>
        <w:rPr>
          <w:b w:val="1"/>
          <w:bCs w:val="1"/>
          <w:rtl w:val="0"/>
          <w:lang w:val="it-IT"/>
        </w:rPr>
        <w:t>Figure 8:</w:t>
      </w:r>
      <w:r>
        <w:rPr>
          <w:rtl w:val="0"/>
          <w:lang w:val="en-US"/>
        </w:rPr>
        <w:t xml:space="preserve"> Oscillations in the maximum quantum yield of the photochemistry in </w:t>
      </w:r>
      <w:r>
        <w:rPr>
          <w:i w:val="1"/>
          <w:iCs w:val="1"/>
          <w:rtl w:val="0"/>
          <w:lang w:val="pt-PT"/>
        </w:rPr>
        <w:t>Chlamydomonas priscuii</w:t>
      </w:r>
      <w:r>
        <w:rPr>
          <w:rtl w:val="0"/>
          <w:lang w:val="en-US"/>
        </w:rPr>
        <w:t xml:space="preserve"> cultures over a series of 32 flashes, as measured through the secondary chlorophyll fluorescence parameter F</w:t>
      </w:r>
      <w:r>
        <w:rPr>
          <w:vertAlign w:val="subscript"/>
          <w:rtl w:val="0"/>
          <w:lang w:val="en-US"/>
        </w:rPr>
        <w:t>V</w:t>
      </w:r>
      <w:r>
        <w:rPr>
          <w:rtl w:val="0"/>
          <w:lang w:val="en-US"/>
        </w:rPr>
        <w:t>/F</w:t>
      </w:r>
      <w:r>
        <w:rPr>
          <w:vertAlign w:val="subscript"/>
          <w:rtl w:val="0"/>
          <w:lang w:val="en-US"/>
        </w:rPr>
        <w:t>M</w:t>
      </w:r>
      <w:r>
        <w:rPr>
          <w:rtl w:val="0"/>
          <w:lang w:val="en-US"/>
        </w:rPr>
        <w:t xml:space="preserve">. Representative conditions include cultures measured at 4 or 12 </w:t>
      </w:r>
      <w:r>
        <w:rPr>
          <w:rtl w:val="0"/>
          <w:lang w:val="en-US"/>
        </w:rPr>
        <w:t>°</w:t>
      </w:r>
      <w:r>
        <w:rPr>
          <w:rtl w:val="0"/>
          <w:lang w:val="es-ES_tradnl"/>
        </w:rPr>
        <w:t xml:space="preserve">C, </w:t>
      </w:r>
      <w:r>
        <w:rPr>
          <w:rtl w:val="0"/>
          <w:lang w:val="en-US"/>
        </w:rPr>
        <w:t xml:space="preserve">with flash spacings of 8 </w:t>
      </w:r>
      <w:r>
        <w:rPr>
          <w:rtl w:val="0"/>
          <w:lang w:val="en-US"/>
        </w:rPr>
        <w:t xml:space="preserve">– </w:t>
      </w:r>
      <w:r>
        <w:rPr>
          <w:rtl w:val="0"/>
          <w:lang w:val="en-US"/>
        </w:rPr>
        <w:t xml:space="preserve">1 seconds, equivalent to effective light levels of 0.088 </w:t>
      </w:r>
      <w:r>
        <w:rPr>
          <w:rtl w:val="0"/>
          <w:lang w:val="en-US"/>
        </w:rPr>
        <w:t xml:space="preserve">– </w:t>
      </w:r>
      <w:r>
        <w:rPr>
          <w:rtl w:val="0"/>
          <w:lang w:val="en-US"/>
        </w:rPr>
        <w:t xml:space="preserve">0.708 </w:t>
      </w:r>
      <w:r>
        <w:rPr>
          <w:rtl w:val="0"/>
          <w:lang w:val="en-US"/>
        </w:rPr>
        <w:t>µ</w:t>
      </w:r>
      <w:r>
        <w:rPr>
          <w:rtl w:val="0"/>
          <w:lang w:val="en-US"/>
        </w:rPr>
        <w:t>mol photons m</w:t>
      </w:r>
      <w:r>
        <w:rPr>
          <w:vertAlign w:val="superscript"/>
          <w:rtl w:val="0"/>
          <w:lang w:val="en-US"/>
        </w:rPr>
        <w:t>-2</w:t>
      </w:r>
      <w:r>
        <w:rPr>
          <w:rtl w:val="0"/>
          <w:lang w:val="en-US"/>
        </w:rPr>
        <w:t>s</w:t>
      </w:r>
      <w:r>
        <w:rPr>
          <w:vertAlign w:val="superscript"/>
          <w:rtl w:val="0"/>
          <w:lang w:val="ru-RU"/>
        </w:rPr>
        <w:t>-1</w:t>
      </w:r>
      <w:r>
        <w:rPr>
          <w:rtl w:val="0"/>
          <w:lang w:val="en-US"/>
        </w:rPr>
        <w:t xml:space="preserve">. </w:t>
      </w:r>
    </w:p>
    <w:p>
      <w:pPr>
        <w:pStyle w:val="Body"/>
        <w:spacing w:line="240" w:lineRule="auto"/>
        <w:ind w:firstLine="0"/>
        <w:rPr>
          <w:b w:val="1"/>
          <w:bCs w:val="1"/>
          <w:sz w:val="26"/>
          <w:szCs w:val="26"/>
        </w:rPr>
      </w:pPr>
    </w:p>
    <w:p>
      <w:pPr>
        <w:pStyle w:val="Heading 2"/>
        <w:rPr>
          <w:rStyle w:val="page number"/>
        </w:rPr>
      </w:pPr>
      <w:bookmarkStart w:name="_Toc21" w:id="24"/>
      <w:r>
        <w:rPr>
          <w:rStyle w:val="page number"/>
          <w:rFonts w:cs="Arial Unicode MS" w:eastAsia="Arial Unicode MS"/>
          <w:rtl w:val="0"/>
          <w:lang w:val="en-US"/>
        </w:rPr>
        <w:t>Wavelet Analysis</w:t>
      </w:r>
      <w:bookmarkEnd w:id="24"/>
    </w:p>
    <w:p>
      <w:pPr>
        <w:pStyle w:val="Body"/>
      </w:pPr>
      <w:r>
        <w:rPr>
          <w:rStyle w:val="page number"/>
          <w:rtl w:val="0"/>
          <w:lang w:val="en-US"/>
        </w:rPr>
        <w:t>Wavelet transformations were computed for the fluorescence time series of each unique combination of measurement temperature, flash spacing</w:t>
      </w:r>
      <w:del w:id="25" w:date="2024-04-05T17:50:00Z" w:author="Douglas Campbell">
        <w:r>
          <w:rPr>
            <w:rStyle w:val="page number"/>
            <w:rtl w:val="0"/>
          </w:rPr>
          <w:delText xml:space="preserve"> (</w:delText>
        </w:r>
      </w:del>
      <w:ins w:id="26" w:date="2024-04-05T17:50:00Z" w:author="Douglas Campbell">
        <w:r>
          <w:rPr>
            <w:rStyle w:val="page number"/>
            <w:rtl w:val="0"/>
            <w:lang w:val="en-US"/>
          </w:rPr>
          <w:t xml:space="preserve">, </w:t>
        </w:r>
      </w:ins>
      <w:r>
        <w:rPr>
          <w:rStyle w:val="page number"/>
          <w:rtl w:val="0"/>
          <w:lang w:val="en-US"/>
        </w:rPr>
        <w:t>equivalent to effective light level</w:t>
      </w:r>
      <w:del w:id="27" w:date="2024-04-05T17:50:02Z" w:author="Douglas Campbell">
        <w:r>
          <w:rPr>
            <w:rStyle w:val="page number"/>
            <w:rtl w:val="0"/>
          </w:rPr>
          <w:delText>)</w:delText>
        </w:r>
      </w:del>
      <w:r>
        <w:rPr>
          <w:rStyle w:val="page number"/>
          <w:rtl w:val="0"/>
        </w:rPr>
        <w:t xml:space="preserve">, </w:t>
      </w:r>
      <w:ins w:id="28" w:date="2024-04-05T17:49:37Z" w:author="Douglas Campbell">
        <w:r>
          <w:rPr>
            <w:rStyle w:val="page number"/>
            <w:rtl w:val="0"/>
            <w:lang w:val="en-US"/>
          </w:rPr>
          <w:t xml:space="preserve">growth temperature, </w:t>
        </w:r>
      </w:ins>
      <w:r>
        <w:rPr>
          <w:rStyle w:val="page number"/>
          <w:rtl w:val="0"/>
          <w:lang w:val="en-US"/>
        </w:rPr>
        <w:t xml:space="preserve">and </w:t>
      </w:r>
      <w:del w:id="29" w:date="2024-04-05T17:49:41Z" w:author="Douglas Campbell">
        <w:r>
          <w:rPr>
            <w:rStyle w:val="page number"/>
            <w:rtl w:val="0"/>
            <w:lang w:val="en-US"/>
          </w:rPr>
          <w:delText>strain</w:delText>
        </w:r>
      </w:del>
      <w:ins w:id="30" w:date="2024-04-05T17:49:43Z" w:author="Douglas Campbell">
        <w:r>
          <w:rPr>
            <w:rStyle w:val="page number"/>
            <w:rtl w:val="0"/>
            <w:lang w:val="en-US"/>
          </w:rPr>
          <w:t>species or strain</w:t>
        </w:r>
      </w:ins>
      <w:r>
        <w:rPr>
          <w:rStyle w:val="page number"/>
          <w:rtl w:val="0"/>
          <w:lang w:val="en-US"/>
        </w:rPr>
        <w:t xml:space="preserve">. Assessing the wavelet power of a 4-step periodicity across conditions, key trends emerge. As exemplified by the polar alga </w:t>
      </w:r>
      <w:r>
        <w:rPr>
          <w:i w:val="1"/>
          <w:iCs w:val="1"/>
          <w:rtl w:val="0"/>
        </w:rPr>
        <w:t>C. priscuii</w:t>
      </w:r>
      <w:r>
        <w:rPr>
          <w:rStyle w:val="page number"/>
          <w:rtl w:val="0"/>
          <w:lang w:val="en-US"/>
        </w:rPr>
        <w:t xml:space="preserve"> (Figure 9A), the average wavelet power declines with increasing flash spacings</w:t>
      </w:r>
      <w:del w:id="31" w:date="2024-04-05T17:49:58Z" w:author="Douglas Campbell">
        <w:r>
          <w:rPr>
            <w:rStyle w:val="page number"/>
            <w:rtl w:val="0"/>
          </w:rPr>
          <w:delText xml:space="preserve"> (</w:delText>
        </w:r>
      </w:del>
      <w:ins w:id="32" w:date="2024-04-05T17:49:58Z" w:author="Douglas Campbell">
        <w:r>
          <w:rPr>
            <w:rStyle w:val="page number"/>
            <w:rtl w:val="0"/>
            <w:lang w:val="en-US"/>
          </w:rPr>
          <w:t xml:space="preserve">, </w:t>
        </w:r>
      </w:ins>
      <w:r>
        <w:rPr>
          <w:rStyle w:val="page number"/>
          <w:rtl w:val="0"/>
          <w:lang w:val="en-US"/>
        </w:rPr>
        <w:t>equivalent to decreasing effective light levels</w:t>
      </w:r>
      <w:del w:id="33" w:date="2024-04-05T17:50:05Z" w:author="Douglas Campbell">
        <w:r>
          <w:rPr>
            <w:rStyle w:val="page number"/>
            <w:rtl w:val="0"/>
          </w:rPr>
          <w:delText>)</w:delText>
        </w:r>
      </w:del>
      <w:ins w:id="34" w:date="2024-04-05T17:50:05Z" w:author="Douglas Campbell">
        <w:r>
          <w:rPr>
            <w:rStyle w:val="page number"/>
            <w:rtl w:val="0"/>
            <w:lang w:val="en-US"/>
          </w:rPr>
          <w:t xml:space="preserve">, </w:t>
        </w:r>
      </w:ins>
      <w:r>
        <w:rPr>
          <w:rStyle w:val="page number"/>
          <w:rtl w:val="0"/>
          <w:lang w:val="en-US"/>
        </w:rPr>
        <w:t xml:space="preserve"> and </w:t>
      </w:r>
      <w:ins w:id="35" w:date="2024-04-05T17:50:10Z" w:author="Douglas Campbell">
        <w:r>
          <w:rPr>
            <w:rStyle w:val="page number"/>
            <w:rtl w:val="0"/>
            <w:lang w:val="en-US"/>
          </w:rPr>
          <w:t xml:space="preserve">with increasing </w:t>
        </w:r>
      </w:ins>
      <w:r>
        <w:rPr>
          <w:rStyle w:val="page number"/>
          <w:rtl w:val="0"/>
          <w:lang w:val="en-US"/>
        </w:rPr>
        <w:t xml:space="preserve">measurement temperatures. While this trend remains in the temperate taxa </w:t>
      </w:r>
      <w:ins w:id="36" w:date="2024-04-05T17:50:50Z" w:author="Douglas Campbell">
        <w:r>
          <w:rPr>
            <w:i w:val="1"/>
            <w:iCs w:val="1"/>
            <w:rtl w:val="0"/>
            <w:lang w:val="de-DE"/>
          </w:rPr>
          <w:t>C</w:t>
        </w:r>
      </w:ins>
      <w:ins w:id="37" w:date="2024-04-05T17:50:50Z" w:author="Douglas Campbell">
        <w:r>
          <w:rPr>
            <w:i w:val="1"/>
            <w:iCs w:val="1"/>
            <w:rtl w:val="0"/>
            <w:lang w:val="en-US"/>
          </w:rPr>
          <w:t>.</w:t>
        </w:r>
      </w:ins>
      <w:ins w:id="38" w:date="2024-04-05T17:50:50Z" w:author="Douglas Campbell">
        <w:r>
          <w:rPr>
            <w:i w:val="1"/>
            <w:iCs w:val="1"/>
            <w:rtl w:val="0"/>
            <w:lang w:val="de-DE"/>
          </w:rPr>
          <w:t xml:space="preserve"> reinhardtii</w:t>
        </w:r>
      </w:ins>
      <w:ins w:id="39" w:date="2024-04-05T17:50:50Z" w:author="Douglas Campbell">
        <w:r>
          <w:rPr>
            <w:i w:val="1"/>
            <w:iCs w:val="1"/>
            <w:rtl w:val="0"/>
            <w:lang w:val="en-US"/>
          </w:rPr>
          <w:t xml:space="preserve"> </w:t>
        </w:r>
      </w:ins>
      <w:r>
        <w:rPr>
          <w:rStyle w:val="page number"/>
          <w:rtl w:val="0"/>
          <w:lang w:val="en-US"/>
        </w:rPr>
        <w:t>(Figure 9B), the wavelet power is consistently lower, suggesting a weaker 4-step periodicity of ChlF in temperate taxa</w:t>
      </w:r>
      <w:ins w:id="40" w:date="2024-04-05T17:52:21Z" w:author="Douglas Campbell">
        <w:r>
          <w:rPr>
            <w:rStyle w:val="page number"/>
            <w:rtl w:val="0"/>
            <w:lang w:val="en-US"/>
          </w:rPr>
          <w:t>, which is only significant at the shorter flash spacings, with higher equivalent light levels</w:t>
        </w:r>
      </w:ins>
      <w:r>
        <w:rPr>
          <w:rStyle w:val="page number"/>
          <w:rtl w:val="0"/>
        </w:rPr>
        <w:t xml:space="preserve">. </w:t>
      </w:r>
    </w:p>
    <w:p>
      <w:pPr>
        <w:pStyle w:val="Body A"/>
      </w:pPr>
    </w:p>
    <w:p>
      <w:pPr>
        <w:pStyle w:val="Body A"/>
        <w:jc w:val="center"/>
      </w:pPr>
      <w:r>
        <w:rPr>
          <w:rStyle w:val="page number"/>
        </w:rPr>
        <mc:AlternateContent>
          <mc:Choice Requires="wps">
            <w:drawing xmlns:a="http://schemas.openxmlformats.org/drawingml/2006/main">
              <wp:anchor distT="0" distB="0" distL="0" distR="0" simplePos="0" relativeHeight="251659264" behindDoc="0" locked="0" layoutInCell="1" allowOverlap="1">
                <wp:simplePos x="0" y="0"/>
                <wp:positionH relativeFrom="column">
                  <wp:posOffset>-102860</wp:posOffset>
                </wp:positionH>
                <wp:positionV relativeFrom="line">
                  <wp:posOffset>3147694</wp:posOffset>
                </wp:positionV>
                <wp:extent cx="291465" cy="382905"/>
                <wp:effectExtent l="0" t="0" r="0" b="0"/>
                <wp:wrapNone/>
                <wp:docPr id="1073741833" name="officeArt object" descr="Text Box 6"/>
                <wp:cNvGraphicFramePr/>
                <a:graphic xmlns:a="http://schemas.openxmlformats.org/drawingml/2006/main">
                  <a:graphicData uri="http://schemas.microsoft.com/office/word/2010/wordprocessingShape">
                    <wps:wsp>
                      <wps:cNvSpPr txBox="1"/>
                      <wps:spPr>
                        <a:xfrm>
                          <a:off x="0" y="0"/>
                          <a:ext cx="291465" cy="382905"/>
                        </a:xfrm>
                        <a:prstGeom prst="rect">
                          <a:avLst/>
                        </a:prstGeom>
                        <a:noFill/>
                        <a:ln w="12700" cap="flat">
                          <a:noFill/>
                          <a:miter lim="400000"/>
                        </a:ln>
                        <a:effectLst/>
                      </wps:spPr>
                      <wps:txbx>
                        <w:txbxContent>
                          <w:p>
                            <w:pPr>
                              <w:pStyle w:val="Body A"/>
                              <w:jc w:val="center"/>
                            </w:pPr>
                            <w:r>
                              <w:rPr>
                                <w:b w:val="1"/>
                                <w:bCs w:val="1"/>
                                <w:sz w:val="28"/>
                                <w:szCs w:val="28"/>
                                <w:rtl w:val="0"/>
                                <w:lang w:val="en-US"/>
                              </w:rPr>
                              <w:t>B</w:t>
                            </w:r>
                          </w:p>
                        </w:txbxContent>
                      </wps:txbx>
                      <wps:bodyPr wrap="square" lIns="45718" tIns="45718" rIns="45718" bIns="45718" numCol="1" anchor="t">
                        <a:noAutofit/>
                      </wps:bodyPr>
                    </wps:wsp>
                  </a:graphicData>
                </a:graphic>
              </wp:anchor>
            </w:drawing>
          </mc:Choice>
          <mc:Fallback>
            <w:pict>
              <v:shape id="_x0000_s1026" type="#_x0000_t202" style="visibility:visible;position:absolute;margin-left:-8.1pt;margin-top:247.9pt;width:22.9pt;height:30.1pt;z-index:251659264;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A"/>
                        <w:jc w:val="center"/>
                      </w:pPr>
                      <w:r>
                        <w:rPr>
                          <w:b w:val="1"/>
                          <w:bCs w:val="1"/>
                          <w:sz w:val="28"/>
                          <w:szCs w:val="28"/>
                          <w:rtl w:val="0"/>
                          <w:lang w:val="en-US"/>
                        </w:rPr>
                        <w:t>B</w:t>
                      </w:r>
                    </w:p>
                  </w:txbxContent>
                </v:textbox>
                <w10:wrap type="none" side="bothSides" anchorx="text"/>
              </v:shape>
            </w:pict>
          </mc:Fallback>
        </mc:AlternateContent>
      </w:r>
      <w:r>
        <w:rPr>
          <w14:textOutline w14:w="12700" w14:cap="flat">
            <w14:noFill/>
            <w14:miter w14:lim="400000"/>
          </w14:textOutline>
        </w:rPr>
        <w:drawing xmlns:a="http://schemas.openxmlformats.org/drawingml/2006/main">
          <wp:inline distT="0" distB="0" distL="0" distR="0">
            <wp:extent cx="5868000" cy="3088223"/>
            <wp:effectExtent l="0" t="0" r="0" b="0"/>
            <wp:docPr id="1073741834" name="officeArt object" descr="A diagram of a temperature measuremen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4" name="A diagram of a temperature measurementDescription automatically generated with medium confidence" descr="A diagram of a temperature measurementDescription automatically generated with medium confidence"/>
                    <pic:cNvPicPr>
                      <a:picLocks noChangeAspect="1"/>
                    </pic:cNvPicPr>
                  </pic:nvPicPr>
                  <pic:blipFill>
                    <a:blip r:embed="rId19">
                      <a:extLst/>
                    </a:blip>
                    <a:stretch>
                      <a:fillRect/>
                    </a:stretch>
                  </pic:blipFill>
                  <pic:spPr>
                    <a:xfrm>
                      <a:off x="0" y="0"/>
                      <a:ext cx="5868000" cy="3088223"/>
                    </a:xfrm>
                    <a:prstGeom prst="rect">
                      <a:avLst/>
                    </a:prstGeom>
                    <a:ln w="12700" cap="flat">
                      <a:noFill/>
                      <a:miter lim="400000"/>
                    </a:ln>
                    <a:effectLst/>
                  </pic:spPr>
                </pic:pic>
              </a:graphicData>
            </a:graphic>
          </wp:inline>
        </w:drawing>
      </w:r>
    </w:p>
    <w:p>
      <w:pPr>
        <w:pStyle w:val="Body A"/>
        <w:jc w:val="center"/>
      </w:pPr>
      <w:r>
        <w:rPr>
          <w14:textOutline w14:w="12700" w14:cap="flat">
            <w14:noFill/>
            <w14:miter w14:lim="400000"/>
          </w14:textOutline>
        </w:rPr>
        <w:drawing xmlns:a="http://schemas.openxmlformats.org/drawingml/2006/main">
          <wp:inline distT="0" distB="0" distL="0" distR="0">
            <wp:extent cx="5868000" cy="3088223"/>
            <wp:effectExtent l="0" t="0" r="0" b="0"/>
            <wp:docPr id="1073741835" name="officeArt object"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5" name="A screenshot of a graphDescription automatically generated" descr="A screenshot of a graphDescription automatically generated"/>
                    <pic:cNvPicPr>
                      <a:picLocks noChangeAspect="1"/>
                    </pic:cNvPicPr>
                  </pic:nvPicPr>
                  <pic:blipFill>
                    <a:blip r:embed="rId20">
                      <a:extLst/>
                    </a:blip>
                    <a:stretch>
                      <a:fillRect/>
                    </a:stretch>
                  </pic:blipFill>
                  <pic:spPr>
                    <a:xfrm>
                      <a:off x="0" y="0"/>
                      <a:ext cx="5868000" cy="3088223"/>
                    </a:xfrm>
                    <a:prstGeom prst="rect">
                      <a:avLst/>
                    </a:prstGeom>
                    <a:ln w="12700" cap="flat">
                      <a:noFill/>
                      <a:miter lim="400000"/>
                    </a:ln>
                    <a:effectLst/>
                  </pic:spPr>
                </pic:pic>
              </a:graphicData>
            </a:graphic>
          </wp:inline>
        </w:drawing>
      </w:r>
    </w:p>
    <w:p>
      <w:pPr>
        <w:pStyle w:val="Body A"/>
      </w:pPr>
      <w:r>
        <w:rPr>
          <w:b w:val="1"/>
          <w:bCs w:val="1"/>
          <w:rtl w:val="0"/>
          <w:lang w:val="en-US"/>
        </w:rPr>
        <w:t>Figure 9:</w:t>
      </w:r>
      <w:r>
        <w:rPr>
          <w:rtl w:val="0"/>
          <w:lang w:val="en-US"/>
        </w:rPr>
        <w:t xml:space="preserve"> Sample plot of wavelet power by period of oscillations in the maximum quantum yield of photochemistry in A. Polar </w:t>
      </w:r>
      <w:r>
        <w:rPr>
          <w:i w:val="1"/>
          <w:iCs w:val="1"/>
          <w:rtl w:val="0"/>
          <w:lang w:val="pt-PT"/>
        </w:rPr>
        <w:t>Chlamydomonas priscuii</w:t>
      </w:r>
      <w:r>
        <w:rPr>
          <w:rtl w:val="0"/>
          <w:lang w:val="en-US"/>
        </w:rPr>
        <w:t xml:space="preserve"> and B. Temperate </w:t>
      </w:r>
      <w:r>
        <w:rPr>
          <w:i w:val="1"/>
          <w:iCs w:val="1"/>
          <w:rtl w:val="0"/>
          <w:lang w:val="de-DE"/>
        </w:rPr>
        <w:t xml:space="preserve">Chlamydomonas reinhardtii </w:t>
      </w:r>
      <w:r>
        <w:rPr>
          <w:rtl w:val="0"/>
          <w:lang w:val="en-US"/>
        </w:rPr>
        <w:t xml:space="preserve">cultures across a range of measurement temperatures and flash spacings, with the equivalent effective light levels. </w:t>
      </w:r>
    </w:p>
    <w:p>
      <w:pPr>
        <w:pStyle w:val="Body"/>
      </w:pPr>
      <w:r>
        <w:rPr>
          <w:rStyle w:val="page number"/>
        </w:rPr>
        <mc:AlternateContent>
          <mc:Choice Requires="wps">
            <w:drawing xmlns:a="http://schemas.openxmlformats.org/drawingml/2006/main">
              <wp:anchor distT="0" distB="0" distL="0" distR="0" simplePos="0" relativeHeight="251660288" behindDoc="0" locked="0" layoutInCell="1" allowOverlap="1">
                <wp:simplePos x="0" y="0"/>
                <wp:positionH relativeFrom="column">
                  <wp:posOffset>-106680</wp:posOffset>
                </wp:positionH>
                <wp:positionV relativeFrom="line">
                  <wp:posOffset>-6991349</wp:posOffset>
                </wp:positionV>
                <wp:extent cx="291739" cy="383177"/>
                <wp:effectExtent l="0" t="0" r="0" b="0"/>
                <wp:wrapNone/>
                <wp:docPr id="1073741836" name="officeArt object" descr="Text Box 6"/>
                <wp:cNvGraphicFramePr/>
                <a:graphic xmlns:a="http://schemas.openxmlformats.org/drawingml/2006/main">
                  <a:graphicData uri="http://schemas.microsoft.com/office/word/2010/wordprocessingShape">
                    <wps:wsp>
                      <wps:cNvSpPr txBox="1"/>
                      <wps:spPr>
                        <a:xfrm>
                          <a:off x="0" y="0"/>
                          <a:ext cx="291739" cy="383177"/>
                        </a:xfrm>
                        <a:prstGeom prst="rect">
                          <a:avLst/>
                        </a:prstGeom>
                        <a:noFill/>
                        <a:ln w="12700" cap="flat">
                          <a:noFill/>
                          <a:miter lim="400000"/>
                        </a:ln>
                        <a:effectLst/>
                      </wps:spPr>
                      <wps:txbx>
                        <w:txbxContent>
                          <w:p>
                            <w:pPr>
                              <w:pStyle w:val="Body A"/>
                              <w:jc w:val="center"/>
                            </w:pPr>
                            <w:r>
                              <w:rPr>
                                <w:b w:val="1"/>
                                <w:bCs w:val="1"/>
                                <w:sz w:val="28"/>
                                <w:szCs w:val="28"/>
                                <w:rtl w:val="0"/>
                                <w:lang w:val="en-US"/>
                              </w:rPr>
                              <w:t>A</w:t>
                            </w:r>
                          </w:p>
                        </w:txbxContent>
                      </wps:txbx>
                      <wps:bodyPr wrap="square" lIns="45718" tIns="45718" rIns="45718" bIns="45718" numCol="1" anchor="t">
                        <a:noAutofit/>
                      </wps:bodyPr>
                    </wps:wsp>
                  </a:graphicData>
                </a:graphic>
              </wp:anchor>
            </w:drawing>
          </mc:Choice>
          <mc:Fallback>
            <w:pict>
              <v:shape id="_x0000_s1027" type="#_x0000_t202" style="visibility:visible;position:absolute;margin-left:-8.4pt;margin-top:-550.5pt;width:23.0pt;height:30.2pt;z-index:251660288;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A"/>
                        <w:jc w:val="center"/>
                      </w:pPr>
                      <w:r>
                        <w:rPr>
                          <w:b w:val="1"/>
                          <w:bCs w:val="1"/>
                          <w:sz w:val="28"/>
                          <w:szCs w:val="28"/>
                          <w:rtl w:val="0"/>
                          <w:lang w:val="en-US"/>
                        </w:rPr>
                        <w:t>A</w:t>
                      </w:r>
                    </w:p>
                  </w:txbxContent>
                </v:textbox>
                <w10:wrap type="none" side="bothSides" anchorx="text"/>
              </v:shape>
            </w:pict>
          </mc:Fallback>
        </mc:AlternateContent>
      </w:r>
    </w:p>
    <w:p>
      <w:pPr>
        <w:pStyle w:val="Body"/>
      </w:pPr>
      <w:r>
        <w:rPr>
          <w:rtl w:val="0"/>
          <w:lang w:val="pt-PT"/>
        </w:rPr>
        <w:t xml:space="preserve">Polar taxa </w:t>
      </w:r>
      <w:r>
        <w:rPr>
          <w:rStyle w:val="page number"/>
          <w:rtl w:val="0"/>
          <w:lang w:val="en-US"/>
        </w:rPr>
        <w:t>maintained significant 4-step oscillations in F</w:t>
      </w:r>
      <w:r>
        <w:rPr>
          <w:vertAlign w:val="subscript"/>
          <w:rtl w:val="0"/>
        </w:rPr>
        <w:t>v</w:t>
      </w:r>
      <w:r>
        <w:rPr>
          <w:rStyle w:val="page number"/>
          <w:rtl w:val="0"/>
        </w:rPr>
        <w:t>/F</w:t>
      </w:r>
      <w:r>
        <w:rPr>
          <w:vertAlign w:val="subscript"/>
          <w:rtl w:val="0"/>
        </w:rPr>
        <w:t>m</w:t>
      </w:r>
      <w:r>
        <w:rPr>
          <w:rStyle w:val="page number"/>
          <w:rtl w:val="0"/>
        </w:rPr>
        <w:t>,</w:t>
      </w:r>
      <w:r>
        <w:rPr>
          <w:vertAlign w:val="subscript"/>
          <w:rtl w:val="0"/>
        </w:rPr>
        <w:t xml:space="preserve"> </w:t>
      </w:r>
      <w:r>
        <w:rPr>
          <w:rStyle w:val="page number"/>
          <w:rtl w:val="0"/>
          <w:lang w:val="en-US"/>
        </w:rPr>
        <w:t xml:space="preserve">and thus stronger synchronization of PSII S-State cycling across a broader range of measurement conditions, than did their temperate counterparts (Figure 10). The temperate diatom </w:t>
      </w:r>
      <w:r>
        <w:rPr>
          <w:i w:val="1"/>
          <w:iCs w:val="1"/>
          <w:rtl w:val="0"/>
          <w:lang w:val="it-IT"/>
        </w:rPr>
        <w:t>T. pseudonana</w:t>
      </w:r>
      <w:r>
        <w:rPr>
          <w:rStyle w:val="page number"/>
          <w:rtl w:val="0"/>
          <w:lang w:val="en-US"/>
        </w:rPr>
        <w:t xml:space="preserve"> showed significant 4-step ChlF oscillations across 20.57 % of measured conditions, compared to 85% of measured conditions in its polar counterpart, </w:t>
      </w:r>
      <w:r>
        <w:rPr>
          <w:i w:val="1"/>
          <w:iCs w:val="1"/>
          <w:rtl w:val="0"/>
        </w:rPr>
        <w:t>F. cylindrus</w:t>
      </w:r>
      <w:r>
        <w:rPr>
          <w:rStyle w:val="page number"/>
          <w:rtl w:val="0"/>
          <w:lang w:val="en-US"/>
        </w:rPr>
        <w:t xml:space="preserve">. Similarly, significant 4-step ChlF oscillations occurred across 32% and 40 % of measurement conditions for the temperate green algae </w:t>
      </w:r>
      <w:r>
        <w:rPr>
          <w:i w:val="1"/>
          <w:iCs w:val="1"/>
          <w:rtl w:val="0"/>
          <w:lang w:val="pt-PT"/>
        </w:rPr>
        <w:t xml:space="preserve">C. vulgaris </w:t>
      </w:r>
      <w:r>
        <w:rPr>
          <w:rStyle w:val="page number"/>
          <w:rtl w:val="0"/>
          <w:lang w:val="en-US"/>
        </w:rPr>
        <w:t xml:space="preserve">and </w:t>
      </w:r>
      <w:r>
        <w:rPr>
          <w:i w:val="1"/>
          <w:iCs w:val="1"/>
          <w:rtl w:val="0"/>
          <w:lang w:val="de-DE"/>
        </w:rPr>
        <w:t xml:space="preserve">C. reinhardtii, </w:t>
      </w:r>
      <w:r>
        <w:rPr>
          <w:rtl w:val="0"/>
          <w:lang w:val="de-DE"/>
        </w:rPr>
        <w:t>and</w:t>
      </w:r>
      <w:r>
        <w:rPr>
          <w:i w:val="1"/>
          <w:iCs w:val="1"/>
          <w:rtl w:val="0"/>
          <w:lang w:val="de-DE"/>
        </w:rPr>
        <w:t xml:space="preserve"> </w:t>
      </w:r>
      <w:r>
        <w:rPr>
          <w:rStyle w:val="page number"/>
          <w:rtl w:val="0"/>
          <w:lang w:val="en-US"/>
        </w:rPr>
        <w:t xml:space="preserve">60, 73, and 80% of measurement conditions for the polar algae </w:t>
      </w:r>
      <w:r>
        <w:rPr>
          <w:i w:val="1"/>
          <w:iCs w:val="1"/>
          <w:rtl w:val="0"/>
          <w:lang w:val="it-IT"/>
        </w:rPr>
        <w:t>C. ICEMDV</w:t>
      </w:r>
      <w:r>
        <w:rPr>
          <w:rStyle w:val="page number"/>
          <w:rtl w:val="0"/>
        </w:rPr>
        <w:t xml:space="preserve">, </w:t>
      </w:r>
      <w:r>
        <w:rPr>
          <w:i w:val="1"/>
          <w:iCs w:val="1"/>
          <w:rtl w:val="0"/>
        </w:rPr>
        <w:t>C. malina</w:t>
      </w:r>
      <w:r>
        <w:rPr>
          <w:rStyle w:val="page number"/>
          <w:rtl w:val="0"/>
          <w:lang w:val="en-US"/>
        </w:rPr>
        <w:t xml:space="preserve">, and </w:t>
      </w:r>
      <w:r>
        <w:rPr>
          <w:i w:val="1"/>
          <w:iCs w:val="1"/>
          <w:rtl w:val="0"/>
        </w:rPr>
        <w:t>C. priscuii</w:t>
      </w:r>
      <w:r>
        <w:rPr>
          <w:rStyle w:val="page number"/>
          <w:rtl w:val="0"/>
        </w:rPr>
        <w:t xml:space="preserve">. </w:t>
      </w:r>
    </w:p>
    <w:p>
      <w:pPr>
        <w:pStyle w:val="Body A"/>
      </w:pPr>
    </w:p>
    <w:p>
      <w:pPr>
        <w:pStyle w:val="Body A"/>
      </w:pPr>
      <w:r>
        <w:rPr>
          <w:rStyle w:val="page number"/>
        </w:rPr>
        <w:drawing xmlns:a="http://schemas.openxmlformats.org/drawingml/2006/main">
          <wp:inline distT="0" distB="0" distL="0" distR="0">
            <wp:extent cx="5940000" cy="4243040"/>
            <wp:effectExtent l="0" t="0" r="0" b="0"/>
            <wp:docPr id="1073741837" name="officeArt object" descr="A graph of different temperature level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7" name="A graph of different temperature levelsDescription automatically generated with medium confidence" descr="A graph of different temperature levelsDescription automatically generated with medium confidence"/>
                    <pic:cNvPicPr>
                      <a:picLocks noChangeAspect="1"/>
                    </pic:cNvPicPr>
                  </pic:nvPicPr>
                  <pic:blipFill>
                    <a:blip r:embed="rId21">
                      <a:extLst/>
                    </a:blip>
                    <a:stretch>
                      <a:fillRect/>
                    </a:stretch>
                  </pic:blipFill>
                  <pic:spPr>
                    <a:xfrm>
                      <a:off x="0" y="0"/>
                      <a:ext cx="5940000" cy="4243040"/>
                    </a:xfrm>
                    <a:prstGeom prst="rect">
                      <a:avLst/>
                    </a:prstGeom>
                    <a:ln w="12700" cap="flat">
                      <a:noFill/>
                      <a:miter lim="400000"/>
                    </a:ln>
                    <a:effectLst/>
                  </pic:spPr>
                </pic:pic>
              </a:graphicData>
            </a:graphic>
          </wp:inline>
        </w:drawing>
      </w:r>
    </w:p>
    <w:p>
      <w:pPr>
        <w:pStyle w:val="Body A"/>
      </w:pPr>
      <w:r>
        <w:rPr>
          <w:b w:val="1"/>
          <w:bCs w:val="1"/>
          <w:rtl w:val="0"/>
          <w:lang w:val="it-IT"/>
        </w:rPr>
        <w:t xml:space="preserve">Figure 10: </w:t>
      </w:r>
      <w:r>
        <w:rPr>
          <w:rtl w:val="0"/>
          <w:lang w:val="en-US"/>
        </w:rPr>
        <w:t xml:space="preserve">Statistical significance of 4-step oscillations in the maximum quantum yield of PSII photochemistry across polar and temperate phytoplankton taxa, as measured through variable chlorophyll fluorescence. </w:t>
      </w:r>
    </w:p>
    <w:p>
      <w:pPr>
        <w:pStyle w:val="Body A"/>
      </w:pPr>
    </w:p>
    <w:p>
      <w:pPr>
        <w:pStyle w:val="Heading 2"/>
        <w:rPr>
          <w:rStyle w:val="page number"/>
        </w:rPr>
      </w:pPr>
      <w:bookmarkStart w:name="_Toc22" w:id="41"/>
      <w:r>
        <w:rPr>
          <w:rStyle w:val="page number"/>
          <w:rFonts w:cs="Arial Unicode MS" w:eastAsia="Arial Unicode MS"/>
          <w:rtl w:val="0"/>
          <w:lang w:val="en-US"/>
        </w:rPr>
        <w:t>Generalized Additive Modelling by Deviation from Growth Temperature</w:t>
      </w:r>
      <w:bookmarkEnd w:id="41"/>
    </w:p>
    <w:p>
      <w:pPr>
        <w:pStyle w:val="Body"/>
      </w:pPr>
      <w:r>
        <w:rPr>
          <w:rStyle w:val="page number"/>
          <w:rtl w:val="0"/>
          <w:lang w:val="en-US"/>
        </w:rPr>
        <w:t>Predictions from generalized additive modelling were generated for the damping of S-State-induced chlorophyll fluorescence oscillations, as predicted by the tensor product smooth of the deviation from growth temperature during measurements (</w:t>
      </w:r>
      <w:r>
        <w:rPr>
          <w:rStyle w:val="page number"/>
          <w:rtl w:val="0"/>
          <w:lang w:val="it-IT"/>
        </w:rPr>
        <w:t>°</w:t>
      </w:r>
      <w:r>
        <w:rPr>
          <w:rStyle w:val="page number"/>
          <w:rtl w:val="0"/>
          <w:lang w:val="en-US"/>
        </w:rPr>
        <w:t>C) and the effective light level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-1</w:t>
      </w:r>
      <w:r>
        <w:rPr>
          <w:rtl w:val="0"/>
          <w:lang w:val="fr-FR"/>
        </w:rPr>
        <w:t>; Table 3)</w:t>
      </w:r>
      <w:r>
        <w:rPr>
          <w:rStyle w:val="page number"/>
          <w:rtl w:val="0"/>
          <w:lang w:val="en-US"/>
        </w:rPr>
        <w:t xml:space="preserve"> for each strain. </w:t>
      </w:r>
    </w:p>
    <w:p>
      <w:pPr>
        <w:pStyle w:val="Body"/>
      </w:pPr>
    </w:p>
    <w:p>
      <w:pPr>
        <w:pStyle w:val="Body A"/>
        <w:spacing w:after="60"/>
      </w:pPr>
      <w:r>
        <w:rPr>
          <w:b w:val="1"/>
          <w:bCs w:val="1"/>
          <w:rtl w:val="0"/>
          <w:lang w:val="en-US"/>
        </w:rPr>
        <w:t>Table 3:</w:t>
      </w:r>
      <w:r>
        <w:rPr>
          <w:rtl w:val="0"/>
          <w:lang w:val="en-US"/>
        </w:rPr>
        <w:t xml:space="preserve"> Summary statistics by phytoplankton strain of GAM models using the restricted maximum likelihood method to model the response of the damping of S-State-induced chlorophyll fluorescence oscillations to the predictors of deviation from growth temperature (</w:t>
      </w:r>
      <w:r>
        <w:rPr>
          <w:rtl w:val="0"/>
          <w:lang w:val="en-US"/>
        </w:rPr>
        <w:t>°</w:t>
      </w:r>
      <w:r>
        <w:rPr>
          <w:rtl w:val="0"/>
          <w:lang w:val="en-US"/>
        </w:rPr>
        <w:t>C) and the effective light level (</w:t>
      </w:r>
      <w:r>
        <w:rPr>
          <w:rtl w:val="0"/>
          <w:lang w:val="en-US"/>
        </w:rPr>
        <w:t>µ</w:t>
      </w:r>
      <w:r>
        <w:rPr>
          <w:rtl w:val="0"/>
          <w:lang w:val="en-US"/>
        </w:rPr>
        <w:t>mol photons m</w:t>
      </w:r>
      <w:r>
        <w:rPr>
          <w:vertAlign w:val="superscript"/>
          <w:rtl w:val="0"/>
          <w:lang w:val="en-US"/>
        </w:rPr>
        <w:t>-2</w:t>
      </w:r>
      <w:r>
        <w:rPr>
          <w:rtl w:val="0"/>
          <w:lang w:val="en-US"/>
        </w:rPr>
        <w:t>s</w:t>
      </w:r>
      <w:r>
        <w:rPr>
          <w:vertAlign w:val="superscript"/>
          <w:rtl w:val="0"/>
          <w:lang w:val="ru-RU"/>
        </w:rPr>
        <w:t>-1</w:t>
      </w:r>
      <w:r>
        <w:rPr>
          <w:rtl w:val="0"/>
          <w:lang w:val="en-US"/>
        </w:rPr>
        <w:t>).</w:t>
      </w:r>
      <w:commentRangeStart w:id="42"/>
      <w:r>
        <w:rPr>
          <w:rtl w:val="0"/>
          <w:lang w:val="en-US"/>
        </w:rPr>
        <w:t xml:space="preserve"> </w:t>
      </w:r>
      <w:commentRangeEnd w:id="42"/>
      <w:r>
        <w:commentReference w:id="42"/>
      </w:r>
    </w:p>
    <w:tbl>
      <w:tblPr>
        <w:tblW w:w="935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1d7"/>
        <w:tblLayout w:type="fixed"/>
      </w:tblPr>
      <w:tblGrid>
        <w:gridCol w:w="1662"/>
        <w:gridCol w:w="1611"/>
        <w:gridCol w:w="1605"/>
        <w:gridCol w:w="1640"/>
        <w:gridCol w:w="1416"/>
        <w:gridCol w:w="1416"/>
      </w:tblGrid>
      <w:tr>
        <w:tblPrEx>
          <w:shd w:val="clear" w:color="auto" w:fill="cad1d7"/>
        </w:tblPrEx>
        <w:trPr>
          <w:trHeight w:val="295" w:hRule="atLeast"/>
        </w:trPr>
        <w:tc>
          <w:tcPr>
            <w:tcW w:type="dxa" w:w="1662"/>
            <w:vMerge w:val="restart"/>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ind w:firstLine="0"/>
            </w:pPr>
            <w:r>
              <w:rPr>
                <w:shd w:val="nil" w:color="auto" w:fill="auto"/>
                <w:rtl w:val="0"/>
                <w:lang w:val="en-US"/>
              </w:rPr>
              <w:t>Strain</w:t>
            </w:r>
          </w:p>
        </w:tc>
        <w:tc>
          <w:tcPr>
            <w:tcW w:type="dxa" w:w="4856"/>
            <w:gridSpan w:val="3"/>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Significance of smooth term</w:t>
            </w:r>
          </w:p>
        </w:tc>
        <w:tc>
          <w:tcPr>
            <w:tcW w:type="dxa" w:w="1416"/>
            <w:vMerge w:val="restart"/>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ind w:firstLine="0"/>
            </w:pPr>
            <w:r>
              <w:rPr>
                <w:shd w:val="nil" w:color="auto" w:fill="auto"/>
                <w:rtl w:val="0"/>
                <w:lang w:val="en-US"/>
              </w:rPr>
              <w:t>Adjusted R</w:t>
            </w:r>
            <w:r>
              <w:rPr>
                <w:shd w:val="nil" w:color="auto" w:fill="auto"/>
                <w:vertAlign w:val="superscript"/>
                <w:rtl w:val="0"/>
                <w:lang w:val="en-US"/>
              </w:rPr>
              <w:t>2</w:t>
            </w:r>
          </w:p>
        </w:tc>
        <w:tc>
          <w:tcPr>
            <w:tcW w:type="dxa" w:w="1416"/>
            <w:vMerge w:val="restart"/>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ind w:firstLine="0"/>
            </w:pPr>
            <w:r>
              <w:rPr>
                <w:shd w:val="nil" w:color="auto" w:fill="auto"/>
                <w:rtl w:val="0"/>
                <w:lang w:val="en-US"/>
              </w:rPr>
              <w:t>Deviance Explained</w:t>
            </w:r>
          </w:p>
        </w:tc>
      </w:tr>
      <w:tr>
        <w:tblPrEx>
          <w:shd w:val="clear" w:color="auto" w:fill="cad1d7"/>
        </w:tblPrEx>
        <w:trPr>
          <w:trHeight w:val="295" w:hRule="atLeast"/>
        </w:trPr>
        <w:tc>
          <w:tcPr>
            <w:tcW w:type="dxa" w:w="1662"/>
            <w:vMerge w:val="continue"/>
            <w:tcBorders>
              <w:top w:val="single" w:color="000000" w:sz="4" w:space="0" w:shadow="0" w:frame="0"/>
              <w:left w:val="nil"/>
              <w:bottom w:val="single" w:color="000000" w:sz="4" w:space="0" w:shadow="0" w:frame="0"/>
              <w:right w:val="nil"/>
            </w:tcBorders>
            <w:shd w:val="clear" w:color="auto" w:fill="auto"/>
          </w:tcPr>
          <w:p/>
        </w:tc>
        <w:tc>
          <w:tcPr>
            <w:tcW w:type="dxa" w:w="161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EDF</w:t>
            </w:r>
          </w:p>
        </w:tc>
        <w:tc>
          <w:tcPr>
            <w:tcW w:type="dxa" w:w="160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 xml:space="preserve">F-ratio </w:t>
            </w:r>
          </w:p>
        </w:tc>
        <w:tc>
          <w:tcPr>
            <w:tcW w:type="dxa" w:w="164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 xml:space="preserve">P-value </w:t>
            </w:r>
          </w:p>
        </w:tc>
        <w:tc>
          <w:tcPr>
            <w:tcW w:type="dxa" w:w="1416"/>
            <w:vMerge w:val="continue"/>
            <w:tcBorders>
              <w:top w:val="single" w:color="000000" w:sz="4" w:space="0" w:shadow="0" w:frame="0"/>
              <w:left w:val="nil"/>
              <w:bottom w:val="single" w:color="000000" w:sz="4" w:space="0" w:shadow="0" w:frame="0"/>
              <w:right w:val="nil"/>
            </w:tcBorders>
            <w:shd w:val="clear" w:color="auto" w:fill="auto"/>
          </w:tcPr>
          <w:p/>
        </w:tc>
        <w:tc>
          <w:tcPr>
            <w:tcW w:type="dxa" w:w="1416"/>
            <w:vMerge w:val="continue"/>
            <w:tcBorders>
              <w:top w:val="single" w:color="000000" w:sz="4" w:space="0" w:shadow="0" w:frame="0"/>
              <w:left w:val="nil"/>
              <w:bottom w:val="single" w:color="000000" w:sz="4" w:space="0" w:shadow="0" w:frame="0"/>
              <w:right w:val="nil"/>
            </w:tcBorders>
            <w:shd w:val="clear" w:color="auto" w:fill="auto"/>
          </w:tcPr>
          <w:p/>
        </w:tc>
      </w:tr>
      <w:tr>
        <w:tblPrEx>
          <w:shd w:val="clear" w:color="auto" w:fill="cad1d7"/>
        </w:tblPrEx>
        <w:trPr>
          <w:trHeight w:val="305" w:hRule="atLeast"/>
        </w:trPr>
        <w:tc>
          <w:tcPr>
            <w:tcW w:type="dxa" w:w="166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nil" w:color="auto" w:fill="auto"/>
                <w:rtl w:val="0"/>
                <w:lang w:val="en-US"/>
              </w:rPr>
              <w:t>F. cylindrus</w:t>
            </w:r>
          </w:p>
        </w:tc>
        <w:tc>
          <w:tcPr>
            <w:tcW w:type="dxa" w:w="1611"/>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7.23</w:t>
            </w:r>
          </w:p>
        </w:tc>
        <w:tc>
          <w:tcPr>
            <w:tcW w:type="dxa" w:w="1605"/>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6.82</w:t>
            </w:r>
          </w:p>
        </w:tc>
        <w:tc>
          <w:tcPr>
            <w:tcW w:type="dxa" w:w="1640"/>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2.8e-05</w:t>
            </w:r>
          </w:p>
        </w:tc>
        <w:tc>
          <w:tcPr>
            <w:tcW w:type="dxa" w:w="1416"/>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0.584</w:t>
            </w:r>
          </w:p>
        </w:tc>
        <w:tc>
          <w:tcPr>
            <w:tcW w:type="dxa" w:w="1416"/>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66.1%</w:t>
            </w:r>
          </w:p>
        </w:tc>
      </w:tr>
      <w:tr>
        <w:tblPrEx>
          <w:shd w:val="clear" w:color="auto" w:fill="cad1d7"/>
        </w:tblPrEx>
        <w:trPr>
          <w:trHeight w:val="310" w:hRule="atLeast"/>
        </w:trPr>
        <w:tc>
          <w:tcPr>
            <w:tcW w:type="dxa" w:w="1662"/>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clear" w:color="auto" w:fill="ffffff"/>
                <w:rtl w:val="0"/>
                <w:lang w:val="en-US"/>
              </w:rPr>
              <w:t>T. pseudonana</w:t>
            </w:r>
          </w:p>
        </w:tc>
        <w:tc>
          <w:tcPr>
            <w:tcW w:type="dxa" w:w="1611"/>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6.08</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9.01</w:t>
            </w:r>
          </w:p>
        </w:tc>
        <w:tc>
          <w:tcPr>
            <w:tcW w:type="dxa" w:w="1640"/>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5.38e-06</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0.674</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73.2%</w:t>
            </w:r>
          </w:p>
        </w:tc>
      </w:tr>
      <w:tr>
        <w:tblPrEx>
          <w:shd w:val="clear" w:color="auto" w:fill="cad1d7"/>
        </w:tblPrEx>
        <w:trPr>
          <w:trHeight w:val="310" w:hRule="atLeast"/>
        </w:trPr>
        <w:tc>
          <w:tcPr>
            <w:tcW w:type="dxa" w:w="1662"/>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clear" w:color="auto" w:fill="ffffff"/>
                <w:rtl w:val="0"/>
                <w:lang w:val="en-US"/>
              </w:rPr>
              <w:t>C. ICEMDV</w:t>
            </w:r>
          </w:p>
        </w:tc>
        <w:tc>
          <w:tcPr>
            <w:tcW w:type="dxa" w:w="1611"/>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4.51</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6.59</w:t>
            </w:r>
          </w:p>
        </w:tc>
        <w:tc>
          <w:tcPr>
            <w:tcW w:type="dxa" w:w="1640"/>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0.00687</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0.687</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78.8%</w:t>
            </w:r>
          </w:p>
        </w:tc>
      </w:tr>
      <w:tr>
        <w:tblPrEx>
          <w:shd w:val="clear" w:color="auto" w:fill="cad1d7"/>
        </w:tblPrEx>
        <w:trPr>
          <w:trHeight w:val="310" w:hRule="atLeast"/>
        </w:trPr>
        <w:tc>
          <w:tcPr>
            <w:tcW w:type="dxa" w:w="1662"/>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clear" w:color="auto" w:fill="ffffff"/>
                <w:rtl w:val="0"/>
                <w:lang w:val="en-US"/>
              </w:rPr>
              <w:t>C. priscuii</w:t>
            </w:r>
          </w:p>
        </w:tc>
        <w:tc>
          <w:tcPr>
            <w:tcW w:type="dxa" w:w="1611"/>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4.31</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2.17</w:t>
            </w:r>
          </w:p>
        </w:tc>
        <w:tc>
          <w:tcPr>
            <w:tcW w:type="dxa" w:w="1640"/>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0.115</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0.389</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57.7%</w:t>
            </w:r>
          </w:p>
        </w:tc>
      </w:tr>
      <w:tr>
        <w:tblPrEx>
          <w:shd w:val="clear" w:color="auto" w:fill="cad1d7"/>
        </w:tblPrEx>
        <w:trPr>
          <w:trHeight w:val="310" w:hRule="atLeast"/>
        </w:trPr>
        <w:tc>
          <w:tcPr>
            <w:tcW w:type="dxa" w:w="1662"/>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clear" w:color="auto" w:fill="ffffff"/>
                <w:rtl w:val="0"/>
                <w:lang w:val="en-US"/>
              </w:rPr>
              <w:t>C. malina</w:t>
            </w:r>
          </w:p>
        </w:tc>
        <w:tc>
          <w:tcPr>
            <w:tcW w:type="dxa" w:w="1611"/>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4.34</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2.56</w:t>
            </w:r>
          </w:p>
        </w:tc>
        <w:tc>
          <w:tcPr>
            <w:tcW w:type="dxa" w:w="1640"/>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 xml:space="preserve">0.0843 </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0.423</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60.2%</w:t>
            </w:r>
          </w:p>
        </w:tc>
      </w:tr>
      <w:tr>
        <w:tblPrEx>
          <w:shd w:val="clear" w:color="auto" w:fill="cad1d7"/>
        </w:tblPrEx>
        <w:trPr>
          <w:trHeight w:val="310" w:hRule="atLeast"/>
        </w:trPr>
        <w:tc>
          <w:tcPr>
            <w:tcW w:type="dxa" w:w="1662"/>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nil" w:color="auto" w:fill="auto"/>
                <w:rtl w:val="0"/>
                <w:lang w:val="en-US"/>
              </w:rPr>
              <w:t>C. reinhardtii</w:t>
            </w:r>
          </w:p>
        </w:tc>
        <w:tc>
          <w:tcPr>
            <w:tcW w:type="dxa" w:w="1611"/>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6.05</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9.49</w:t>
            </w:r>
          </w:p>
        </w:tc>
        <w:tc>
          <w:tcPr>
            <w:tcW w:type="dxa" w:w="1640"/>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0.000274</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0.786</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85.4%</w:t>
            </w:r>
          </w:p>
        </w:tc>
      </w:tr>
      <w:tr>
        <w:tblPrEx>
          <w:shd w:val="clear" w:color="auto" w:fill="cad1d7"/>
        </w:tblPrEx>
        <w:trPr>
          <w:trHeight w:val="305" w:hRule="atLeast"/>
        </w:trPr>
        <w:tc>
          <w:tcPr>
            <w:tcW w:type="dxa" w:w="166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clear" w:color="auto" w:fill="ffffff"/>
                <w:rtl w:val="0"/>
                <w:lang w:val="en-US"/>
              </w:rPr>
              <w:t>C. vulgaris</w:t>
            </w:r>
          </w:p>
        </w:tc>
        <w:tc>
          <w:tcPr>
            <w:tcW w:type="dxa" w:w="161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5.39</w:t>
            </w:r>
          </w:p>
        </w:tc>
        <w:tc>
          <w:tcPr>
            <w:tcW w:type="dxa" w:w="160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13.83</w:t>
            </w:r>
          </w:p>
        </w:tc>
        <w:tc>
          <w:tcPr>
            <w:tcW w:type="dxa" w:w="164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4.08e-06</w:t>
            </w:r>
          </w:p>
        </w:tc>
        <w:tc>
          <w:tcPr>
            <w:tcW w:type="dxa" w:w="141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0.772</w:t>
            </w:r>
          </w:p>
        </w:tc>
        <w:tc>
          <w:tcPr>
            <w:tcW w:type="dxa" w:w="141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82.3%</w:t>
            </w:r>
          </w:p>
        </w:tc>
      </w:tr>
    </w:tbl>
    <w:p>
      <w:pPr>
        <w:pStyle w:val="Body A"/>
        <w:widowControl w:val="0"/>
        <w:spacing w:after="60" w:line="240" w:lineRule="auto"/>
        <w:ind w:left="108" w:hanging="108"/>
      </w:pPr>
    </w:p>
    <w:p>
      <w:pPr>
        <w:pStyle w:val="Body"/>
      </w:pPr>
    </w:p>
    <w:p>
      <w:pPr>
        <w:pStyle w:val="Body"/>
      </w:pPr>
      <w:r>
        <w:rPr>
          <w:rStyle w:val="page number"/>
          <w:rtl w:val="0"/>
          <w:lang w:val="en-US"/>
        </w:rPr>
        <w:t xml:space="preserve">The smoothing term was significant for the polar diatom </w:t>
      </w:r>
      <w:r>
        <w:rPr>
          <w:i w:val="1"/>
          <w:iCs w:val="1"/>
          <w:rtl w:val="0"/>
        </w:rPr>
        <w:t>F. cylindrus</w:t>
      </w:r>
      <w:r>
        <w:rPr>
          <w:rStyle w:val="page number"/>
          <w:rtl w:val="0"/>
        </w:rPr>
        <w:t xml:space="preserve"> (F </w:t>
      </w:r>
      <w:commentRangeStart w:id="43"/>
      <w:r>
        <w:rPr>
          <w:rStyle w:val="page number"/>
          <w:rtl w:val="0"/>
        </w:rPr>
        <w:t>=</w:t>
      </w:r>
      <w:commentRangeEnd w:id="43"/>
      <w:r>
        <w:commentReference w:id="43"/>
      </w:r>
      <w:r>
        <w:rPr>
          <w:rStyle w:val="page number"/>
          <w:rtl w:val="0"/>
          <w:lang w:val="en-US"/>
        </w:rPr>
        <w:t xml:space="preserve"> 6.835, p = 2.8e-05), explaining 66.1% (adjusted R</w:t>
      </w:r>
      <w:r>
        <w:rPr>
          <w:vertAlign w:val="superscript"/>
          <w:rtl w:val="0"/>
        </w:rPr>
        <w:t>2</w:t>
      </w:r>
      <w:r>
        <w:rPr>
          <w:rStyle w:val="page number"/>
          <w:rtl w:val="0"/>
          <w:lang w:val="en-US"/>
        </w:rPr>
        <w:t xml:space="preserve"> = 0.584) of the deviance in the damping index. Similarly, the model of the temperate diatom, </w:t>
      </w:r>
      <w:r>
        <w:rPr>
          <w:i w:val="1"/>
          <w:iCs w:val="1"/>
          <w:shd w:val="clear" w:color="auto" w:fill="ffffff"/>
          <w:rtl w:val="0"/>
          <w:lang w:val="it-IT"/>
        </w:rPr>
        <w:t>T. pseudonana</w:t>
      </w:r>
      <w:r>
        <w:rPr>
          <w:shd w:val="clear" w:color="auto" w:fill="ffffff"/>
          <w:rtl w:val="0"/>
          <w:lang w:val="en-US"/>
        </w:rPr>
        <w:t xml:space="preserve">, produced a significant smoothing term (F = 9.01, p = </w:t>
      </w:r>
      <w:r>
        <w:rPr>
          <w:rStyle w:val="page number"/>
          <w:rtl w:val="0"/>
          <w:lang w:val="en-US"/>
        </w:rPr>
        <w:t>5.38e-06), which accounted for 73.2% of the deviance in the damping index (adjusted R</w:t>
      </w:r>
      <w:r>
        <w:rPr>
          <w:vertAlign w:val="superscript"/>
          <w:rtl w:val="0"/>
        </w:rPr>
        <w:t>2</w:t>
      </w:r>
      <w:r>
        <w:rPr>
          <w:rStyle w:val="page number"/>
          <w:rtl w:val="0"/>
          <w:lang w:val="en-US"/>
        </w:rPr>
        <w:t xml:space="preserve"> = 0.674). These models were used to predict the number of consecutive flashes before the damping of ChlF oscillations</w:t>
      </w:r>
      <w:ins w:id="44" w:date="2024-04-05T17:55:49Z" w:author="Douglas Campbell">
        <w:r>
          <w:rPr>
            <w:rStyle w:val="page number"/>
            <w:rtl w:val="0"/>
            <w:lang w:val="en-US"/>
          </w:rPr>
          <w:t xml:space="preserve"> below significance,</w:t>
        </w:r>
      </w:ins>
      <w:r>
        <w:rPr>
          <w:rStyle w:val="page number"/>
          <w:rtl w:val="0"/>
          <w:lang w:val="en-US"/>
        </w:rPr>
        <w:t xml:space="preserve"> for each strain at each combination of deviation from growth temperature during measurements (</w:t>
      </w:r>
      <w:r>
        <w:rPr>
          <w:rStyle w:val="page number"/>
          <w:rtl w:val="0"/>
          <w:lang w:val="it-IT"/>
        </w:rPr>
        <w:t>°</w:t>
      </w:r>
      <w:r>
        <w:rPr>
          <w:rStyle w:val="page number"/>
          <w:rtl w:val="0"/>
          <w:lang w:val="en-US"/>
        </w:rPr>
        <w:t>C) and effective light level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w:t>
      </w:r>
      <w:r>
        <w:rPr>
          <w:rtl w:val="0"/>
          <w:lang w:val="ru-RU"/>
        </w:rPr>
        <w:t>1</w:t>
      </w:r>
      <w:r>
        <w:rPr>
          <w:rStyle w:val="page number"/>
          <w:rtl w:val="0"/>
          <w:lang w:val="it-IT"/>
        </w:rPr>
        <w:t xml:space="preserve">; Figure 11). </w:t>
      </w:r>
    </w:p>
    <w:p>
      <w:pPr>
        <w:pStyle w:val="Body"/>
      </w:pPr>
      <w:r>
        <w:rPr>
          <w:rStyle w:val="page number"/>
          <w:rtl w:val="0"/>
          <w:lang w:val="en-US"/>
        </w:rPr>
        <w:t xml:space="preserve">Both diatom taxa exhibited the longest predicted periodic oscillations in ChlF at higher effective light levels and lower temperatures. Notably, the polar </w:t>
      </w:r>
      <w:r>
        <w:rPr>
          <w:i w:val="1"/>
          <w:iCs w:val="1"/>
          <w:rtl w:val="0"/>
        </w:rPr>
        <w:t>F. cylindrus</w:t>
      </w:r>
      <w:r>
        <w:rPr>
          <w:rStyle w:val="page number"/>
          <w:rtl w:val="0"/>
          <w:lang w:val="en-US"/>
        </w:rPr>
        <w:t xml:space="preserve"> sustained cycling longer than its temperate counterpart, </w:t>
      </w:r>
      <w:r>
        <w:rPr>
          <w:i w:val="1"/>
          <w:iCs w:val="1"/>
          <w:shd w:val="clear" w:color="auto" w:fill="ffffff"/>
          <w:rtl w:val="0"/>
          <w:lang w:val="it-IT"/>
        </w:rPr>
        <w:t>T. pseudonana</w:t>
      </w:r>
      <w:r>
        <w:rPr>
          <w:shd w:val="clear" w:color="auto" w:fill="ffffff"/>
          <w:rtl w:val="0"/>
          <w:lang w:val="en-US"/>
        </w:rPr>
        <w:t xml:space="preserve">, under comparable conditions. This disparity was particularly prevalent </w:t>
      </w:r>
      <w:ins w:id="45" w:date="2024-04-05T17:56:06Z" w:author="Douglas Campbell">
        <w:r>
          <w:rPr>
            <w:shd w:val="clear" w:color="auto" w:fill="ffffff"/>
            <w:rtl w:val="0"/>
            <w:lang w:val="en-US"/>
          </w:rPr>
          <w:t xml:space="preserve">for measurements </w:t>
        </w:r>
      </w:ins>
      <w:r>
        <w:rPr>
          <w:shd w:val="clear" w:color="auto" w:fill="ffffff"/>
          <w:rtl w:val="0"/>
          <w:lang w:val="en-US"/>
        </w:rPr>
        <w:t>above the growth temperature and when longer spacing between flashes produced lower effective light levels (Figure 11). Under these</w:t>
      </w:r>
      <w:r>
        <w:rPr>
          <w:shd w:val="clear" w:color="auto" w:fill="ffffff"/>
          <w:rtl w:val="0"/>
          <w:lang w:val="fr-FR"/>
        </w:rPr>
        <w:t xml:space="preserve"> conditions, </w:t>
      </w:r>
      <w:r>
        <w:rPr>
          <w:i w:val="1"/>
          <w:iCs w:val="1"/>
          <w:shd w:val="clear" w:color="auto" w:fill="ffffff"/>
          <w:rtl w:val="0"/>
          <w:lang w:val="it-IT"/>
        </w:rPr>
        <w:t>T. pseudonana</w:t>
      </w:r>
      <w:r>
        <w:rPr>
          <w:shd w:val="clear" w:color="auto" w:fill="ffffff"/>
          <w:rtl w:val="0"/>
          <w:lang w:val="en-US"/>
        </w:rPr>
        <w:t xml:space="preserve"> cultures did not retain the significant 4-step </w:t>
      </w:r>
      <w:r>
        <w:rPr>
          <w:rStyle w:val="page number"/>
          <w:rtl w:val="0"/>
          <w:lang w:val="en-US"/>
        </w:rPr>
        <w:t>oscillation in ChlF indicative of synchronized S-State cycling</w:t>
      </w:r>
      <w:ins w:id="46" w:date="2024-04-05T17:56:45Z" w:author="Douglas Campbell">
        <w:r>
          <w:rPr>
            <w:rStyle w:val="page number"/>
            <w:rtl w:val="0"/>
            <w:lang w:val="en-US"/>
          </w:rPr>
          <w:t xml:space="preserve">, while </w:t>
        </w:r>
      </w:ins>
      <w:ins w:id="47" w:date="2024-04-05T17:56:45Z" w:author="Douglas Campbell">
        <w:r>
          <w:rPr>
            <w:i w:val="1"/>
            <w:iCs w:val="1"/>
            <w:rtl w:val="0"/>
          </w:rPr>
          <w:t>F. cylindrus</w:t>
        </w:r>
      </w:ins>
      <w:ins w:id="48" w:date="2024-04-05T17:56:45Z" w:author="Douglas Campbell">
        <w:r>
          <w:rPr>
            <w:i w:val="1"/>
            <w:iCs w:val="1"/>
            <w:rtl w:val="0"/>
            <w:lang w:val="en-US"/>
          </w:rPr>
          <w:t xml:space="preserve"> </w:t>
        </w:r>
      </w:ins>
      <w:ins w:id="49" w:date="2024-04-05T17:56:45Z" w:author="Douglas Campbell">
        <w:r>
          <w:rPr>
            <w:rtl w:val="0"/>
            <w:lang w:val="en-US"/>
          </w:rPr>
          <w:t>did</w:t>
        </w:r>
      </w:ins>
      <w:r>
        <w:rPr>
          <w:rStyle w:val="page number"/>
          <w:rtl w:val="0"/>
        </w:rPr>
        <w:t xml:space="preserve">. </w:t>
      </w:r>
    </w:p>
    <w:p>
      <w:pPr>
        <w:pStyle w:val="Body A"/>
        <w:jc w:val="center"/>
        <w:rPr>
          <w:b w:val="1"/>
          <w:bCs w:val="1"/>
        </w:rPr>
      </w:pPr>
      <w:r>
        <w:rPr>
          <w:b w:val="1"/>
          <w:bCs w:val="1"/>
          <w14:textOutline w14:w="12700" w14:cap="flat">
            <w14:noFill/>
            <w14:miter w14:lim="400000"/>
          </w14:textOutline>
        </w:rPr>
        <w:drawing xmlns:a="http://schemas.openxmlformats.org/drawingml/2006/main">
          <wp:inline distT="0" distB="0" distL="0" distR="0">
            <wp:extent cx="5580001" cy="3610308"/>
            <wp:effectExtent l="0" t="0" r="0" b="0"/>
            <wp:docPr id="1073741838" name="officeArt object" descr="A diagram of a temperatu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8" name="A diagram of a temperatureDescription automatically generated with medium confidence" descr="A diagram of a temperatureDescription automatically generated with medium confidence"/>
                    <pic:cNvPicPr>
                      <a:picLocks noChangeAspect="1"/>
                    </pic:cNvPicPr>
                  </pic:nvPicPr>
                  <pic:blipFill>
                    <a:blip r:embed="rId22">
                      <a:extLst/>
                    </a:blip>
                    <a:stretch>
                      <a:fillRect/>
                    </a:stretch>
                  </pic:blipFill>
                  <pic:spPr>
                    <a:xfrm>
                      <a:off x="0" y="0"/>
                      <a:ext cx="5580001" cy="3610308"/>
                    </a:xfrm>
                    <a:prstGeom prst="rect">
                      <a:avLst/>
                    </a:prstGeom>
                    <a:ln w="12700" cap="flat">
                      <a:noFill/>
                      <a:miter lim="400000"/>
                    </a:ln>
                    <a:effectLst/>
                  </pic:spPr>
                </pic:pic>
              </a:graphicData>
            </a:graphic>
          </wp:inline>
        </w:drawing>
      </w:r>
    </w:p>
    <w:p>
      <w:pPr>
        <w:pStyle w:val="Body A"/>
      </w:pPr>
      <w:r>
        <w:rPr>
          <w:b w:val="1"/>
          <w:bCs w:val="1"/>
          <w:rtl w:val="0"/>
          <w:lang w:val="it-IT"/>
        </w:rPr>
        <w:t>Figure 11</w:t>
      </w:r>
      <w:r>
        <w:rPr>
          <w:rtl w:val="0"/>
          <w:lang w:val="en-US"/>
        </w:rPr>
        <w:t xml:space="preserve">: </w:t>
      </w:r>
      <w:commentRangeStart w:id="50"/>
      <w:r>
        <w:rPr>
          <w:rtl w:val="0"/>
          <w:lang w:val="en-US"/>
        </w:rPr>
        <w:t>GAM</w:t>
      </w:r>
      <w:commentRangeEnd w:id="50"/>
      <w:r>
        <w:commentReference w:id="50"/>
      </w:r>
      <w:r>
        <w:rPr>
          <w:rtl w:val="0"/>
          <w:lang w:val="en-US"/>
        </w:rPr>
        <w:t xml:space="preserve"> model predictions of the consecutive flashes before the damping of S-State-induced chlorophyll fluorescence oscillations as predicted by the deviation from growth temperature (</w:t>
      </w:r>
      <w:r>
        <w:rPr>
          <w:rtl w:val="0"/>
          <w:lang w:val="en-US"/>
        </w:rPr>
        <w:t>°</w:t>
      </w:r>
      <w:r>
        <w:rPr>
          <w:rtl w:val="0"/>
          <w:lang w:val="pt-PT"/>
        </w:rPr>
        <w:t>C)</w:t>
      </w:r>
      <w:r>
        <w:rPr>
          <w:rtl w:val="0"/>
          <w:lang w:val="en-US"/>
        </w:rPr>
        <w:t xml:space="preserve"> during measurements and the effective light level (</w:t>
      </w:r>
      <w:r>
        <w:rPr>
          <w:rtl w:val="0"/>
          <w:lang w:val="en-US"/>
        </w:rPr>
        <w:t>µ</w:t>
      </w:r>
      <w:r>
        <w:rPr>
          <w:rtl w:val="0"/>
          <w:lang w:val="en-US"/>
        </w:rPr>
        <w:t>mol photons m</w:t>
      </w:r>
      <w:r>
        <w:rPr>
          <w:vertAlign w:val="superscript"/>
          <w:rtl w:val="0"/>
          <w:lang w:val="en-US"/>
        </w:rPr>
        <w:t>-2</w:t>
      </w:r>
      <w:r>
        <w:rPr>
          <w:rtl w:val="0"/>
          <w:lang w:val="en-US"/>
        </w:rPr>
        <w:t>s</w:t>
      </w:r>
      <w:r>
        <w:rPr>
          <w:vertAlign w:val="superscript"/>
          <w:rtl w:val="0"/>
          <w:lang w:val="ru-RU"/>
        </w:rPr>
        <w:t>-1</w:t>
      </w:r>
      <w:r>
        <w:rPr>
          <w:rtl w:val="0"/>
          <w:lang w:val="en-US"/>
        </w:rPr>
        <w:t>, with equivalent flash spacings in seconds) experienced by polar and temperate diatoms. White dashed lines represent the growth temperatures</w:t>
      </w:r>
      <w:ins w:id="51" w:date="2024-04-05T17:57:11Z" w:author="Douglas Campbell">
        <w:r>
          <w:rPr>
            <w:rtl w:val="0"/>
            <w:lang w:val="en-US"/>
          </w:rPr>
          <w:t xml:space="preserve"> for the cultures</w:t>
        </w:r>
      </w:ins>
      <w:r>
        <w:rPr>
          <w:rtl w:val="0"/>
          <w:lang w:val="en-US"/>
        </w:rPr>
        <w:t>.</w:t>
      </w:r>
    </w:p>
    <w:p>
      <w:pPr>
        <w:pStyle w:val="Body"/>
      </w:pPr>
    </w:p>
    <w:p>
      <w:pPr>
        <w:pStyle w:val="Body"/>
      </w:pPr>
      <w:r>
        <w:rPr>
          <w:rStyle w:val="page number"/>
          <w:rtl w:val="0"/>
          <w:lang w:val="en-US"/>
        </w:rPr>
        <w:t xml:space="preserve">The GAM outputs varied more among </w:t>
      </w:r>
      <w:ins w:id="52" w:date="2024-04-05T17:57:28Z" w:author="Douglas Campbell">
        <w:r>
          <w:rPr>
            <w:rStyle w:val="page number"/>
            <w:rtl w:val="0"/>
            <w:lang w:val="en-US"/>
          </w:rPr>
          <w:t xml:space="preserve">green </w:t>
        </w:r>
      </w:ins>
      <w:r>
        <w:rPr>
          <w:rStyle w:val="page number"/>
          <w:rtl w:val="0"/>
          <w:lang w:val="en-US"/>
        </w:rPr>
        <w:t xml:space="preserve">algal strains (Table 3). The smoothing term was significant for the temperate strains </w:t>
      </w:r>
      <w:r>
        <w:rPr>
          <w:i w:val="1"/>
          <w:iCs w:val="1"/>
          <w:rtl w:val="0"/>
          <w:lang w:val="de-DE"/>
        </w:rPr>
        <w:t>C. reinhardtii</w:t>
      </w:r>
      <w:r>
        <w:rPr>
          <w:rStyle w:val="page number"/>
          <w:rtl w:val="0"/>
          <w:lang w:val="en-US"/>
        </w:rPr>
        <w:t xml:space="preserve"> (F = 9.49, p = 0.000274) and </w:t>
      </w:r>
      <w:r>
        <w:rPr>
          <w:i w:val="1"/>
          <w:iCs w:val="1"/>
          <w:shd w:val="clear" w:color="auto" w:fill="ffffff"/>
          <w:rtl w:val="0"/>
          <w:lang w:val="pt-PT"/>
        </w:rPr>
        <w:t>C. vulgaris</w:t>
      </w:r>
      <w:r>
        <w:rPr>
          <w:shd w:val="clear" w:color="auto" w:fill="ffffff"/>
          <w:rtl w:val="0"/>
        </w:rPr>
        <w:t xml:space="preserve"> (F = 13.83, p = </w:t>
      </w:r>
      <w:r>
        <w:rPr>
          <w:rStyle w:val="page number"/>
          <w:rtl w:val="0"/>
          <w:lang w:val="en-US"/>
        </w:rPr>
        <w:t>4.08e-06), predicting 85.4% (adjusted R</w:t>
      </w:r>
      <w:r>
        <w:rPr>
          <w:vertAlign w:val="superscript"/>
          <w:rtl w:val="0"/>
        </w:rPr>
        <w:t>2</w:t>
      </w:r>
      <w:r>
        <w:rPr>
          <w:rStyle w:val="page number"/>
          <w:rtl w:val="0"/>
          <w:lang w:val="en-US"/>
        </w:rPr>
        <w:t xml:space="preserve"> = 0.786) and 82.3% (adjusted R</w:t>
      </w:r>
      <w:r>
        <w:rPr>
          <w:vertAlign w:val="superscript"/>
          <w:rtl w:val="0"/>
        </w:rPr>
        <w:t>2</w:t>
      </w:r>
      <w:r>
        <w:rPr>
          <w:rStyle w:val="page number"/>
          <w:rtl w:val="0"/>
          <w:lang w:val="en-US"/>
        </w:rPr>
        <w:t xml:space="preserve"> = 0.772) of the deviance in the damping index, respectively. However, while the smoothing term was significant </w:t>
      </w:r>
      <w:r>
        <w:rPr>
          <w:shd w:val="clear" w:color="auto" w:fill="ffffff"/>
          <w:rtl w:val="0"/>
        </w:rPr>
        <w:t xml:space="preserve">(F = 6.59, p = </w:t>
      </w:r>
      <w:r>
        <w:rPr>
          <w:rStyle w:val="page number"/>
          <w:rtl w:val="0"/>
          <w:lang w:val="en-US"/>
        </w:rPr>
        <w:t>0.00687), predicting 78.8% (adjusted R</w:t>
      </w:r>
      <w:r>
        <w:rPr>
          <w:vertAlign w:val="superscript"/>
          <w:rtl w:val="0"/>
        </w:rPr>
        <w:t>2</w:t>
      </w:r>
      <w:r>
        <w:rPr>
          <w:rStyle w:val="page number"/>
          <w:rtl w:val="0"/>
          <w:lang w:val="en-US"/>
        </w:rPr>
        <w:t xml:space="preserve"> = 0.687) of the deviance for the polar </w:t>
      </w:r>
      <w:r>
        <w:rPr>
          <w:i w:val="1"/>
          <w:iCs w:val="1"/>
          <w:shd w:val="clear" w:color="auto" w:fill="ffffff"/>
          <w:rtl w:val="0"/>
          <w:lang w:val="it-IT"/>
        </w:rPr>
        <w:t>C. ICEMDV</w:t>
      </w:r>
      <w:r>
        <w:rPr>
          <w:shd w:val="clear" w:color="auto" w:fill="ffffff"/>
          <w:rtl w:val="0"/>
          <w:lang w:val="en-US"/>
        </w:rPr>
        <w:t xml:space="preserve">, it was not significant for the other two polar </w:t>
      </w:r>
      <w:ins w:id="53" w:date="2024-04-05T17:57:45Z" w:author="Douglas Campbell">
        <w:r>
          <w:rPr>
            <w:shd w:val="clear" w:color="auto" w:fill="ffffff"/>
            <w:rtl w:val="0"/>
            <w:lang w:val="en-US"/>
          </w:rPr>
          <w:t xml:space="preserve">green algal </w:t>
        </w:r>
      </w:ins>
      <w:r>
        <w:rPr>
          <w:shd w:val="clear" w:color="auto" w:fill="ffffff"/>
          <w:rtl w:val="0"/>
          <w:lang w:val="pt-PT"/>
        </w:rPr>
        <w:t xml:space="preserve">taxa. For </w:t>
      </w:r>
      <w:r>
        <w:rPr>
          <w:i w:val="1"/>
          <w:iCs w:val="1"/>
          <w:shd w:val="clear" w:color="auto" w:fill="ffffff"/>
          <w:rtl w:val="0"/>
        </w:rPr>
        <w:t>C. priscuii</w:t>
      </w:r>
      <w:r>
        <w:rPr>
          <w:shd w:val="clear" w:color="auto" w:fill="ffffff"/>
          <w:rtl w:val="0"/>
          <w:lang w:val="en-US"/>
        </w:rPr>
        <w:t xml:space="preserve">, the statistical evaluation of the </w:t>
      </w:r>
      <w:r>
        <w:rPr>
          <w:rStyle w:val="page number"/>
          <w:rtl w:val="0"/>
          <w:lang w:val="en-US"/>
        </w:rPr>
        <w:t>smoothing term produced an F value of 2.17 and a corresponding p-value of 0.115, explaining only 57.7% (adjusted R</w:t>
      </w:r>
      <w:r>
        <w:rPr>
          <w:vertAlign w:val="superscript"/>
          <w:rtl w:val="0"/>
        </w:rPr>
        <w:t>2</w:t>
      </w:r>
      <w:r>
        <w:rPr>
          <w:rStyle w:val="page number"/>
          <w:rtl w:val="0"/>
          <w:lang w:val="en-US"/>
        </w:rPr>
        <w:t xml:space="preserve"> = 0.389) of the deviance in the response variable. Similarly, the non-significant smoothing term for </w:t>
      </w:r>
      <w:r>
        <w:rPr>
          <w:i w:val="1"/>
          <w:iCs w:val="1"/>
          <w:shd w:val="clear" w:color="auto" w:fill="ffffff"/>
          <w:rtl w:val="0"/>
        </w:rPr>
        <w:t>C. malina</w:t>
      </w:r>
      <w:r>
        <w:rPr>
          <w:shd w:val="clear" w:color="auto" w:fill="ffffff"/>
          <w:rtl w:val="0"/>
        </w:rPr>
        <w:t xml:space="preserve"> (F = </w:t>
      </w:r>
      <w:r>
        <w:rPr>
          <w:rStyle w:val="page number"/>
          <w:rtl w:val="0"/>
          <w:lang w:val="en-US"/>
        </w:rPr>
        <w:t>2.56, p = 0.0843) only explained 60.2% of the deviance in the damping index (adjusted R</w:t>
      </w:r>
      <w:r>
        <w:rPr>
          <w:vertAlign w:val="superscript"/>
          <w:rtl w:val="0"/>
        </w:rPr>
        <w:t>2</w:t>
      </w:r>
      <w:r>
        <w:rPr>
          <w:rStyle w:val="page number"/>
          <w:rtl w:val="0"/>
        </w:rPr>
        <w:t xml:space="preserve"> = 0.423). </w:t>
      </w:r>
    </w:p>
    <w:p>
      <w:pPr>
        <w:pStyle w:val="Body"/>
      </w:pPr>
      <w:r>
        <w:rPr>
          <w:rStyle w:val="page number"/>
          <w:rtl w:val="0"/>
          <w:lang w:val="en-US"/>
        </w:rPr>
        <w:t xml:space="preserve">Overall, model predictions for </w:t>
      </w:r>
      <w:ins w:id="54" w:date="2024-04-05T17:57:55Z" w:author="Douglas Campbell">
        <w:r>
          <w:rPr>
            <w:rStyle w:val="page number"/>
            <w:rtl w:val="0"/>
            <w:lang w:val="en-US"/>
          </w:rPr>
          <w:t xml:space="preserve">green </w:t>
        </w:r>
      </w:ins>
      <w:r>
        <w:rPr>
          <w:rStyle w:val="page number"/>
          <w:rtl w:val="0"/>
          <w:lang w:val="en-US"/>
        </w:rPr>
        <w:t xml:space="preserve">algal strains exhibited a similar pattern to the diatoms, with the longest predicted oscillations in ChlF at measurement conditions with higher effective light levels (shorter spacing between flashes) and lower measurement </w:t>
      </w:r>
      <w:r>
        <w:rPr>
          <w:rtl w:val="0"/>
          <w:lang w:val="fr-FR"/>
        </w:rPr>
        <w:t xml:space="preserve">temperatures </w:t>
      </w:r>
      <w:r>
        <w:rPr>
          <w:rStyle w:val="page number"/>
          <w:rtl w:val="0"/>
          <w:lang w:val="en-US"/>
        </w:rPr>
        <w:t xml:space="preserve">relative to growth temperature (Figure 12). The trends shown by the three strains of polar algae are remarkably consistent, displaying virtually identical patterns and differing by only 1-2 flashes before signal damping, under identical conditions </w:t>
      </w:r>
      <w:r>
        <w:rPr>
          <w:shd w:val="clear" w:color="auto" w:fill="ffffff"/>
          <w:rtl w:val="0"/>
          <w:lang w:val="it-IT"/>
        </w:rPr>
        <w:t>(Figure 12).</w:t>
      </w:r>
      <w:r>
        <w:rPr>
          <w:rStyle w:val="page number"/>
          <w:rtl w:val="0"/>
          <w:lang w:val="en-US"/>
        </w:rPr>
        <w:t xml:space="preserve"> Further, much like the temperate diatoms, the temperate algae </w:t>
      </w:r>
      <w:r>
        <w:rPr>
          <w:i w:val="1"/>
          <w:iCs w:val="1"/>
          <w:rtl w:val="0"/>
          <w:lang w:val="de-DE"/>
        </w:rPr>
        <w:t>C. reinhardtii</w:t>
      </w:r>
      <w:r>
        <w:rPr>
          <w:rStyle w:val="page number"/>
          <w:rtl w:val="0"/>
          <w:lang w:val="en-US"/>
        </w:rPr>
        <w:t xml:space="preserve"> and </w:t>
      </w:r>
      <w:r>
        <w:rPr>
          <w:i w:val="1"/>
          <w:iCs w:val="1"/>
          <w:shd w:val="clear" w:color="auto" w:fill="ffffff"/>
          <w:rtl w:val="0"/>
          <w:lang w:val="pt-PT"/>
        </w:rPr>
        <w:t>C. vulgaris</w:t>
      </w:r>
      <w:r>
        <w:rPr>
          <w:shd w:val="clear" w:color="auto" w:fill="ffffff"/>
          <w:rtl w:val="0"/>
          <w:lang w:val="en-US"/>
        </w:rPr>
        <w:t xml:space="preserve"> did not exhibit significant periodic </w:t>
      </w:r>
      <w:r>
        <w:rPr>
          <w:rStyle w:val="page number"/>
          <w:rtl w:val="0"/>
          <w:lang w:val="en-US"/>
        </w:rPr>
        <w:t>oscillations in ChlF at measurement temperatures near or above their growth temperature and</w:t>
      </w:r>
      <w:r>
        <w:rPr>
          <w:shd w:val="clear" w:color="auto" w:fill="ffffff"/>
          <w:rtl w:val="0"/>
        </w:rPr>
        <w:t xml:space="preserve"> </w:t>
      </w:r>
      <w:r>
        <w:rPr>
          <w:rStyle w:val="page number"/>
          <w:rtl w:val="0"/>
          <w:lang w:val="en-US"/>
        </w:rPr>
        <w:t xml:space="preserve">under the low light conditions produced by longer flash spacings (Figure 12). </w:t>
      </w:r>
    </w:p>
    <w:p>
      <w:pPr>
        <w:pStyle w:val="Body A"/>
        <w:jc w:val="center"/>
      </w:pPr>
      <w:r>
        <w:rPr>
          <w:shd w:val="clear" w:color="auto" w:fill="ffffff"/>
          <w14:textOutline w14:w="12700" w14:cap="flat">
            <w14:noFill/>
            <w14:miter w14:lim="400000"/>
          </w14:textOutline>
        </w:rPr>
        <w:drawing xmlns:a="http://schemas.openxmlformats.org/drawingml/2006/main">
          <wp:inline distT="0" distB="0" distL="0" distR="0">
            <wp:extent cx="4298623" cy="5641944"/>
            <wp:effectExtent l="0" t="0" r="0" b="0"/>
            <wp:docPr id="1073741839" name="officeArt object"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9" name="A diagram of a graphDescription automatically generated with medium confidence" descr="A diagram of a graphDescription automatically generated with medium confidence"/>
                    <pic:cNvPicPr>
                      <a:picLocks noChangeAspect="1"/>
                    </pic:cNvPicPr>
                  </pic:nvPicPr>
                  <pic:blipFill>
                    <a:blip r:embed="rId23">
                      <a:extLst/>
                    </a:blip>
                    <a:stretch>
                      <a:fillRect/>
                    </a:stretch>
                  </pic:blipFill>
                  <pic:spPr>
                    <a:xfrm>
                      <a:off x="0" y="0"/>
                      <a:ext cx="4298623" cy="5641944"/>
                    </a:xfrm>
                    <a:prstGeom prst="rect">
                      <a:avLst/>
                    </a:prstGeom>
                    <a:ln w="12700" cap="flat">
                      <a:noFill/>
                      <a:miter lim="400000"/>
                    </a:ln>
                    <a:effectLst/>
                  </pic:spPr>
                </pic:pic>
              </a:graphicData>
            </a:graphic>
          </wp:inline>
        </w:drawing>
      </w:r>
    </w:p>
    <w:p>
      <w:pPr>
        <w:pStyle w:val="Body A"/>
      </w:pPr>
      <w:r>
        <w:rPr>
          <w:b w:val="1"/>
          <w:bCs w:val="1"/>
          <w:rtl w:val="0"/>
          <w:lang w:val="it-IT"/>
        </w:rPr>
        <w:t>Figure 12</w:t>
      </w:r>
      <w:r>
        <w:rPr>
          <w:rtl w:val="0"/>
          <w:lang w:val="en-US"/>
        </w:rPr>
        <w:t xml:space="preserve">: </w:t>
      </w:r>
      <w:commentRangeStart w:id="55"/>
      <w:r>
        <w:rPr>
          <w:rtl w:val="0"/>
          <w:lang w:val="en-US"/>
        </w:rPr>
        <w:t>GAM</w:t>
      </w:r>
      <w:commentRangeEnd w:id="55"/>
      <w:r>
        <w:commentReference w:id="55"/>
      </w:r>
      <w:r>
        <w:rPr>
          <w:rtl w:val="0"/>
          <w:lang w:val="en-US"/>
        </w:rPr>
        <w:t xml:space="preserve"> model predictions of the consecutive flashes before the damping of S-State-induced chlorophyll fluorescence oscillations</w:t>
      </w:r>
      <w:ins w:id="56" w:date="2024-04-05T17:58:49Z" w:author="Douglas Campbell">
        <w:r>
          <w:rPr>
            <w:rtl w:val="0"/>
            <w:lang w:val="en-US"/>
          </w:rPr>
          <w:t xml:space="preserve"> below significance,</w:t>
        </w:r>
      </w:ins>
      <w:r>
        <w:rPr>
          <w:rtl w:val="0"/>
          <w:lang w:val="en-US"/>
        </w:rPr>
        <w:t xml:space="preserve"> as predicted by the deviation from growth temperature (</w:t>
      </w:r>
      <w:r>
        <w:rPr>
          <w:rtl w:val="0"/>
          <w:lang w:val="en-US"/>
        </w:rPr>
        <w:t>°</w:t>
      </w:r>
      <w:r>
        <w:rPr>
          <w:rtl w:val="0"/>
          <w:lang w:val="pt-PT"/>
        </w:rPr>
        <w:t>C)</w:t>
      </w:r>
      <w:r>
        <w:rPr>
          <w:rtl w:val="0"/>
          <w:lang w:val="en-US"/>
        </w:rPr>
        <w:t xml:space="preserve"> during measurements and the effective light level (</w:t>
      </w:r>
      <w:r>
        <w:rPr>
          <w:rtl w:val="0"/>
          <w:lang w:val="en-US"/>
        </w:rPr>
        <w:t>µ</w:t>
      </w:r>
      <w:r>
        <w:rPr>
          <w:rtl w:val="0"/>
          <w:lang w:val="en-US"/>
        </w:rPr>
        <w:t>mol photons m</w:t>
      </w:r>
      <w:r>
        <w:rPr>
          <w:vertAlign w:val="superscript"/>
          <w:rtl w:val="0"/>
          <w:lang w:val="en-US"/>
        </w:rPr>
        <w:t>-2</w:t>
      </w:r>
      <w:r>
        <w:rPr>
          <w:rtl w:val="0"/>
          <w:lang w:val="en-US"/>
        </w:rPr>
        <w:t>s</w:t>
      </w:r>
      <w:r>
        <w:rPr>
          <w:vertAlign w:val="superscript"/>
          <w:rtl w:val="0"/>
          <w:lang w:val="ru-RU"/>
        </w:rPr>
        <w:t>-1</w:t>
      </w:r>
      <w:r>
        <w:rPr>
          <w:rtl w:val="0"/>
          <w:lang w:val="en-US"/>
        </w:rPr>
        <w:t>, with equivalent flash spacings in seconds) experienced by polar and temperate green algae. Dashed lines represent the growth temperatures.</w:t>
      </w:r>
    </w:p>
    <w:p>
      <w:pPr>
        <w:pStyle w:val="Heading 2"/>
      </w:pPr>
      <w:bookmarkStart w:name="_Toc23" w:id="57"/>
      <w:r>
        <w:rPr>
          <w:rStyle w:val="page number"/>
          <w:rFonts w:cs="Arial Unicode MS" w:eastAsia="Arial Unicode MS"/>
          <w:rtl w:val="0"/>
          <w:lang w:val="en-US"/>
        </w:rPr>
        <w:t>Generalized Additive Modelling By Measurement Temperature</w:t>
      </w:r>
      <w:bookmarkEnd w:id="57"/>
    </w:p>
    <w:p>
      <w:pPr>
        <w:pStyle w:val="Body"/>
        <w:rPr>
          <w:shd w:val="clear" w:color="auto" w:fill="ffffff"/>
        </w:rPr>
      </w:pPr>
      <w:r>
        <w:rPr>
          <w:rStyle w:val="page number"/>
          <w:rtl w:val="0"/>
          <w:lang w:val="en-US"/>
        </w:rPr>
        <w:t xml:space="preserve">To facilitate comparison across actual measurement temperatures, additional generalized additive models were fit to the data. For </w:t>
      </w:r>
      <w:r>
        <w:rPr>
          <w:i w:val="1"/>
          <w:iCs w:val="1"/>
          <w:shd w:val="clear" w:color="auto" w:fill="ffffff"/>
          <w:rtl w:val="0"/>
        </w:rPr>
        <w:t xml:space="preserve">T. pseudonana, C. ICEMDV, C. priscuii, C. malina, </w:t>
      </w:r>
      <w:r>
        <w:rPr>
          <w:i w:val="1"/>
          <w:iCs w:val="1"/>
          <w:rtl w:val="0"/>
          <w:lang w:val="de-DE"/>
        </w:rPr>
        <w:t xml:space="preserve">C. reinhardtii, </w:t>
      </w:r>
      <w:r>
        <w:rPr>
          <w:rStyle w:val="page number"/>
          <w:rtl w:val="0"/>
          <w:lang w:val="en-US"/>
        </w:rPr>
        <w:t xml:space="preserve">and </w:t>
      </w:r>
      <w:r>
        <w:rPr>
          <w:i w:val="1"/>
          <w:iCs w:val="1"/>
          <w:shd w:val="clear" w:color="auto" w:fill="ffffff"/>
          <w:rtl w:val="0"/>
          <w:lang w:val="pt-PT"/>
        </w:rPr>
        <w:t xml:space="preserve">C. vulgaris, </w:t>
      </w:r>
      <w:r>
        <w:rPr>
          <w:shd w:val="clear" w:color="auto" w:fill="ffffff"/>
          <w:rtl w:val="0"/>
          <w:lang w:val="en-US"/>
        </w:rPr>
        <w:t xml:space="preserve">replicate cultures of the strain were grown at the same temperatures. Therefore, the GAMs generated for these strains encompass a different temperature range but are represented by the same summary statistics (Table 4). Conversely, the polar diatom </w:t>
      </w:r>
      <w:r>
        <w:rPr>
          <w:i w:val="1"/>
          <w:iCs w:val="1"/>
          <w:rtl w:val="0"/>
        </w:rPr>
        <w:t>F. cylindrus</w:t>
      </w:r>
      <w:r>
        <w:rPr>
          <w:rStyle w:val="page number"/>
          <w:rtl w:val="0"/>
          <w:lang w:val="en-US"/>
        </w:rPr>
        <w:t xml:space="preserve"> was cultured at both 0 and 6</w:t>
      </w:r>
      <w:r>
        <w:rPr>
          <w:rStyle w:val="page number"/>
          <w:rtl w:val="0"/>
          <w:lang w:val="it-IT"/>
        </w:rPr>
        <w:t>°</w:t>
      </w:r>
      <w:r>
        <w:rPr>
          <w:rStyle w:val="page number"/>
          <w:rtl w:val="0"/>
          <w:lang w:val="en-US"/>
        </w:rPr>
        <w:t xml:space="preserve">C. Thus, separate models were fit for each </w:t>
      </w:r>
      <w:r>
        <w:rPr>
          <w:i w:val="1"/>
          <w:iCs w:val="1"/>
          <w:rtl w:val="0"/>
        </w:rPr>
        <w:t>F. cylindrus</w:t>
      </w:r>
      <w:r>
        <w:rPr>
          <w:rStyle w:val="page number"/>
          <w:rtl w:val="0"/>
          <w:lang w:val="en-US"/>
        </w:rPr>
        <w:t xml:space="preserve"> culture to account for possible physiological differences resulting from the distinct growth </w:t>
      </w:r>
      <w:r>
        <w:rPr>
          <w:shd w:val="clear" w:color="auto" w:fill="ffffff"/>
          <w:rtl w:val="0"/>
          <w:lang w:val="fr-FR"/>
        </w:rPr>
        <w:t xml:space="preserve">conditions. </w:t>
      </w:r>
    </w:p>
    <w:p>
      <w:pPr>
        <w:pStyle w:val="Body"/>
        <w:rPr>
          <w:shd w:val="clear" w:color="auto" w:fill="ffffff"/>
        </w:rPr>
      </w:pPr>
      <w:r>
        <w:rPr>
          <w:shd w:val="clear" w:color="auto" w:fill="ffffff"/>
          <w:rtl w:val="0"/>
          <w:lang w:val="en-US"/>
        </w:rPr>
        <w:t xml:space="preserve">The smoothing term was significant for both </w:t>
      </w:r>
      <w:r>
        <w:rPr>
          <w:i w:val="1"/>
          <w:iCs w:val="1"/>
          <w:rtl w:val="0"/>
        </w:rPr>
        <w:t xml:space="preserve">F. cylindrus </w:t>
      </w:r>
      <w:r>
        <w:rPr>
          <w:rtl w:val="0"/>
          <w:lang w:val="fr-FR"/>
        </w:rPr>
        <w:t>cultures (0</w:t>
      </w:r>
      <w:r>
        <w:rPr>
          <w:rStyle w:val="page number"/>
          <w:rtl w:val="0"/>
          <w:lang w:val="it-IT"/>
        </w:rPr>
        <w:t>°</w:t>
      </w:r>
      <w:r>
        <w:rPr>
          <w:rStyle w:val="page number"/>
          <w:rtl w:val="0"/>
        </w:rPr>
        <w:t>C F = 4.46, p = 0.00827; 6</w:t>
      </w:r>
      <w:r>
        <w:rPr>
          <w:rStyle w:val="page number"/>
          <w:rtl w:val="0"/>
          <w:lang w:val="it-IT"/>
        </w:rPr>
        <w:t>°</w:t>
      </w:r>
      <w:r>
        <w:rPr>
          <w:rStyle w:val="page number"/>
          <w:rtl w:val="0"/>
          <w:lang w:val="en-US"/>
        </w:rPr>
        <w:t xml:space="preserve">C F = 3.42, p = 0.0279). However, while the </w:t>
      </w:r>
      <w:ins w:id="58" w:date="2024-04-05T18:03:19Z" w:author="Douglas Campbell">
        <w:r>
          <w:rPr>
            <w:rStyle w:val="page number"/>
            <w:rtl w:val="0"/>
            <w:lang w:val="en-US"/>
          </w:rPr>
          <w:t xml:space="preserve">GAM </w:t>
        </w:r>
      </w:ins>
      <w:r>
        <w:rPr>
          <w:rStyle w:val="page number"/>
          <w:rtl w:val="0"/>
          <w:lang w:val="en-US"/>
        </w:rPr>
        <w:t xml:space="preserve">model accounted for 73.4% of the deviance in the damping response of </w:t>
      </w:r>
      <w:r>
        <w:rPr>
          <w:i w:val="1"/>
          <w:iCs w:val="1"/>
          <w:rtl w:val="0"/>
        </w:rPr>
        <w:t xml:space="preserve">F. cylindrus </w:t>
      </w:r>
      <w:r>
        <w:rPr>
          <w:rStyle w:val="page number"/>
          <w:rtl w:val="0"/>
          <w:lang w:val="en-US"/>
        </w:rPr>
        <w:t>grown at 0</w:t>
      </w:r>
      <w:r>
        <w:rPr>
          <w:rStyle w:val="page number"/>
          <w:rtl w:val="0"/>
          <w:lang w:val="it-IT"/>
        </w:rPr>
        <w:t>°</w:t>
      </w:r>
      <w:r>
        <w:rPr>
          <w:rStyle w:val="page number"/>
          <w:rtl w:val="0"/>
          <w:lang w:val="en-US"/>
        </w:rPr>
        <w:t>C (adjusted R</w:t>
      </w:r>
      <w:r>
        <w:rPr>
          <w:vertAlign w:val="superscript"/>
          <w:rtl w:val="0"/>
        </w:rPr>
        <w:t>2</w:t>
      </w:r>
      <w:r>
        <w:rPr>
          <w:rStyle w:val="page number"/>
          <w:rtl w:val="0"/>
          <w:lang w:val="en-US"/>
        </w:rPr>
        <w:t xml:space="preserve"> = 0.609), it only accounted for 65.1% (adjusted R</w:t>
      </w:r>
      <w:r>
        <w:rPr>
          <w:vertAlign w:val="superscript"/>
          <w:rtl w:val="0"/>
        </w:rPr>
        <w:t>2</w:t>
      </w:r>
      <w:r>
        <w:rPr>
          <w:rStyle w:val="page number"/>
          <w:rtl w:val="0"/>
        </w:rPr>
        <w:t xml:space="preserve"> = 0.509) in </w:t>
      </w:r>
      <w:r>
        <w:rPr>
          <w:i w:val="1"/>
          <w:iCs w:val="1"/>
          <w:rtl w:val="0"/>
        </w:rPr>
        <w:t xml:space="preserve">F. cylindrus </w:t>
      </w:r>
      <w:r>
        <w:rPr>
          <w:rStyle w:val="page number"/>
          <w:rtl w:val="0"/>
          <w:lang w:val="en-US"/>
        </w:rPr>
        <w:t>grown at 6</w:t>
      </w:r>
      <w:r>
        <w:rPr>
          <w:rStyle w:val="page number"/>
          <w:rtl w:val="0"/>
          <w:lang w:val="it-IT"/>
        </w:rPr>
        <w:t>°</w:t>
      </w:r>
      <w:r>
        <w:rPr>
          <w:rtl w:val="0"/>
          <w:lang w:val="fr-FR"/>
        </w:rPr>
        <w:t xml:space="preserve">C (Table 4). </w:t>
      </w:r>
    </w:p>
    <w:p>
      <w:pPr>
        <w:pStyle w:val="Body A"/>
        <w:spacing w:before="60" w:after="60"/>
      </w:pPr>
      <w:r>
        <w:rPr>
          <w:b w:val="1"/>
          <w:bCs w:val="1"/>
          <w:rtl w:val="0"/>
          <w:lang w:val="en-US"/>
        </w:rPr>
        <w:t>Table 4:</w:t>
      </w:r>
      <w:r>
        <w:rPr>
          <w:rtl w:val="0"/>
          <w:lang w:val="en-US"/>
        </w:rPr>
        <w:t xml:space="preserve"> Summary statistics by phytoplankton strain of GAM models using the restricted maximum likelihood method to model the response of the damping of S-State-induced chlorophyll fluorescence oscillations to the predictors of measurement temperature (</w:t>
      </w:r>
      <w:r>
        <w:rPr>
          <w:rtl w:val="0"/>
          <w:lang w:val="en-US"/>
        </w:rPr>
        <w:t>°</w:t>
      </w:r>
      <w:r>
        <w:rPr>
          <w:rtl w:val="0"/>
          <w:lang w:val="en-US"/>
        </w:rPr>
        <w:t>C) and the effective light level (</w:t>
      </w:r>
      <w:r>
        <w:rPr>
          <w:rtl w:val="0"/>
          <w:lang w:val="en-US"/>
        </w:rPr>
        <w:t>µ</w:t>
      </w:r>
      <w:r>
        <w:rPr>
          <w:rtl w:val="0"/>
          <w:lang w:val="en-US"/>
        </w:rPr>
        <w:t>mol photons m</w:t>
      </w:r>
      <w:r>
        <w:rPr>
          <w:vertAlign w:val="superscript"/>
          <w:rtl w:val="0"/>
          <w:lang w:val="en-US"/>
        </w:rPr>
        <w:t>-2</w:t>
      </w:r>
      <w:r>
        <w:rPr>
          <w:rtl w:val="0"/>
          <w:lang w:val="en-US"/>
        </w:rPr>
        <w:t>s</w:t>
      </w:r>
      <w:r>
        <w:rPr>
          <w:vertAlign w:val="superscript"/>
          <w:rtl w:val="0"/>
          <w:lang w:val="ru-RU"/>
        </w:rPr>
        <w:t>-1</w:t>
      </w:r>
      <w:r>
        <w:rPr>
          <w:rtl w:val="0"/>
          <w:lang w:val="en-US"/>
        </w:rPr>
        <w:t xml:space="preserve">). </w:t>
      </w:r>
    </w:p>
    <w:tbl>
      <w:tblPr>
        <w:tblW w:w="935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1d7"/>
        <w:tblLayout w:type="fixed"/>
      </w:tblPr>
      <w:tblGrid>
        <w:gridCol w:w="2977"/>
        <w:gridCol w:w="1134"/>
        <w:gridCol w:w="1559"/>
        <w:gridCol w:w="1134"/>
        <w:gridCol w:w="1276"/>
        <w:gridCol w:w="1270"/>
      </w:tblGrid>
      <w:tr>
        <w:tblPrEx>
          <w:shd w:val="clear" w:color="auto" w:fill="cad1d7"/>
        </w:tblPrEx>
        <w:trPr>
          <w:trHeight w:val="295" w:hRule="atLeast"/>
        </w:trPr>
        <w:tc>
          <w:tcPr>
            <w:tcW w:type="dxa" w:w="2977"/>
            <w:vMerge w:val="restart"/>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ind w:firstLine="0"/>
            </w:pPr>
            <w:r>
              <w:rPr>
                <w:shd w:val="nil" w:color="auto" w:fill="auto"/>
                <w:rtl w:val="0"/>
                <w:lang w:val="en-US"/>
              </w:rPr>
              <w:t>Strain</w:t>
            </w:r>
          </w:p>
        </w:tc>
        <w:tc>
          <w:tcPr>
            <w:tcW w:type="dxa" w:w="3827"/>
            <w:gridSpan w:val="3"/>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Significance of smooth term</w:t>
            </w:r>
          </w:p>
        </w:tc>
        <w:tc>
          <w:tcPr>
            <w:tcW w:type="dxa" w:w="1276"/>
            <w:vMerge w:val="restart"/>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Adjusted R</w:t>
            </w:r>
            <w:r>
              <w:rPr>
                <w:shd w:val="nil" w:color="auto" w:fill="auto"/>
                <w:vertAlign w:val="superscript"/>
                <w:rtl w:val="0"/>
                <w:lang w:val="en-US"/>
              </w:rPr>
              <w:t>2</w:t>
            </w:r>
          </w:p>
        </w:tc>
        <w:tc>
          <w:tcPr>
            <w:tcW w:type="dxa" w:w="1270"/>
            <w:vMerge w:val="restart"/>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ind w:firstLine="0"/>
            </w:pPr>
            <w:r>
              <w:rPr>
                <w:shd w:val="nil" w:color="auto" w:fill="auto"/>
                <w:rtl w:val="0"/>
                <w:lang w:val="en-US"/>
              </w:rPr>
              <w:t>Deviance Explained</w:t>
            </w:r>
          </w:p>
        </w:tc>
      </w:tr>
      <w:tr>
        <w:tblPrEx>
          <w:shd w:val="clear" w:color="auto" w:fill="cad1d7"/>
        </w:tblPrEx>
        <w:trPr>
          <w:trHeight w:val="295" w:hRule="atLeast"/>
        </w:trPr>
        <w:tc>
          <w:tcPr>
            <w:tcW w:type="dxa" w:w="2977"/>
            <w:vMerge w:val="continue"/>
            <w:tcBorders>
              <w:top w:val="single" w:color="000000" w:sz="4" w:space="0" w:shadow="0" w:frame="0"/>
              <w:left w:val="nil"/>
              <w:bottom w:val="single" w:color="000000" w:sz="4" w:space="0" w:shadow="0" w:frame="0"/>
              <w:right w:val="nil"/>
            </w:tcBorders>
            <w:shd w:val="clear" w:color="auto" w:fill="auto"/>
          </w:tcPr>
          <w:p/>
        </w:tc>
        <w:tc>
          <w:tcPr>
            <w:tcW w:type="dxa" w:w="113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EDF</w:t>
            </w:r>
          </w:p>
        </w:tc>
        <w:tc>
          <w:tcPr>
            <w:tcW w:type="dxa" w:w="155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F-ratio</w:t>
            </w:r>
          </w:p>
        </w:tc>
        <w:tc>
          <w:tcPr>
            <w:tcW w:type="dxa" w:w="113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P-value</w:t>
            </w:r>
          </w:p>
        </w:tc>
        <w:tc>
          <w:tcPr>
            <w:tcW w:type="dxa" w:w="1276"/>
            <w:vMerge w:val="continue"/>
            <w:tcBorders>
              <w:top w:val="single" w:color="000000" w:sz="4" w:space="0" w:shadow="0" w:frame="0"/>
              <w:left w:val="nil"/>
              <w:bottom w:val="single" w:color="000000" w:sz="4" w:space="0" w:shadow="0" w:frame="0"/>
              <w:right w:val="nil"/>
            </w:tcBorders>
            <w:shd w:val="clear" w:color="auto" w:fill="auto"/>
          </w:tcPr>
          <w:p/>
        </w:tc>
        <w:tc>
          <w:tcPr>
            <w:tcW w:type="dxa" w:w="1270"/>
            <w:vMerge w:val="continue"/>
            <w:tcBorders>
              <w:top w:val="single" w:color="000000" w:sz="4" w:space="0" w:shadow="0" w:frame="0"/>
              <w:left w:val="nil"/>
              <w:bottom w:val="single" w:color="000000" w:sz="4" w:space="0" w:shadow="0" w:frame="0"/>
              <w:right w:val="nil"/>
            </w:tcBorders>
            <w:shd w:val="clear" w:color="auto" w:fill="auto"/>
          </w:tcPr>
          <w:p/>
        </w:tc>
      </w:tr>
      <w:tr>
        <w:tblPrEx>
          <w:shd w:val="clear" w:color="auto" w:fill="cad1d7"/>
        </w:tblPrEx>
        <w:trPr>
          <w:trHeight w:val="305" w:hRule="atLeast"/>
        </w:trPr>
        <w:tc>
          <w:tcPr>
            <w:tcW w:type="dxa" w:w="2977"/>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nil" w:color="auto" w:fill="auto"/>
                <w:rtl w:val="0"/>
                <w:lang w:val="en-US"/>
              </w:rPr>
              <w:t xml:space="preserve">F. cylindrus </w:t>
            </w:r>
            <w:r>
              <w:rPr>
                <w:shd w:val="nil" w:color="auto" w:fill="auto"/>
                <w:rtl w:val="0"/>
                <w:lang w:val="en-US"/>
              </w:rPr>
              <w:t>(grown at 0</w:t>
            </w:r>
            <w:r>
              <w:rPr>
                <w:shd w:val="nil" w:color="auto" w:fill="auto"/>
                <w:rtl w:val="0"/>
                <w:lang w:val="en-US"/>
              </w:rPr>
              <w:t>°</w:t>
            </w:r>
            <w:r>
              <w:rPr>
                <w:shd w:val="nil" w:color="auto" w:fill="auto"/>
                <w:rtl w:val="0"/>
                <w:lang w:val="en-US"/>
              </w:rPr>
              <w:t>C)</w:t>
            </w:r>
          </w:p>
        </w:tc>
        <w:tc>
          <w:tcPr>
            <w:tcW w:type="dxa" w:w="1134"/>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6.06</w:t>
            </w:r>
          </w:p>
        </w:tc>
        <w:tc>
          <w:tcPr>
            <w:tcW w:type="dxa" w:w="1559"/>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4.46</w:t>
            </w:r>
          </w:p>
        </w:tc>
        <w:tc>
          <w:tcPr>
            <w:tcW w:type="dxa" w:w="1134"/>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pPr>
            <w:r>
              <w:rPr>
                <w:shd w:val="nil" w:color="auto" w:fill="auto"/>
                <w:rtl w:val="0"/>
                <w:lang w:val="en-US"/>
              </w:rPr>
              <w:t>0.00827</w:t>
            </w:r>
          </w:p>
        </w:tc>
        <w:tc>
          <w:tcPr>
            <w:tcW w:type="dxa" w:w="1276"/>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0.609</w:t>
            </w:r>
          </w:p>
        </w:tc>
        <w:tc>
          <w:tcPr>
            <w:tcW w:type="dxa" w:w="1270"/>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73.4%</w:t>
            </w:r>
          </w:p>
        </w:tc>
      </w:tr>
      <w:tr>
        <w:tblPrEx>
          <w:shd w:val="clear" w:color="auto" w:fill="cad1d7"/>
        </w:tblPrEx>
        <w:trPr>
          <w:trHeight w:val="310" w:hRule="atLeast"/>
        </w:trPr>
        <w:tc>
          <w:tcPr>
            <w:tcW w:type="dxa" w:w="2977"/>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nil" w:color="auto" w:fill="auto"/>
                <w:rtl w:val="0"/>
                <w:lang w:val="en-US"/>
              </w:rPr>
              <w:t xml:space="preserve">F. cylindrus </w:t>
            </w:r>
            <w:r>
              <w:rPr>
                <w:shd w:val="nil" w:color="auto" w:fill="auto"/>
                <w:rtl w:val="0"/>
                <w:lang w:val="en-US"/>
              </w:rPr>
              <w:t>(grown at 6</w:t>
            </w:r>
            <w:r>
              <w:rPr>
                <w:shd w:val="nil" w:color="auto" w:fill="auto"/>
                <w:rtl w:val="0"/>
                <w:lang w:val="en-US"/>
              </w:rPr>
              <w:t>°</w:t>
            </w:r>
            <w:r>
              <w:rPr>
                <w:shd w:val="nil" w:color="auto" w:fill="auto"/>
                <w:rtl w:val="0"/>
                <w:lang w:val="en-US"/>
              </w:rPr>
              <w:t>C)</w:t>
            </w:r>
          </w:p>
        </w:tc>
        <w:tc>
          <w:tcPr>
            <w:tcW w:type="dxa" w:w="1134"/>
            <w:tcBorders>
              <w:top w:val="nil"/>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5.49</w:t>
            </w:r>
          </w:p>
        </w:tc>
        <w:tc>
          <w:tcPr>
            <w:tcW w:type="dxa" w:w="1559"/>
            <w:tcBorders>
              <w:top w:val="nil"/>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3.42</w:t>
            </w:r>
          </w:p>
        </w:tc>
        <w:tc>
          <w:tcPr>
            <w:tcW w:type="dxa" w:w="1134"/>
            <w:tcBorders>
              <w:top w:val="nil"/>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pPr>
            <w:r>
              <w:rPr>
                <w:shd w:val="nil" w:color="auto" w:fill="auto"/>
                <w:rtl w:val="0"/>
                <w:lang w:val="en-US"/>
              </w:rPr>
              <w:t>0.0279</w:t>
            </w:r>
          </w:p>
        </w:tc>
        <w:tc>
          <w:tcPr>
            <w:tcW w:type="dxa" w:w="1276"/>
            <w:tcBorders>
              <w:top w:val="nil"/>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0.509</w:t>
            </w:r>
          </w:p>
        </w:tc>
        <w:tc>
          <w:tcPr>
            <w:tcW w:type="dxa" w:w="1270"/>
            <w:tcBorders>
              <w:top w:val="nil"/>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65.1%</w:t>
            </w:r>
          </w:p>
        </w:tc>
      </w:tr>
      <w:tr>
        <w:tblPrEx>
          <w:shd w:val="clear" w:color="auto" w:fill="cad1d7"/>
        </w:tblPrEx>
        <w:trPr>
          <w:trHeight w:val="310" w:hRule="atLeast"/>
        </w:trPr>
        <w:tc>
          <w:tcPr>
            <w:tcW w:type="dxa" w:w="2977"/>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clear" w:color="auto" w:fill="ffffff"/>
                <w:rtl w:val="0"/>
                <w:lang w:val="en-US"/>
              </w:rPr>
              <w:t>T. pseudonana</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6.08</w:t>
            </w:r>
          </w:p>
        </w:tc>
        <w:tc>
          <w:tcPr>
            <w:tcW w:type="dxa" w:w="1559"/>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9.01</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5.38e-06</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0.674</w:t>
            </w:r>
          </w:p>
        </w:tc>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73.2%</w:t>
            </w:r>
          </w:p>
        </w:tc>
      </w:tr>
      <w:tr>
        <w:tblPrEx>
          <w:shd w:val="clear" w:color="auto" w:fill="cad1d7"/>
        </w:tblPrEx>
        <w:trPr>
          <w:trHeight w:val="310" w:hRule="atLeast"/>
        </w:trPr>
        <w:tc>
          <w:tcPr>
            <w:tcW w:type="dxa" w:w="2977"/>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clear" w:color="auto" w:fill="ffffff"/>
                <w:rtl w:val="0"/>
                <w:lang w:val="en-US"/>
              </w:rPr>
              <w:t>C. ICEMDV</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4.51</w:t>
            </w:r>
          </w:p>
        </w:tc>
        <w:tc>
          <w:tcPr>
            <w:tcW w:type="dxa" w:w="1559"/>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6.59</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0.00687</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0.687</w:t>
            </w:r>
          </w:p>
        </w:tc>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78.8%</w:t>
            </w:r>
          </w:p>
        </w:tc>
      </w:tr>
      <w:tr>
        <w:tblPrEx>
          <w:shd w:val="clear" w:color="auto" w:fill="cad1d7"/>
        </w:tblPrEx>
        <w:trPr>
          <w:trHeight w:val="310" w:hRule="atLeast"/>
        </w:trPr>
        <w:tc>
          <w:tcPr>
            <w:tcW w:type="dxa" w:w="2977"/>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clear" w:color="auto" w:fill="ffffff"/>
                <w:rtl w:val="0"/>
                <w:lang w:val="en-US"/>
              </w:rPr>
              <w:t>C. priscuii</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4.31</w:t>
            </w:r>
          </w:p>
        </w:tc>
        <w:tc>
          <w:tcPr>
            <w:tcW w:type="dxa" w:w="1559"/>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2.17</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0.115</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0.389</w:t>
            </w:r>
          </w:p>
        </w:tc>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57.7%</w:t>
            </w:r>
          </w:p>
        </w:tc>
      </w:tr>
      <w:tr>
        <w:tblPrEx>
          <w:shd w:val="clear" w:color="auto" w:fill="cad1d7"/>
        </w:tblPrEx>
        <w:trPr>
          <w:trHeight w:val="310" w:hRule="atLeast"/>
        </w:trPr>
        <w:tc>
          <w:tcPr>
            <w:tcW w:type="dxa" w:w="2977"/>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clear" w:color="auto" w:fill="ffffff"/>
                <w:rtl w:val="0"/>
                <w:lang w:val="en-US"/>
              </w:rPr>
              <w:t>C. malina</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4.34</w:t>
            </w:r>
          </w:p>
        </w:tc>
        <w:tc>
          <w:tcPr>
            <w:tcW w:type="dxa" w:w="1559"/>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2.56</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0.0843</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0.423</w:t>
            </w:r>
          </w:p>
        </w:tc>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60.2%</w:t>
            </w:r>
          </w:p>
        </w:tc>
      </w:tr>
      <w:tr>
        <w:tblPrEx>
          <w:shd w:val="clear" w:color="auto" w:fill="cad1d7"/>
        </w:tblPrEx>
        <w:trPr>
          <w:trHeight w:val="310" w:hRule="atLeast"/>
        </w:trPr>
        <w:tc>
          <w:tcPr>
            <w:tcW w:type="dxa" w:w="2977"/>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nil" w:color="auto" w:fill="auto"/>
                <w:rtl w:val="0"/>
                <w:lang w:val="en-US"/>
              </w:rPr>
              <w:t>C. reinhardtii</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6.05</w:t>
            </w:r>
          </w:p>
        </w:tc>
        <w:tc>
          <w:tcPr>
            <w:tcW w:type="dxa" w:w="1559"/>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9.49</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0.000274</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0.786</w:t>
            </w:r>
          </w:p>
        </w:tc>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85.4%</w:t>
            </w:r>
          </w:p>
        </w:tc>
      </w:tr>
      <w:tr>
        <w:tblPrEx>
          <w:shd w:val="clear" w:color="auto" w:fill="cad1d7"/>
        </w:tblPrEx>
        <w:trPr>
          <w:trHeight w:val="305" w:hRule="atLeast"/>
        </w:trPr>
        <w:tc>
          <w:tcPr>
            <w:tcW w:type="dxa" w:w="297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clear" w:color="auto" w:fill="ffffff"/>
                <w:rtl w:val="0"/>
                <w:lang w:val="en-US"/>
              </w:rPr>
              <w:t>C. vulgaris</w:t>
            </w:r>
          </w:p>
        </w:tc>
        <w:tc>
          <w:tcPr>
            <w:tcW w:type="dxa" w:w="113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5.39</w:t>
            </w:r>
          </w:p>
        </w:tc>
        <w:tc>
          <w:tcPr>
            <w:tcW w:type="dxa" w:w="155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13.83</w:t>
            </w:r>
          </w:p>
        </w:tc>
        <w:tc>
          <w:tcPr>
            <w:tcW w:type="dxa" w:w="113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4.08e-06</w:t>
            </w:r>
          </w:p>
        </w:tc>
        <w:tc>
          <w:tcPr>
            <w:tcW w:type="dxa" w:w="127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0.772</w:t>
            </w:r>
          </w:p>
        </w:tc>
        <w:tc>
          <w:tcPr>
            <w:tcW w:type="dxa" w:w="127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82.3%</w:t>
            </w:r>
          </w:p>
        </w:tc>
      </w:tr>
    </w:tbl>
    <w:p>
      <w:pPr>
        <w:pStyle w:val="Body A"/>
        <w:widowControl w:val="0"/>
        <w:spacing w:before="60" w:after="60" w:line="240" w:lineRule="auto"/>
        <w:ind w:left="108" w:hanging="108"/>
      </w:pPr>
    </w:p>
    <w:p>
      <w:pPr>
        <w:pStyle w:val="Body A"/>
      </w:pPr>
    </w:p>
    <w:p>
      <w:pPr>
        <w:pStyle w:val="Body"/>
      </w:pPr>
      <w:r>
        <w:rPr>
          <w:rStyle w:val="page number"/>
          <w:rtl w:val="0"/>
          <w:lang w:val="en-US"/>
        </w:rPr>
        <w:t xml:space="preserve">Although measured at the same range of temperatures, the two </w:t>
      </w:r>
      <w:r>
        <w:rPr>
          <w:i w:val="1"/>
          <w:iCs w:val="1"/>
          <w:rtl w:val="0"/>
        </w:rPr>
        <w:t>F. cylindrus</w:t>
      </w:r>
      <w:r>
        <w:rPr>
          <w:rtl w:val="0"/>
          <w:lang w:val="fr-FR"/>
        </w:rPr>
        <w:t xml:space="preserve"> cultures </w:t>
      </w:r>
      <w:r>
        <w:rPr>
          <w:rStyle w:val="page number"/>
          <w:rtl w:val="0"/>
          <w:lang w:val="en-US"/>
        </w:rPr>
        <w:t xml:space="preserve">from different growth temperatures exhibited different trends in ChlF </w:t>
      </w:r>
      <w:commentRangeStart w:id="59"/>
      <w:r>
        <w:rPr>
          <w:rtl w:val="0"/>
          <w:lang w:val="fr-FR"/>
        </w:rPr>
        <w:t>oscillations</w:t>
      </w:r>
      <w:commentRangeEnd w:id="59"/>
      <w:r>
        <w:commentReference w:id="59"/>
      </w:r>
      <w:r>
        <w:rPr>
          <w:rStyle w:val="page number"/>
          <w:rtl w:val="0"/>
          <w:lang w:val="en-US"/>
        </w:rPr>
        <w:t>. First, the culture grown at 0</w:t>
      </w:r>
      <w:r>
        <w:rPr>
          <w:rStyle w:val="page number"/>
          <w:rtl w:val="0"/>
          <w:lang w:val="it-IT"/>
        </w:rPr>
        <w:t>°</w:t>
      </w:r>
      <w:r>
        <w:rPr>
          <w:rStyle w:val="page number"/>
          <w:rtl w:val="0"/>
          <w:lang w:val="en-US"/>
        </w:rPr>
        <w:t xml:space="preserve">C exhibited the significant </w:t>
      </w:r>
      <w:r>
        <w:rPr>
          <w:shd w:val="clear" w:color="auto" w:fill="ffffff"/>
          <w:rtl w:val="0"/>
          <w:lang w:val="en-US"/>
        </w:rPr>
        <w:t xml:space="preserve">4-step </w:t>
      </w:r>
      <w:r>
        <w:rPr>
          <w:rStyle w:val="page number"/>
          <w:rtl w:val="0"/>
          <w:lang w:val="en-US"/>
        </w:rPr>
        <w:t>oscillation in ChlF indicative of synchronized S-State cycling across only 75% of the measured conditions, compared to 95% of the measurement conditions for the culture grown at 6</w:t>
      </w:r>
      <w:r>
        <w:rPr>
          <w:rStyle w:val="page number"/>
          <w:rtl w:val="0"/>
          <w:lang w:val="it-IT"/>
        </w:rPr>
        <w:t>°</w:t>
      </w:r>
      <w:r>
        <w:rPr>
          <w:rStyle w:val="page number"/>
          <w:rtl w:val="0"/>
          <w:lang w:val="en-US"/>
        </w:rPr>
        <w:t xml:space="preserve">C (Figure 13). Further, at comparable measurement temperatures under wide flash spacing, equivalent to low </w:t>
      </w:r>
      <w:commentRangeStart w:id="60"/>
      <w:r>
        <w:rPr>
          <w:shd w:val="clear" w:color="auto" w:fill="ffffff"/>
          <w:rtl w:val="0"/>
          <w:lang w:val="en-US"/>
        </w:rPr>
        <w:t>light</w:t>
      </w:r>
      <w:commentRangeEnd w:id="60"/>
      <w:r>
        <w:commentReference w:id="60"/>
      </w:r>
      <w:r>
        <w:rPr>
          <w:shd w:val="clear" w:color="auto" w:fill="ffffff"/>
          <w:rtl w:val="0"/>
          <w:lang w:val="en-US"/>
        </w:rPr>
        <w:t xml:space="preserve">, the culture grown at </w:t>
      </w:r>
      <w:r>
        <w:rPr>
          <w:rStyle w:val="page number"/>
          <w:rtl w:val="0"/>
        </w:rPr>
        <w:t>6</w:t>
      </w:r>
      <w:r>
        <w:rPr>
          <w:rStyle w:val="page number"/>
          <w:rtl w:val="0"/>
          <w:lang w:val="it-IT"/>
        </w:rPr>
        <w:t>°</w:t>
      </w:r>
      <w:r>
        <w:rPr>
          <w:rStyle w:val="page number"/>
          <w:rtl w:val="0"/>
          <w:lang w:val="en-US"/>
        </w:rPr>
        <w:t xml:space="preserve">C maintained significant cycling for longer (Figure 14). At flash spacings equivalent to light levels above 0.2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-1</w:t>
      </w:r>
      <w:r>
        <w:rPr>
          <w:rStyle w:val="page number"/>
          <w:rtl w:val="0"/>
          <w:lang w:val="en-US"/>
        </w:rPr>
        <w:t>, cultures from both 0 and 6</w:t>
      </w:r>
      <w:r>
        <w:rPr>
          <w:rStyle w:val="page number"/>
          <w:rtl w:val="0"/>
          <w:lang w:val="it-IT"/>
        </w:rPr>
        <w:t>°</w:t>
      </w:r>
      <w:r>
        <w:rPr>
          <w:rStyle w:val="page number"/>
          <w:rtl w:val="0"/>
          <w:lang w:val="en-US"/>
        </w:rPr>
        <w:t xml:space="preserve">C growth temperatures exhibited similar, stable damping indices (Figure 14). </w:t>
      </w:r>
    </w:p>
    <w:p>
      <w:pPr>
        <w:pStyle w:val="Body"/>
        <w:spacing w:line="240" w:lineRule="auto"/>
        <w:ind w:firstLine="0"/>
      </w:pPr>
    </w:p>
    <w:p>
      <w:pPr>
        <w:pStyle w:val="Body A"/>
        <w:jc w:val="center"/>
      </w:pPr>
      <w:r>
        <w:rPr>
          <w:rStyle w:val="page number"/>
        </w:rPr>
        <w:drawing xmlns:a="http://schemas.openxmlformats.org/drawingml/2006/main">
          <wp:inline distT="0" distB="0" distL="0" distR="0">
            <wp:extent cx="3888002" cy="1944000"/>
            <wp:effectExtent l="0" t="0" r="0" b="0"/>
            <wp:docPr id="1073741840" name="officeArt object" descr="A graph of temperature and growt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40" name="A graph of temperature and growthDescription automatically generated with medium confidence" descr="A graph of temperature and growthDescription automatically generated with medium confidence"/>
                    <pic:cNvPicPr>
                      <a:picLocks noChangeAspect="1"/>
                    </pic:cNvPicPr>
                  </pic:nvPicPr>
                  <pic:blipFill>
                    <a:blip r:embed="rId24">
                      <a:extLst/>
                    </a:blip>
                    <a:stretch>
                      <a:fillRect/>
                    </a:stretch>
                  </pic:blipFill>
                  <pic:spPr>
                    <a:xfrm>
                      <a:off x="0" y="0"/>
                      <a:ext cx="3888002" cy="1944000"/>
                    </a:xfrm>
                    <a:prstGeom prst="rect">
                      <a:avLst/>
                    </a:prstGeom>
                    <a:ln w="12700" cap="flat">
                      <a:noFill/>
                      <a:miter lim="400000"/>
                    </a:ln>
                    <a:effectLst/>
                  </pic:spPr>
                </pic:pic>
              </a:graphicData>
            </a:graphic>
          </wp:inline>
        </w:drawing>
      </w:r>
    </w:p>
    <w:p>
      <w:pPr>
        <w:pStyle w:val="Body A"/>
      </w:pPr>
      <w:r>
        <w:rPr>
          <w:rFonts w:cs="Arial Unicode MS" w:eastAsia="Arial Unicode MS"/>
          <w:b w:val="1"/>
          <w:bCs w:val="1"/>
          <w:rtl w:val="0"/>
          <w:lang w:val="en-US"/>
        </w:rPr>
        <w:t>Figure 13:</w:t>
      </w:r>
      <w:r>
        <w:rPr>
          <w:rStyle w:val="page number"/>
          <w:rFonts w:cs="Arial Unicode MS" w:eastAsia="Arial Unicode MS"/>
          <w:rtl w:val="0"/>
          <w:lang w:val="en-US"/>
        </w:rPr>
        <w:t xml:space="preserve"> Statistical significance of 4-step oscillations in the maximum quantum yield of PSII photochemistry across measurement conditions in the polar diatom </w:t>
      </w:r>
      <w:r>
        <w:rPr>
          <w:rFonts w:cs="Arial Unicode MS" w:eastAsia="Arial Unicode MS"/>
          <w:i w:val="1"/>
          <w:iCs w:val="1"/>
          <w:rtl w:val="0"/>
          <w:lang w:val="en-US"/>
        </w:rPr>
        <w:t>F. cylindrus</w:t>
      </w:r>
      <w:r>
        <w:rPr>
          <w:rStyle w:val="page number"/>
          <w:rFonts w:cs="Arial Unicode MS" w:eastAsia="Arial Unicode MS"/>
          <w:rtl w:val="0"/>
          <w:lang w:val="en-US"/>
        </w:rPr>
        <w:t>, as measured through variable chlorophyll fluorescence.</w:t>
      </w:r>
    </w:p>
    <w:p>
      <w:pPr>
        <w:pStyle w:val="Body A"/>
      </w:pPr>
    </w:p>
    <w:p>
      <w:pPr>
        <w:pStyle w:val="Body A"/>
        <w:jc w:val="center"/>
      </w:pPr>
      <w:r>
        <w:rPr>
          <w14:textOutline w14:w="12700" w14:cap="flat">
            <w14:noFill/>
            <w14:miter w14:lim="400000"/>
          </w14:textOutline>
        </w:rPr>
        <w:drawing xmlns:a="http://schemas.openxmlformats.org/drawingml/2006/main">
          <wp:inline distT="0" distB="0" distL="0" distR="0">
            <wp:extent cx="5022001" cy="3348000"/>
            <wp:effectExtent l="0" t="0" r="0" b="0"/>
            <wp:docPr id="1073741841" name="officeArt object" descr="A diagram of temperature and damping index&#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1" name="A diagram of temperature and damping indexDescription automatically generated" descr="A diagram of temperature and damping indexDescription automatically generated"/>
                    <pic:cNvPicPr>
                      <a:picLocks noChangeAspect="1"/>
                    </pic:cNvPicPr>
                  </pic:nvPicPr>
                  <pic:blipFill>
                    <a:blip r:embed="rId25">
                      <a:extLst/>
                    </a:blip>
                    <a:stretch>
                      <a:fillRect/>
                    </a:stretch>
                  </pic:blipFill>
                  <pic:spPr>
                    <a:xfrm>
                      <a:off x="0" y="0"/>
                      <a:ext cx="5022001" cy="3348000"/>
                    </a:xfrm>
                    <a:prstGeom prst="rect">
                      <a:avLst/>
                    </a:prstGeom>
                    <a:ln w="12700" cap="flat">
                      <a:noFill/>
                      <a:miter lim="400000"/>
                    </a:ln>
                    <a:effectLst/>
                  </pic:spPr>
                </pic:pic>
              </a:graphicData>
            </a:graphic>
          </wp:inline>
        </w:drawing>
      </w:r>
    </w:p>
    <w:p>
      <w:pPr>
        <w:pStyle w:val="Body A"/>
      </w:pPr>
      <w:r>
        <w:rPr>
          <w:b w:val="1"/>
          <w:bCs w:val="1"/>
          <w:rtl w:val="0"/>
          <w:lang w:val="it-IT"/>
        </w:rPr>
        <w:t>Figure 14</w:t>
      </w:r>
      <w:r>
        <w:rPr>
          <w:rtl w:val="0"/>
          <w:lang w:val="en-US"/>
        </w:rPr>
        <w:t>: GAM model predictions of the consecutive flashes before the damping of S-State-induced chlorophyll fluorescence oscillations as predicted by the measurement temperature (</w:t>
      </w:r>
      <w:r>
        <w:rPr>
          <w:rtl w:val="0"/>
          <w:lang w:val="en-US"/>
        </w:rPr>
        <w:t>°</w:t>
      </w:r>
      <w:r>
        <w:rPr>
          <w:rtl w:val="0"/>
          <w:lang w:val="pt-PT"/>
        </w:rPr>
        <w:t>C) and effective light level (</w:t>
      </w:r>
      <w:r>
        <w:rPr>
          <w:rtl w:val="0"/>
          <w:lang w:val="en-US"/>
        </w:rPr>
        <w:t>µ</w:t>
      </w:r>
      <w:r>
        <w:rPr>
          <w:rtl w:val="0"/>
          <w:lang w:val="en-US"/>
        </w:rPr>
        <w:t>mol photons m</w:t>
      </w:r>
      <w:r>
        <w:rPr>
          <w:vertAlign w:val="superscript"/>
          <w:rtl w:val="0"/>
          <w:lang w:val="en-US"/>
        </w:rPr>
        <w:t>-2</w:t>
      </w:r>
      <w:r>
        <w:rPr>
          <w:rtl w:val="0"/>
          <w:lang w:val="en-US"/>
        </w:rPr>
        <w:t>s</w:t>
      </w:r>
      <w:r>
        <w:rPr>
          <w:vertAlign w:val="superscript"/>
          <w:rtl w:val="0"/>
          <w:lang w:val="ru-RU"/>
        </w:rPr>
        <w:t>-1</w:t>
      </w:r>
      <w:r>
        <w:rPr>
          <w:rtl w:val="0"/>
          <w:lang w:val="en-US"/>
        </w:rPr>
        <w:t xml:space="preserve">; with equivalent flash spacings in seconds) experienced by polar and temperate diatoms. White dashed lines represent the growth temperatures of the individual cultures. </w:t>
      </w:r>
    </w:p>
    <w:p>
      <w:pPr>
        <w:pStyle w:val="Body"/>
        <w:rPr>
          <w:rStyle w:val="page number"/>
        </w:rPr>
      </w:pPr>
      <w:r>
        <w:rPr>
          <w:rStyle w:val="page number"/>
          <w:rtl w:val="0"/>
          <w:lang w:val="en-US"/>
        </w:rPr>
        <w:t>At a measurement temperature of 10</w:t>
      </w:r>
      <w:r>
        <w:rPr>
          <w:rStyle w:val="page number"/>
          <w:rtl w:val="0"/>
          <w:lang w:val="it-IT"/>
        </w:rPr>
        <w:t>°</w:t>
      </w:r>
      <w:r>
        <w:rPr>
          <w:rStyle w:val="page number"/>
          <w:rtl w:val="0"/>
          <w:lang w:val="en-US"/>
        </w:rPr>
        <w:t xml:space="preserve">C, the model predicts that the duration of ChlF oscillations (Damping Index) for </w:t>
      </w:r>
      <w:r>
        <w:rPr>
          <w:i w:val="1"/>
          <w:iCs w:val="1"/>
          <w:rtl w:val="0"/>
        </w:rPr>
        <w:t>F. cylindrus</w:t>
      </w:r>
      <w:r>
        <w:rPr>
          <w:rStyle w:val="page number"/>
          <w:rtl w:val="0"/>
          <w:lang w:val="en-US"/>
        </w:rPr>
        <w:t xml:space="preserve"> will sharply increase with effective light before plateauing at approximately 0.2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-1</w:t>
      </w:r>
      <w:r>
        <w:rPr>
          <w:rStyle w:val="page number"/>
          <w:rtl w:val="0"/>
          <w:lang w:val="en-US"/>
        </w:rPr>
        <w:t xml:space="preserve">, the light level produced by a 4-second interval between flashes (Figure 15). At light levels below 0.5 </w:t>
      </w:r>
      <w:r>
        <w:rPr>
          <w:rStyle w:val="page number"/>
          <w:rtl w:val="0"/>
        </w:rPr>
        <w:t>µ</w:t>
      </w:r>
      <w:r>
        <w:rPr>
          <w:rStyle w:val="page number"/>
          <w:rtl w:val="0"/>
          <w:lang w:val="en-US"/>
        </w:rPr>
        <w:t>mol photons m</w:t>
      </w:r>
      <w:r>
        <w:rPr>
          <w:vertAlign w:val="superscript"/>
          <w:rtl w:val="0"/>
        </w:rPr>
        <w:t xml:space="preserve">-2 </w:t>
      </w:r>
      <w:r>
        <w:rPr>
          <w:rStyle w:val="page number"/>
          <w:rtl w:val="0"/>
        </w:rPr>
        <w:t>s</w:t>
      </w:r>
      <w:r>
        <w:rPr>
          <w:vertAlign w:val="superscript"/>
          <w:rtl w:val="0"/>
          <w:lang w:val="ru-RU"/>
        </w:rPr>
        <w:t>-1</w:t>
      </w:r>
      <w:r>
        <w:rPr>
          <w:rStyle w:val="page number"/>
          <w:rtl w:val="0"/>
          <w:lang w:val="en-US"/>
        </w:rPr>
        <w:t xml:space="preserve">, this corresponds to </w:t>
      </w:r>
      <w:r>
        <w:rPr>
          <w:i w:val="1"/>
          <w:iCs w:val="1"/>
          <w:rtl w:val="0"/>
        </w:rPr>
        <w:t>F. cylindrus</w:t>
      </w:r>
      <w:r>
        <w:rPr>
          <w:rStyle w:val="page number"/>
          <w:rtl w:val="0"/>
          <w:lang w:val="en-US"/>
        </w:rPr>
        <w:t xml:space="preserve"> exhibiting more sustained ChlF oscillations than does </w:t>
      </w:r>
      <w:r>
        <w:rPr>
          <w:i w:val="1"/>
          <w:iCs w:val="1"/>
          <w:rtl w:val="0"/>
          <w:lang w:val="it-IT"/>
        </w:rPr>
        <w:t>T. pseudonana</w:t>
      </w:r>
      <w:r>
        <w:rPr>
          <w:rStyle w:val="page number"/>
          <w:rtl w:val="0"/>
          <w:lang w:val="en-US"/>
        </w:rPr>
        <w:t xml:space="preserve"> also measured at 10</w:t>
      </w:r>
      <w:r>
        <w:rPr>
          <w:rStyle w:val="page number"/>
          <w:rtl w:val="0"/>
          <w:lang w:val="it-IT"/>
        </w:rPr>
        <w:t>°</w:t>
      </w:r>
      <w:r>
        <w:rPr>
          <w:rStyle w:val="page number"/>
          <w:rtl w:val="0"/>
          <w:lang w:val="en-US"/>
        </w:rPr>
        <w:t xml:space="preserve">C. However, at this common measurement temperature and the higher effective light levels produced by shorter flash spacings, </w:t>
      </w:r>
      <w:r>
        <w:rPr>
          <w:i w:val="1"/>
          <w:iCs w:val="1"/>
          <w:rtl w:val="0"/>
          <w:lang w:val="it-IT"/>
        </w:rPr>
        <w:t xml:space="preserve">T. pseudonana </w:t>
      </w:r>
      <w:r>
        <w:rPr>
          <w:rStyle w:val="page number"/>
          <w:rtl w:val="0"/>
          <w:lang w:val="en-US"/>
        </w:rPr>
        <w:t xml:space="preserve">sustains ChlF oscillations for durations comparable to its polar counterpart </w:t>
      </w:r>
      <w:r>
        <w:rPr>
          <w:i w:val="1"/>
          <w:iCs w:val="1"/>
          <w:rtl w:val="0"/>
        </w:rPr>
        <w:t>F. cylindrus</w:t>
      </w:r>
      <w:r>
        <w:rPr>
          <w:rtl w:val="0"/>
          <w:lang w:val="it-IT"/>
        </w:rPr>
        <w:t xml:space="preserve"> (Figure 15). </w:t>
      </w:r>
    </w:p>
    <w:p>
      <w:pPr>
        <w:pStyle w:val="Body A"/>
        <w:ind w:firstLine="340"/>
        <w:rPr>
          <w:rStyle w:val="page number"/>
          <w:lang w:val="it-IT"/>
        </w:rPr>
      </w:pPr>
    </w:p>
    <w:p>
      <w:pPr>
        <w:pStyle w:val="Body A"/>
      </w:pPr>
      <w:r>
        <w:rPr>
          <w14:textOutline w14:w="12700" w14:cap="flat">
            <w14:noFill/>
            <w14:miter w14:lim="400000"/>
          </w14:textOutline>
        </w:rPr>
        <w:drawing xmlns:a="http://schemas.openxmlformats.org/drawingml/2006/main">
          <wp:inline distT="0" distB="0" distL="0" distR="0">
            <wp:extent cx="5943600" cy="2971800"/>
            <wp:effectExtent l="0" t="0" r="0" b="0"/>
            <wp:docPr id="1073741842" name="officeArt object" descr="A graph of a number of light leve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42" name="A graph of a number of light levelDescription automatically generated with medium confidence" descr="A graph of a number of light levelDescription automatically generated with medium confidence"/>
                    <pic:cNvPicPr>
                      <a:picLocks noChangeAspect="1"/>
                    </pic:cNvPicPr>
                  </pic:nvPicPr>
                  <pic:blipFill>
                    <a:blip r:embed="rId26">
                      <a:extLst/>
                    </a:blip>
                    <a:stretch>
                      <a:fillRect/>
                    </a:stretch>
                  </pic:blipFill>
                  <pic:spPr>
                    <a:xfrm>
                      <a:off x="0" y="0"/>
                      <a:ext cx="5943600" cy="2971800"/>
                    </a:xfrm>
                    <a:prstGeom prst="rect">
                      <a:avLst/>
                    </a:prstGeom>
                    <a:ln w="12700" cap="flat">
                      <a:noFill/>
                      <a:miter lim="400000"/>
                    </a:ln>
                    <a:effectLst/>
                  </pic:spPr>
                </pic:pic>
              </a:graphicData>
            </a:graphic>
          </wp:inline>
        </w:drawing>
      </w:r>
    </w:p>
    <w:p>
      <w:pPr>
        <w:pStyle w:val="Body A"/>
      </w:pPr>
      <w:r>
        <w:rPr>
          <w:b w:val="1"/>
          <w:bCs w:val="1"/>
          <w:rtl w:val="0"/>
          <w:lang w:val="it-IT"/>
        </w:rPr>
        <w:t xml:space="preserve">Figure 15: </w:t>
      </w:r>
      <w:r>
        <w:rPr>
          <w:rtl w:val="0"/>
          <w:lang w:val="en-US"/>
        </w:rPr>
        <w:t>GAM model predictions of the consecutive flashes before the damping of S-State-induced chlorophyll fluorescence oscillations in polar and temperate diatom cultures over a range of effective light levels (</w:t>
      </w:r>
      <w:r>
        <w:rPr>
          <w:rtl w:val="0"/>
          <w:lang w:val="en-US"/>
        </w:rPr>
        <w:t>µ</w:t>
      </w:r>
      <w:r>
        <w:rPr>
          <w:rtl w:val="0"/>
          <w:lang w:val="en-US"/>
        </w:rPr>
        <w:t>mol photons m</w:t>
      </w:r>
      <w:r>
        <w:rPr>
          <w:vertAlign w:val="superscript"/>
          <w:rtl w:val="0"/>
          <w:lang w:val="en-US"/>
        </w:rPr>
        <w:t>-2</w:t>
      </w:r>
      <w:r>
        <w:rPr>
          <w:rtl w:val="0"/>
          <w:lang w:val="en-US"/>
        </w:rPr>
        <w:t>s</w:t>
      </w:r>
      <w:r>
        <w:rPr>
          <w:vertAlign w:val="superscript"/>
          <w:rtl w:val="0"/>
          <w:lang w:val="ru-RU"/>
        </w:rPr>
        <w:t>-1</w:t>
      </w:r>
      <w:r>
        <w:rPr>
          <w:rtl w:val="0"/>
          <w:lang w:val="en-US"/>
        </w:rPr>
        <w:t>) at a common measurement temperature of 10</w:t>
      </w:r>
      <w:r>
        <w:rPr>
          <w:rtl w:val="0"/>
          <w:lang w:val="en-US"/>
        </w:rPr>
        <w:t>°</w:t>
      </w:r>
      <w:r>
        <w:rPr>
          <w:rtl w:val="0"/>
          <w:lang w:val="en-US"/>
        </w:rPr>
        <w:t xml:space="preserve">C. The effective light levels for the model training data were calculated based on the spacing (seconds) between sequential flashes delivered to the culture. </w:t>
      </w:r>
    </w:p>
    <w:p>
      <w:pPr>
        <w:pStyle w:val="Body A"/>
      </w:pPr>
    </w:p>
    <w:p>
      <w:pPr>
        <w:pStyle w:val="Body"/>
      </w:pPr>
    </w:p>
    <w:p>
      <w:pPr>
        <w:pStyle w:val="Body"/>
      </w:pPr>
      <w:r>
        <w:rPr>
          <w:rStyle w:val="page number"/>
          <w:rtl w:val="0"/>
          <w:lang w:val="en-US"/>
        </w:rPr>
        <w:t xml:space="preserve">For the green algae, the models using measurement temperature as a predictor depicted the same trends between and within strains as the models using the deviation from growth temperature as a predictor (Figure 16). </w:t>
      </w:r>
    </w:p>
    <w:p>
      <w:pPr>
        <w:pStyle w:val="Body A"/>
        <w:ind w:firstLine="340"/>
        <w:rPr>
          <w:shd w:val="clear" w:color="auto" w:fill="ffffff"/>
        </w:rPr>
      </w:pPr>
    </w:p>
    <w:p>
      <w:pPr>
        <w:pStyle w:val="Body A"/>
        <w:jc w:val="center"/>
      </w:pPr>
      <w:r>
        <w:rPr>
          <w:shd w:val="clear" w:color="auto" w:fill="ffffff"/>
          <w14:textOutline w14:w="12700" w14:cap="flat">
            <w14:noFill/>
            <w14:miter w14:lim="400000"/>
          </w14:textOutline>
        </w:rPr>
        <w:drawing xmlns:a="http://schemas.openxmlformats.org/drawingml/2006/main">
          <wp:inline distT="0" distB="0" distL="0" distR="0">
            <wp:extent cx="5943600" cy="3837940"/>
            <wp:effectExtent l="0" t="0" r="0" b="0"/>
            <wp:docPr id="1073741843" name="officeArt object" descr="A diagram of temperature and hea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43" name="A diagram of temperature and heatDescription automatically generated with medium confidence" descr="A diagram of temperature and heatDescription automatically generated with medium confidence"/>
                    <pic:cNvPicPr>
                      <a:picLocks noChangeAspect="1"/>
                    </pic:cNvPicPr>
                  </pic:nvPicPr>
                  <pic:blipFill>
                    <a:blip r:embed="rId27">
                      <a:extLst/>
                    </a:blip>
                    <a:stretch>
                      <a:fillRect/>
                    </a:stretch>
                  </pic:blipFill>
                  <pic:spPr>
                    <a:xfrm>
                      <a:off x="0" y="0"/>
                      <a:ext cx="5943600" cy="3837940"/>
                    </a:xfrm>
                    <a:prstGeom prst="rect">
                      <a:avLst/>
                    </a:prstGeom>
                    <a:ln w="12700" cap="flat">
                      <a:noFill/>
                      <a:miter lim="400000"/>
                    </a:ln>
                    <a:effectLst/>
                  </pic:spPr>
                </pic:pic>
              </a:graphicData>
            </a:graphic>
          </wp:inline>
        </w:drawing>
      </w:r>
    </w:p>
    <w:p>
      <w:pPr>
        <w:pStyle w:val="Body A"/>
      </w:pPr>
      <w:r>
        <w:rPr>
          <w:b w:val="1"/>
          <w:bCs w:val="1"/>
          <w:rtl w:val="0"/>
          <w:lang w:val="it-IT"/>
        </w:rPr>
        <w:t>Figure 16</w:t>
      </w:r>
      <w:r>
        <w:rPr>
          <w:rtl w:val="0"/>
          <w:lang w:val="en-US"/>
        </w:rPr>
        <w:t>: GAM model predictions of the consecutive flashes before the damping of S-State-induced chlorophyll fluorescence oscillations as predicted by the measurement temperature (</w:t>
      </w:r>
      <w:r>
        <w:rPr>
          <w:rtl w:val="0"/>
          <w:lang w:val="en-US"/>
        </w:rPr>
        <w:t>°</w:t>
      </w:r>
      <w:r>
        <w:rPr>
          <w:rtl w:val="0"/>
          <w:lang w:val="en-US"/>
        </w:rPr>
        <w:t>C) and the effective light level (</w:t>
      </w:r>
      <w:r>
        <w:rPr>
          <w:rtl w:val="0"/>
          <w:lang w:val="en-US"/>
        </w:rPr>
        <w:t>µ</w:t>
      </w:r>
      <w:r>
        <w:rPr>
          <w:rtl w:val="0"/>
          <w:lang w:val="en-US"/>
        </w:rPr>
        <w:t>mol photons m</w:t>
      </w:r>
      <w:r>
        <w:rPr>
          <w:vertAlign w:val="superscript"/>
          <w:rtl w:val="0"/>
          <w:lang w:val="en-US"/>
        </w:rPr>
        <w:t>-2</w:t>
      </w:r>
      <w:r>
        <w:rPr>
          <w:rtl w:val="0"/>
          <w:lang w:val="en-US"/>
        </w:rPr>
        <w:t>s</w:t>
      </w:r>
      <w:r>
        <w:rPr>
          <w:vertAlign w:val="superscript"/>
          <w:rtl w:val="0"/>
          <w:lang w:val="ru-RU"/>
        </w:rPr>
        <w:t>-1</w:t>
      </w:r>
      <w:r>
        <w:rPr>
          <w:rtl w:val="0"/>
          <w:lang w:val="en-US"/>
        </w:rPr>
        <w:t>; with equivalent flash spacings in seconds) experienced by polar and temperate green algae. White dashed lines represent the growth temperatures of the individual strains.</w:t>
      </w:r>
    </w:p>
    <w:p>
      <w:pPr>
        <w:pStyle w:val="Body A"/>
      </w:pPr>
    </w:p>
    <w:p>
      <w:pPr>
        <w:pStyle w:val="Body"/>
        <w:rPr>
          <w:shd w:val="clear" w:color="auto" w:fill="ffffff"/>
        </w:rPr>
      </w:pPr>
      <w:r>
        <w:rPr>
          <w:rStyle w:val="page number"/>
          <w:rtl w:val="0"/>
          <w:lang w:val="en-US"/>
        </w:rPr>
        <w:t>However, the model predictions at a shared measurement temperature of 12</w:t>
      </w:r>
      <w:r>
        <w:rPr>
          <w:rStyle w:val="page number"/>
          <w:rtl w:val="0"/>
          <w:lang w:val="it-IT"/>
        </w:rPr>
        <w:t>°</w:t>
      </w:r>
      <w:r>
        <w:rPr>
          <w:rStyle w:val="page number"/>
          <w:rtl w:val="0"/>
          <w:lang w:val="en-US"/>
        </w:rPr>
        <w:t>C demonstrate limited</w:t>
      </w:r>
      <w:r>
        <w:rPr>
          <w:rtl w:val="0"/>
          <w:lang w:val="fr-FR"/>
        </w:rPr>
        <w:t xml:space="preserve"> variation </w:t>
      </w:r>
      <w:r>
        <w:rPr>
          <w:rStyle w:val="page number"/>
          <w:rtl w:val="0"/>
          <w:lang w:val="en-US"/>
        </w:rPr>
        <w:t xml:space="preserve">among </w:t>
      </w:r>
      <w:ins w:id="61" w:date="2024-04-05T18:06:21Z" w:author="Douglas Campbell">
        <w:r>
          <w:rPr>
            <w:rStyle w:val="page number"/>
            <w:rtl w:val="0"/>
            <w:lang w:val="en-US"/>
          </w:rPr>
          <w:t xml:space="preserve">green algal </w:t>
        </w:r>
      </w:ins>
      <w:r>
        <w:rPr>
          <w:rStyle w:val="page number"/>
          <w:rtl w:val="0"/>
          <w:lang w:val="pt-PT"/>
        </w:rPr>
        <w:t xml:space="preserve">taxa (Figure 17). For all </w:t>
      </w:r>
      <w:ins w:id="62" w:date="2024-04-05T18:06:30Z" w:author="Douglas Campbell">
        <w:r>
          <w:rPr>
            <w:rStyle w:val="page number"/>
            <w:rtl w:val="0"/>
            <w:lang w:val="en-US"/>
          </w:rPr>
          <w:t>green algal taxa</w:t>
        </w:r>
      </w:ins>
      <w:del w:id="63" w:date="2024-04-05T18:06:30Z" w:author="Douglas Campbell">
        <w:r>
          <w:rPr>
            <w:rStyle w:val="page number"/>
            <w:rtl w:val="0"/>
            <w:lang w:val="en-US"/>
          </w:rPr>
          <w:delText>strains</w:delText>
        </w:r>
      </w:del>
      <w:r>
        <w:rPr>
          <w:rStyle w:val="page number"/>
          <w:rtl w:val="0"/>
          <w:lang w:val="en-US"/>
        </w:rPr>
        <w:t xml:space="preserve">, the duration of significant ChlF oscillations increased with the higher effective light levels corresponding to shorter intervals between sequential flashes. Two polar strains, </w:t>
      </w:r>
      <w:r>
        <w:rPr>
          <w:i w:val="1"/>
          <w:iCs w:val="1"/>
          <w:shd w:val="clear" w:color="auto" w:fill="ffffff"/>
          <w:rtl w:val="0"/>
        </w:rPr>
        <w:t>C. priscuii</w:t>
      </w:r>
      <w:r>
        <w:rPr>
          <w:shd w:val="clear" w:color="auto" w:fill="ffffff"/>
          <w:rtl w:val="0"/>
          <w:lang w:val="en-US"/>
        </w:rPr>
        <w:t xml:space="preserve"> and </w:t>
      </w:r>
      <w:r>
        <w:rPr>
          <w:i w:val="1"/>
          <w:iCs w:val="1"/>
          <w:shd w:val="clear" w:color="auto" w:fill="ffffff"/>
          <w:rtl w:val="0"/>
          <w:lang w:val="it-IT"/>
        </w:rPr>
        <w:t>C. malina</w:t>
      </w:r>
      <w:r>
        <w:rPr>
          <w:shd w:val="clear" w:color="auto" w:fill="ffffff"/>
          <w:rtl w:val="0"/>
          <w:lang w:val="en-US"/>
        </w:rPr>
        <w:t xml:space="preserve">, and the temperate </w:t>
      </w:r>
      <w:r>
        <w:rPr>
          <w:i w:val="1"/>
          <w:iCs w:val="1"/>
          <w:rtl w:val="0"/>
          <w:lang w:val="de-DE"/>
        </w:rPr>
        <w:t>C. reinhardtii</w:t>
      </w:r>
      <w:r>
        <w:rPr>
          <w:rStyle w:val="page number"/>
          <w:rtl w:val="0"/>
        </w:rPr>
        <w:t xml:space="preserve"> </w:t>
      </w:r>
      <w:r>
        <w:rPr>
          <w:shd w:val="clear" w:color="auto" w:fill="ffffff"/>
          <w:rtl w:val="0"/>
          <w:lang w:val="en-US"/>
        </w:rPr>
        <w:t xml:space="preserve">showed near-identical trajectories. While the temperate </w:t>
      </w:r>
      <w:r>
        <w:rPr>
          <w:i w:val="1"/>
          <w:iCs w:val="1"/>
          <w:shd w:val="clear" w:color="auto" w:fill="ffffff"/>
          <w:rtl w:val="0"/>
          <w:lang w:val="pt-PT"/>
        </w:rPr>
        <w:t xml:space="preserve">C. vulgaris </w:t>
      </w:r>
      <w:r>
        <w:rPr>
          <w:shd w:val="clear" w:color="auto" w:fill="ffffff"/>
          <w:rtl w:val="0"/>
          <w:lang w:val="en-US"/>
        </w:rPr>
        <w:t xml:space="preserve">exhibits less sustained </w:t>
      </w:r>
      <w:r>
        <w:rPr>
          <w:rStyle w:val="page number"/>
          <w:rtl w:val="0"/>
          <w:lang w:val="fr-FR"/>
        </w:rPr>
        <w:t>ChlF oscillations</w:t>
      </w:r>
      <w:r>
        <w:rPr>
          <w:shd w:val="clear" w:color="auto" w:fill="ffffff"/>
          <w:rtl w:val="0"/>
          <w:lang w:val="en-US"/>
        </w:rPr>
        <w:t xml:space="preserve"> at low effective light levels, it achieves similar durations to the </w:t>
      </w:r>
      <w:r>
        <w:rPr>
          <w:i w:val="1"/>
          <w:iCs w:val="1"/>
          <w:shd w:val="clear" w:color="auto" w:fill="ffffff"/>
          <w:rtl w:val="0"/>
        </w:rPr>
        <w:t>Chlamydomonas</w:t>
      </w:r>
      <w:r>
        <w:rPr>
          <w:shd w:val="clear" w:color="auto" w:fill="ffffff"/>
          <w:rtl w:val="0"/>
          <w:lang w:val="en-US"/>
        </w:rPr>
        <w:t xml:space="preserve"> strains by flash spacings of 2 seconds, equivalent to an effective light level of approximately 0.3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-1</w:t>
      </w:r>
      <w:r>
        <w:rPr>
          <w:rStyle w:val="page number"/>
          <w:rtl w:val="0"/>
          <w:lang w:val="en-US"/>
        </w:rPr>
        <w:t xml:space="preserve">. Unexpectedly, </w:t>
      </w:r>
      <w:ins w:id="64" w:date="2024-04-05T18:09:04Z" w:author="Douglas Campbell">
        <w:r>
          <w:rPr>
            <w:rStyle w:val="page number"/>
            <w:rtl w:val="0"/>
            <w:lang w:val="en-US"/>
          </w:rPr>
          <w:t xml:space="preserve">at </w:t>
        </w:r>
      </w:ins>
      <w:ins w:id="65" w:date="2024-04-05T18:09:04Z" w:author="Douglas Campbell">
        <w:r>
          <w:rPr>
            <w:rtl w:val="0"/>
            <w:lang w:val="en-US"/>
          </w:rPr>
          <w:t>12</w:t>
        </w:r>
      </w:ins>
      <w:ins w:id="66" w:date="2024-04-05T18:09:04Z" w:author="Douglas Campbell">
        <w:r>
          <w:rPr>
            <w:rtl w:val="0"/>
            <w:lang w:val="en-US"/>
          </w:rPr>
          <w:t>°</w:t>
        </w:r>
      </w:ins>
      <w:ins w:id="67" w:date="2024-04-05T18:09:04Z" w:author="Douglas Campbell">
        <w:r>
          <w:rPr>
            <w:rtl w:val="0"/>
            <w:lang w:val="en-US"/>
          </w:rPr>
          <w:t xml:space="preserve">C </w:t>
        </w:r>
      </w:ins>
      <w:r>
        <w:rPr>
          <w:rStyle w:val="page number"/>
          <w:rtl w:val="0"/>
          <w:lang w:val="en-US"/>
        </w:rPr>
        <w:t>the polar alga</w:t>
      </w:r>
      <w:r>
        <w:rPr>
          <w:i w:val="1"/>
          <w:iCs w:val="1"/>
          <w:shd w:val="clear" w:color="auto" w:fill="ffffff"/>
          <w:rtl w:val="0"/>
          <w:lang w:val="it-IT"/>
        </w:rPr>
        <w:t xml:space="preserve"> C. ICEMDV</w:t>
      </w:r>
      <w:r>
        <w:rPr>
          <w:shd w:val="clear" w:color="auto" w:fill="ffffff"/>
          <w:rtl w:val="0"/>
          <w:lang w:val="en-US"/>
        </w:rPr>
        <w:t xml:space="preserve"> consistently exhibits the shortest duration of </w:t>
      </w:r>
      <w:r>
        <w:rPr>
          <w:rStyle w:val="page number"/>
          <w:rtl w:val="0"/>
          <w:lang w:val="en-US"/>
        </w:rPr>
        <w:t xml:space="preserve">ChlF oscillations, indicative of the least sustained S-State cycling across all measurement conditions </w:t>
      </w:r>
      <w:r>
        <w:rPr>
          <w:shd w:val="clear" w:color="auto" w:fill="ffffff"/>
          <w:rtl w:val="0"/>
          <w:lang w:val="it-IT"/>
        </w:rPr>
        <w:t>(Figure 17).</w:t>
      </w:r>
    </w:p>
    <w:p>
      <w:pPr>
        <w:pStyle w:val="Body A"/>
        <w:rPr>
          <w:b w:val="1"/>
          <w:bCs w:val="1"/>
        </w:rPr>
      </w:pPr>
      <w:r>
        <w:rPr>
          <w:b w:val="1"/>
          <w:bCs w:val="1"/>
          <w14:textOutline w14:w="12700" w14:cap="flat">
            <w14:noFill/>
            <w14:miter w14:lim="400000"/>
          </w14:textOutline>
        </w:rPr>
        <w:drawing xmlns:a="http://schemas.openxmlformats.org/drawingml/2006/main">
          <wp:inline distT="0" distB="0" distL="0" distR="0">
            <wp:extent cx="5943600" cy="2971800"/>
            <wp:effectExtent l="0" t="0" r="0" b="0"/>
            <wp:docPr id="1073741844" name="officeArt object" descr="A graph of different colors and size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4" name="A graph of different colors and sizesDescription automatically generated" descr="A graph of different colors and sizesDescription automatically generated"/>
                    <pic:cNvPicPr>
                      <a:picLocks noChangeAspect="1"/>
                    </pic:cNvPicPr>
                  </pic:nvPicPr>
                  <pic:blipFill>
                    <a:blip r:embed="rId28">
                      <a:extLst/>
                    </a:blip>
                    <a:stretch>
                      <a:fillRect/>
                    </a:stretch>
                  </pic:blipFill>
                  <pic:spPr>
                    <a:xfrm>
                      <a:off x="0" y="0"/>
                      <a:ext cx="5943600" cy="2971800"/>
                    </a:xfrm>
                    <a:prstGeom prst="rect">
                      <a:avLst/>
                    </a:prstGeom>
                    <a:ln w="12700" cap="flat">
                      <a:noFill/>
                      <a:miter lim="400000"/>
                    </a:ln>
                    <a:effectLst/>
                  </pic:spPr>
                </pic:pic>
              </a:graphicData>
            </a:graphic>
          </wp:inline>
        </w:drawing>
      </w:r>
    </w:p>
    <w:p>
      <w:pPr>
        <w:pStyle w:val="Body A"/>
      </w:pPr>
      <w:r>
        <w:rPr>
          <w:b w:val="1"/>
          <w:bCs w:val="1"/>
          <w:rtl w:val="0"/>
          <w:lang w:val="it-IT"/>
        </w:rPr>
        <w:t xml:space="preserve">Figure 17: </w:t>
      </w:r>
      <w:r>
        <w:rPr>
          <w:rtl w:val="0"/>
          <w:lang w:val="en-US"/>
        </w:rPr>
        <w:t>GAM model predictions of the consecutive flashes before the damping of S-State-induced chlorophyll fluorescence oscillations in polar and temperate green algae strains over a range of effective light levels (</w:t>
      </w:r>
      <w:r>
        <w:rPr>
          <w:rtl w:val="0"/>
          <w:lang w:val="en-US"/>
        </w:rPr>
        <w:t>µ</w:t>
      </w:r>
      <w:r>
        <w:rPr>
          <w:rtl w:val="0"/>
          <w:lang w:val="en-US"/>
        </w:rPr>
        <w:t>mol photons m</w:t>
      </w:r>
      <w:r>
        <w:rPr>
          <w:vertAlign w:val="superscript"/>
          <w:rtl w:val="0"/>
          <w:lang w:val="en-US"/>
        </w:rPr>
        <w:t>-2</w:t>
      </w:r>
      <w:r>
        <w:rPr>
          <w:rtl w:val="0"/>
          <w:lang w:val="en-US"/>
        </w:rPr>
        <w:t>s</w:t>
      </w:r>
      <w:r>
        <w:rPr>
          <w:vertAlign w:val="superscript"/>
          <w:rtl w:val="0"/>
          <w:lang w:val="ru-RU"/>
        </w:rPr>
        <w:t>-1</w:t>
      </w:r>
      <w:r>
        <w:rPr>
          <w:rtl w:val="0"/>
          <w:lang w:val="en-US"/>
        </w:rPr>
        <w:t>) at a common measurement temperature of 12</w:t>
      </w:r>
      <w:r>
        <w:rPr>
          <w:rtl w:val="0"/>
          <w:lang w:val="en-US"/>
        </w:rPr>
        <w:t>°</w:t>
      </w:r>
      <w:r>
        <w:rPr>
          <w:rtl w:val="0"/>
          <w:lang w:val="en-US"/>
        </w:rPr>
        <w:t xml:space="preserve">C. The effective light levels for the model training data were calculated based on the spacing (seconds) between sequential flashes delivered to the culture. </w:t>
      </w:r>
    </w:p>
    <w:p>
      <w:pPr>
        <w:pStyle w:val="Body"/>
        <w:ind w:firstLine="0"/>
        <w:rPr>
          <w:shd w:val="clear" w:color="auto" w:fill="ffffff"/>
        </w:rPr>
      </w:pPr>
    </w:p>
    <w:p>
      <w:pPr>
        <w:pStyle w:val="Body"/>
        <w:ind w:firstLine="0"/>
        <w:sectPr>
          <w:headerReference w:type="default" r:id="rId29"/>
          <w:pgSz w:w="12240" w:h="15840" w:orient="portrait"/>
          <w:pgMar w:top="1440" w:right="1440" w:bottom="1440" w:left="1440" w:header="720" w:footer="720"/>
          <w:bidi w:val="0"/>
        </w:sectPr>
      </w:pPr>
    </w:p>
    <w:p>
      <w:pPr>
        <w:pStyle w:val="Heading"/>
        <w:rPr>
          <w:shd w:val="clear" w:color="auto" w:fill="ffffff"/>
        </w:rPr>
      </w:pPr>
      <w:bookmarkStart w:name="_Toc24" w:id="68"/>
      <w:r>
        <w:rPr>
          <w:rFonts w:cs="Arial Unicode MS" w:eastAsia="Arial Unicode MS"/>
          <w:shd w:val="clear" w:color="auto" w:fill="ffffff"/>
          <w:rtl w:val="0"/>
          <w:lang w:val="en-US"/>
        </w:rPr>
        <w:t>Discussion</w:t>
      </w:r>
      <w:bookmarkEnd w:id="68"/>
    </w:p>
    <w:p>
      <w:pPr>
        <w:pStyle w:val="Heading 2"/>
      </w:pPr>
      <w:bookmarkStart w:name="_Toc25" w:id="69"/>
      <w:r>
        <w:rPr>
          <w:rStyle w:val="page number"/>
          <w:rFonts w:cs="Arial Unicode MS" w:eastAsia="Arial Unicode MS"/>
          <w:rtl w:val="0"/>
          <w:lang w:val="en-US"/>
        </w:rPr>
        <w:t>Modelling and Operational Limitations</w:t>
      </w:r>
      <w:bookmarkEnd w:id="69"/>
    </w:p>
    <w:p>
      <w:pPr>
        <w:pStyle w:val="Body"/>
        <w:rPr>
          <w:shd w:val="clear" w:color="auto" w:fill="ffffff"/>
        </w:rPr>
      </w:pPr>
      <w:r>
        <w:rPr>
          <w:rStyle w:val="page number"/>
          <w:rtl w:val="0"/>
          <w:lang w:val="en-US"/>
        </w:rPr>
        <w:t>Two generalized additive models were fit for each phytoplankton strain, predicting the number of consecutive flashes before the damping of ChlF oscillations based on the effective light level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-1</w:t>
      </w:r>
      <w:r>
        <w:rPr>
          <w:rStyle w:val="page number"/>
          <w:rtl w:val="0"/>
          <w:lang w:val="en-US"/>
        </w:rPr>
        <w:t>) and either the measurement temperature or the deviation from the growth temperature during measurement (</w:t>
      </w:r>
      <w:r>
        <w:rPr>
          <w:rStyle w:val="page number"/>
          <w:rtl w:val="0"/>
          <w:lang w:val="it-IT"/>
        </w:rPr>
        <w:t>°</w:t>
      </w:r>
      <w:r>
        <w:rPr>
          <w:rStyle w:val="page number"/>
          <w:rtl w:val="0"/>
          <w:lang w:val="en-US"/>
        </w:rPr>
        <w:t xml:space="preserve">C; Tables 3 &amp; 4). All models explained over 50% of the deviance in the response variable. Additionally, </w:t>
      </w:r>
      <w:r>
        <w:rPr>
          <w:shd w:val="clear" w:color="auto" w:fill="ffffff"/>
          <w:rtl w:val="0"/>
          <w:lang w:val="en-US"/>
        </w:rPr>
        <w:t xml:space="preserve">the tensor product smooth of the predictors was statistically significant in both models </w:t>
      </w:r>
      <w:r>
        <w:rPr>
          <w:rStyle w:val="page number"/>
          <w:rtl w:val="0"/>
        </w:rPr>
        <w:t xml:space="preserve">for </w:t>
      </w:r>
      <w:r>
        <w:rPr>
          <w:i w:val="1"/>
          <w:iCs w:val="1"/>
          <w:rtl w:val="0"/>
        </w:rPr>
        <w:t>F. cylindrus</w:t>
      </w:r>
      <w:r>
        <w:rPr>
          <w:rStyle w:val="page number"/>
          <w:rtl w:val="0"/>
        </w:rPr>
        <w:t xml:space="preserve">, </w:t>
      </w:r>
      <w:r>
        <w:rPr>
          <w:i w:val="1"/>
          <w:iCs w:val="1"/>
          <w:shd w:val="clear" w:color="auto" w:fill="ffffff"/>
          <w:rtl w:val="0"/>
          <w:lang w:val="it-IT"/>
        </w:rPr>
        <w:t>T. pseudonana, C. ICEMDV</w:t>
      </w:r>
      <w:r>
        <w:rPr>
          <w:shd w:val="clear" w:color="auto" w:fill="ffffff"/>
          <w:rtl w:val="0"/>
        </w:rPr>
        <w:t xml:space="preserve">, </w:t>
      </w:r>
      <w:r>
        <w:rPr>
          <w:i w:val="1"/>
          <w:iCs w:val="1"/>
          <w:rtl w:val="0"/>
          <w:lang w:val="de-DE"/>
        </w:rPr>
        <w:t xml:space="preserve">C. reinhardtii, </w:t>
      </w:r>
      <w:r>
        <w:rPr>
          <w:rStyle w:val="page number"/>
          <w:rtl w:val="0"/>
          <w:lang w:val="en-US"/>
        </w:rPr>
        <w:t xml:space="preserve">and </w:t>
      </w:r>
      <w:r>
        <w:rPr>
          <w:i w:val="1"/>
          <w:iCs w:val="1"/>
          <w:shd w:val="clear" w:color="auto" w:fill="ffffff"/>
          <w:rtl w:val="0"/>
          <w:lang w:val="pt-PT"/>
        </w:rPr>
        <w:t>C. vulgaris</w:t>
      </w:r>
      <w:r>
        <w:rPr>
          <w:shd w:val="clear" w:color="auto" w:fill="ffffff"/>
          <w:rtl w:val="0"/>
          <w:lang w:val="en-US"/>
        </w:rPr>
        <w:t>. However,</w:t>
      </w:r>
      <w:r>
        <w:rPr>
          <w:rStyle w:val="page number"/>
          <w:rtl w:val="0"/>
          <w:lang w:val="en-US"/>
        </w:rPr>
        <w:t xml:space="preserve"> for two strains of polar algae, </w:t>
      </w:r>
      <w:r>
        <w:rPr>
          <w:i w:val="1"/>
          <w:iCs w:val="1"/>
          <w:shd w:val="clear" w:color="auto" w:fill="ffffff"/>
          <w:rtl w:val="0"/>
        </w:rPr>
        <w:t>C. priscuii</w:t>
      </w:r>
      <w:r>
        <w:rPr>
          <w:shd w:val="clear" w:color="auto" w:fill="ffffff"/>
          <w:rtl w:val="0"/>
          <w:lang w:val="en-US"/>
        </w:rPr>
        <w:t xml:space="preserve"> and </w:t>
      </w:r>
      <w:r>
        <w:rPr>
          <w:i w:val="1"/>
          <w:iCs w:val="1"/>
          <w:shd w:val="clear" w:color="auto" w:fill="ffffff"/>
          <w:rtl w:val="0"/>
        </w:rPr>
        <w:t>C. malina</w:t>
      </w:r>
      <w:r>
        <w:rPr>
          <w:shd w:val="clear" w:color="auto" w:fill="ffffff"/>
          <w:rtl w:val="0"/>
          <w:lang w:val="en-US"/>
        </w:rPr>
        <w:t xml:space="preserve">, the tensor product smooths of the predictors were not statistically significant.  </w:t>
      </w:r>
    </w:p>
    <w:p>
      <w:pPr>
        <w:pStyle w:val="Body"/>
      </w:pPr>
      <w:r>
        <w:rPr>
          <w:shd w:val="clear" w:color="auto" w:fill="ffffff"/>
          <w:rtl w:val="0"/>
          <w:lang w:val="en-US"/>
        </w:rPr>
        <w:t xml:space="preserve">The insignificance of the smooth for </w:t>
      </w:r>
      <w:r>
        <w:rPr>
          <w:i w:val="1"/>
          <w:iCs w:val="1"/>
          <w:shd w:val="clear" w:color="auto" w:fill="ffffff"/>
          <w:rtl w:val="0"/>
        </w:rPr>
        <w:t>C. malina</w:t>
      </w:r>
      <w:r>
        <w:rPr>
          <w:shd w:val="clear" w:color="auto" w:fill="ffffff"/>
          <w:rtl w:val="0"/>
          <w:lang w:val="en-US"/>
        </w:rPr>
        <w:t xml:space="preserve"> can be attributed to a significant outlier in the model training data </w:t>
      </w:r>
      <w:r>
        <w:rPr>
          <w:rStyle w:val="page number"/>
          <w:rtl w:val="0"/>
          <w:lang w:val="en-US"/>
        </w:rPr>
        <w:t xml:space="preserve">(see model training dataset at </w:t>
      </w:r>
      <w:r>
        <w:rPr>
          <w:rStyle w:val="Hyperlink.0"/>
        </w:rPr>
        <w:fldChar w:fldCharType="begin" w:fldLock="0"/>
      </w:r>
      <w:r>
        <w:rPr>
          <w:rStyle w:val="Hyperlink.0"/>
        </w:rPr>
        <w:instrText xml:space="preserve"> HYPERLINK "https://github.com/FundyPhytoPhys/LowLightPhotosynth/blob/1570b794dc8957bafcf4645adc2a4cb9fa9b727b/Data/ProcessedData/LOW_SState_Damping.Rds"</w:instrText>
      </w:r>
      <w:r>
        <w:rPr>
          <w:rStyle w:val="Hyperlink.0"/>
        </w:rPr>
        <w:fldChar w:fldCharType="separate" w:fldLock="0"/>
      </w:r>
      <w:r>
        <w:rPr>
          <w:rStyle w:val="Hyperlink.0"/>
          <w:rtl w:val="0"/>
          <w:lang w:val="en-US"/>
        </w:rPr>
        <w:t>GitHub: S-State Damping</w:t>
      </w:r>
      <w:r>
        <w:rPr/>
        <w:fldChar w:fldCharType="end" w:fldLock="0"/>
      </w:r>
      <w:r>
        <w:rPr>
          <w:rStyle w:val="page number"/>
          <w:rtl w:val="0"/>
          <w:lang w:val="en-US"/>
        </w:rPr>
        <w:t>). Evaluating the cook</w:t>
      </w:r>
      <w:r>
        <w:rPr>
          <w:rStyle w:val="page number"/>
          <w:rtl w:val="1"/>
        </w:rPr>
        <w:t>’</w:t>
      </w:r>
      <w:r>
        <w:rPr>
          <w:rStyle w:val="page number"/>
          <w:rtl w:val="0"/>
          <w:lang w:val="en-US"/>
        </w:rPr>
        <w:t xml:space="preserve">s distances [63], an outlier occurs at </w:t>
      </w:r>
      <w:r>
        <w:rPr>
          <w:shd w:val="clear" w:color="auto" w:fill="ffffff"/>
          <w:rtl w:val="0"/>
          <w:lang w:val="en-US"/>
        </w:rPr>
        <w:t>a measurement temperature of 12</w:t>
      </w:r>
      <w:r>
        <w:rPr>
          <w:rStyle w:val="page number"/>
          <w:rtl w:val="0"/>
          <w:lang w:val="it-IT"/>
        </w:rPr>
        <w:t xml:space="preserve"> °</w:t>
      </w:r>
      <w:r>
        <w:rPr>
          <w:rStyle w:val="page number"/>
          <w:rtl w:val="0"/>
          <w:lang w:val="en-US"/>
        </w:rPr>
        <w:t xml:space="preserve">C and a 2-second interval between flashes (corresponding to an effective light level of 0.073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-1</w:t>
      </w:r>
      <w:r>
        <w:rPr>
          <w:rStyle w:val="page number"/>
          <w:rtl w:val="0"/>
          <w:lang w:val="en-US"/>
        </w:rPr>
        <w:t xml:space="preserve">). Under these conditions, significant ChlF oscillations were detected over nine flashes, a sharp contrast to the closest other conditions, which exhibited no significant 4-step oscillations in ChlF (damping index of 0). Removing this outlier point increases the deviation explained by the model from 60.2 to 75.2 % and produces a significant smooth term (F = 4.544, p = 0.0255). </w:t>
      </w:r>
    </w:p>
    <w:p>
      <w:pPr>
        <w:pStyle w:val="Body"/>
      </w:pPr>
      <w:r>
        <w:rPr>
          <w:rStyle w:val="page number"/>
          <w:rtl w:val="0"/>
          <w:lang w:val="en-US"/>
        </w:rPr>
        <w:t xml:space="preserve">Conversely, the insignificance of the smooth term in </w:t>
      </w:r>
      <w:r>
        <w:rPr>
          <w:i w:val="1"/>
          <w:iCs w:val="1"/>
          <w:rtl w:val="0"/>
        </w:rPr>
        <w:t>C. priscuii</w:t>
      </w:r>
      <w:r>
        <w:rPr>
          <w:rStyle w:val="page number"/>
          <w:rtl w:val="0"/>
          <w:lang w:val="en-US"/>
        </w:rPr>
        <w:t xml:space="preserve"> is attributable to the limited number of measurement temperatures. With only three measurement temperatures, the number of basis dimensions used to create the smooth function (k) was limited to 3 [61]. However, model validation demonstrates that three basis dimensions cannot capture the underlying relationship between the predictors and the response variable (Table A2). Therefore, three measurement temperatures were insufficient for modelling the response of ChlF damping for this strain. </w:t>
      </w:r>
    </w:p>
    <w:p>
      <w:pPr>
        <w:pStyle w:val="Body"/>
      </w:pPr>
      <w:r>
        <w:rPr>
          <w:rStyle w:val="page number"/>
          <w:rtl w:val="0"/>
          <w:lang w:val="en-US"/>
        </w:rPr>
        <w:t xml:space="preserve">Beyond the modelling limitations, ignoring the limited range of effective light levels evaluated in this study would be remiss. Our overall measurement range of 0.024 to 0.898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-1</w:t>
      </w:r>
      <w:r>
        <w:rPr>
          <w:rStyle w:val="page number"/>
          <w:rtl w:val="0"/>
          <w:lang w:val="en-US"/>
        </w:rPr>
        <w:t xml:space="preserve"> (Table 2) is approximately five orders of magnitude lower than full sunlight and approximately three orders of magnitude below the traditional threshold for the bottom of the photic zone in the ocean [2]. </w:t>
      </w:r>
    </w:p>
    <w:p>
      <w:pPr>
        <w:pStyle w:val="Body"/>
      </w:pPr>
      <w:r>
        <w:rPr>
          <w:rStyle w:val="page number"/>
          <w:rtl w:val="0"/>
          <w:lang w:val="en-US"/>
        </w:rPr>
        <w:t xml:space="preserve">The operational capacity of the Soliense LIFT-REM fluorometer bound the upper limit of the measurable light range. In an analysis comprising 425 runs, the set flash spacing was compared to the actual spacing recorded between flashes down to the millisecond. In runs with the flash spacing set to 0.5, 0.25, or 0.1 seconds, the average measured flash spacings were 1.06, 1.00, and 1.00, respectively (see Appendix Table 1). Thus, a 1-second interval was the lowest reliable flash spacing, corresponding to maximum effective light levels of 0.534 to 0.898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-1</w:t>
      </w:r>
      <w:r>
        <w:rPr>
          <w:rStyle w:val="page number"/>
          <w:rtl w:val="0"/>
          <w:lang w:val="en-US"/>
        </w:rPr>
        <w:t>, depending on the effective absorption cross-section of photosystem II (</w:t>
      </w:r>
      <w:r>
        <w:rPr>
          <w:rStyle w:val="page number"/>
          <w:rtl w:val="0"/>
        </w:rPr>
        <w:t>σ</w:t>
      </w:r>
      <w:r>
        <w:rPr>
          <w:vertAlign w:val="subscript"/>
          <w:rtl w:val="0"/>
          <w:lang w:val="pt-PT"/>
        </w:rPr>
        <w:t>PSII</w:t>
      </w:r>
      <w:r>
        <w:rPr>
          <w:rStyle w:val="page number"/>
          <w:rtl w:val="0"/>
          <w:lang w:val="en-US"/>
        </w:rPr>
        <w:t xml:space="preserve">) of each culture (Table 2). </w:t>
      </w:r>
    </w:p>
    <w:p>
      <w:pPr>
        <w:pStyle w:val="Body"/>
        <w:ind w:firstLine="0"/>
      </w:pPr>
    </w:p>
    <w:p>
      <w:pPr>
        <w:pStyle w:val="Heading 2"/>
      </w:pPr>
      <w:bookmarkStart w:name="_Toc26" w:id="70"/>
      <w:r>
        <w:rPr>
          <w:rStyle w:val="page number"/>
          <w:rFonts w:cs="Arial Unicode MS" w:eastAsia="Arial Unicode MS"/>
          <w:rtl w:val="0"/>
          <w:lang w:val="en-US"/>
        </w:rPr>
        <w:t xml:space="preserve">Consistent Responses to Measurement Conditions </w:t>
      </w:r>
      <w:bookmarkEnd w:id="70"/>
    </w:p>
    <w:p>
      <w:pPr>
        <w:pStyle w:val="Body"/>
      </w:pPr>
      <w:r>
        <w:rPr>
          <w:rStyle w:val="page number"/>
          <w:rtl w:val="0"/>
          <w:lang w:val="en-US"/>
        </w:rPr>
        <w:t>Across all study strains, the observed ChlF oscillations indicate less efficient photosynthetic energy conversion under high</w:t>
      </w:r>
      <w:ins w:id="71" w:date="2024-04-05T18:09:14Z" w:author="Douglas Campbell">
        <w:r>
          <w:rPr>
            <w:rStyle w:val="page number"/>
            <w:rtl w:val="0"/>
            <w:lang w:val="en-US"/>
          </w:rPr>
          <w:t>er</w:t>
        </w:r>
      </w:ins>
      <w:r>
        <w:rPr>
          <w:rStyle w:val="page number"/>
          <w:rtl w:val="0"/>
          <w:lang w:val="en-US"/>
        </w:rPr>
        <w:t xml:space="preserve"> temperatures and low</w:t>
      </w:r>
      <w:ins w:id="72" w:date="2024-04-05T18:09:18Z" w:author="Douglas Campbell">
        <w:r>
          <w:rPr>
            <w:rStyle w:val="page number"/>
            <w:rtl w:val="0"/>
            <w:lang w:val="en-US"/>
          </w:rPr>
          <w:t>er</w:t>
        </w:r>
      </w:ins>
      <w:r>
        <w:rPr>
          <w:rStyle w:val="page number"/>
          <w:rtl w:val="0"/>
          <w:lang w:val="en-US"/>
        </w:rPr>
        <w:t xml:space="preserve"> light levels. The wavelet power at a period of four declines with decreasing light and increasing temperatures, illustrating that the periodic oscillations in ChlF are weaker under these conditions (Figure 9). Further, the decrease in the consecutive flashes before the ChlF oscillations damp out suggests that cultures are maintaining synchronicity in their S-State cycling for shorter durations (Figure 14, 16) [30].  The desynchronization of S-State cycling between the PSII in a population indicates that a sufficient number of charge recombinations have taken place to create a PSII population with a random distribution of S-States. Thus, if this desynchronization occurs after fewer consecutive flashes, it signifies an increased proportion of PSIIs undergoing charge recombinations after each flash. By inference, PSII populations with increased incidence of energetically wasteful charge recombinations, such as those under high temperatures and low light levels, are less efficient in their photosynthetic energy conversion [22]. </w:t>
      </w:r>
    </w:p>
    <w:p>
      <w:pPr>
        <w:pStyle w:val="Body"/>
      </w:pPr>
      <w:r>
        <w:rPr>
          <w:rStyle w:val="page number"/>
          <w:rtl w:val="0"/>
          <w:lang w:val="en-US"/>
        </w:rPr>
        <w:t xml:space="preserve">These results are consistent with previous literature evaluating the response of recombination reactions to light conditions. As light levels decline, there are longer intervals between successive PSII excitations, pushing fewer electrons through the electron transport chain [29]. Consequently, the probability of energetically wasteful charge recombinations is higher, corresponding to weaker maintenance of S-State cycling [29,30]. Similarly, these findings are consistent with known relationships between charge recombination and temperature, as recombination reactions typically decrease with temperature due to the thermal sensitivity of the associated enzymes [48]. However, these results are in direct contrast with previous literature regarding the temperature dependence of S-State transitions. In 2022, Han </w:t>
      </w:r>
      <w:r>
        <w:rPr>
          <w:i w:val="1"/>
          <w:iCs w:val="1"/>
          <w:rtl w:val="0"/>
        </w:rPr>
        <w:t>et al.</w:t>
      </w:r>
      <w:r>
        <w:rPr>
          <w:rStyle w:val="page number"/>
          <w:rtl w:val="0"/>
          <w:lang w:val="en-US"/>
        </w:rPr>
        <w:t xml:space="preserve"> demonstrated that between isolated PSII membranes at 10, 1, 10, and 20 </w:t>
      </w:r>
      <w:r>
        <w:rPr>
          <w:rStyle w:val="page number"/>
          <w:rtl w:val="0"/>
          <w:lang w:val="it-IT"/>
        </w:rPr>
        <w:t>°</w:t>
      </w:r>
      <w:r>
        <w:rPr>
          <w:rStyle w:val="page number"/>
          <w:rtl w:val="0"/>
          <w:lang w:val="en-US"/>
        </w:rPr>
        <w:t xml:space="preserve">C, the average </w:t>
      </w:r>
      <w:commentRangeStart w:id="73"/>
      <w:r>
        <w:rPr>
          <w:rStyle w:val="page number"/>
          <w:rtl w:val="0"/>
        </w:rPr>
        <w:t>miss</w:t>
      </w:r>
      <w:commentRangeEnd w:id="73"/>
      <w:r>
        <w:commentReference w:id="73"/>
      </w:r>
      <w:r>
        <w:rPr>
          <w:rStyle w:val="page number"/>
          <w:rtl w:val="0"/>
          <w:lang w:val="en-US"/>
        </w:rPr>
        <w:t xml:space="preserve"> probability of S-State transitions was highest at -10 </w:t>
      </w:r>
      <w:r>
        <w:rPr>
          <w:rStyle w:val="page number"/>
          <w:rtl w:val="0"/>
          <w:lang w:val="it-IT"/>
        </w:rPr>
        <w:t>°</w:t>
      </w:r>
      <w:r>
        <w:rPr>
          <w:rStyle w:val="page number"/>
          <w:rtl w:val="0"/>
          <w:lang w:val="en-US"/>
        </w:rPr>
        <w:t xml:space="preserve">C and lowest at 10 </w:t>
      </w:r>
      <w:r>
        <w:rPr>
          <w:rStyle w:val="page number"/>
          <w:rtl w:val="0"/>
          <w:lang w:val="it-IT"/>
        </w:rPr>
        <w:t>°</w:t>
      </w:r>
      <w:r>
        <w:rPr>
          <w:rStyle w:val="page number"/>
          <w:rtl w:val="0"/>
          <w:lang w:val="en-US"/>
        </w:rPr>
        <w:t xml:space="preserve">C [64]. Therefore, we would expect to have seen more sustained S-State transitions at moderate temperatures. </w:t>
      </w:r>
    </w:p>
    <w:p>
      <w:pPr>
        <w:pStyle w:val="Body"/>
        <w:ind w:firstLine="0"/>
      </w:pPr>
    </w:p>
    <w:p>
      <w:pPr>
        <w:pStyle w:val="Heading 2"/>
      </w:pPr>
      <w:bookmarkStart w:name="_Toc27" w:id="74"/>
      <w:r>
        <w:rPr>
          <w:rStyle w:val="page number"/>
          <w:rFonts w:cs="Arial Unicode MS" w:eastAsia="Arial Unicode MS"/>
          <w:rtl w:val="0"/>
          <w:lang w:val="en-US"/>
        </w:rPr>
        <w:t>Comparison</w:t>
      </w:r>
      <w:ins w:id="75" w:date="2024-04-05T18:11:13Z" w:author="Douglas Campbell">
        <w:r>
          <w:rPr>
            <w:rStyle w:val="page number"/>
            <w:rFonts w:cs="Arial Unicode MS" w:eastAsia="Arial Unicode MS"/>
            <w:rtl w:val="0"/>
            <w:lang w:val="en-US"/>
          </w:rPr>
          <w:t>s Among</w:t>
        </w:r>
      </w:ins>
      <w:r>
        <w:rPr>
          <w:rStyle w:val="page number"/>
          <w:rFonts w:cs="Arial Unicode MS" w:eastAsia="Arial Unicode MS"/>
          <w:rtl w:val="0"/>
        </w:rPr>
        <w:t xml:space="preserve"> </w:t>
      </w:r>
      <w:del w:id="76" w:date="2024-04-05T18:11:17Z" w:author="Douglas Campbell">
        <w:r>
          <w:rPr>
            <w:rStyle w:val="page number"/>
            <w:rFonts w:cs="Arial Unicode MS" w:eastAsia="Arial Unicode MS"/>
            <w:rtl w:val="0"/>
            <w:lang w:val="en-US"/>
          </w:rPr>
          <w:delText xml:space="preserve">Between </w:delText>
        </w:r>
      </w:del>
      <w:r>
        <w:rPr>
          <w:rStyle w:val="page number"/>
          <w:rFonts w:cs="Arial Unicode MS" w:eastAsia="Arial Unicode MS"/>
          <w:rtl w:val="0"/>
          <w:lang w:val="fr-FR"/>
        </w:rPr>
        <w:t>Strains</w:t>
      </w:r>
      <w:bookmarkEnd w:id="74"/>
    </w:p>
    <w:p>
      <w:pPr>
        <w:pStyle w:val="Body"/>
      </w:pPr>
      <w:r>
        <w:rPr>
          <w:rStyle w:val="page number"/>
          <w:rtl w:val="0"/>
          <w:lang w:val="en-US"/>
        </w:rPr>
        <w:t xml:space="preserve">Polar strains of diatoms and green algae consistently demonstrated a stronger periodicity in ChlF emissions (Figure 9). Further, they exhibited significant 4-step ChlF oscillations under a broader range of measurement conditions (Figure 10) than </w:t>
      </w:r>
      <w:ins w:id="77" w:date="2024-04-05T18:11:36Z" w:author="Douglas Campbell">
        <w:r>
          <w:rPr>
            <w:rStyle w:val="page number"/>
            <w:rtl w:val="0"/>
            <w:lang w:val="en-US"/>
          </w:rPr>
          <w:t xml:space="preserve">did </w:t>
        </w:r>
      </w:ins>
      <w:r>
        <w:rPr>
          <w:rStyle w:val="page number"/>
          <w:rtl w:val="0"/>
          <w:lang w:val="en-US"/>
        </w:rPr>
        <w:t xml:space="preserve">their temperate counterparts. These findings illustrate that polar phytoplankton strains have a higher capacity to maintain S-State cycling than </w:t>
      </w:r>
      <w:ins w:id="78" w:date="2024-04-05T18:11:42Z" w:author="Douglas Campbell">
        <w:r>
          <w:rPr>
            <w:rStyle w:val="page number"/>
            <w:rtl w:val="0"/>
            <w:lang w:val="en-US"/>
          </w:rPr>
          <w:t xml:space="preserve">do </w:t>
        </w:r>
      </w:ins>
      <w:r>
        <w:rPr>
          <w:rStyle w:val="page number"/>
          <w:rtl w:val="0"/>
          <w:lang w:val="en-US"/>
        </w:rPr>
        <w:t xml:space="preserve">temperate strains. Nevertheless, comparing the number of consecutive flashes before the ChlF oscillations damp out between strains under comparable conditions reveals variable patterns. </w:t>
      </w:r>
    </w:p>
    <w:p>
      <w:pPr>
        <w:pStyle w:val="Body"/>
      </w:pPr>
      <w:r>
        <w:rPr>
          <w:rStyle w:val="page number"/>
          <w:rtl w:val="0"/>
          <w:lang w:val="en-US"/>
        </w:rPr>
        <w:t xml:space="preserve">The first comparison was between the polar diatom </w:t>
      </w:r>
      <w:r>
        <w:rPr>
          <w:i w:val="1"/>
          <w:iCs w:val="1"/>
          <w:rtl w:val="0"/>
        </w:rPr>
        <w:t xml:space="preserve">F. cylindrus </w:t>
      </w:r>
      <w:r>
        <w:rPr>
          <w:rStyle w:val="page number"/>
          <w:rtl w:val="0"/>
          <w:lang w:val="en-US"/>
        </w:rPr>
        <w:t xml:space="preserve">and the temperate diatom </w:t>
      </w:r>
      <w:r>
        <w:rPr>
          <w:i w:val="1"/>
          <w:iCs w:val="1"/>
          <w:rtl w:val="0"/>
          <w:lang w:val="it-IT"/>
        </w:rPr>
        <w:t>T. pseudonana</w:t>
      </w:r>
      <w:r>
        <w:rPr>
          <w:rStyle w:val="page number"/>
          <w:rtl w:val="0"/>
          <w:lang w:val="en-US"/>
        </w:rPr>
        <w:t xml:space="preserve">. When measured at the same temperature under low light, </w:t>
      </w:r>
      <w:r>
        <w:rPr>
          <w:i w:val="1"/>
          <w:iCs w:val="1"/>
          <w:rtl w:val="0"/>
        </w:rPr>
        <w:t xml:space="preserve">F. cylindrus </w:t>
      </w:r>
      <w:r>
        <w:rPr>
          <w:rStyle w:val="page number"/>
          <w:rtl w:val="0"/>
          <w:lang w:val="en-US"/>
        </w:rPr>
        <w:t xml:space="preserve">sustained ChlF oscillations for longer than </w:t>
      </w:r>
      <w:r>
        <w:rPr>
          <w:i w:val="1"/>
          <w:iCs w:val="1"/>
          <w:rtl w:val="0"/>
          <w:lang w:val="it-IT"/>
        </w:rPr>
        <w:t>T. pseudonana</w:t>
      </w:r>
      <w:r>
        <w:rPr>
          <w:rStyle w:val="page number"/>
          <w:rtl w:val="0"/>
          <w:lang w:val="en-US"/>
        </w:rPr>
        <w:t xml:space="preserve">. However, as light levels increased, the duration of cycling in </w:t>
      </w:r>
      <w:r>
        <w:rPr>
          <w:i w:val="1"/>
          <w:iCs w:val="1"/>
          <w:rtl w:val="0"/>
          <w:lang w:val="it-IT"/>
        </w:rPr>
        <w:t>T. pseudonana</w:t>
      </w:r>
      <w:r>
        <w:rPr>
          <w:rStyle w:val="page number"/>
          <w:rtl w:val="0"/>
          <w:lang w:val="en-US"/>
        </w:rPr>
        <w:t xml:space="preserve"> increased to near that of </w:t>
      </w:r>
      <w:r>
        <w:rPr>
          <w:i w:val="1"/>
          <w:iCs w:val="1"/>
          <w:rtl w:val="0"/>
        </w:rPr>
        <w:t xml:space="preserve">F. cylindrus </w:t>
      </w:r>
      <w:r>
        <w:rPr>
          <w:rStyle w:val="page number"/>
          <w:rtl w:val="0"/>
          <w:lang w:val="en-US"/>
        </w:rPr>
        <w:t xml:space="preserve">(Figure 15). This behaviour is consistent with the trends observed below the growth temperature when comparing these two diatom strains by the deviation from growth temperature during measurement (Figure 11). Yet, when temperatures increase the same amount above the growth temperature, </w:t>
      </w:r>
      <w:r>
        <w:rPr>
          <w:i w:val="1"/>
          <w:iCs w:val="1"/>
          <w:rtl w:val="0"/>
        </w:rPr>
        <w:t>F. cylindrus</w:t>
      </w:r>
      <w:r>
        <w:rPr>
          <w:rStyle w:val="page number"/>
          <w:rtl w:val="0"/>
          <w:lang w:val="en-US"/>
        </w:rPr>
        <w:t xml:space="preserve"> maintains cycling for much longer than</w:t>
      </w:r>
      <w:r>
        <w:rPr>
          <w:i w:val="1"/>
          <w:iCs w:val="1"/>
          <w:rtl w:val="0"/>
          <w:lang w:val="it-IT"/>
        </w:rPr>
        <w:t xml:space="preserve"> T. pseudonana</w:t>
      </w:r>
      <w:r>
        <w:rPr>
          <w:rStyle w:val="page number"/>
          <w:rtl w:val="0"/>
          <w:lang w:val="en-US"/>
        </w:rPr>
        <w:t xml:space="preserve">, regardless of the light level. These trends indicate that </w:t>
      </w:r>
      <w:r>
        <w:rPr>
          <w:i w:val="1"/>
          <w:iCs w:val="1"/>
          <w:rtl w:val="0"/>
        </w:rPr>
        <w:t>F. cylindrus</w:t>
      </w:r>
      <w:r>
        <w:rPr>
          <w:rStyle w:val="page number"/>
          <w:rtl w:val="0"/>
          <w:lang w:val="en-US"/>
        </w:rPr>
        <w:t xml:space="preserve"> maintains S-State cycling for longer than </w:t>
      </w:r>
      <w:r>
        <w:rPr>
          <w:i w:val="1"/>
          <w:iCs w:val="1"/>
          <w:rtl w:val="0"/>
          <w:lang w:val="it-IT"/>
        </w:rPr>
        <w:t>T. pseudonana</w:t>
      </w:r>
      <w:r>
        <w:rPr>
          <w:rStyle w:val="page number"/>
          <w:rtl w:val="0"/>
          <w:lang w:val="de-DE"/>
        </w:rPr>
        <w:t xml:space="preserve"> under </w:t>
      </w:r>
      <w:ins w:id="79" w:date="2024-04-05T18:12:08Z" w:author="Douglas Campbell">
        <w:r>
          <w:rPr>
            <w:rStyle w:val="page number"/>
            <w:rtl w:val="0"/>
            <w:lang w:val="en-US"/>
          </w:rPr>
          <w:t xml:space="preserve">low </w:t>
        </w:r>
      </w:ins>
      <w:r>
        <w:rPr>
          <w:rStyle w:val="page number"/>
          <w:rtl w:val="0"/>
          <w:lang w:val="en-US"/>
        </w:rPr>
        <w:t>phot</w:t>
      </w:r>
      <w:del w:id="80" w:date="2024-04-05T18:12:12Z" w:author="Douglas Campbell">
        <w:r>
          <w:rPr>
            <w:rStyle w:val="page number"/>
            <w:rtl w:val="0"/>
          </w:rPr>
          <w:delText>ic</w:delText>
        </w:r>
      </w:del>
      <w:ins w:id="81" w:date="2024-04-05T18:12:16Z" w:author="Douglas Campbell">
        <w:r>
          <w:rPr>
            <w:rStyle w:val="page number"/>
            <w:rtl w:val="0"/>
            <w:lang w:val="en-US"/>
          </w:rPr>
          <w:t>on delivery and low temperatures</w:t>
        </w:r>
      </w:ins>
      <w:del w:id="82" w:date="2024-04-05T18:12:20Z" w:author="Douglas Campbell">
        <w:r>
          <w:rPr>
            <w:rStyle w:val="page number"/>
            <w:rtl w:val="0"/>
            <w:lang w:val="en-US"/>
          </w:rPr>
          <w:delText xml:space="preserve"> and thermal stress</w:delText>
        </w:r>
      </w:del>
      <w:r>
        <w:rPr>
          <w:rStyle w:val="page number"/>
          <w:rtl w:val="0"/>
          <w:lang w:val="en-US"/>
        </w:rPr>
        <w:t xml:space="preserve">. However, in less stressful conditions, </w:t>
      </w:r>
      <w:r>
        <w:rPr>
          <w:i w:val="1"/>
          <w:iCs w:val="1"/>
          <w:rtl w:val="0"/>
          <w:lang w:val="it-IT"/>
        </w:rPr>
        <w:t>T. pseudonana</w:t>
      </w:r>
      <w:r>
        <w:rPr>
          <w:rStyle w:val="page number"/>
          <w:rtl w:val="0"/>
          <w:lang w:val="en-US"/>
        </w:rPr>
        <w:t xml:space="preserve"> can match the photosynthetic performance of </w:t>
      </w:r>
      <w:r>
        <w:rPr>
          <w:i w:val="1"/>
          <w:iCs w:val="1"/>
          <w:rtl w:val="0"/>
        </w:rPr>
        <w:t>F. cylindrus</w:t>
      </w:r>
      <w:r>
        <w:rPr>
          <w:rStyle w:val="page number"/>
          <w:rtl w:val="0"/>
          <w:lang w:val="en-US"/>
        </w:rPr>
        <w:t xml:space="preserve">. Theoretically, the rate of charge recombinations would increase under low light and high temperatures [29,48]. Thus, the stability of S-State cycling in the PSII of </w:t>
      </w:r>
      <w:r>
        <w:rPr>
          <w:i w:val="1"/>
          <w:iCs w:val="1"/>
          <w:rtl w:val="0"/>
        </w:rPr>
        <w:t>F. cylindrus</w:t>
      </w:r>
      <w:r>
        <w:rPr>
          <w:rStyle w:val="page number"/>
          <w:rtl w:val="0"/>
          <w:lang w:val="en-US"/>
        </w:rPr>
        <w:t xml:space="preserve"> under these conditions reflects the suppression of energetically wasteful charge recombinations by this strain</w:t>
      </w:r>
      <w:ins w:id="83" w:date="2024-04-05T18:12:42Z" w:author="Douglas Campbell">
        <w:r>
          <w:rPr>
            <w:rStyle w:val="page number"/>
            <w:rtl w:val="0"/>
            <w:lang w:val="en-US"/>
          </w:rPr>
          <w:t xml:space="preserve"> compared to a temperate diatom</w:t>
        </w:r>
      </w:ins>
      <w:r>
        <w:rPr>
          <w:rStyle w:val="page number"/>
          <w:rtl w:val="0"/>
        </w:rPr>
        <w:t xml:space="preserve">. </w:t>
      </w:r>
    </w:p>
    <w:p>
      <w:pPr>
        <w:pStyle w:val="Body"/>
      </w:pPr>
      <w:r>
        <w:rPr>
          <w:rStyle w:val="page number"/>
          <w:rtl w:val="0"/>
          <w:lang w:val="en-US"/>
        </w:rPr>
        <w:t xml:space="preserve">The second comparison comprises three polar, </w:t>
      </w:r>
      <w:r>
        <w:rPr>
          <w:i w:val="1"/>
          <w:iCs w:val="1"/>
          <w:shd w:val="clear" w:color="auto" w:fill="ffffff"/>
          <w:rtl w:val="0"/>
        </w:rPr>
        <w:t>C. priscuii,</w:t>
      </w:r>
      <w:r>
        <w:rPr>
          <w:shd w:val="clear" w:color="auto" w:fill="ffffff"/>
          <w:rtl w:val="0"/>
        </w:rPr>
        <w:t xml:space="preserve"> </w:t>
      </w:r>
      <w:r>
        <w:rPr>
          <w:i w:val="1"/>
          <w:iCs w:val="1"/>
          <w:shd w:val="clear" w:color="auto" w:fill="ffffff"/>
          <w:rtl w:val="0"/>
          <w:lang w:val="it-IT"/>
        </w:rPr>
        <w:t>C. malina, and C. ICEMDV</w:t>
      </w:r>
      <w:r>
        <w:rPr>
          <w:shd w:val="clear" w:color="auto" w:fill="ffffff"/>
          <w:rtl w:val="0"/>
          <w:lang w:val="it-IT"/>
        </w:rPr>
        <w:t xml:space="preserve">, and two temperate, </w:t>
      </w:r>
      <w:r>
        <w:rPr>
          <w:i w:val="1"/>
          <w:iCs w:val="1"/>
          <w:rtl w:val="0"/>
          <w:lang w:val="de-DE"/>
        </w:rPr>
        <w:t xml:space="preserve">C. reinhardtii, </w:t>
      </w:r>
      <w:r>
        <w:rPr>
          <w:rStyle w:val="page number"/>
          <w:rtl w:val="0"/>
          <w:lang w:val="en-US"/>
        </w:rPr>
        <w:t xml:space="preserve">and </w:t>
      </w:r>
      <w:r>
        <w:rPr>
          <w:i w:val="1"/>
          <w:iCs w:val="1"/>
          <w:shd w:val="clear" w:color="auto" w:fill="ffffff"/>
          <w:rtl w:val="0"/>
          <w:lang w:val="pt-PT"/>
        </w:rPr>
        <w:t xml:space="preserve">C. vulgaris, </w:t>
      </w:r>
      <w:r>
        <w:rPr>
          <w:shd w:val="clear" w:color="auto" w:fill="ffffff"/>
          <w:rtl w:val="0"/>
          <w:lang w:val="en-US"/>
        </w:rPr>
        <w:t xml:space="preserve">strains of green algae. When evaluated at their growth temperature, the polar strains exhibited longer significant ChlF oscillations than their temperate counterparts across all light conditions (Figure 12). Yet, when compared at the same measurement temperature, these strains showed little variation in the duration of significant ChlF oscillations (Figure 17), suggesting little difference in the incidence of energetically wasteful charge recombinations. This shared measurement temperature represents a departure from the growth temperature of +8 </w:t>
      </w:r>
      <w:r>
        <w:rPr>
          <w:rStyle w:val="page number"/>
          <w:rtl w:val="0"/>
          <w:lang w:val="it-IT"/>
        </w:rPr>
        <w:t>°</w:t>
      </w:r>
      <w:r>
        <w:rPr>
          <w:rStyle w:val="page number"/>
          <w:rtl w:val="0"/>
          <w:lang w:val="en-US"/>
        </w:rPr>
        <w:t xml:space="preserve">C for polar strains and -10 to -12 </w:t>
      </w:r>
      <w:r>
        <w:rPr>
          <w:rStyle w:val="page number"/>
          <w:rtl w:val="0"/>
          <w:lang w:val="it-IT"/>
        </w:rPr>
        <w:t>°</w:t>
      </w:r>
      <w:r>
        <w:rPr>
          <w:rStyle w:val="page number"/>
          <w:rtl w:val="0"/>
          <w:lang w:val="en-US"/>
        </w:rPr>
        <w:t xml:space="preserve">C for temperate strains. Recombination reactions are expected to increase with temperature [48]. Thus, the capacity for polar strains to exhibit the same durations of S-State cycling when warmed as temperate strains do when cooled suggests some suppression of energetically wasteful charge recombinations in the PSII of polar strains. This finding is underscored by the disparity in recombination reactions observed under comparable conditions. </w:t>
      </w:r>
    </w:p>
    <w:p>
      <w:pPr>
        <w:pStyle w:val="Body"/>
      </w:pPr>
      <w:r>
        <w:rPr>
          <w:rStyle w:val="page number"/>
          <w:rtl w:val="0"/>
          <w:lang w:val="en-US"/>
        </w:rPr>
        <w:t xml:space="preserve">Through analyzing ChlF oscillations, we extrapolated the duration of significant S-State cycling and therefore, the incidence of energetically wasteful charge recombinations. Overall, our findings indicate that polar phytoplankton exhibit </w:t>
      </w:r>
      <w:del w:id="84" w:date="2024-04-05T18:13:24Z" w:author="Douglas Campbell">
        <w:r>
          <w:rPr>
            <w:rStyle w:val="page number"/>
            <w:rtl w:val="0"/>
            <w:lang w:val="en-US"/>
          </w:rPr>
          <w:delText>longer</w:delText>
        </w:r>
      </w:del>
      <w:ins w:id="85" w:date="2024-04-05T18:13:25Z" w:author="Douglas Campbell">
        <w:r>
          <w:rPr>
            <w:rStyle w:val="page number"/>
            <w:rtl w:val="0"/>
            <w:lang w:val="en-US"/>
          </w:rPr>
          <w:t>more stable</w:t>
        </w:r>
      </w:ins>
      <w:r>
        <w:rPr>
          <w:rStyle w:val="page number"/>
          <w:rtl w:val="0"/>
          <w:lang w:val="en-US"/>
        </w:rPr>
        <w:t xml:space="preserve"> S-State cycling than </w:t>
      </w:r>
      <w:ins w:id="86" w:date="2024-04-05T18:13:30Z" w:author="Douglas Campbell">
        <w:r>
          <w:rPr>
            <w:rStyle w:val="page number"/>
            <w:rtl w:val="0"/>
            <w:lang w:val="en-US"/>
          </w:rPr>
          <w:t xml:space="preserve">do </w:t>
        </w:r>
      </w:ins>
      <w:r>
        <w:rPr>
          <w:rStyle w:val="page number"/>
          <w:rtl w:val="0"/>
          <w:lang w:val="en-US"/>
        </w:rPr>
        <w:t xml:space="preserve">temperate strains </w:t>
      </w:r>
      <w:commentRangeStart w:id="87"/>
      <w:r>
        <w:rPr>
          <w:rStyle w:val="page number"/>
          <w:rtl w:val="0"/>
          <w:lang w:val="en-US"/>
        </w:rPr>
        <w:t>under photic stress and high temperatures</w:t>
      </w:r>
      <w:commentRangeEnd w:id="87"/>
      <w:r>
        <w:commentReference w:id="87"/>
      </w:r>
      <w:r>
        <w:rPr>
          <w:rStyle w:val="page number"/>
          <w:rtl w:val="0"/>
          <w:lang w:val="en-US"/>
        </w:rPr>
        <w:t>. These findings suggest that polar phytoplankton strains increase their photosynthetic energy conversion efficiency</w:t>
      </w:r>
      <w:ins w:id="88" w:date="2024-04-05T18:14:28Z" w:author="Douglas Campbell">
        <w:r>
          <w:rPr>
            <w:rStyle w:val="page number"/>
            <w:rtl w:val="0"/>
            <w:lang w:val="en-US"/>
          </w:rPr>
          <w:t xml:space="preserve"> under low light and low temperatures</w:t>
        </w:r>
      </w:ins>
      <w:r>
        <w:rPr>
          <w:rStyle w:val="page number"/>
          <w:rtl w:val="0"/>
        </w:rPr>
        <w:t xml:space="preserve"> </w:t>
      </w:r>
      <w:del w:id="89" w:date="2024-04-05T18:14:19Z" w:author="Douglas Campbell">
        <w:r>
          <w:rPr>
            <w:rStyle w:val="page number"/>
            <w:rtl w:val="0"/>
            <w:lang w:val="en-US"/>
          </w:rPr>
          <w:delText xml:space="preserve">in stressful conditions </w:delText>
        </w:r>
      </w:del>
      <w:r>
        <w:rPr>
          <w:rStyle w:val="page number"/>
          <w:rtl w:val="0"/>
          <w:lang w:val="en-US"/>
        </w:rPr>
        <w:t xml:space="preserve">by minimizing energetically wasteful charge recombinations. Stable S-State cycling and minimal energy loss through charge recombination ensure continued electron flow through the ETC, sustaining ATP and NADPH production, and minimizing the risk of photodamage to the photosynthetic machinery [22,29]. Thus, this ability may be integral for the productivity of polar phytoplankton under the ice during the polar night. </w:t>
      </w:r>
    </w:p>
    <w:p>
      <w:pPr>
        <w:pStyle w:val="Body"/>
      </w:pPr>
    </w:p>
    <w:p>
      <w:pPr>
        <w:pStyle w:val="Heading 2"/>
      </w:pPr>
      <w:bookmarkStart w:name="_Toc28" w:id="90"/>
      <w:r>
        <w:rPr>
          <w:rStyle w:val="page number"/>
          <w:rFonts w:cs="Arial Unicode MS" w:eastAsia="Arial Unicode MS"/>
          <w:rtl w:val="0"/>
          <w:lang w:val="en-US"/>
        </w:rPr>
        <w:t xml:space="preserve">Ecological Implications &amp; Future Directions </w:t>
      </w:r>
      <w:bookmarkEnd w:id="90"/>
    </w:p>
    <w:p>
      <w:pPr>
        <w:pStyle w:val="Body"/>
      </w:pPr>
      <w:r>
        <w:rPr>
          <w:rStyle w:val="page number"/>
          <w:rtl w:val="0"/>
          <w:lang w:val="en-US"/>
        </w:rPr>
        <w:t>Unravelling the mechanisms enabling polar phytoplankton to sustain slow, but significant productivity under the ice in the winter is crucial for predicting the changing dynamics of spring phytoplankton blooms. This is particularly critical in the Arctic, where the pace of warming is rapidly accelerating [7]. Beyond temperature changes, polar aquatic ecosystems are experiencing reductions in sea ice extent and thickness, escalating freshwater inputs, acidification, and increased winds and storms [7,12]. These pressures are causing alterations in the productivity and seasonal peaks of phytoplankton blooms [7,11]. Understanding the nature of maintaining an intact photosystem under the ice in the winter allows us to better predict under what conditions these blooms will initiate, and which phytoplankton strains will be involved [4].</w:t>
      </w:r>
    </w:p>
    <w:p>
      <w:pPr>
        <w:pStyle w:val="Body"/>
      </w:pPr>
    </w:p>
    <w:p>
      <w:pPr>
        <w:pStyle w:val="Body"/>
      </w:pPr>
      <w:r>
        <w:rPr>
          <w:rStyle w:val="page number"/>
          <w:rtl w:val="0"/>
          <w:lang w:val="en-US"/>
        </w:rPr>
        <w:t xml:space="preserve">The ability to maintain efficient photosynthetic energy conversion over winter is crucial for the timing and speed of spring bloom initiation [4]. Strains with this ability may possess a competitive advantage in quickly initiating spring growth, giving them first access to the nutrients required to form an extensive bloom. Thus, the proportions of these strains may increase in polar regions. Altering the phytoplankton community composition may, in turn, exert bottom-up effects on polar ecosystems [7]. </w:t>
      </w:r>
    </w:p>
    <w:p>
      <w:pPr>
        <w:pStyle w:val="Body"/>
      </w:pPr>
      <w:r>
        <w:rPr>
          <w:rStyle w:val="page number"/>
          <w:rtl w:val="0"/>
          <w:lang w:val="en-US"/>
        </w:rPr>
        <w:t xml:space="preserve">Future directions for this research include more extensive comparative analyses to further our understanding. Incorporating more strains of diatoms and green algae, as well as other phytoplankton groups will enable us to uncover whether certain groups have a higher capacity to suppress energetically wasteful charge recombinations. A difference between these groups may affect their contribution to the phytoplankton community, leading to differences in the ecosystem services offered by spring phytoplankton blooms. Moreover, since there were differences observed between </w:t>
      </w:r>
      <w:r>
        <w:rPr>
          <w:i w:val="1"/>
          <w:iCs w:val="1"/>
          <w:rtl w:val="0"/>
        </w:rPr>
        <w:t>F. cylindrus</w:t>
      </w:r>
      <w:r>
        <w:rPr>
          <w:rStyle w:val="page number"/>
          <w:rtl w:val="0"/>
          <w:lang w:val="en-US"/>
        </w:rPr>
        <w:t xml:space="preserve"> strains grown at 0 and 6 </w:t>
      </w:r>
      <w:r>
        <w:rPr>
          <w:rStyle w:val="page number"/>
          <w:rtl w:val="0"/>
          <w:lang w:val="it-IT"/>
        </w:rPr>
        <w:t>°</w:t>
      </w:r>
      <w:r>
        <w:rPr>
          <w:rStyle w:val="page number"/>
          <w:rtl w:val="0"/>
          <w:lang w:val="en-US"/>
        </w:rPr>
        <w:t xml:space="preserve">C, further comparison between ecotypes may yield information on the conditions that lead to the evolution of this ability. </w:t>
      </w:r>
    </w:p>
    <w:p>
      <w:pPr>
        <w:pStyle w:val="Body"/>
      </w:pPr>
    </w:p>
    <w:p>
      <w:pPr>
        <w:pStyle w:val="Heading"/>
        <w:sectPr>
          <w:headerReference w:type="default" r:id="rId30"/>
          <w:pgSz w:w="12240" w:h="15840" w:orient="portrait"/>
          <w:pgMar w:top="1440" w:right="1440" w:bottom="1440" w:left="1440" w:header="720" w:footer="720"/>
          <w:bidi w:val="0"/>
        </w:sectPr>
      </w:pPr>
    </w:p>
    <w:p>
      <w:pPr>
        <w:pStyle w:val="Heading"/>
      </w:pPr>
      <w:bookmarkStart w:name="_Toc29" w:id="91"/>
      <w:r>
        <w:rPr>
          <w:rStyle w:val="page number"/>
          <w:rFonts w:cs="Arial Unicode MS" w:eastAsia="Arial Unicode MS"/>
          <w:rtl w:val="0"/>
          <w:lang w:val="fr-FR"/>
        </w:rPr>
        <w:t>References</w:t>
      </w:r>
      <w:bookmarkEnd w:id="91"/>
    </w:p>
    <w:p>
      <w:pPr>
        <w:pStyle w:val="Bibliography"/>
        <w:rPr>
          <w:lang w:val="en-US"/>
        </w:rPr>
      </w:pPr>
      <w:r>
        <w:rPr>
          <w:rtl w:val="0"/>
          <w:lang w:val="en-US"/>
        </w:rPr>
        <w:t xml:space="preserve">1. </w:t>
        <w:tab/>
        <w:t>Pierella Karlusich JJ, Ibarbalz FM, Bowler C. Phytoplankton in the Tara Ocean. Annual Review of Marine Science. 2020;12: 233</w:t>
      </w:r>
      <w:r>
        <w:rPr>
          <w:rtl w:val="0"/>
          <w:lang w:val="en-US"/>
        </w:rPr>
        <w:t>–</w:t>
      </w:r>
      <w:r>
        <w:rPr>
          <w:rtl w:val="0"/>
          <w:lang w:val="en-US"/>
        </w:rPr>
        <w:t>265. doi:10.1146/annurev-marine-010419-010706</w:t>
      </w:r>
    </w:p>
    <w:p>
      <w:pPr>
        <w:pStyle w:val="Bibliography"/>
        <w:rPr>
          <w:lang w:val="en-US"/>
        </w:rPr>
      </w:pPr>
      <w:r>
        <w:rPr>
          <w:rtl w:val="0"/>
          <w:lang w:val="en-US"/>
        </w:rPr>
        <w:t xml:space="preserve">2. </w:t>
        <w:tab/>
        <w:t>Raven JA, K</w:t>
      </w:r>
      <w:r>
        <w:rPr>
          <w:rtl w:val="0"/>
          <w:lang w:val="en-US"/>
        </w:rPr>
        <w:t>ü</w:t>
      </w:r>
      <w:r>
        <w:rPr>
          <w:rtl w:val="0"/>
          <w:lang w:val="en-US"/>
        </w:rPr>
        <w:t>bler JE, Beardall J. Put out the light, and then put out the light. Journal of the Marine Biological Association of the United Kingdom. 2000;80: 1</w:t>
      </w:r>
      <w:r>
        <w:rPr>
          <w:rtl w:val="0"/>
          <w:lang w:val="en-US"/>
        </w:rPr>
        <w:t>–</w:t>
      </w:r>
      <w:r>
        <w:rPr>
          <w:rtl w:val="0"/>
          <w:lang w:val="en-US"/>
        </w:rPr>
        <w:t>25. doi:10.1017/S0025315499001526</w:t>
      </w:r>
    </w:p>
    <w:p>
      <w:pPr>
        <w:pStyle w:val="Bibliography"/>
        <w:rPr>
          <w:lang w:val="en-US"/>
        </w:rPr>
      </w:pPr>
      <w:r>
        <w:rPr>
          <w:rtl w:val="0"/>
          <w:lang w:val="en-US"/>
        </w:rPr>
        <w:t xml:space="preserve">3. </w:t>
        <w:tab/>
        <w:t>Kirk JTO. Light and photosynthesis in aquatic ecosystems. 2nd ed. Cambridge [England]</w:t>
      </w:r>
      <w:r>
        <w:rPr>
          <w:rtl w:val="0"/>
          <w:lang w:val="en-US"/>
        </w:rPr>
        <w:t> </w:t>
      </w:r>
      <w:r>
        <w:rPr>
          <w:rtl w:val="0"/>
          <w:lang w:val="en-US"/>
        </w:rPr>
        <w:t xml:space="preserve">; New York, NY, USA: Cambridge University Press; 1994. </w:t>
      </w:r>
    </w:p>
    <w:p>
      <w:pPr>
        <w:pStyle w:val="Bibliography"/>
        <w:rPr>
          <w:lang w:val="en-US"/>
        </w:rPr>
      </w:pPr>
      <w:r>
        <w:rPr>
          <w:rtl w:val="0"/>
          <w:lang w:val="en-US"/>
        </w:rPr>
        <w:t xml:space="preserve">4. </w:t>
        <w:tab/>
        <w:t>Randelhoff A, Lacour L, Marec C, Leymarie E, Lagunas J, Xing X, et al. Arctic mid-winter phytoplankton growth revealed by autonomous profilers. Science Advances. 2020;6: eabc2678. doi:10.1126/sciadv.abc2678</w:t>
      </w:r>
    </w:p>
    <w:p>
      <w:pPr>
        <w:pStyle w:val="Bibliography"/>
        <w:rPr>
          <w:lang w:val="en-US"/>
        </w:rPr>
      </w:pPr>
      <w:r>
        <w:rPr>
          <w:rtl w:val="0"/>
          <w:lang w:val="en-US"/>
        </w:rPr>
        <w:t xml:space="preserve">5. </w:t>
        <w:tab/>
        <w:t>Hancke K, Lund-Hansen LC, Lamare ML, H</w:t>
      </w:r>
      <w:r>
        <w:rPr>
          <w:rtl w:val="0"/>
          <w:lang w:val="en-US"/>
        </w:rPr>
        <w:t>ø</w:t>
      </w:r>
      <w:r>
        <w:rPr>
          <w:rtl w:val="0"/>
          <w:lang w:val="en-US"/>
        </w:rPr>
        <w:t>jlund Pedersen S, King MD, Andersen P, et al. Extreme Low Light Requirement for Algae Growth Underneath Sea Ice: A Case Study From Station Nord, NE Greenland. Journal of Geophysical Research: Oceans. 2018;123: 985</w:t>
      </w:r>
      <w:r>
        <w:rPr>
          <w:rtl w:val="0"/>
          <w:lang w:val="en-US"/>
        </w:rPr>
        <w:t>–</w:t>
      </w:r>
      <w:r>
        <w:rPr>
          <w:rtl w:val="0"/>
          <w:lang w:val="en-US"/>
        </w:rPr>
        <w:t>1000. doi:10.1002/2017JC013263</w:t>
      </w:r>
    </w:p>
    <w:p>
      <w:pPr>
        <w:pStyle w:val="Bibliography"/>
        <w:rPr>
          <w:lang w:val="en-US"/>
        </w:rPr>
      </w:pPr>
      <w:r>
        <w:rPr>
          <w:rtl w:val="0"/>
          <w:lang w:val="en-US"/>
        </w:rPr>
        <w:t xml:space="preserve">6. </w:t>
        <w:tab/>
        <w:t xml:space="preserve">Leu E, Mundy CJ, Assmy P, Campbell K, Gabrielsen TM, Gosselin M, et al. Arctic spring awakening </w:t>
      </w:r>
      <w:r>
        <w:rPr>
          <w:rtl w:val="0"/>
          <w:lang w:val="en-US"/>
        </w:rPr>
        <w:t xml:space="preserve">– </w:t>
      </w:r>
      <w:r>
        <w:rPr>
          <w:rtl w:val="0"/>
          <w:lang w:val="en-US"/>
        </w:rPr>
        <w:t>Steering principles behind the phenology of vernal ice algal blooms. Progress in Oceanography. 2015;139: 151</w:t>
      </w:r>
      <w:r>
        <w:rPr>
          <w:rtl w:val="0"/>
          <w:lang w:val="en-US"/>
        </w:rPr>
        <w:t>–</w:t>
      </w:r>
      <w:r>
        <w:rPr>
          <w:rtl w:val="0"/>
          <w:lang w:val="en-US"/>
        </w:rPr>
        <w:t>170. doi:10.1016/j.pocean.2015.07.012</w:t>
      </w:r>
    </w:p>
    <w:p>
      <w:pPr>
        <w:pStyle w:val="Bibliography"/>
        <w:rPr>
          <w:lang w:val="en-US"/>
        </w:rPr>
      </w:pPr>
      <w:r>
        <w:rPr>
          <w:rtl w:val="0"/>
          <w:lang w:val="en-US"/>
        </w:rPr>
        <w:t xml:space="preserve">7. </w:t>
        <w:tab/>
        <w:t>Ardyna M, Arrigo KR. Phytoplankton dynamics in a changing Arctic Ocean. Nat Clim Chang. 2020;10: 892</w:t>
      </w:r>
      <w:r>
        <w:rPr>
          <w:rtl w:val="0"/>
          <w:lang w:val="en-US"/>
        </w:rPr>
        <w:t>–</w:t>
      </w:r>
      <w:r>
        <w:rPr>
          <w:rtl w:val="0"/>
          <w:lang w:val="en-US"/>
        </w:rPr>
        <w:t>903. doi:10.1038/s41558-020-0905-y</w:t>
      </w:r>
    </w:p>
    <w:p>
      <w:pPr>
        <w:pStyle w:val="Bibliography"/>
        <w:rPr>
          <w:lang w:val="en-US"/>
        </w:rPr>
      </w:pPr>
      <w:r>
        <w:rPr>
          <w:rtl w:val="0"/>
          <w:lang w:val="en-US"/>
        </w:rPr>
        <w:t xml:space="preserve">8. </w:t>
        <w:tab/>
        <w:t>Robinson DH, Arrigo KR, Iturriaga R, Sullivan CW. Microalgal Light-Harvesting in Extreme Low-Light Environments in Mcmurdo Sound, Antarctica1. Journal of Phycology. 1995;31: 508</w:t>
      </w:r>
      <w:r>
        <w:rPr>
          <w:rtl w:val="0"/>
          <w:lang w:val="en-US"/>
        </w:rPr>
        <w:t>–</w:t>
      </w:r>
      <w:r>
        <w:rPr>
          <w:rtl w:val="0"/>
          <w:lang w:val="en-US"/>
        </w:rPr>
        <w:t>520. doi:10.1111/j.1529-8817.1995.tb02544.x</w:t>
      </w:r>
    </w:p>
    <w:p>
      <w:pPr>
        <w:pStyle w:val="Bibliography"/>
        <w:rPr>
          <w:lang w:val="en-US"/>
        </w:rPr>
      </w:pPr>
      <w:r>
        <w:rPr>
          <w:rtl w:val="0"/>
          <w:lang w:val="en-US"/>
        </w:rPr>
        <w:t xml:space="preserve">9. </w:t>
        <w:tab/>
        <w:t>Bax N, Sands CJ, Gogarty B, Downey RV, Moreau CVE, Moreno B, et al. Perspective: Increasing blue carbon around Antarctica is an ecosystem service of considerable societal and economic value worth protecting. Glob Chang Biol. 2021;27: 5</w:t>
      </w:r>
      <w:r>
        <w:rPr>
          <w:rtl w:val="0"/>
          <w:lang w:val="en-US"/>
        </w:rPr>
        <w:t>–</w:t>
      </w:r>
      <w:r>
        <w:rPr>
          <w:rtl w:val="0"/>
          <w:lang w:val="en-US"/>
        </w:rPr>
        <w:t>12. doi:10.1111/gcb.15392</w:t>
      </w:r>
    </w:p>
    <w:p>
      <w:pPr>
        <w:pStyle w:val="Bibliography"/>
        <w:rPr>
          <w:lang w:val="en-US"/>
        </w:rPr>
      </w:pPr>
      <w:r>
        <w:rPr>
          <w:rtl w:val="0"/>
          <w:lang w:val="en-US"/>
        </w:rPr>
        <w:t xml:space="preserve">10. </w:t>
        <w:tab/>
        <w:t>Lyon BR, Mock T. Polar Microalgae: New Approaches towards Understanding Adaptations to an Extreme and Changing Environment. Biology. 2014;3: 56</w:t>
      </w:r>
      <w:r>
        <w:rPr>
          <w:rtl w:val="0"/>
          <w:lang w:val="en-US"/>
        </w:rPr>
        <w:t>–</w:t>
      </w:r>
      <w:r>
        <w:rPr>
          <w:rtl w:val="0"/>
          <w:lang w:val="en-US"/>
        </w:rPr>
        <w:t>80. doi:10.3390/biology3010056</w:t>
      </w:r>
    </w:p>
    <w:p>
      <w:pPr>
        <w:pStyle w:val="Bibliography"/>
        <w:rPr>
          <w:lang w:val="en-US"/>
        </w:rPr>
      </w:pPr>
      <w:r>
        <w:rPr>
          <w:rtl w:val="0"/>
          <w:lang w:val="en-US"/>
        </w:rPr>
        <w:t xml:space="preserve">11. </w:t>
        <w:tab/>
        <w:t>Croteau D, Gu</w:t>
      </w:r>
      <w:r>
        <w:rPr>
          <w:rtl w:val="0"/>
          <w:lang w:val="en-US"/>
        </w:rPr>
        <w:t>é</w:t>
      </w:r>
      <w:r>
        <w:rPr>
          <w:rtl w:val="0"/>
          <w:lang w:val="en-US"/>
        </w:rPr>
        <w:t>rin S, Bruyant F, Ferland J, Campbell DA, Babin M, et al. Contrasting nonphotochemical quenching patterns under high light and darkness aligns with light niche occupancy in Arctic diatoms. Limnology and Oceanography. 2021;66: S231</w:t>
      </w:r>
      <w:r>
        <w:rPr>
          <w:rtl w:val="0"/>
          <w:lang w:val="en-US"/>
        </w:rPr>
        <w:t>–</w:t>
      </w:r>
      <w:r>
        <w:rPr>
          <w:rtl w:val="0"/>
          <w:lang w:val="en-US"/>
        </w:rPr>
        <w:t>S245. doi:https://doi.org/10.1002/lno.11587</w:t>
      </w:r>
    </w:p>
    <w:p>
      <w:pPr>
        <w:pStyle w:val="Bibliography"/>
        <w:rPr>
          <w:lang w:val="en-US"/>
        </w:rPr>
      </w:pPr>
      <w:r>
        <w:rPr>
          <w:rtl w:val="0"/>
          <w:lang w:val="en-US"/>
        </w:rPr>
        <w:t xml:space="preserve">12. </w:t>
        <w:tab/>
        <w:t>Cvetkovska M, Vakulenko G, Smith DR, Zhang X, H</w:t>
      </w:r>
      <w:r>
        <w:rPr>
          <w:rtl w:val="0"/>
          <w:lang w:val="en-US"/>
        </w:rPr>
        <w:t>ü</w:t>
      </w:r>
      <w:r>
        <w:rPr>
          <w:rtl w:val="0"/>
          <w:lang w:val="en-US"/>
        </w:rPr>
        <w:t>ner NPA. Temperature stress in psychrophilic green microalgae: Minireview. Physiologia Plantarum. 2022;174: e13811. doi:10.1111/ppl.13811</w:t>
      </w:r>
    </w:p>
    <w:p>
      <w:pPr>
        <w:pStyle w:val="Bibliography"/>
        <w:rPr>
          <w:lang w:val="en-US"/>
        </w:rPr>
      </w:pPr>
      <w:r>
        <w:rPr>
          <w:rtl w:val="0"/>
          <w:lang w:val="en-US"/>
        </w:rPr>
        <w:t xml:space="preserve">13. </w:t>
        <w:tab/>
        <w:t>Mock T, Otillar RP, Strauss J, McMullan M, Paajanen P, Schmutz J, et al. Evolutionary genomics of the cold-adapted diatom Fragilariopsis cylindrus. Nature. 2017;541: 536</w:t>
      </w:r>
      <w:r>
        <w:rPr>
          <w:rtl w:val="0"/>
          <w:lang w:val="en-US"/>
        </w:rPr>
        <w:t>–</w:t>
      </w:r>
      <w:r>
        <w:rPr>
          <w:rtl w:val="0"/>
          <w:lang w:val="en-US"/>
        </w:rPr>
        <w:t>540. doi:10.1038/nature20803</w:t>
      </w:r>
    </w:p>
    <w:p>
      <w:pPr>
        <w:pStyle w:val="Bibliography"/>
        <w:rPr>
          <w:lang w:val="en-US"/>
        </w:rPr>
      </w:pPr>
      <w:r>
        <w:rPr>
          <w:rtl w:val="0"/>
          <w:lang w:val="en-US"/>
        </w:rPr>
        <w:t xml:space="preserve">14. </w:t>
        <w:tab/>
        <w:t>Bayer-Giraldi M, Weikusat I, Besir H, Dieckmann G. Characterization of an antifreeze protein from the polar diatom Fragilariopsis cylindrus and its relevance in sea ice. Cryobiology. 2011;63: 210</w:t>
      </w:r>
      <w:r>
        <w:rPr>
          <w:rtl w:val="0"/>
          <w:lang w:val="en-US"/>
        </w:rPr>
        <w:t>–</w:t>
      </w:r>
      <w:r>
        <w:rPr>
          <w:rtl w:val="0"/>
          <w:lang w:val="en-US"/>
        </w:rPr>
        <w:t>219. doi:10.1016/j.cryobiol.2011.08.006</w:t>
      </w:r>
    </w:p>
    <w:p>
      <w:pPr>
        <w:pStyle w:val="Bibliography"/>
        <w:rPr>
          <w:lang w:val="en-US"/>
        </w:rPr>
      </w:pPr>
      <w:r>
        <w:rPr>
          <w:rtl w:val="0"/>
          <w:lang w:val="en-US"/>
        </w:rPr>
        <w:t xml:space="preserve">15. </w:t>
        <w:tab/>
        <w:t>Kennedy F, Martin A, Bowman JP, Wilson R, McMinn A. Dark metabolism: a molecular insight into how the Antarctic sea-ice diatom Fragilariopsis cylindrus survives long-term darkness. New Phytologist. 2019;223: 675</w:t>
      </w:r>
      <w:r>
        <w:rPr>
          <w:rtl w:val="0"/>
          <w:lang w:val="en-US"/>
        </w:rPr>
        <w:t>–</w:t>
      </w:r>
      <w:r>
        <w:rPr>
          <w:rtl w:val="0"/>
          <w:lang w:val="en-US"/>
        </w:rPr>
        <w:t>691. doi:10.1111/nph.15843</w:t>
      </w:r>
    </w:p>
    <w:p>
      <w:pPr>
        <w:pStyle w:val="Bibliography"/>
        <w:rPr>
          <w:lang w:val="en-US"/>
        </w:rPr>
      </w:pPr>
      <w:r>
        <w:rPr>
          <w:rtl w:val="0"/>
          <w:lang w:val="en-US"/>
        </w:rPr>
        <w:t xml:space="preserve">16. </w:t>
        <w:tab/>
        <w:t>Kawakami K, Shen J-R. Purification of fully active and crystallizable photosystem II from thermophilic cyanobacteria. Methods in Enzymology. Elsevier; 2018. pp. 1</w:t>
      </w:r>
      <w:r>
        <w:rPr>
          <w:rtl w:val="0"/>
          <w:lang w:val="en-US"/>
        </w:rPr>
        <w:t>–</w:t>
      </w:r>
      <w:r>
        <w:rPr>
          <w:rtl w:val="0"/>
          <w:lang w:val="en-US"/>
        </w:rPr>
        <w:t>16. doi:10.1016/bs.mie.2018.10.002</w:t>
      </w:r>
    </w:p>
    <w:p>
      <w:pPr>
        <w:pStyle w:val="Bibliography"/>
        <w:rPr>
          <w:lang w:val="en-US"/>
        </w:rPr>
      </w:pPr>
      <w:r>
        <w:rPr>
          <w:rtl w:val="0"/>
          <w:lang w:val="en-US"/>
        </w:rPr>
        <w:t xml:space="preserve">17. </w:t>
        <w:tab/>
        <w:t>Vass I. Role of charge recombination processes in photodamage and photoprotection of the photosystem II complex. Physiologia Plantarum. 2011;142: 6</w:t>
      </w:r>
      <w:r>
        <w:rPr>
          <w:rtl w:val="0"/>
          <w:lang w:val="en-US"/>
        </w:rPr>
        <w:t>–</w:t>
      </w:r>
      <w:r>
        <w:rPr>
          <w:rtl w:val="0"/>
          <w:lang w:val="en-US"/>
        </w:rPr>
        <w:t>16. doi:10.1111/j.1399-3054.2011.01454.x</w:t>
      </w:r>
    </w:p>
    <w:p>
      <w:pPr>
        <w:pStyle w:val="Bibliography"/>
        <w:rPr>
          <w:lang w:val="en-US"/>
        </w:rPr>
      </w:pPr>
      <w:r>
        <w:rPr>
          <w:rtl w:val="0"/>
          <w:lang w:val="en-US"/>
        </w:rPr>
        <w:t xml:space="preserve">18. </w:t>
        <w:tab/>
        <w:t>Schuback N, Tortell PD, Berman-Frank I, Campbell DA, Ciotti A, Courtecuisse E, et al. Single-Turnover Variable Chlorophyll Fluorescence as a Tool for Assessing Phytoplankton Photosynthesis and Primary Productivity: Opportunities, Caveats and Recommendations. Frontiers in Marine Science. 2021;8. doi:10.3389/fmars.2021.690607</w:t>
      </w:r>
    </w:p>
    <w:p>
      <w:pPr>
        <w:pStyle w:val="Bibliography"/>
        <w:rPr>
          <w:lang w:val="en-US"/>
        </w:rPr>
      </w:pPr>
      <w:r>
        <w:rPr>
          <w:rtl w:val="0"/>
          <w:lang w:val="en-US"/>
        </w:rPr>
        <w:t xml:space="preserve">19. </w:t>
        <w:tab/>
        <w:t>Shen J-R. Photosynthesis | Photosystem II: Protein Components, Structure and Electron Transfer. In: Jez J, editor. Encyclopedia of Biological Chemistry III (Third Edition). Oxford: Elsevier; 2021. pp. 215</w:t>
      </w:r>
      <w:r>
        <w:rPr>
          <w:rtl w:val="0"/>
          <w:lang w:val="en-US"/>
        </w:rPr>
        <w:t>–</w:t>
      </w:r>
      <w:r>
        <w:rPr>
          <w:rtl w:val="0"/>
          <w:lang w:val="en-US"/>
        </w:rPr>
        <w:t>228. doi:10.1016/B978-0-12-819460-7.00012-8</w:t>
      </w:r>
    </w:p>
    <w:p>
      <w:pPr>
        <w:pStyle w:val="Bibliography"/>
        <w:rPr>
          <w:lang w:val="en-US"/>
        </w:rPr>
      </w:pPr>
      <w:r>
        <w:rPr>
          <w:rtl w:val="0"/>
          <w:lang w:val="en-US"/>
        </w:rPr>
        <w:t xml:space="preserve">20. </w:t>
        <w:tab/>
        <w:t>Mukhopadhyay S, Mandal SK, Bhaduri S, Armstrong WH. Manganese Clusters with Relevance to Photosystem II. Chem Rev. 2004;104: 3981</w:t>
      </w:r>
      <w:r>
        <w:rPr>
          <w:rtl w:val="0"/>
          <w:lang w:val="en-US"/>
        </w:rPr>
        <w:t>–</w:t>
      </w:r>
      <w:r>
        <w:rPr>
          <w:rtl w:val="0"/>
          <w:lang w:val="en-US"/>
        </w:rPr>
        <w:t>4026. doi:10.1021/cr0206014</w:t>
      </w:r>
    </w:p>
    <w:p>
      <w:pPr>
        <w:pStyle w:val="Bibliography"/>
        <w:rPr>
          <w:lang w:val="en-US"/>
        </w:rPr>
      </w:pPr>
      <w:r>
        <w:rPr>
          <w:rtl w:val="0"/>
          <w:lang w:val="en-US"/>
        </w:rPr>
        <w:t xml:space="preserve">21. </w:t>
        <w:tab/>
        <w:t>Vass I, Cser K. Janus-faced charge recombinations in photosystem II photoinhibition. Trends in Plant Science. 2009;14: 200</w:t>
      </w:r>
      <w:r>
        <w:rPr>
          <w:rtl w:val="0"/>
          <w:lang w:val="en-US"/>
        </w:rPr>
        <w:t>–</w:t>
      </w:r>
      <w:r>
        <w:rPr>
          <w:rtl w:val="0"/>
          <w:lang w:val="en-US"/>
        </w:rPr>
        <w:t>205. doi:10.1016/j.tplants.2009.01.009</w:t>
      </w:r>
    </w:p>
    <w:p>
      <w:pPr>
        <w:pStyle w:val="Bibliography"/>
        <w:rPr>
          <w:lang w:val="en-US"/>
        </w:rPr>
      </w:pPr>
      <w:r>
        <w:rPr>
          <w:rtl w:val="0"/>
          <w:lang w:val="en-US"/>
        </w:rPr>
        <w:t xml:space="preserve">22. </w:t>
        <w:tab/>
        <w:t>Rappaport F, Cuni A, Xiong L, Sayre R, Lavergne J. Charge Recombination and Thermoluminescence in Photosystem II. Biophysical Journal. 2005;88: 1948</w:t>
      </w:r>
      <w:r>
        <w:rPr>
          <w:rtl w:val="0"/>
          <w:lang w:val="en-US"/>
        </w:rPr>
        <w:t>–</w:t>
      </w:r>
      <w:r>
        <w:rPr>
          <w:rtl w:val="0"/>
          <w:lang w:val="en-US"/>
        </w:rPr>
        <w:t>1958. doi:10.1529/biophysj.104.050237</w:t>
      </w:r>
    </w:p>
    <w:p>
      <w:pPr>
        <w:pStyle w:val="Bibliography"/>
        <w:rPr>
          <w:lang w:val="en-US"/>
        </w:rPr>
      </w:pPr>
      <w:r>
        <w:rPr>
          <w:rtl w:val="0"/>
          <w:lang w:val="en-US"/>
        </w:rPr>
        <w:t xml:space="preserve">23. </w:t>
        <w:tab/>
        <w:t>Laloi C, Przybyla D, Apel K. A genetic approach towards elucidating the biological activity of different reactive oxygen species in Arabidopsis thaliana. Journal of Experimental Botany. 2006;57: 1719</w:t>
      </w:r>
      <w:r>
        <w:rPr>
          <w:rtl w:val="0"/>
          <w:lang w:val="en-US"/>
        </w:rPr>
        <w:t>–</w:t>
      </w:r>
      <w:r>
        <w:rPr>
          <w:rtl w:val="0"/>
          <w:lang w:val="en-US"/>
        </w:rPr>
        <w:t>1724. doi:10.1093/jxb/erj183</w:t>
      </w:r>
    </w:p>
    <w:p>
      <w:pPr>
        <w:pStyle w:val="Bibliography"/>
        <w:rPr>
          <w:lang w:val="en-US"/>
        </w:rPr>
      </w:pPr>
      <w:r>
        <w:rPr>
          <w:rtl w:val="0"/>
          <w:lang w:val="en-US"/>
        </w:rPr>
        <w:t xml:space="preserve">24. </w:t>
        <w:tab/>
        <w:t>Rutherford AW, Osyczka A, Rappaport F. Back-reactions, short-circuits, leaks and other energy wasteful reactions in biological electron transfer: Redox tuning to survive life in O2. FEBS Letters. 2012;586: 603</w:t>
      </w:r>
      <w:r>
        <w:rPr>
          <w:rtl w:val="0"/>
          <w:lang w:val="en-US"/>
        </w:rPr>
        <w:t>–</w:t>
      </w:r>
      <w:r>
        <w:rPr>
          <w:rtl w:val="0"/>
          <w:lang w:val="en-US"/>
        </w:rPr>
        <w:t>616. doi:10.1016/j.febslet.2011.12.039</w:t>
      </w:r>
    </w:p>
    <w:p>
      <w:pPr>
        <w:pStyle w:val="Bibliography"/>
        <w:rPr>
          <w:lang w:val="en-US"/>
        </w:rPr>
      </w:pPr>
      <w:r>
        <w:rPr>
          <w:rtl w:val="0"/>
          <w:lang w:val="en-US"/>
        </w:rPr>
        <w:t xml:space="preserve">25. </w:t>
        <w:tab/>
        <w:t>Vinyard DJ, Ananyev GM, Charles Dismukes G. Photosystem II: The Reaction Center of Oxygenic Photosynthesis. Annual Review of Biochemistry. 2013;82: 577</w:t>
      </w:r>
      <w:r>
        <w:rPr>
          <w:rtl w:val="0"/>
          <w:lang w:val="en-US"/>
        </w:rPr>
        <w:t>–</w:t>
      </w:r>
      <w:r>
        <w:rPr>
          <w:rtl w:val="0"/>
          <w:lang w:val="en-US"/>
        </w:rPr>
        <w:t>606. doi:10.1146/annurev-biochem-070511-100425</w:t>
      </w:r>
    </w:p>
    <w:p>
      <w:pPr>
        <w:pStyle w:val="Bibliography"/>
        <w:rPr>
          <w:lang w:val="en-US"/>
        </w:rPr>
      </w:pPr>
      <w:r>
        <w:rPr>
          <w:rtl w:val="0"/>
          <w:lang w:val="en-US"/>
        </w:rPr>
        <w:t xml:space="preserve">26. </w:t>
        <w:tab/>
        <w:t xml:space="preserve">Gates C, Ananyev G, Dismukes GC. Realtime kinetics of the light driven steps of photosynthetic water oxidation in living organisms by </w:t>
      </w:r>
      <w:r>
        <w:rPr>
          <w:rtl w:val="0"/>
          <w:lang w:val="en-US"/>
        </w:rPr>
        <w:t>“</w:t>
      </w:r>
      <w:r>
        <w:rPr>
          <w:rtl w:val="0"/>
          <w:lang w:val="en-US"/>
        </w:rPr>
        <w:t>stroboscopic</w:t>
      </w:r>
      <w:r>
        <w:rPr>
          <w:rtl w:val="0"/>
          <w:lang w:val="en-US"/>
        </w:rPr>
        <w:t xml:space="preserve">” </w:t>
      </w:r>
      <w:r>
        <w:rPr>
          <w:rtl w:val="0"/>
          <w:lang w:val="en-US"/>
        </w:rPr>
        <w:t>fluorometry. Biochimica et Biophysica Acta (BBA) - Bioenergetics. 2020;1861: 148212. doi:10.1016/j.bbabio.2020.148212</w:t>
      </w:r>
    </w:p>
    <w:p>
      <w:pPr>
        <w:pStyle w:val="Bibliography"/>
        <w:rPr>
          <w:lang w:val="en-US"/>
        </w:rPr>
      </w:pPr>
      <w:r>
        <w:rPr>
          <w:rtl w:val="0"/>
          <w:lang w:val="en-US"/>
        </w:rPr>
        <w:t xml:space="preserve">27. </w:t>
        <w:tab/>
        <w:t>Zaharieva I, Dau H. Energetics and Kinetics of S-State Transitions Monitored by Delayed Chlorophyll Fluorescence. Frontiers in Plant Science. 2019;10. Available: https://www.frontiersin.org/articles/10.3389/fpls.2019.00386</w:t>
      </w:r>
    </w:p>
    <w:p>
      <w:pPr>
        <w:pStyle w:val="Bibliography"/>
        <w:rPr>
          <w:lang w:val="en-US"/>
        </w:rPr>
      </w:pPr>
      <w:r>
        <w:rPr>
          <w:rtl w:val="0"/>
          <w:lang w:val="en-US"/>
        </w:rPr>
        <w:t xml:space="preserve">28. </w:t>
        <w:tab/>
        <w:t>Dau H, Haumann M. Time-resolved X-ray spectroscopy leads to an extension of the classical S-state cycle model of photosynthetic oxygen evolution. Photosynth Res. 2007;92: 327</w:t>
      </w:r>
      <w:r>
        <w:rPr>
          <w:rtl w:val="0"/>
          <w:lang w:val="en-US"/>
        </w:rPr>
        <w:t>–</w:t>
      </w:r>
      <w:r>
        <w:rPr>
          <w:rtl w:val="0"/>
          <w:lang w:val="en-US"/>
        </w:rPr>
        <w:t>343. doi:10.1007/s11120-007-9141-9</w:t>
      </w:r>
    </w:p>
    <w:p>
      <w:pPr>
        <w:pStyle w:val="Bibliography"/>
        <w:rPr>
          <w:lang w:val="en-US"/>
        </w:rPr>
      </w:pPr>
      <w:r>
        <w:rPr>
          <w:rtl w:val="0"/>
          <w:lang w:val="en-US"/>
        </w:rPr>
        <w:t xml:space="preserve">29. </w:t>
        <w:tab/>
        <w:t>Keren N, Berg A, van Kan PJM, Levanon H, Ohad I. Mechanism of photosystem II photoinactivation and D1 protein degradation at low light: The role of back electron flow. Proceedings of the National Academy of Sciences. 1997;94: 1579</w:t>
      </w:r>
      <w:r>
        <w:rPr>
          <w:rtl w:val="0"/>
          <w:lang w:val="en-US"/>
        </w:rPr>
        <w:t>–</w:t>
      </w:r>
      <w:r>
        <w:rPr>
          <w:rtl w:val="0"/>
          <w:lang w:val="en-US"/>
        </w:rPr>
        <w:t>1584. doi:10.1073/pnas.94.4.1579</w:t>
      </w:r>
    </w:p>
    <w:p>
      <w:pPr>
        <w:pStyle w:val="Bibliography"/>
        <w:rPr>
          <w:lang w:val="en-US"/>
        </w:rPr>
      </w:pPr>
      <w:r>
        <w:rPr>
          <w:rtl w:val="0"/>
          <w:lang w:val="en-US"/>
        </w:rPr>
        <w:t xml:space="preserve">30. </w:t>
        <w:tab/>
        <w:t>de Wijn R, van Gorkom HJ. S-state dependence of the miss probability in Photosystem II. Photosynthesis Research. 2002;72: 217</w:t>
      </w:r>
      <w:r>
        <w:rPr>
          <w:rtl w:val="0"/>
          <w:lang w:val="en-US"/>
        </w:rPr>
        <w:t>–</w:t>
      </w:r>
      <w:r>
        <w:rPr>
          <w:rtl w:val="0"/>
          <w:lang w:val="en-US"/>
        </w:rPr>
        <w:t>222. doi:10.1023/A:1016128632704</w:t>
      </w:r>
    </w:p>
    <w:p>
      <w:pPr>
        <w:pStyle w:val="Bibliography"/>
        <w:rPr>
          <w:lang w:val="en-US"/>
        </w:rPr>
      </w:pPr>
      <w:r>
        <w:rPr>
          <w:rtl w:val="0"/>
          <w:lang w:val="en-US"/>
        </w:rPr>
        <w:t xml:space="preserve">31. </w:t>
        <w:tab/>
        <w:t>Otte A, Winder JC, Deng L, Schmutz J, Jenkins J, Grigoriev IV, et al. The diatom Fragilariopsis cylindrus: A model alga to understand cold-adapted life. Journal of Phycology. 2023;59: 301</w:t>
      </w:r>
      <w:r>
        <w:rPr>
          <w:rtl w:val="0"/>
          <w:lang w:val="en-US"/>
        </w:rPr>
        <w:t>–</w:t>
      </w:r>
      <w:r>
        <w:rPr>
          <w:rtl w:val="0"/>
          <w:lang w:val="en-US"/>
        </w:rPr>
        <w:t>306. doi:10.1111/jpy.13325</w:t>
      </w:r>
    </w:p>
    <w:p>
      <w:pPr>
        <w:pStyle w:val="Bibliography"/>
        <w:rPr>
          <w:lang w:val="en-US"/>
        </w:rPr>
      </w:pPr>
      <w:r>
        <w:rPr>
          <w:rtl w:val="0"/>
          <w:lang w:val="en-US"/>
        </w:rPr>
        <w:t xml:space="preserve">32. </w:t>
        <w:tab/>
        <w:t>Cefarelli AO, Ferrario ME, Almandoz GO, Atencio AG, Akselman R, Vernet M. Diversity of the diatom genus Fragilariopsis in the Argentine Sea and Antarctic waters: morphology, distribution and abundance. Polar Biology. 2010;33. doi:10.1007/s00300-010-0794-z</w:t>
      </w:r>
    </w:p>
    <w:p>
      <w:pPr>
        <w:pStyle w:val="Bibliography"/>
        <w:rPr>
          <w:lang w:val="en-US"/>
        </w:rPr>
      </w:pPr>
      <w:r>
        <w:rPr>
          <w:rtl w:val="0"/>
          <w:lang w:val="en-US"/>
        </w:rPr>
        <w:t xml:space="preserve">33. </w:t>
        <w:tab/>
        <w:t>Kang S-H, Fryxell GA. Fragilariopsis cylindrus (Grunow) Krieger: The most abundant diatom in water column assemblages of Antarctic marginal ice-edge zones. Polar Biol. 1992;12: 609</w:t>
      </w:r>
      <w:r>
        <w:rPr>
          <w:rtl w:val="0"/>
          <w:lang w:val="en-US"/>
        </w:rPr>
        <w:t>–</w:t>
      </w:r>
      <w:r>
        <w:rPr>
          <w:rtl w:val="0"/>
          <w:lang w:val="en-US"/>
        </w:rPr>
        <w:t>627. doi:10.1007/BF00236984</w:t>
      </w:r>
    </w:p>
    <w:p>
      <w:pPr>
        <w:pStyle w:val="Bibliography"/>
        <w:rPr>
          <w:lang w:val="en-US"/>
        </w:rPr>
      </w:pPr>
      <w:r>
        <w:rPr>
          <w:rtl w:val="0"/>
          <w:lang w:val="en-US"/>
        </w:rPr>
        <w:t xml:space="preserve">34. </w:t>
        <w:tab/>
        <w:t>Poulsen N, Kr</w:t>
      </w:r>
      <w:r>
        <w:rPr>
          <w:rtl w:val="0"/>
          <w:lang w:val="en-US"/>
        </w:rPr>
        <w:t>ö</w:t>
      </w:r>
      <w:r>
        <w:rPr>
          <w:rtl w:val="0"/>
          <w:lang w:val="en-US"/>
        </w:rPr>
        <w:t>ger N. Thalassiosira pseudonana (Cyclotella nana) (Hustedt) Hasle et Heimdal (Bacillariophyceae): A genetically tractable model organism for studying diatom biology, including biological silica formation. Journal of Phycology. 2023;59: 809</w:t>
      </w:r>
      <w:r>
        <w:rPr>
          <w:rtl w:val="0"/>
          <w:lang w:val="en-US"/>
        </w:rPr>
        <w:t>–</w:t>
      </w:r>
      <w:r>
        <w:rPr>
          <w:rtl w:val="0"/>
          <w:lang w:val="en-US"/>
        </w:rPr>
        <w:t>817. doi:10.1111/jpy.13362</w:t>
      </w:r>
    </w:p>
    <w:p>
      <w:pPr>
        <w:pStyle w:val="Bibliography"/>
        <w:rPr>
          <w:lang w:val="en-US"/>
        </w:rPr>
      </w:pPr>
      <w:r>
        <w:rPr>
          <w:rtl w:val="0"/>
          <w:lang w:val="en-US"/>
        </w:rPr>
        <w:t xml:space="preserve">35. </w:t>
        <w:tab/>
        <w:t>Cook G, Teufel A, Kalra I, Li W, Wang X, Priscu J, et al. The Antarctic psychrophiles Chlamydomonas spp. UWO241 and ICE-MDV exhibit differential restructuring of photosystem I in response to iron. Photosynth Res. 2019;141: 209</w:t>
      </w:r>
      <w:r>
        <w:rPr>
          <w:rtl w:val="0"/>
          <w:lang w:val="en-US"/>
        </w:rPr>
        <w:t>–</w:t>
      </w:r>
      <w:r>
        <w:rPr>
          <w:rtl w:val="0"/>
          <w:lang w:val="en-US"/>
        </w:rPr>
        <w:t>228. doi:10.1007/s11120-019-00621-0</w:t>
      </w:r>
    </w:p>
    <w:p>
      <w:pPr>
        <w:pStyle w:val="Bibliography"/>
        <w:rPr>
          <w:lang w:val="en-US"/>
        </w:rPr>
      </w:pPr>
      <w:r>
        <w:rPr>
          <w:rtl w:val="0"/>
          <w:lang w:val="en-US"/>
        </w:rPr>
        <w:t xml:space="preserve">36. </w:t>
        <w:tab/>
        <w:t>Stahl-Rommel S, Kalra I, D</w:t>
      </w:r>
      <w:r>
        <w:rPr>
          <w:rtl w:val="0"/>
          <w:lang w:val="en-US"/>
        </w:rPr>
        <w:t>’</w:t>
      </w:r>
      <w:r>
        <w:rPr>
          <w:rtl w:val="0"/>
          <w:lang w:val="en-US"/>
        </w:rPr>
        <w:t>Silva S, Hahn MM, Popson D, Cvetkovska M, et al. Cyclic electron flow (CEF) and ascorbate pathway activity provide constitutive photoprotection for the photopsychrophile, Chlamydomonas sp. UWO 241</w:t>
      </w:r>
      <w:r>
        <w:rPr>
          <w:rtl w:val="0"/>
          <w:lang w:val="en-US"/>
        </w:rPr>
        <w:t> </w:t>
      </w:r>
      <w:r>
        <w:rPr>
          <w:rtl w:val="0"/>
          <w:lang w:val="en-US"/>
        </w:rPr>
        <w:t>(renamed Chlamydomonas priscuii). Photosynth Res. 2022;151: 235</w:t>
      </w:r>
      <w:r>
        <w:rPr>
          <w:rtl w:val="0"/>
          <w:lang w:val="en-US"/>
        </w:rPr>
        <w:t>–</w:t>
      </w:r>
      <w:r>
        <w:rPr>
          <w:rtl w:val="0"/>
          <w:lang w:val="en-US"/>
        </w:rPr>
        <w:t>250. doi:10.1007/s11120-021-00877-5</w:t>
      </w:r>
    </w:p>
    <w:p>
      <w:pPr>
        <w:pStyle w:val="Bibliography"/>
        <w:rPr>
          <w:lang w:val="en-US"/>
        </w:rPr>
      </w:pPr>
      <w:r>
        <w:rPr>
          <w:rtl w:val="0"/>
          <w:lang w:val="en-US"/>
        </w:rPr>
        <w:t xml:space="preserve">37. </w:t>
        <w:tab/>
        <w:t>Li W, Podar M, Morgan-Kiss RM. Ultrastructural and Single-Cell-Level Characterization Reveals Metabolic Versatility in a Microbial Eukaryote Community from an Ice-Covered Antarctic Lake. Applied and Environmental Microbiology. 2016;82: 3659</w:t>
      </w:r>
      <w:r>
        <w:rPr>
          <w:rtl w:val="0"/>
          <w:lang w:val="en-US"/>
        </w:rPr>
        <w:t>–</w:t>
      </w:r>
      <w:r>
        <w:rPr>
          <w:rtl w:val="0"/>
          <w:lang w:val="en-US"/>
        </w:rPr>
        <w:t>3670. doi:10.1128/AEM.00478-16</w:t>
      </w:r>
    </w:p>
    <w:p>
      <w:pPr>
        <w:pStyle w:val="Bibliography"/>
        <w:rPr>
          <w:lang w:val="en-US"/>
        </w:rPr>
      </w:pPr>
      <w:r>
        <w:rPr>
          <w:rtl w:val="0"/>
          <w:lang w:val="en-US"/>
        </w:rPr>
        <w:t xml:space="preserve">38. </w:t>
        <w:tab/>
        <w:t>H</w:t>
      </w:r>
      <w:r>
        <w:rPr>
          <w:rtl w:val="0"/>
          <w:lang w:val="en-US"/>
        </w:rPr>
        <w:t>ü</w:t>
      </w:r>
      <w:r>
        <w:rPr>
          <w:rtl w:val="0"/>
          <w:lang w:val="en-US"/>
        </w:rPr>
        <w:t>ner NPA, Szyszka-Mroz B, Ivanov AG, Kata V, Lye H, Smith DR. Photosynthetic adaptation and multicellularity in the Antarctic psychrophile, Chlamydomonas priscuii. Algal Research. 2023;74: 103220. doi:10.1016/j.algal.2023.103220</w:t>
      </w:r>
    </w:p>
    <w:p>
      <w:pPr>
        <w:pStyle w:val="Bibliography"/>
        <w:rPr>
          <w:lang w:val="en-US"/>
        </w:rPr>
      </w:pPr>
      <w:r>
        <w:rPr>
          <w:rtl w:val="0"/>
          <w:lang w:val="en-US"/>
        </w:rPr>
        <w:t xml:space="preserve">39. </w:t>
        <w:tab/>
        <w:t>Balzano S, Gourvil P, Siano R, Chanoine M, Marie D, Lessard S, et al. Diversity of cultured photosynthetic flagellates in the northeast Pacific and Arctic Oceans in summer. Biogeosciences. 2012;9: 4553</w:t>
      </w:r>
      <w:r>
        <w:rPr>
          <w:rtl w:val="0"/>
          <w:lang w:val="en-US"/>
        </w:rPr>
        <w:t>–</w:t>
      </w:r>
      <w:r>
        <w:rPr>
          <w:rtl w:val="0"/>
          <w:lang w:val="en-US"/>
        </w:rPr>
        <w:t>4571. doi:10.5194/bg-9-4553-2012</w:t>
      </w:r>
    </w:p>
    <w:p>
      <w:pPr>
        <w:pStyle w:val="Bibliography"/>
        <w:rPr>
          <w:lang w:val="en-US"/>
        </w:rPr>
      </w:pPr>
      <w:r>
        <w:rPr>
          <w:rtl w:val="0"/>
          <w:lang w:val="en-US"/>
        </w:rPr>
        <w:t xml:space="preserve">40. </w:t>
        <w:tab/>
        <w:t>Morales-S</w:t>
      </w:r>
      <w:r>
        <w:rPr>
          <w:rtl w:val="0"/>
          <w:lang w:val="en-US"/>
        </w:rPr>
        <w:t>á</w:t>
      </w:r>
      <w:r>
        <w:rPr>
          <w:rtl w:val="0"/>
          <w:lang w:val="en-US"/>
        </w:rPr>
        <w:t>nchez D, Schulze PSC, Kiron V, Wijffels RH. Temperature-Dependent Lipid Accumulation in the Polar Marine Microalga Chlamydomonas malina RCC2488. Frontiers in Plant Science. 2020;11. doi:10.3389/fpls.2020.619064</w:t>
      </w:r>
    </w:p>
    <w:p>
      <w:pPr>
        <w:pStyle w:val="Bibliography"/>
        <w:rPr>
          <w:lang w:val="en-US"/>
        </w:rPr>
      </w:pPr>
      <w:r>
        <w:rPr>
          <w:rtl w:val="0"/>
          <w:lang w:val="en-US"/>
        </w:rPr>
        <w:t xml:space="preserve">41. </w:t>
        <w:tab/>
        <w:t>Sasso S, Stibor H, Mittag M, Grossman AR. From molecular manipulation of domesticated Chlamydomonas reinhardtii to survival in nature. King SR, Rodgers PA, editors. eLife. 2018;7: e39233. doi:10.7554/eLife.39233</w:t>
      </w:r>
    </w:p>
    <w:p>
      <w:pPr>
        <w:pStyle w:val="Bibliography"/>
        <w:rPr>
          <w:lang w:val="en-US"/>
        </w:rPr>
      </w:pPr>
      <w:r>
        <w:rPr>
          <w:rtl w:val="0"/>
          <w:lang w:val="en-US"/>
        </w:rPr>
        <w:t xml:space="preserve">42. </w:t>
        <w:tab/>
        <w:t>Xie B, Bishop S, Stessman D, Wright D, Spalding MH, Halverson LJ. Chlamydomonas reinhardtii thermal tolerance enhancement mediated by a mutualistic interaction with vitamin B12-producing bacteria. The ISME Journal. 2013;7: 1544</w:t>
      </w:r>
      <w:r>
        <w:rPr>
          <w:rtl w:val="0"/>
          <w:lang w:val="en-US"/>
        </w:rPr>
        <w:t>–</w:t>
      </w:r>
      <w:r>
        <w:rPr>
          <w:rtl w:val="0"/>
          <w:lang w:val="en-US"/>
        </w:rPr>
        <w:t>1555. doi:10.1038/ismej.2013.43</w:t>
      </w:r>
    </w:p>
    <w:p>
      <w:pPr>
        <w:pStyle w:val="Bibliography"/>
        <w:rPr>
          <w:lang w:val="en-US"/>
        </w:rPr>
      </w:pPr>
      <w:r>
        <w:rPr>
          <w:rtl w:val="0"/>
          <w:lang w:val="en-US"/>
        </w:rPr>
        <w:t xml:space="preserve">43. </w:t>
        <w:tab/>
        <w:t>Wiel JBV, D.</w:t>
      </w:r>
      <w:r>
        <w:rPr>
          <w:rtl w:val="0"/>
          <w:lang w:val="en-US"/>
        </w:rPr>
        <w:t> </w:t>
      </w:r>
      <w:r>
        <w:rPr>
          <w:rtl w:val="0"/>
          <w:lang w:val="en-US"/>
        </w:rPr>
        <w:t>Mikulicz J, R.</w:t>
      </w:r>
      <w:r>
        <w:rPr>
          <w:rtl w:val="0"/>
          <w:lang w:val="en-US"/>
        </w:rPr>
        <w:t> </w:t>
      </w:r>
      <w:r>
        <w:rPr>
          <w:rtl w:val="0"/>
          <w:lang w:val="en-US"/>
        </w:rPr>
        <w:t>Boysen M, Hashemi N, Kalgren P, M.</w:t>
      </w:r>
      <w:r>
        <w:rPr>
          <w:rtl w:val="0"/>
          <w:lang w:val="en-US"/>
        </w:rPr>
        <w:t> </w:t>
      </w:r>
      <w:r>
        <w:rPr>
          <w:rtl w:val="0"/>
          <w:lang w:val="en-US"/>
        </w:rPr>
        <w:t>Nauman L, et al. Characterization of Chlorella vulgaris and Chlorella protothecoides using multi-pixel photon counters in a 3D focusing optofluidic system. RSC Advances. 2017;7: 4402</w:t>
      </w:r>
      <w:r>
        <w:rPr>
          <w:rtl w:val="0"/>
          <w:lang w:val="en-US"/>
        </w:rPr>
        <w:t>–</w:t>
      </w:r>
      <w:r>
        <w:rPr>
          <w:rtl w:val="0"/>
          <w:lang w:val="en-US"/>
        </w:rPr>
        <w:t>4408. doi:10.1039/C6RA25837A</w:t>
      </w:r>
    </w:p>
    <w:p>
      <w:pPr>
        <w:pStyle w:val="Bibliography"/>
        <w:rPr>
          <w:lang w:val="en-US"/>
        </w:rPr>
      </w:pPr>
      <w:r>
        <w:rPr>
          <w:rtl w:val="0"/>
          <w:lang w:val="en-US"/>
        </w:rPr>
        <w:t xml:space="preserve">44. </w:t>
        <w:tab/>
        <w:t>Leyva LA, Bashan Y, Mendoza A, de-Bashan LE. Accumulation fatty acids of in Chlorella vulgaris under heterotrophic conditions in relation to activity of acetyl-CoA carboxylase, temperature, and co-immobilization with Azospirillum brasilense. Naturwissenschaften. 2014;101: 819</w:t>
      </w:r>
      <w:r>
        <w:rPr>
          <w:rtl w:val="0"/>
          <w:lang w:val="en-US"/>
        </w:rPr>
        <w:t>–</w:t>
      </w:r>
      <w:r>
        <w:rPr>
          <w:rtl w:val="0"/>
          <w:lang w:val="en-US"/>
        </w:rPr>
        <w:t>830. doi:10.1007/s00114-014-1223-x</w:t>
      </w:r>
    </w:p>
    <w:p>
      <w:pPr>
        <w:pStyle w:val="Bibliography"/>
        <w:rPr>
          <w:lang w:val="en-US"/>
        </w:rPr>
      </w:pPr>
      <w:r>
        <w:rPr>
          <w:rtl w:val="0"/>
          <w:lang w:val="en-US"/>
        </w:rPr>
        <w:t xml:space="preserve">45. </w:t>
        <w:tab/>
        <w:t>Berman-Frank I, Campbell D, Ciotti A, Erickson Z, Fujiki T, Halsey K, et al. Application of Single Turnover Active Chlorophyll Fluorescence for Phytoplankton Productivity Measurements. Version 2.0. Scientific Committee on Oceanic Research (SCOR) Working Group 156; 2023 Jun. doi:10.25607/OBP-1084</w:t>
      </w:r>
    </w:p>
    <w:p>
      <w:pPr>
        <w:pStyle w:val="Bibliography"/>
        <w:rPr>
          <w:lang w:val="en-US"/>
        </w:rPr>
      </w:pPr>
      <w:r>
        <w:rPr>
          <w:rtl w:val="0"/>
          <w:lang w:val="en-US"/>
        </w:rPr>
        <w:t xml:space="preserve">46. </w:t>
        <w:tab/>
        <w:t xml:space="preserve">Kolber ZS. Measurements of variable chlorophyll </w:t>
      </w:r>
      <w:r>
        <w:rPr>
          <w:rtl w:val="0"/>
          <w:lang w:val="en-US"/>
        </w:rPr>
        <w:t>£</w:t>
      </w:r>
      <w:r>
        <w:rPr>
          <w:rtl w:val="0"/>
          <w:lang w:val="en-US"/>
        </w:rPr>
        <w:t>uorescence using fast repetition rate techniques: de</w:t>
      </w:r>
      <w:r>
        <w:rPr>
          <w:rtl w:val="0"/>
          <w:lang w:val="en-US"/>
        </w:rPr>
        <w:t>¢</w:t>
      </w:r>
      <w:r>
        <w:rPr>
          <w:rtl w:val="0"/>
          <w:lang w:val="en-US"/>
        </w:rPr>
        <w:t xml:space="preserve">ning methodology and experimental protocols. Biochimica et Biophysica Acta. : 19. </w:t>
      </w:r>
    </w:p>
    <w:p>
      <w:pPr>
        <w:pStyle w:val="Bibliography"/>
        <w:rPr>
          <w:lang w:val="en-US"/>
        </w:rPr>
      </w:pPr>
      <w:r>
        <w:rPr>
          <w:rtl w:val="0"/>
          <w:lang w:val="en-US"/>
        </w:rPr>
        <w:t xml:space="preserve">47. </w:t>
        <w:tab/>
        <w:t xml:space="preserve">Xu K, Lavaud J, Perkins R, Austen E, Bonnanfant M, Campbell DA. Phytoplankton </w:t>
      </w:r>
      <w:r>
        <w:rPr>
          <w:rtl w:val="0"/>
          <w:lang w:val="en-US"/>
        </w:rPr>
        <w:t>σ</w:t>
      </w:r>
      <w:r>
        <w:rPr>
          <w:rtl w:val="0"/>
          <w:lang w:val="en-US"/>
        </w:rPr>
        <w:t>PSII and Excitation Dissipation; Implications for Estimates of Primary Productivity. Front Mar Sci. 2018;5. doi:10.3389/fmars.2018.00281</w:t>
      </w:r>
    </w:p>
    <w:p>
      <w:pPr>
        <w:pStyle w:val="Bibliography"/>
        <w:rPr>
          <w:lang w:val="en-US"/>
        </w:rPr>
      </w:pPr>
      <w:r>
        <w:rPr>
          <w:rtl w:val="0"/>
          <w:lang w:val="en-US"/>
        </w:rPr>
        <w:t xml:space="preserve">48. </w:t>
        <w:tab/>
        <w:t>Ivanov AG, Sane PV, Krol M, Gray GR, Balseris A, Savitch LV, et al. Acclimation to temperature and irradiance modulates PSII charge recombination. FEBS Letters. 2006;580: 2797</w:t>
      </w:r>
      <w:r>
        <w:rPr>
          <w:rtl w:val="0"/>
          <w:lang w:val="en-US"/>
        </w:rPr>
        <w:t>–</w:t>
      </w:r>
      <w:r>
        <w:rPr>
          <w:rtl w:val="0"/>
          <w:lang w:val="en-US"/>
        </w:rPr>
        <w:t>2802. doi:10.1016/j.febslet.2006.04.018</w:t>
      </w:r>
    </w:p>
    <w:p>
      <w:pPr>
        <w:pStyle w:val="Bibliography"/>
        <w:rPr>
          <w:lang w:val="en-US"/>
        </w:rPr>
      </w:pPr>
      <w:r>
        <w:rPr>
          <w:rtl w:val="0"/>
          <w:lang w:val="en-US"/>
        </w:rPr>
        <w:t xml:space="preserve">49. </w:t>
        <w:tab/>
        <w:t>Wickham H, Averick M, Bryan J, Chang W, McGowan LD, Fran</w:t>
      </w:r>
      <w:r>
        <w:rPr>
          <w:rtl w:val="0"/>
          <w:lang w:val="en-US"/>
        </w:rPr>
        <w:t>ç</w:t>
      </w:r>
      <w:r>
        <w:rPr>
          <w:rtl w:val="0"/>
          <w:lang w:val="en-US"/>
        </w:rPr>
        <w:t>ois R, et al. Welcome to the tidyverse. Journal of Open Source Software. 2019;4: 1686. doi:10.21105/joss.01686</w:t>
      </w:r>
    </w:p>
    <w:p>
      <w:pPr>
        <w:pStyle w:val="Bibliography"/>
        <w:rPr>
          <w:lang w:val="en-US"/>
        </w:rPr>
      </w:pPr>
      <w:r>
        <w:rPr>
          <w:rtl w:val="0"/>
          <w:lang w:val="en-US"/>
        </w:rPr>
        <w:t xml:space="preserve">50. </w:t>
        <w:tab/>
        <w:t>Grolemund G, Wickham H. Dates and times made easy with lubridate. Journal of Statistical Software. 2011;40: 1</w:t>
      </w:r>
      <w:r>
        <w:rPr>
          <w:rtl w:val="0"/>
          <w:lang w:val="en-US"/>
        </w:rPr>
        <w:t>–</w:t>
      </w:r>
      <w:r>
        <w:rPr>
          <w:rtl w:val="0"/>
          <w:lang w:val="en-US"/>
        </w:rPr>
        <w:t>25. Available: https://www.jstatsoft.org/v40/i03/</w:t>
      </w:r>
    </w:p>
    <w:p>
      <w:pPr>
        <w:pStyle w:val="Bibliography"/>
        <w:rPr>
          <w:lang w:val="en-US"/>
        </w:rPr>
      </w:pPr>
      <w:r>
        <w:rPr>
          <w:rtl w:val="0"/>
          <w:lang w:val="en-US"/>
        </w:rPr>
        <w:t xml:space="preserve">51. </w:t>
        <w:tab/>
        <w:t>Bryan J. googlesheets4: Access google sheets using the sheets API V4. 2023. Available: https://CRAN.R-project.org/package=googlesheets4</w:t>
      </w:r>
    </w:p>
    <w:p>
      <w:pPr>
        <w:pStyle w:val="Bibliography"/>
        <w:rPr>
          <w:lang w:val="en-US"/>
        </w:rPr>
      </w:pPr>
      <w:r>
        <w:rPr>
          <w:rtl w:val="0"/>
          <w:lang w:val="en-US"/>
        </w:rPr>
        <w:t xml:space="preserve">52. </w:t>
        <w:tab/>
        <w:t>H</w:t>
      </w:r>
      <w:r>
        <w:rPr>
          <w:rtl w:val="0"/>
          <w:lang w:val="en-US"/>
        </w:rPr>
        <w:t>ø</w:t>
      </w:r>
      <w:r>
        <w:rPr>
          <w:rtl w:val="0"/>
          <w:lang w:val="en-US"/>
        </w:rPr>
        <w:t>jsgaard S, Halekoh U. doBy: Groupwise statistics, LSmeans, linear estimates, utilities. 2023. Available: https://CRAN.R-project.org/package=doBy</w:t>
      </w:r>
    </w:p>
    <w:p>
      <w:pPr>
        <w:pStyle w:val="Bibliography"/>
        <w:rPr>
          <w:lang w:val="en-US"/>
        </w:rPr>
      </w:pPr>
      <w:r>
        <w:rPr>
          <w:rtl w:val="0"/>
          <w:lang w:val="en-US"/>
        </w:rPr>
        <w:t xml:space="preserve">53. </w:t>
        <w:tab/>
        <w:t>Roesch A, Schmidbauer H. WaveletComp: Computational wavelet analysis. 2018. Available: https://CRAN.R-project.org/package=WaveletComp</w:t>
      </w:r>
    </w:p>
    <w:p>
      <w:pPr>
        <w:pStyle w:val="Bibliography"/>
        <w:rPr>
          <w:lang w:val="en-US"/>
        </w:rPr>
      </w:pPr>
      <w:r>
        <w:rPr>
          <w:rtl w:val="0"/>
          <w:lang w:val="en-US"/>
        </w:rPr>
        <w:t xml:space="preserve">54. </w:t>
        <w:tab/>
        <w:t>Wood SN. Fast stable restricted maximum likelihood and marginal likelihood estimation of semiparametric generalized linear models. Journal of the Royal Statistical Society: Series B (Statistical Methodology). 2011;73: 3</w:t>
      </w:r>
      <w:r>
        <w:rPr>
          <w:rtl w:val="0"/>
          <w:lang w:val="en-US"/>
        </w:rPr>
        <w:t>–</w:t>
      </w:r>
      <w:r>
        <w:rPr>
          <w:rtl w:val="0"/>
          <w:lang w:val="en-US"/>
        </w:rPr>
        <w:t>36. doi:10.1111/j.1467-9868.2010.00749.x</w:t>
      </w:r>
    </w:p>
    <w:p>
      <w:pPr>
        <w:pStyle w:val="Bibliography"/>
        <w:rPr>
          <w:lang w:val="en-US"/>
        </w:rPr>
      </w:pPr>
      <w:r>
        <w:rPr>
          <w:rtl w:val="0"/>
          <w:lang w:val="en-US"/>
        </w:rPr>
        <w:t xml:space="preserve">55. </w:t>
        <w:tab/>
        <w:t>Fasiolo, Matteo, Nedellec, Rapha"el, Goude, Yannig, et al. Scalable visualisation methods for modern generalized additive models. Journal of the Royal Statistical Society (B). 2020;29: 78</w:t>
      </w:r>
      <w:r>
        <w:rPr>
          <w:rtl w:val="0"/>
          <w:lang w:val="en-US"/>
        </w:rPr>
        <w:t>–</w:t>
      </w:r>
      <w:r>
        <w:rPr>
          <w:rtl w:val="0"/>
          <w:lang w:val="en-US"/>
        </w:rPr>
        <w:t xml:space="preserve">86. </w:t>
      </w:r>
    </w:p>
    <w:p>
      <w:pPr>
        <w:pStyle w:val="Bibliography"/>
        <w:rPr>
          <w:lang w:val="en-US"/>
        </w:rPr>
      </w:pPr>
      <w:r>
        <w:rPr>
          <w:rtl w:val="0"/>
          <w:lang w:val="en-US"/>
        </w:rPr>
        <w:t xml:space="preserve">56. </w:t>
        <w:tab/>
        <w:t>Wickham H. ggplot2: Elegant graphics for data analysis. Springer-Verlag New York; 2016. Available: https://ggplot2.tidyverse.org</w:t>
      </w:r>
    </w:p>
    <w:p>
      <w:pPr>
        <w:pStyle w:val="Bibliography"/>
        <w:rPr>
          <w:lang w:val="en-US"/>
        </w:rPr>
      </w:pPr>
      <w:r>
        <w:rPr>
          <w:rtl w:val="0"/>
          <w:lang w:val="en-US"/>
        </w:rPr>
        <w:t xml:space="preserve">57. </w:t>
        <w:tab/>
        <w:t>Campitelli E. metR: Tools for easier analysis of meteorological fields. 2021. doi:10.5281/zenodo.2593516</w:t>
      </w:r>
    </w:p>
    <w:p>
      <w:pPr>
        <w:pStyle w:val="Bibliography"/>
        <w:rPr>
          <w:lang w:val="en-US"/>
        </w:rPr>
      </w:pPr>
      <w:r>
        <w:rPr>
          <w:rtl w:val="0"/>
          <w:lang w:val="en-US"/>
        </w:rPr>
        <w:t xml:space="preserve">58. </w:t>
        <w:tab/>
        <w:t>Theis FJ, Meyer-B</w:t>
      </w:r>
      <w:r>
        <w:rPr>
          <w:rtl w:val="0"/>
          <w:lang w:val="en-US"/>
        </w:rPr>
        <w:t>ä</w:t>
      </w:r>
      <w:r>
        <w:rPr>
          <w:rtl w:val="0"/>
          <w:lang w:val="en-US"/>
        </w:rPr>
        <w:t>se A. Spectral Transformations. 1st ed. Biomedical Signal Analysis</w:t>
      </w:r>
      <w:r>
        <w:rPr>
          <w:rtl w:val="0"/>
          <w:lang w:val="en-US"/>
        </w:rPr>
        <w:t> </w:t>
      </w:r>
      <w:r>
        <w:rPr>
          <w:rtl w:val="0"/>
          <w:lang w:val="en-US"/>
        </w:rPr>
        <w:t xml:space="preserve">: Contemporary Methods and Applications. 1st ed. MIT Press; 2010. p. 42. </w:t>
      </w:r>
    </w:p>
    <w:p>
      <w:pPr>
        <w:pStyle w:val="Bibliography"/>
        <w:rPr>
          <w:lang w:val="en-US"/>
        </w:rPr>
      </w:pPr>
      <w:r>
        <w:rPr>
          <w:rtl w:val="0"/>
          <w:lang w:val="en-US"/>
        </w:rPr>
        <w:t xml:space="preserve">59. </w:t>
        <w:tab/>
        <w:t>Cazelles B, Chavez M, Berteaux D, M</w:t>
      </w:r>
      <w:r>
        <w:rPr>
          <w:rtl w:val="0"/>
          <w:lang w:val="en-US"/>
        </w:rPr>
        <w:t>é</w:t>
      </w:r>
      <w:r>
        <w:rPr>
          <w:rtl w:val="0"/>
          <w:lang w:val="en-US"/>
        </w:rPr>
        <w:t>nard F, Vik JO, Jenouvrier S, et al. Wavelet analysis of ecological time series. Oecologia. 2008;156: 287</w:t>
      </w:r>
      <w:r>
        <w:rPr>
          <w:rtl w:val="0"/>
          <w:lang w:val="en-US"/>
        </w:rPr>
        <w:t>–</w:t>
      </w:r>
      <w:r>
        <w:rPr>
          <w:rtl w:val="0"/>
          <w:lang w:val="en-US"/>
        </w:rPr>
        <w:t>304. doi:10.1007/s00442-008-0993-2</w:t>
      </w:r>
    </w:p>
    <w:p>
      <w:pPr>
        <w:pStyle w:val="Bibliography"/>
        <w:rPr>
          <w:lang w:val="en-US"/>
        </w:rPr>
      </w:pPr>
      <w:r>
        <w:rPr>
          <w:rtl w:val="0"/>
          <w:lang w:val="en-US"/>
        </w:rPr>
        <w:t xml:space="preserve">60. </w:t>
        <w:tab/>
        <w:t>Pinilla J, Negr</w:t>
      </w:r>
      <w:r>
        <w:rPr>
          <w:rtl w:val="0"/>
          <w:lang w:val="en-US"/>
        </w:rPr>
        <w:t>í</w:t>
      </w:r>
      <w:r>
        <w:rPr>
          <w:rtl w:val="0"/>
          <w:lang w:val="en-US"/>
        </w:rPr>
        <w:t>n M. Non-Parametric Generalized Additive Models as a Tool for Evaluating Policy Interventions. Mathematics. 2021;9: 299. doi:10.3390/math9040299</w:t>
      </w:r>
    </w:p>
    <w:p>
      <w:pPr>
        <w:pStyle w:val="Bibliography"/>
        <w:rPr>
          <w:lang w:val="en-US"/>
        </w:rPr>
      </w:pPr>
      <w:r>
        <w:rPr>
          <w:rtl w:val="0"/>
          <w:lang w:val="en-US"/>
        </w:rPr>
        <w:t xml:space="preserve">61. </w:t>
        <w:tab/>
        <w:t>Schoenig D, Maynard L, Brice M-H, Cazelles K, Braga PHP, Gongora E, et al. Workshop 8: Generalized additive models in R. Qu</w:t>
      </w:r>
      <w:r>
        <w:rPr>
          <w:rtl w:val="0"/>
          <w:lang w:val="en-US"/>
        </w:rPr>
        <w:t>é</w:t>
      </w:r>
      <w:r>
        <w:rPr>
          <w:rtl w:val="0"/>
          <w:lang w:val="en-US"/>
        </w:rPr>
        <w:t>bec Centre for Biodiversity Science; 2023. Available: https://r.qcbs.ca/workshop08/pres-en/workshop08-pres-en.html#36</w:t>
      </w:r>
    </w:p>
    <w:p>
      <w:pPr>
        <w:pStyle w:val="Bibliography"/>
        <w:rPr>
          <w:lang w:val="en-US"/>
        </w:rPr>
      </w:pPr>
      <w:r>
        <w:rPr>
          <w:rtl w:val="0"/>
          <w:lang w:val="en-US"/>
        </w:rPr>
        <w:t xml:space="preserve">62. </w:t>
        <w:tab/>
        <w:t xml:space="preserve">Wood SN. Generalized Additive Models: an introduction with R. 2nd ed. New York: Chapman and Hall/CRC; 2017. </w:t>
      </w:r>
    </w:p>
    <w:p>
      <w:pPr>
        <w:pStyle w:val="Bibliography"/>
        <w:rPr>
          <w:lang w:val="en-US"/>
        </w:rPr>
      </w:pPr>
      <w:r>
        <w:rPr>
          <w:rtl w:val="0"/>
          <w:lang w:val="en-US"/>
        </w:rPr>
        <w:t xml:space="preserve">63. </w:t>
        <w:tab/>
        <w:t>Yager RM. Detecting influential observations in nonlinear regression modeling of groundwater flow. Water Resources Research. 1998;34: 1623</w:t>
      </w:r>
      <w:r>
        <w:rPr>
          <w:rtl w:val="0"/>
          <w:lang w:val="en-US"/>
        </w:rPr>
        <w:t>–</w:t>
      </w:r>
      <w:r>
        <w:rPr>
          <w:rtl w:val="0"/>
          <w:lang w:val="en-US"/>
        </w:rPr>
        <w:t>1633. doi:10.1029/98WR01010</w:t>
      </w:r>
    </w:p>
    <w:p>
      <w:pPr>
        <w:pStyle w:val="Bibliography"/>
        <w:rPr>
          <w:lang w:val="en-US"/>
        </w:rPr>
      </w:pPr>
      <w:r>
        <w:rPr>
          <w:rtl w:val="0"/>
          <w:lang w:val="en-US"/>
        </w:rPr>
        <w:t xml:space="preserve">64. </w:t>
        <w:tab/>
        <w:t>Han G, Chernev P, Styring S, Messinger J, Mamedov F. Molecular basis for turnover inefficiencies (misses) during water oxidation in photosystem II. Chem Sci. 2022;13: 8667</w:t>
      </w:r>
      <w:r>
        <w:rPr>
          <w:rtl w:val="0"/>
          <w:lang w:val="en-US"/>
        </w:rPr>
        <w:t>–</w:t>
      </w:r>
      <w:r>
        <w:rPr>
          <w:rtl w:val="0"/>
          <w:lang w:val="en-US"/>
        </w:rPr>
        <w:t>8678. doi:10.1039/D2SC00854H</w:t>
      </w:r>
    </w:p>
    <w:p>
      <w:pPr>
        <w:pStyle w:val="Body"/>
        <w:ind w:firstLine="0"/>
      </w:pPr>
    </w:p>
    <w:p>
      <w:pPr>
        <w:pStyle w:val="Body"/>
        <w:sectPr>
          <w:headerReference w:type="default" r:id="rId31"/>
          <w:pgSz w:w="12240" w:h="15840" w:orient="portrait"/>
          <w:pgMar w:top="1440" w:right="1440" w:bottom="1440" w:left="1440" w:header="720" w:footer="720"/>
          <w:bidi w:val="0"/>
        </w:sectPr>
      </w:pPr>
    </w:p>
    <w:p>
      <w:pPr>
        <w:pStyle w:val="Heading"/>
      </w:pPr>
      <w:bookmarkStart w:name="_Toc30" w:id="92"/>
      <w:r>
        <w:rPr>
          <w:rStyle w:val="page number"/>
          <w:rFonts w:cs="Arial Unicode MS" w:eastAsia="Arial Unicode MS"/>
          <w:rtl w:val="0"/>
          <w:lang w:val="da-DK"/>
        </w:rPr>
        <w:t>Appendix</w:t>
      </w:r>
      <w:bookmarkEnd w:id="92"/>
    </w:p>
    <w:p>
      <w:pPr>
        <w:pStyle w:val="Body"/>
        <w:ind w:firstLine="0"/>
      </w:pPr>
      <w:r>
        <w:rPr>
          <w:b w:val="1"/>
          <w:bCs w:val="1"/>
          <w:rtl w:val="0"/>
          <w:lang w:val="fr-FR"/>
        </w:rPr>
        <w:t>Table A1:</w:t>
      </w:r>
      <w:r>
        <w:rPr>
          <w:rStyle w:val="page number"/>
          <w:rtl w:val="0"/>
          <w:lang w:val="en-US"/>
        </w:rPr>
        <w:t xml:space="preserve"> Flash delivery capacity of the Soliense LIFT-REM fluorometer</w:t>
      </w: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1d7"/>
        <w:tblLayout w:type="fixed"/>
      </w:tblPr>
      <w:tblGrid>
        <w:gridCol w:w="2263"/>
        <w:gridCol w:w="3261"/>
        <w:gridCol w:w="3826"/>
      </w:tblGrid>
      <w:tr>
        <w:tblPrEx>
          <w:shd w:val="clear" w:color="auto" w:fill="cad1d7"/>
        </w:tblPrEx>
        <w:trPr>
          <w:trHeight w:val="300" w:hRule="atLeast"/>
        </w:trPr>
        <w:tc>
          <w:tcPr>
            <w:tcW w:type="dxa" w:w="2263"/>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Set Flash Spacing (s)</w:t>
            </w:r>
          </w:p>
        </w:tc>
        <w:tc>
          <w:tcPr>
            <w:tcW w:type="dxa" w:w="3261"/>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Mean Actual Flash Spacing (s)</w:t>
            </w:r>
          </w:p>
        </w:tc>
        <w:tc>
          <w:tcPr>
            <w:tcW w:type="dxa" w:w="382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Variance of Actual Flash Spacing (s)</w:t>
            </w:r>
          </w:p>
        </w:tc>
      </w:tr>
      <w:tr>
        <w:tblPrEx>
          <w:shd w:val="clear" w:color="auto" w:fill="cad1d7"/>
        </w:tblPrEx>
        <w:trPr>
          <w:trHeight w:val="305" w:hRule="atLeast"/>
        </w:trPr>
        <w:tc>
          <w:tcPr>
            <w:tcW w:type="dxa" w:w="2263"/>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0.1</w:t>
            </w:r>
          </w:p>
        </w:tc>
        <w:tc>
          <w:tcPr>
            <w:tcW w:type="dxa" w:w="3261"/>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1.00</w:t>
            </w:r>
          </w:p>
        </w:tc>
        <w:tc>
          <w:tcPr>
            <w:tcW w:type="dxa" w:w="3826"/>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3.86e-06</w:t>
            </w:r>
          </w:p>
        </w:tc>
      </w:tr>
      <w:tr>
        <w:tblPrEx>
          <w:shd w:val="clear" w:color="auto" w:fill="cad1d7"/>
        </w:tblPrEx>
        <w:trPr>
          <w:trHeight w:val="310" w:hRule="atLeast"/>
        </w:trPr>
        <w:tc>
          <w:tcPr>
            <w:tcW w:type="dxa" w:w="2263"/>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0.25</w:t>
            </w:r>
          </w:p>
        </w:tc>
        <w:tc>
          <w:tcPr>
            <w:tcW w:type="dxa" w:w="326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1.00</w:t>
            </w:r>
          </w:p>
        </w:tc>
        <w:tc>
          <w:tcPr>
            <w:tcW w:type="dxa" w:w="3826"/>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3.26-06</w:t>
            </w:r>
          </w:p>
        </w:tc>
      </w:tr>
      <w:tr>
        <w:tblPrEx>
          <w:shd w:val="clear" w:color="auto" w:fill="cad1d7"/>
        </w:tblPrEx>
        <w:trPr>
          <w:trHeight w:val="310" w:hRule="atLeast"/>
        </w:trPr>
        <w:tc>
          <w:tcPr>
            <w:tcW w:type="dxa" w:w="2263"/>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0.5</w:t>
            </w:r>
          </w:p>
        </w:tc>
        <w:tc>
          <w:tcPr>
            <w:tcW w:type="dxa" w:w="326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1.06</w:t>
            </w:r>
          </w:p>
        </w:tc>
        <w:tc>
          <w:tcPr>
            <w:tcW w:type="dxa" w:w="3826"/>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8.84e-03</w:t>
            </w:r>
          </w:p>
        </w:tc>
      </w:tr>
      <w:tr>
        <w:tblPrEx>
          <w:shd w:val="clear" w:color="auto" w:fill="cad1d7"/>
        </w:tblPrEx>
        <w:trPr>
          <w:trHeight w:val="310" w:hRule="atLeast"/>
        </w:trPr>
        <w:tc>
          <w:tcPr>
            <w:tcW w:type="dxa" w:w="2263"/>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1</w:t>
            </w:r>
          </w:p>
        </w:tc>
        <w:tc>
          <w:tcPr>
            <w:tcW w:type="dxa" w:w="326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1.53</w:t>
            </w:r>
          </w:p>
        </w:tc>
        <w:tc>
          <w:tcPr>
            <w:tcW w:type="dxa" w:w="3826"/>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2.79e-03</w:t>
            </w:r>
          </w:p>
        </w:tc>
      </w:tr>
      <w:tr>
        <w:tblPrEx>
          <w:shd w:val="clear" w:color="auto" w:fill="cad1d7"/>
        </w:tblPrEx>
        <w:trPr>
          <w:trHeight w:val="310" w:hRule="atLeast"/>
        </w:trPr>
        <w:tc>
          <w:tcPr>
            <w:tcW w:type="dxa" w:w="2263"/>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2</w:t>
            </w:r>
          </w:p>
        </w:tc>
        <w:tc>
          <w:tcPr>
            <w:tcW w:type="dxa" w:w="326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2.54</w:t>
            </w:r>
          </w:p>
        </w:tc>
        <w:tc>
          <w:tcPr>
            <w:tcW w:type="dxa" w:w="3826"/>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2.74e-03</w:t>
            </w:r>
          </w:p>
        </w:tc>
      </w:tr>
      <w:tr>
        <w:tblPrEx>
          <w:shd w:val="clear" w:color="auto" w:fill="cad1d7"/>
        </w:tblPrEx>
        <w:trPr>
          <w:trHeight w:val="310" w:hRule="atLeast"/>
        </w:trPr>
        <w:tc>
          <w:tcPr>
            <w:tcW w:type="dxa" w:w="2263"/>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4</w:t>
            </w:r>
          </w:p>
        </w:tc>
        <w:tc>
          <w:tcPr>
            <w:tcW w:type="dxa" w:w="326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4.53</w:t>
            </w:r>
          </w:p>
        </w:tc>
        <w:tc>
          <w:tcPr>
            <w:tcW w:type="dxa" w:w="3826"/>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2.68-03</w:t>
            </w:r>
          </w:p>
        </w:tc>
      </w:tr>
      <w:tr>
        <w:tblPrEx>
          <w:shd w:val="clear" w:color="auto" w:fill="cad1d7"/>
        </w:tblPrEx>
        <w:trPr>
          <w:trHeight w:val="310" w:hRule="atLeast"/>
        </w:trPr>
        <w:tc>
          <w:tcPr>
            <w:tcW w:type="dxa" w:w="2263"/>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8</w:t>
            </w:r>
          </w:p>
        </w:tc>
        <w:tc>
          <w:tcPr>
            <w:tcW w:type="dxa" w:w="326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8.54</w:t>
            </w:r>
          </w:p>
        </w:tc>
        <w:tc>
          <w:tcPr>
            <w:tcW w:type="dxa" w:w="3826"/>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2.90-03</w:t>
            </w:r>
          </w:p>
        </w:tc>
      </w:tr>
      <w:tr>
        <w:tblPrEx>
          <w:shd w:val="clear" w:color="auto" w:fill="cad1d7"/>
        </w:tblPrEx>
        <w:trPr>
          <w:trHeight w:val="305" w:hRule="atLeast"/>
        </w:trPr>
        <w:tc>
          <w:tcPr>
            <w:tcW w:type="dxa" w:w="2263"/>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16</w:t>
            </w:r>
          </w:p>
        </w:tc>
        <w:tc>
          <w:tcPr>
            <w:tcW w:type="dxa" w:w="3261"/>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16.53</w:t>
            </w:r>
          </w:p>
        </w:tc>
        <w:tc>
          <w:tcPr>
            <w:tcW w:type="dxa" w:w="3826"/>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1.86-03</w:t>
            </w:r>
          </w:p>
        </w:tc>
      </w:tr>
    </w:tbl>
    <w:p>
      <w:pPr>
        <w:pStyle w:val="Body"/>
        <w:widowControl w:val="0"/>
        <w:spacing w:line="240" w:lineRule="auto"/>
        <w:ind w:firstLine="0"/>
      </w:pPr>
    </w:p>
    <w:p>
      <w:pPr>
        <w:pStyle w:val="Body"/>
        <w:ind w:firstLine="0"/>
      </w:pPr>
    </w:p>
    <w:p>
      <w:pPr>
        <w:pStyle w:val="Body A"/>
        <w:spacing w:before="60" w:after="60"/>
      </w:pPr>
      <w:r>
        <w:rPr>
          <w:b w:val="1"/>
          <w:bCs w:val="1"/>
          <w:rtl w:val="0"/>
          <w:lang w:val="en-US"/>
        </w:rPr>
        <w:t>Table A2:</w:t>
      </w:r>
      <w:r>
        <w:rPr>
          <w:rtl w:val="0"/>
          <w:lang w:val="en-US"/>
        </w:rPr>
        <w:t xml:space="preserve"> Basis dimension (k) checking results by phytoplankton strain of GAM models of the response of the damping of S-State-induced chlorophyll fluorescence oscillations to the predictors of measurement temperature (</w:t>
      </w:r>
      <w:r>
        <w:rPr>
          <w:rtl w:val="0"/>
          <w:lang w:val="en-US"/>
        </w:rPr>
        <w:t>°</w:t>
      </w:r>
      <w:r>
        <w:rPr>
          <w:rtl w:val="0"/>
          <w:lang w:val="en-US"/>
        </w:rPr>
        <w:t>C) and the effective light level (</w:t>
      </w:r>
      <w:r>
        <w:rPr>
          <w:rtl w:val="0"/>
          <w:lang w:val="en-US"/>
        </w:rPr>
        <w:t>µ</w:t>
      </w:r>
      <w:r>
        <w:rPr>
          <w:rtl w:val="0"/>
          <w:lang w:val="en-US"/>
        </w:rPr>
        <w:t>mol photons m</w:t>
      </w:r>
      <w:r>
        <w:rPr>
          <w:vertAlign w:val="superscript"/>
          <w:rtl w:val="0"/>
          <w:lang w:val="en-US"/>
        </w:rPr>
        <w:t>-2</w:t>
      </w:r>
      <w:r>
        <w:rPr>
          <w:rtl w:val="0"/>
          <w:lang w:val="en-US"/>
        </w:rPr>
        <w:t>s</w:t>
      </w:r>
      <w:r>
        <w:rPr>
          <w:vertAlign w:val="superscript"/>
          <w:rtl w:val="0"/>
          <w:lang w:val="ru-RU"/>
        </w:rPr>
        <w:t>-1</w:t>
      </w:r>
      <w:r>
        <w:rPr>
          <w:rtl w:val="0"/>
          <w:lang w:val="en-US"/>
        </w:rPr>
        <w:t xml:space="preserve">). A low p-value (&lt;0.05) indicates that K is too low. </w: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1d7"/>
        <w:tblLayout w:type="fixed"/>
      </w:tblPr>
      <w:tblGrid>
        <w:gridCol w:w="1958"/>
        <w:gridCol w:w="1850"/>
        <w:gridCol w:w="1851"/>
        <w:gridCol w:w="1851"/>
        <w:gridCol w:w="1850"/>
      </w:tblGrid>
      <w:tr>
        <w:tblPrEx>
          <w:shd w:val="clear" w:color="auto" w:fill="cad1d7"/>
        </w:tblPrEx>
        <w:trPr>
          <w:trHeight w:val="300" w:hRule="atLeast"/>
        </w:trPr>
        <w:tc>
          <w:tcPr>
            <w:tcW w:type="dxa" w:w="195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ind w:firstLine="0"/>
            </w:pPr>
            <w:r>
              <w:rPr>
                <w:shd w:val="nil" w:color="auto" w:fill="auto"/>
                <w:rtl w:val="0"/>
                <w:lang w:val="en-US"/>
              </w:rPr>
              <w:t xml:space="preserve">Strain </w:t>
            </w:r>
          </w:p>
        </w:tc>
        <w:tc>
          <w:tcPr>
            <w:tcW w:type="dxa" w:w="1850"/>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ind w:firstLine="0"/>
            </w:pPr>
            <w:r>
              <w:rPr>
                <w:shd w:val="nil" w:color="auto" w:fill="auto"/>
                <w:rtl w:val="0"/>
                <w:lang w:val="en-US"/>
              </w:rPr>
              <w:t>K</w:t>
            </w:r>
            <w:r>
              <w:rPr>
                <w:shd w:val="nil" w:color="auto" w:fill="auto"/>
                <w:rtl w:val="0"/>
                <w:lang w:val="en-US"/>
              </w:rPr>
              <w:t>’</w:t>
            </w:r>
          </w:p>
        </w:tc>
        <w:tc>
          <w:tcPr>
            <w:tcW w:type="dxa" w:w="1851"/>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ind w:firstLine="0"/>
            </w:pPr>
            <w:r>
              <w:rPr>
                <w:shd w:val="nil" w:color="auto" w:fill="auto"/>
                <w:rtl w:val="0"/>
                <w:lang w:val="en-US"/>
              </w:rPr>
              <w:t>EDF</w:t>
            </w:r>
          </w:p>
        </w:tc>
        <w:tc>
          <w:tcPr>
            <w:tcW w:type="dxa" w:w="1851"/>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ind w:firstLine="0"/>
            </w:pPr>
            <w:r>
              <w:rPr>
                <w:shd w:val="nil" w:color="auto" w:fill="auto"/>
                <w:rtl w:val="0"/>
                <w:lang w:val="en-US"/>
              </w:rPr>
              <w:t>K-Index</w:t>
            </w:r>
          </w:p>
        </w:tc>
        <w:tc>
          <w:tcPr>
            <w:tcW w:type="dxa" w:w="1850"/>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ind w:firstLine="0"/>
            </w:pPr>
            <w:r>
              <w:rPr>
                <w:shd w:val="nil" w:color="auto" w:fill="auto"/>
                <w:rtl w:val="0"/>
                <w:lang w:val="en-US"/>
              </w:rPr>
              <w:t>P-Value</w:t>
            </w:r>
          </w:p>
        </w:tc>
      </w:tr>
      <w:tr>
        <w:tblPrEx>
          <w:shd w:val="clear" w:color="auto" w:fill="cad1d7"/>
        </w:tblPrEx>
        <w:trPr>
          <w:trHeight w:val="305" w:hRule="atLeast"/>
        </w:trPr>
        <w:tc>
          <w:tcPr>
            <w:tcW w:type="dxa" w:w="1958"/>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ind w:firstLine="0"/>
            </w:pPr>
            <w:r>
              <w:rPr>
                <w:i w:val="1"/>
                <w:iCs w:val="1"/>
                <w:shd w:val="nil" w:color="auto" w:fill="auto"/>
                <w:rtl w:val="0"/>
                <w:lang w:val="en-US"/>
              </w:rPr>
              <w:t>C. ICEMDV</w:t>
            </w:r>
          </w:p>
        </w:tc>
        <w:tc>
          <w:tcPr>
            <w:tcW w:type="dxa" w:w="1850"/>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8.00</w:t>
              <w:tab/>
            </w:r>
          </w:p>
        </w:tc>
        <w:tc>
          <w:tcPr>
            <w:tcW w:type="dxa" w:w="1851"/>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4.51</w:t>
            </w:r>
          </w:p>
        </w:tc>
        <w:tc>
          <w:tcPr>
            <w:tcW w:type="dxa" w:w="1851"/>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1.27</w:t>
            </w:r>
          </w:p>
        </w:tc>
        <w:tc>
          <w:tcPr>
            <w:tcW w:type="dxa" w:w="1850"/>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0.91</w:t>
              <w:tab/>
            </w:r>
          </w:p>
        </w:tc>
      </w:tr>
      <w:tr>
        <w:tblPrEx>
          <w:shd w:val="clear" w:color="auto" w:fill="cad1d7"/>
        </w:tblPrEx>
        <w:trPr>
          <w:trHeight w:val="310" w:hRule="atLeast"/>
        </w:trPr>
        <w:tc>
          <w:tcPr>
            <w:tcW w:type="dxa" w:w="1958"/>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i w:val="1"/>
                <w:iCs w:val="1"/>
                <w:shd w:val="nil" w:color="auto" w:fill="auto"/>
                <w:rtl w:val="0"/>
                <w:lang w:val="en-US"/>
              </w:rPr>
              <w:t>C. malina</w:t>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8.00</w:t>
              <w:tab/>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4.34</w:t>
              <w:tab/>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1.07</w:t>
              <w:tab/>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0.46</w:t>
              <w:tab/>
            </w:r>
          </w:p>
        </w:tc>
      </w:tr>
      <w:tr>
        <w:tblPrEx>
          <w:shd w:val="clear" w:color="auto" w:fill="cad1d7"/>
        </w:tblPrEx>
        <w:trPr>
          <w:trHeight w:val="310" w:hRule="atLeast"/>
        </w:trPr>
        <w:tc>
          <w:tcPr>
            <w:tcW w:type="dxa" w:w="1958"/>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i w:val="1"/>
                <w:iCs w:val="1"/>
                <w:shd w:val="nil" w:color="auto" w:fill="auto"/>
                <w:rtl w:val="0"/>
                <w:lang w:val="en-US"/>
              </w:rPr>
              <w:t>C. priscuii</w:t>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8.00</w:t>
              <w:tab/>
              <w:tab/>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4.31</w:t>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0.67</w:t>
              <w:tab/>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0.02</w:t>
            </w:r>
          </w:p>
        </w:tc>
      </w:tr>
      <w:tr>
        <w:tblPrEx>
          <w:shd w:val="clear" w:color="auto" w:fill="cad1d7"/>
        </w:tblPrEx>
        <w:trPr>
          <w:trHeight w:val="310" w:hRule="atLeast"/>
        </w:trPr>
        <w:tc>
          <w:tcPr>
            <w:tcW w:type="dxa" w:w="1958"/>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i w:val="1"/>
                <w:iCs w:val="1"/>
                <w:shd w:val="nil" w:color="auto" w:fill="auto"/>
                <w:rtl w:val="0"/>
                <w:lang w:val="en-US"/>
              </w:rPr>
              <w:t>C. vulgaris</w:t>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24.00</w:t>
              <w:tab/>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5.39</w:t>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1.29</w:t>
              <w:tab/>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0.99</w:t>
            </w:r>
          </w:p>
        </w:tc>
      </w:tr>
      <w:tr>
        <w:tblPrEx>
          <w:shd w:val="clear" w:color="auto" w:fill="cad1d7"/>
        </w:tblPrEx>
        <w:trPr>
          <w:trHeight w:val="310" w:hRule="atLeast"/>
        </w:trPr>
        <w:tc>
          <w:tcPr>
            <w:tcW w:type="dxa" w:w="1958"/>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i w:val="1"/>
                <w:iCs w:val="1"/>
                <w:shd w:val="nil" w:color="auto" w:fill="auto"/>
                <w:rtl w:val="0"/>
                <w:lang w:val="en-US"/>
              </w:rPr>
              <w:t>C. reinhardtii</w:t>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15.00</w:t>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6.05</w:t>
              <w:tab/>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1.21</w:t>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0.82</w:t>
            </w:r>
          </w:p>
        </w:tc>
      </w:tr>
      <w:tr>
        <w:tblPrEx>
          <w:shd w:val="clear" w:color="auto" w:fill="cad1d7"/>
        </w:tblPrEx>
        <w:trPr>
          <w:trHeight w:val="310" w:hRule="atLeast"/>
        </w:trPr>
        <w:tc>
          <w:tcPr>
            <w:tcW w:type="dxa" w:w="1958"/>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i w:val="1"/>
                <w:iCs w:val="1"/>
                <w:shd w:val="clear" w:color="auto" w:fill="ffffff"/>
                <w:rtl w:val="0"/>
                <w:lang w:val="en-US"/>
              </w:rPr>
              <w:t>T. pseudonana</w:t>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48.00</w:t>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6.08</w:t>
              <w:tab/>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b w:val="0"/>
                <w:bCs w:val="0"/>
                <w:shd w:val="nil" w:color="auto" w:fill="auto"/>
                <w:rtl w:val="0"/>
                <w:lang w:val="en-US"/>
              </w:rPr>
              <w:t>1.23</w:t>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0.94</w:t>
            </w:r>
          </w:p>
        </w:tc>
      </w:tr>
      <w:tr>
        <w:tblPrEx>
          <w:shd w:val="clear" w:color="auto" w:fill="cad1d7"/>
        </w:tblPrEx>
        <w:trPr>
          <w:trHeight w:val="610" w:hRule="atLeast"/>
        </w:trPr>
        <w:tc>
          <w:tcPr>
            <w:tcW w:type="dxa" w:w="1958"/>
            <w:tcBorders>
              <w:top w:val="nil"/>
              <w:left w:val="nil"/>
              <w:bottom w:val="nil"/>
              <w:right w:val="nil"/>
            </w:tcBorders>
            <w:shd w:val="clear" w:color="auto" w:fill="auto"/>
            <w:tcMar>
              <w:top w:type="dxa" w:w="80"/>
              <w:left w:type="dxa" w:w="80"/>
              <w:bottom w:type="dxa" w:w="80"/>
              <w:right w:type="dxa" w:w="80"/>
            </w:tcMar>
            <w:vAlign w:val="center"/>
          </w:tcPr>
          <w:p>
            <w:pPr>
              <w:pStyle w:val="Body"/>
              <w:spacing w:line="240" w:lineRule="auto"/>
              <w:ind w:firstLine="0"/>
              <w:rPr>
                <w:shd w:val="nil" w:color="auto" w:fill="auto"/>
              </w:rPr>
            </w:pPr>
            <w:r>
              <w:rPr>
                <w:i w:val="1"/>
                <w:iCs w:val="1"/>
                <w:shd w:val="nil" w:color="auto" w:fill="auto"/>
                <w:rtl w:val="0"/>
                <w:lang w:val="en-US"/>
              </w:rPr>
              <w:t>F. cylindrus</w:t>
            </w:r>
            <w:r>
              <w:rPr>
                <w:shd w:val="nil" w:color="auto" w:fill="auto"/>
                <w:rtl w:val="0"/>
                <w:lang w:val="en-US"/>
              </w:rPr>
              <w:t xml:space="preserve"> </w:t>
            </w:r>
          </w:p>
          <w:p>
            <w:pPr>
              <w:pStyle w:val="Body"/>
              <w:bidi w:val="0"/>
              <w:spacing w:line="240" w:lineRule="auto"/>
              <w:ind w:left="0" w:right="0" w:firstLine="0"/>
              <w:jc w:val="left"/>
              <w:rPr>
                <w:rtl w:val="0"/>
              </w:rPr>
            </w:pPr>
            <w:r>
              <w:rPr>
                <w:shd w:val="nil" w:color="auto" w:fill="auto"/>
                <w:rtl w:val="0"/>
                <w:lang w:val="en-US"/>
              </w:rPr>
              <w:t xml:space="preserve">(grown at 0 </w:t>
            </w:r>
            <w:r>
              <w:rPr>
                <w:shd w:val="nil" w:color="auto" w:fill="auto"/>
                <w:rtl w:val="0"/>
                <w:lang w:val="en-US"/>
              </w:rPr>
              <w:t>°</w:t>
            </w:r>
            <w:r>
              <w:rPr>
                <w:shd w:val="nil" w:color="auto" w:fill="auto"/>
                <w:rtl w:val="0"/>
                <w:lang w:val="en-US"/>
              </w:rPr>
              <w:t>C)</w:t>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15.00</w:t>
              <w:tab/>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6.06</w:t>
              <w:tab/>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0.87</w:t>
              <w:tab/>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0.12</w:t>
            </w:r>
          </w:p>
        </w:tc>
      </w:tr>
      <w:tr>
        <w:tblPrEx>
          <w:shd w:val="clear" w:color="auto" w:fill="cad1d7"/>
        </w:tblPrEx>
        <w:trPr>
          <w:trHeight w:val="680" w:hRule="atLeast"/>
        </w:trPr>
        <w:tc>
          <w:tcPr>
            <w:tcW w:type="dxa" w:w="1958"/>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ind w:firstLine="0"/>
              <w:rPr>
                <w:shd w:val="nil" w:color="auto" w:fill="auto"/>
              </w:rPr>
            </w:pPr>
            <w:r>
              <w:rPr>
                <w:i w:val="1"/>
                <w:iCs w:val="1"/>
                <w:shd w:val="nil" w:color="auto" w:fill="auto"/>
                <w:rtl w:val="0"/>
                <w:lang w:val="en-US"/>
              </w:rPr>
              <w:t>F. cylindrus</w:t>
            </w:r>
          </w:p>
          <w:p>
            <w:pPr>
              <w:pStyle w:val="Body"/>
              <w:bidi w:val="0"/>
              <w:spacing w:line="240" w:lineRule="auto"/>
              <w:ind w:left="0" w:right="0" w:firstLine="0"/>
              <w:jc w:val="left"/>
              <w:rPr>
                <w:rtl w:val="0"/>
              </w:rPr>
            </w:pPr>
            <w:r>
              <w:rPr>
                <w:shd w:val="nil" w:color="auto" w:fill="auto"/>
                <w:rtl w:val="0"/>
                <w:lang w:val="en-US"/>
              </w:rPr>
              <w:t xml:space="preserve">(grown at 6 </w:t>
            </w:r>
            <w:r>
              <w:rPr>
                <w:shd w:val="nil" w:color="auto" w:fill="auto"/>
                <w:rtl w:val="0"/>
                <w:lang w:val="en-US"/>
              </w:rPr>
              <w:t>°</w:t>
            </w:r>
            <w:r>
              <w:rPr>
                <w:shd w:val="nil" w:color="auto" w:fill="auto"/>
                <w:rtl w:val="0"/>
                <w:lang w:val="en-US"/>
              </w:rPr>
              <w:t>C)</w:t>
            </w:r>
          </w:p>
        </w:tc>
        <w:tc>
          <w:tcPr>
            <w:tcW w:type="dxa" w:w="1850"/>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15.00</w:t>
              <w:tab/>
            </w:r>
          </w:p>
        </w:tc>
        <w:tc>
          <w:tcPr>
            <w:tcW w:type="dxa" w:w="1851"/>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5.49</w:t>
              <w:tab/>
            </w:r>
          </w:p>
        </w:tc>
        <w:tc>
          <w:tcPr>
            <w:tcW w:type="dxa" w:w="1851"/>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1.1</w:t>
              <w:tab/>
            </w:r>
          </w:p>
        </w:tc>
        <w:tc>
          <w:tcPr>
            <w:tcW w:type="dxa" w:w="1850"/>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ind w:firstLine="0"/>
            </w:pPr>
            <w:r>
              <w:rPr>
                <w:b w:val="0"/>
                <w:bCs w:val="0"/>
                <w:shd w:val="nil" w:color="auto" w:fill="auto"/>
                <w:rtl w:val="0"/>
                <w:lang w:val="en-US"/>
              </w:rPr>
              <w:t>0.65</w:t>
            </w:r>
            <w:r>
              <w:rPr>
                <w:b w:val="1"/>
                <w:bCs w:val="1"/>
                <w:shd w:val="nil" w:color="auto" w:fill="auto"/>
                <w:lang w:val="en-US"/>
              </w:rPr>
              <w:tab/>
            </w:r>
          </w:p>
        </w:tc>
      </w:tr>
    </w:tbl>
    <w:p>
      <w:pPr>
        <w:pStyle w:val="Body A"/>
        <w:widowControl w:val="0"/>
        <w:spacing w:before="60" w:after="60" w:line="240" w:lineRule="auto"/>
        <w:ind w:firstLine="0"/>
      </w:pPr>
    </w:p>
    <w:p>
      <w:pPr>
        <w:pStyle w:val="Body"/>
      </w:pPr>
      <w:r/>
    </w:p>
    <w:sectPr>
      <w:headerReference w:type="default" r:id="rId32"/>
      <w:pgSz w:w="12240" w:h="15840" w:orient="portrait"/>
      <w:pgMar w:top="1440" w:right="1440" w:bottom="1440" w:left="1440" w:header="720" w:footer="72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23" w:author="Douglas Campbell" w:date="2024-04-05T17:47:37Z">
    <w:p w14:paraId="1111FFFF">
      <w:pPr>
        <w:pStyle w:val="Default"/>
      </w:pPr>
    </w:p>
    <w:p w14:paraId="11120000">
      <w:pPr>
        <w:pStyle w:val="Default"/>
      </w:pPr>
      <w:r>
        <w:rPr>
          <w:rFonts w:cs="Arial Unicode MS" w:eastAsia="Arial Unicode MS"/>
          <w:rtl w:val="0"/>
        </w:rPr>
        <w:t>Decide what term you are going to use, and use it everywhere, consistently.  S-state; S-State; s-state.... pick one</w:t>
      </w:r>
    </w:p>
  </w:comment>
  <w:comment w:id="42" w:author="Douglas Campbell" w:date="2024-04-05T17:53:35Z">
    <w:p w14:paraId="11120001">
      <w:pPr>
        <w:pStyle w:val="Default"/>
      </w:pPr>
    </w:p>
    <w:p w14:paraId="11120002">
      <w:pPr>
        <w:pStyle w:val="Default"/>
      </w:pPr>
      <w:r>
        <w:rPr>
          <w:rFonts w:cs="Arial Unicode MS" w:eastAsia="Arial Unicode MS"/>
          <w:rtl w:val="0"/>
        </w:rPr>
        <w:t>You need to define the EDF, F-ratio &amp; P-value in the table caption.</w:t>
      </w:r>
    </w:p>
  </w:comment>
  <w:comment w:id="43" w:author="Douglas Campbell" w:date="2024-04-05T17:54:40Z">
    <w:p w14:paraId="11120003">
      <w:pPr>
        <w:pStyle w:val="Default"/>
      </w:pPr>
    </w:p>
    <w:p w14:paraId="11120004">
      <w:pPr>
        <w:pStyle w:val="Default"/>
      </w:pPr>
      <w:r>
        <w:rPr>
          <w:rFonts w:cs="Arial Unicode MS" w:eastAsia="Arial Unicode MS"/>
          <w:rtl w:val="0"/>
        </w:rPr>
        <w:t>In the table you use F-ratio and P-value.  1 term, 1 thing.  1 think, 1 term.  Use exactly the same term for an item at every single occurrence.</w:t>
      </w:r>
    </w:p>
  </w:comment>
  <w:comment w:id="50" w:author="Douglas Campbell" w:date="2024-03-29T16:11:00Z">
    <w:p w14:paraId="11120005">
      <w:pPr>
        <w:pStyle w:val="Default"/>
      </w:pPr>
    </w:p>
    <w:p w14:paraId="11120006">
      <w:pPr>
        <w:pStyle w:val="Default"/>
      </w:pPr>
      <w:r>
        <w:rPr>
          <w:rFonts w:cs="Arial Unicode MS" w:eastAsia="Arial Unicode MS"/>
          <w:rtl w:val="0"/>
        </w:rPr>
        <w:t>Maybe add a vertical dashed line at 0 to emphasize growth temperature</w:t>
      </w:r>
    </w:p>
  </w:comment>
  <w:comment w:id="55" w:author="Douglas Campbell" w:date="2024-03-29T16:11:00Z">
    <w:p w14:paraId="11120007">
      <w:pPr>
        <w:pStyle w:val="Default"/>
      </w:pPr>
    </w:p>
    <w:p w14:paraId="11120008">
      <w:pPr>
        <w:pStyle w:val="Default"/>
      </w:pPr>
      <w:r>
        <w:rPr>
          <w:rFonts w:cs="Arial Unicode MS" w:eastAsia="Arial Unicode MS"/>
          <w:rtl w:val="0"/>
        </w:rPr>
        <w:t>Maybe add a vertical dashed line at 0 to emphasize growth temperature</w:t>
      </w:r>
    </w:p>
  </w:comment>
  <w:comment w:id="59" w:author="Douglas Campbell" w:date="2024-03-29T16:25:00Z">
    <w:p w14:paraId="11120009">
      <w:pPr>
        <w:pStyle w:val="Default"/>
      </w:pPr>
    </w:p>
    <w:p w14:paraId="1112000A">
      <w:pPr>
        <w:pStyle w:val="Default"/>
      </w:pPr>
      <w:r>
        <w:rPr>
          <w:rFonts w:cs="Arial Unicode MS" w:eastAsia="Arial Unicode MS"/>
          <w:rtl w:val="0"/>
        </w:rPr>
        <w:t>You switch around b/t ChlF oscillations, S-State and other terms.  The actual data is ChlF oscillations.  The interpretation is S-State progression.</w:t>
      </w:r>
    </w:p>
  </w:comment>
  <w:comment w:id="60" w:author="Douglas Campbell" w:date="2024-03-29T16:27:00Z">
    <w:p w14:paraId="1112000B">
      <w:pPr>
        <w:pStyle w:val="Default"/>
      </w:pPr>
    </w:p>
    <w:p w14:paraId="1112000C">
      <w:pPr>
        <w:pStyle w:val="Default"/>
      </w:pPr>
      <w:r>
        <w:rPr>
          <w:rFonts w:cs="Arial Unicode MS" w:eastAsia="Arial Unicode MS"/>
          <w:rtl w:val="0"/>
        </w:rPr>
        <w:t>Look at the axes labels in your figures, and use those labels in your text.  And vice versa. You are switching around b/t flash spacing and equivalent light; and b/t ChlF oscillations and S-State cycling</w:t>
      </w:r>
    </w:p>
  </w:comment>
  <w:comment w:id="73" w:author="Douglas Campbell" w:date="2024-04-05T18:10:34Z">
    <w:p w14:paraId="1112000D">
      <w:pPr>
        <w:pStyle w:val="Default"/>
      </w:pPr>
    </w:p>
    <w:p w14:paraId="1112000E">
      <w:pPr>
        <w:pStyle w:val="Default"/>
      </w:pPr>
      <w:r>
        <w:rPr>
          <w:rFonts w:cs="Arial Unicode MS" w:eastAsia="Arial Unicode MS"/>
          <w:rtl w:val="0"/>
        </w:rPr>
        <w:t>good literature find; I wonder how far apart their spacings were?  This must have been done with isolated PSII?  How did they measure at -10C?</w:t>
      </w:r>
    </w:p>
  </w:comment>
  <w:comment w:id="87" w:author="Douglas Campbell" w:date="2024-04-05T18:13:38Z">
    <w:p w14:paraId="1112000F">
      <w:pPr>
        <w:pStyle w:val="Default"/>
      </w:pPr>
    </w:p>
    <w:p w14:paraId="11120010">
      <w:pPr>
        <w:pStyle w:val="Default"/>
      </w:pPr>
      <w:r>
        <w:rPr>
          <w:rFonts w:cs="Arial Unicode MS" w:eastAsia="Arial Unicode MS"/>
          <w:rtl w:val="0"/>
        </w:rPr>
        <w:t>reword; 'photic stress' would almost always implie excess light, not limiting light; and none of the temperatures we used were 'high'...</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Aptos">
    <w:charset w:val="00"/>
    <w:family w:val="roman"/>
    <w:pitch w:val="default"/>
  </w:font>
  <w:font w:name="Cambria Math">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340"/>
        <w:tab w:val="clear" w:pos="9360"/>
      </w:tabs>
      <w:jc w:val="center"/>
    </w:pP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rPr>
        <w:rStyle w:val="page number"/>
      </w:r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10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678"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398"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118"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838"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558"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278"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998"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718"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482"/>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page number">
    <w:name w:val="page number"/>
  </w:style>
  <w:style w:type="paragraph" w:styleId="Body">
    <w:name w:val="Body"/>
    <w:next w:val="Body"/>
    <w:pPr>
      <w:keepNext w:val="0"/>
      <w:keepLines w:val="0"/>
      <w:pageBreakBefore w:val="0"/>
      <w:widowControl w:val="1"/>
      <w:shd w:val="clear" w:color="auto" w:fill="auto"/>
      <w:suppressAutoHyphens w:val="0"/>
      <w:bidi w:val="0"/>
      <w:spacing w:before="0" w:after="0" w:line="360" w:lineRule="auto"/>
      <w:ind w:left="0" w:right="0" w:firstLine="482"/>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TOC Heading">
    <w:name w:val="TOC Heading"/>
    <w:next w:val="Body"/>
    <w:pPr>
      <w:keepNext w:val="1"/>
      <w:keepLines w:val="1"/>
      <w:pageBreakBefore w:val="0"/>
      <w:widowControl w:val="1"/>
      <w:shd w:val="clear" w:color="auto" w:fill="auto"/>
      <w:suppressAutoHyphens w:val="0"/>
      <w:bidi w:val="0"/>
      <w:spacing w:before="0" w:after="0" w:line="360" w:lineRule="auto"/>
      <w:ind w:left="0" w:right="0" w:firstLine="0"/>
      <w:jc w:val="left"/>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6"/>
      <w:szCs w:val="26"/>
      <w:u w:val="none" w:color="000000"/>
      <w:shd w:val="nil" w:color="auto" w:fill="auto"/>
      <w:vertAlign w:val="baseline"/>
      <w:lang w:val="en-US"/>
      <w14:textFill>
        <w14:solidFill>
          <w14:srgbClr w14:val="000000"/>
        </w14:solidFill>
      </w14:textFill>
    </w:rPr>
  </w:style>
  <w:style w:type="paragraph" w:styleId="TOC 1">
    <w:name w:val="TOC 1"/>
    <w:next w:val="TOC 1"/>
    <w:pPr>
      <w:keepNext w:val="0"/>
      <w:keepLines w:val="0"/>
      <w:pageBreakBefore w:val="0"/>
      <w:widowControl w:val="1"/>
      <w:shd w:val="clear" w:color="auto" w:fill="auto"/>
      <w:tabs>
        <w:tab w:val="right" w:pos="9340" w:leader="dot"/>
      </w:tabs>
      <w:suppressAutoHyphens w:val="0"/>
      <w:bidi w:val="0"/>
      <w:spacing w:before="0" w:after="0" w:line="360" w:lineRule="auto"/>
      <w:ind w:left="0" w:right="0" w:firstLine="0"/>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0" w:after="0" w:line="360" w:lineRule="auto"/>
      <w:ind w:left="0" w:right="0" w:firstLine="0"/>
      <w:jc w:val="left"/>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6"/>
      <w:szCs w:val="26"/>
      <w:u w:val="none" w:color="000000"/>
      <w:shd w:val="nil" w:color="auto" w:fill="auto"/>
      <w:vertAlign w:val="baseline"/>
      <w14:textOutline>
        <w14:noFill/>
      </w14:textOutline>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right" w:pos="9340" w:leader="dot"/>
      </w:tabs>
      <w:suppressAutoHyphens w:val="0"/>
      <w:bidi w:val="0"/>
      <w:spacing w:before="0" w:after="0" w:line="336" w:lineRule="auto"/>
      <w:ind w:left="238"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ing 2">
    <w:name w:val="Heading 2"/>
    <w:next w:val="Body"/>
    <w:pPr>
      <w:keepNext w:val="1"/>
      <w:keepLines w:val="1"/>
      <w:pageBreakBefore w:val="0"/>
      <w:widowControl w:val="1"/>
      <w:shd w:val="clear" w:color="auto" w:fill="auto"/>
      <w:suppressAutoHyphens w:val="0"/>
      <w:bidi w:val="0"/>
      <w:spacing w:before="0" w:after="0" w:line="360" w:lineRule="auto"/>
      <w:ind w:left="0" w:right="0" w:firstLine="0"/>
      <w:jc w:val="left"/>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TOC 3">
    <w:name w:val="TOC 3"/>
    <w:next w:val="TOC 3"/>
    <w:pPr>
      <w:keepNext w:val="0"/>
      <w:keepLines w:val="0"/>
      <w:pageBreakBefore w:val="0"/>
      <w:widowControl w:val="1"/>
      <w:shd w:val="clear" w:color="auto" w:fill="auto"/>
      <w:tabs>
        <w:tab w:val="right" w:pos="9340" w:leader="dot"/>
      </w:tabs>
      <w:suppressAutoHyphens w:val="0"/>
      <w:bidi w:val="0"/>
      <w:spacing w:before="0" w:after="0" w:line="336" w:lineRule="auto"/>
      <w:ind w:left="482" w:right="0" w:firstLine="0"/>
      <w:jc w:val="left"/>
      <w:outlineLvl w:val="9"/>
    </w:pPr>
    <w:rPr>
      <w:rFonts w:ascii="Times New Roman" w:cs="Times New Roman" w:hAnsi="Times New Roman" w:eastAsia="Times New Roman"/>
      <w:b w:val="0"/>
      <w:bCs w:val="0"/>
      <w:i w:val="1"/>
      <w:iCs w:val="1"/>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3">
    <w:name w:val="Heading 3"/>
    <w:next w:val="Body"/>
    <w:pPr>
      <w:keepNext w:val="1"/>
      <w:keepLines w:val="1"/>
      <w:pageBreakBefore w:val="0"/>
      <w:widowControl w:val="1"/>
      <w:shd w:val="clear" w:color="auto" w:fill="auto"/>
      <w:suppressAutoHyphens w:val="0"/>
      <w:bidi w:val="0"/>
      <w:spacing w:before="200" w:after="0" w:line="360" w:lineRule="auto"/>
      <w:ind w:left="0" w:right="0" w:firstLine="0"/>
      <w:jc w:val="left"/>
      <w:outlineLvl w:val="2"/>
    </w:pPr>
    <w:rPr>
      <w:rFonts w:ascii="Times New Roman" w:cs="Times New Roman" w:hAnsi="Times New Roman" w:eastAsia="Times New Roman"/>
      <w:b w:val="0"/>
      <w:bCs w:val="0"/>
      <w:i w:val="1"/>
      <w:iCs w:val="1"/>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360" w:lineRule="auto"/>
      <w:ind w:left="720" w:right="0" w:firstLine="482"/>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Body A">
    <w:name w:val="Body A"/>
    <w:next w:val="Body A"/>
    <w:pPr>
      <w:keepNext w:val="0"/>
      <w:keepLines w:val="0"/>
      <w:pageBreakBefore w:val="0"/>
      <w:widowControl w:val="1"/>
      <w:shd w:val="clear" w:color="auto" w:fill="auto"/>
      <w:suppressAutoHyphens w:val="0"/>
      <w:bidi w:val="0"/>
      <w:spacing w:before="0" w:after="0" w:line="360" w:lineRule="auto"/>
      <w:ind w:left="0" w:right="0" w:firstLine="482"/>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482"/>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character" w:styleId="Hyperlink.0">
    <w:name w:val="Hyperlink.0"/>
    <w:basedOn w:val="Hyperlink"/>
    <w:next w:val="Hyperlink.0"/>
    <w:rPr>
      <w:rFonts w:ascii="Times New Roman" w:cs="Times New Roman" w:hAnsi="Times New Roman" w:eastAsia="Times New Roman"/>
      <w:b w:val="0"/>
      <w:bCs w:val="0"/>
      <w:i w:val="0"/>
      <w:iCs w:val="0"/>
      <w:outline w:val="0"/>
      <w:color w:val="000000"/>
      <w:sz w:val="24"/>
      <w:szCs w:val="24"/>
      <w:u w:val="single" w:color="000000"/>
      <w14:textFill>
        <w14:solidFill>
          <w14:srgbClr w14:val="000000"/>
        </w14:solidFill>
      </w14:textFill>
    </w:rPr>
  </w:style>
  <w:style w:type="paragraph" w:styleId="Bibliography">
    <w:name w:val="Bibliography"/>
    <w:next w:val="Body"/>
    <w:pPr>
      <w:keepNext w:val="0"/>
      <w:keepLines w:val="0"/>
      <w:pageBreakBefore w:val="0"/>
      <w:widowControl w:val="1"/>
      <w:shd w:val="clear" w:color="auto" w:fill="auto"/>
      <w:tabs>
        <w:tab w:val="left" w:pos="380"/>
      </w:tabs>
      <w:suppressAutoHyphens w:val="0"/>
      <w:bidi w:val="0"/>
      <w:spacing w:before="0" w:after="240" w:line="240" w:lineRule="auto"/>
      <w:ind w:left="384" w:right="0" w:hanging="384"/>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eader" Target="header4.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5.xml"/><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eader" Target="header6.xml"/><Relationship Id="rId30" Type="http://schemas.openxmlformats.org/officeDocument/2006/relationships/header" Target="header7.xml"/><Relationship Id="rId31" Type="http://schemas.openxmlformats.org/officeDocument/2006/relationships/header" Target="header8.xml"/><Relationship Id="rId32" Type="http://schemas.openxmlformats.org/officeDocument/2006/relationships/header" Target="header9.xml"/><Relationship Id="rId33" Type="http://schemas.openxmlformats.org/officeDocument/2006/relationships/comments" Target="comments.xml"/><Relationship Id="rId34" Type="http://schemas.openxmlformats.org/officeDocument/2006/relationships/numbering" Target="numbering.xml"/><Relationship Id="rId3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