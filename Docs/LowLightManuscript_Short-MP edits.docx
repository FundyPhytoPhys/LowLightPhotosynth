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0056" w14:textId="77777777" w:rsidR="00DE425B" w:rsidRDefault="00000000">
      <w:pPr>
        <w:pStyle w:val="Title"/>
      </w:pPr>
      <w:r>
        <w:t>Photosystem II Function under Extreme Low Light and Low Temperatures in Polar vs. Temperate Phytoplankton</w:t>
      </w:r>
    </w:p>
    <w:p w14:paraId="778DB6A2" w14:textId="77777777" w:rsidR="00DE425B" w:rsidRDefault="00000000">
      <w:pPr>
        <w:pStyle w:val="Author"/>
      </w:pPr>
      <w:r>
        <w:t>Natasha M. Ryan</w:t>
      </w:r>
      <w:r>
        <w:rPr>
          <w:vertAlign w:val="superscript"/>
        </w:rPr>
        <w:t>1</w:t>
      </w:r>
      <w:r>
        <w:t>, Mackenzie Poirier</w:t>
      </w:r>
      <w:r>
        <w:rPr>
          <w:vertAlign w:val="superscript"/>
        </w:rPr>
        <w:t>3</w:t>
      </w:r>
      <w:r>
        <w:t>, Pomona Osmers</w:t>
      </w:r>
      <w:r>
        <w:rPr>
          <w:vertAlign w:val="superscript"/>
        </w:rPr>
        <w:t>3</w:t>
      </w:r>
      <w:r>
        <w:t>, Arthur Plassart</w:t>
      </w:r>
      <w:r>
        <w:rPr>
          <w:vertAlign w:val="superscript"/>
        </w:rPr>
        <w:t>2</w:t>
      </w:r>
      <w:r>
        <w:t>, Sébastien Guérin</w:t>
      </w:r>
      <w:r>
        <w:rPr>
          <w:vertAlign w:val="superscript"/>
        </w:rPr>
        <w:t>2</w:t>
      </w:r>
      <w:r>
        <w:t>, Marina Cvetkovska</w:t>
      </w:r>
      <w:r>
        <w:rPr>
          <w:vertAlign w:val="superscript"/>
        </w:rPr>
        <w:t>3</w:t>
      </w:r>
      <w:r>
        <w:t>, Marcel Babin</w:t>
      </w:r>
      <w:r>
        <w:rPr>
          <w:vertAlign w:val="superscript"/>
        </w:rPr>
        <w:t>2</w:t>
      </w:r>
      <w:r>
        <w:t>, Maximilian Berthold</w:t>
      </w:r>
      <w:r>
        <w:rPr>
          <w:vertAlign w:val="superscript"/>
        </w:rPr>
        <w:t>4</w:t>
      </w:r>
      <w:r>
        <w:t>, and Douglas A. Campbell</w:t>
      </w:r>
      <w:r>
        <w:rPr>
          <w:vertAlign w:val="superscript"/>
        </w:rPr>
        <w:t>1,✉</w:t>
      </w:r>
    </w:p>
    <w:p w14:paraId="12A46B6D" w14:textId="77777777" w:rsidR="00DE425B" w:rsidRDefault="00000000">
      <w:pPr>
        <w:pStyle w:val="Date"/>
      </w:pPr>
      <w:r>
        <w:t>2025-03-28</w:t>
      </w:r>
    </w:p>
    <w:p w14:paraId="48B9F0C4" w14:textId="77777777" w:rsidR="00DE425B" w:rsidRDefault="00000000">
      <w:r>
        <w:t>Abstract</w:t>
      </w:r>
    </w:p>
    <w:p w14:paraId="20566393" w14:textId="77777777" w:rsidR="00DE425B" w:rsidRDefault="00000000">
      <w:pPr>
        <w:pStyle w:val="Abstract"/>
      </w:pPr>
      <w:r>
        <w:t>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w:t>
      </w:r>
    </w:p>
    <w:p w14:paraId="2D36C61C" w14:textId="77777777" w:rsidR="00DE425B" w:rsidRDefault="00000000">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r>
        <w:br/>
      </w:r>
      <w:r>
        <w:rPr>
          <w:vertAlign w:val="superscript"/>
        </w:rPr>
        <w:t>4</w:t>
      </w:r>
      <w:r>
        <w:t xml:space="preserve"> Max Current Address</w:t>
      </w:r>
    </w:p>
    <w:p w14:paraId="295AF37E" w14:textId="77777777" w:rsidR="00DE425B" w:rsidRDefault="00000000">
      <w:pPr>
        <w:pStyle w:val="BodyText"/>
      </w:pPr>
      <w:r>
        <w:rPr>
          <w:vertAlign w:val="superscript"/>
        </w:rPr>
        <w:t>✉</w:t>
      </w:r>
      <w:r>
        <w:t xml:space="preserve"> Correspondence: </w:t>
      </w:r>
      <w:hyperlink r:id="rId8">
        <w:r>
          <w:rPr>
            <w:rStyle w:val="Hyperlink"/>
          </w:rPr>
          <w:t>Douglas A. Campbell &lt;</w:t>
        </w:r>
        <w:hyperlink r:id="rId9">
          <w:r>
            <w:rPr>
              <w:rStyle w:val="Hyperlink"/>
            </w:rPr>
            <w:t>dcampbel@mta.ca</w:t>
          </w:r>
        </w:hyperlink>
        <w:r>
          <w:rPr>
            <w:rStyle w:val="Hyperlink"/>
          </w:rPr>
          <w:t>&gt;</w:t>
        </w:r>
      </w:hyperlink>
    </w:p>
    <w:p w14:paraId="213C0204" w14:textId="77777777" w:rsidR="00DE425B" w:rsidRDefault="00000000">
      <w:pPr>
        <w:pStyle w:val="Heading1"/>
      </w:pPr>
      <w:bookmarkStart w:id="0" w:name="to-do"/>
      <w:r>
        <w:rPr>
          <w:rStyle w:val="SectionNumber"/>
        </w:rPr>
        <w:t>1</w:t>
      </w:r>
      <w:r>
        <w:tab/>
        <w:t>To Do</w:t>
      </w:r>
    </w:p>
    <w:p w14:paraId="162613BF" w14:textId="77777777" w:rsidR="00DE425B" w:rsidRDefault="00000000">
      <w:pPr>
        <w:pStyle w:val="FirstParagraph"/>
      </w:pPr>
      <w:r>
        <w:t>Fix R package citation bibtex; only citations in main .bib on Zotero are showing up</w:t>
      </w:r>
    </w:p>
    <w:p w14:paraId="4DD03404" w14:textId="77777777" w:rsidR="00DE425B" w:rsidRDefault="00000000">
      <w:pPr>
        <w:pStyle w:val="BodyText"/>
      </w:pPr>
      <w:r>
        <w:lastRenderedPageBreak/>
        <w:t>Fix figure &amp; table citation issue Fix table output</w:t>
      </w:r>
    </w:p>
    <w:p w14:paraId="47686F0B" w14:textId="77777777" w:rsidR="00DE425B" w:rsidRDefault="00000000">
      <w:pPr>
        <w:pStyle w:val="BodyText"/>
      </w:pPr>
      <w:r>
        <w:t>Scan recent literature; Gates?</w:t>
      </w:r>
    </w:p>
    <w:p w14:paraId="0C78E0ED" w14:textId="77777777" w:rsidR="00DE425B" w:rsidRDefault="00000000">
      <w:pPr>
        <w:pStyle w:val="BodyText"/>
      </w:pPr>
      <w:r>
        <w:t>process &amp; plot tau data to track how long PSII is closed after flash</w:t>
      </w:r>
    </w:p>
    <w:p w14:paraId="1459951B" w14:textId="77777777" w:rsidR="00DE425B" w:rsidRDefault="00000000">
      <w:pPr>
        <w:pStyle w:val="BodyText"/>
      </w:pPr>
      <w:r>
        <w:t>?do math or cite literature to estimate probability of double hits contributing to desynchronization and whether that probability varies with flash spacing or temperature</w:t>
      </w:r>
    </w:p>
    <w:p w14:paraId="4BB9D857" w14:textId="77777777" w:rsidR="00DE425B" w:rsidRDefault="00000000">
      <w:pPr>
        <w:pStyle w:val="BodyText"/>
      </w:pPr>
      <w:r>
        <w:t>convert damping index to relative probability of desynchronization</w:t>
      </w:r>
    </w:p>
    <w:p w14:paraId="33AD6FE7" w14:textId="77777777" w:rsidR="00DE425B" w:rsidRDefault="00000000">
      <w:pPr>
        <w:pStyle w:val="BodyText"/>
      </w:pPr>
      <w:r>
        <w:t>(re)generate figures; do we need the missing variables?</w:t>
      </w:r>
    </w:p>
    <w:p w14:paraId="1FAAB2C8" w14:textId="77777777" w:rsidR="00DE425B" w:rsidRDefault="00000000">
      <w:pPr>
        <w:pStyle w:val="BodyText"/>
      </w:pPr>
      <w:r>
        <w:t>remove Fragilariopsis grown at 0C?</w:t>
      </w:r>
    </w:p>
    <w:p w14:paraId="72996F88" w14:textId="77777777" w:rsidR="00DE425B" w:rsidRDefault="00000000">
      <w:pPr>
        <w:pStyle w:val="BodyText"/>
      </w:pPr>
      <w:r>
        <w:t>run Thalassiosira pseudonana grown at lower temperature in Halifax or Sackville?</w:t>
      </w:r>
    </w:p>
    <w:p w14:paraId="03589C30" w14:textId="77777777" w:rsidR="00DE425B" w:rsidRDefault="00000000">
      <w:pPr>
        <w:pStyle w:val="BodyText"/>
      </w:pPr>
      <w:r>
        <w:t>run temperate pennate diatom in Halifax or Sackville?</w:t>
      </w:r>
    </w:p>
    <w:p w14:paraId="796C8093" w14:textId="77777777" w:rsidR="00DE425B" w:rsidRDefault="00000000">
      <w:pPr>
        <w:pStyle w:val="BodyText"/>
      </w:pPr>
      <w:r>
        <w:t>more Chlamy measures in Ottawa?</w:t>
      </w:r>
    </w:p>
    <w:p w14:paraId="528D8EDF" w14:textId="77777777" w:rsidR="00DE425B" w:rsidRDefault="00000000">
      <w:pPr>
        <w:pStyle w:val="BodyText"/>
      </w:pPr>
      <w:r>
        <w:t>format for Frontiers special issue?</w:t>
      </w:r>
    </w:p>
    <w:p w14:paraId="1BAEEA70" w14:textId="77777777" w:rsidR="00DE425B" w:rsidRDefault="00000000">
      <w:pPr>
        <w:pStyle w:val="Heading1"/>
      </w:pPr>
      <w:bookmarkStart w:id="1" w:name="introduction"/>
      <w:bookmarkEnd w:id="0"/>
      <w:r>
        <w:t>Introduction</w:t>
      </w:r>
    </w:p>
    <w:p w14:paraId="206493F8" w14:textId="56F07C70" w:rsidR="00DE425B" w:rsidRDefault="00000000">
      <w:pPr>
        <w:pStyle w:val="FirstParagraph"/>
      </w:pPr>
      <w:r>
        <w:t xml:space="preserve">Phytoplankton are a functional grouping of photosynthetic microorganisms, with diverse evolutionary histories and ecologies (Pierella Karlusich et al., 2020), which share photolithotrophic growth, harnessing light energy to reduce and assimilate inorganic carbon, nitrogen, phosphorus, sulphur, and other essential micronutrients (Raven et al., </w:t>
      </w:r>
      <w:r>
        <w:lastRenderedPageBreak/>
        <w:t>2000). Photosynthetically Active Radiation (PAR), however, decreases with depth, as the light passing through the water column is scattered and absorbed (Kirk, 2011). Therefore, with photons as a sole net energy input, phytoplankton growth is constrained to the photic zone, the region of water receiving sufficient light for photosynthesis, operationally defined in past as extending down to a limit receiving 1% of surface irradiance, thus 2-20 µmol photons m</w:t>
      </w:r>
      <w:r>
        <w:rPr>
          <w:vertAlign w:val="superscript"/>
        </w:rPr>
        <w:t>-2</w:t>
      </w:r>
      <w:r>
        <w:t xml:space="preserve"> s</w:t>
      </w:r>
      <w:r>
        <w:rPr>
          <w:vertAlign w:val="superscript"/>
        </w:rPr>
        <w:t>-1</w:t>
      </w:r>
      <w:r>
        <w:t xml:space="preserve"> (Raven et al., 2000).</w:t>
      </w:r>
    </w:p>
    <w:p w14:paraId="4D8D5D4C" w14:textId="77777777" w:rsidR="00DE425B" w:rsidRDefault="00000000">
      <w:pPr>
        <w:pStyle w:val="BodyText"/>
      </w:pPr>
      <w:r>
        <w:t>Light availability is further constrained in polar seas, presenting unique challenges for phytoplankton growth (Hancke et al., 2018; Randelhoff et al., 2020; Hoppe et al., 2024), when seasonally varying low solar angle, sea ice, and snow cover, limit the light penetrating the water (Leu et al., 2015; Hancke et al., 2018). Indeed the lower limit of the photic zone was reconsidered as benthic microalgae in the Antarctic were reported photosynthetically active at light levels less than 1 µmol photons m</w:t>
      </w:r>
      <w:r>
        <w:rPr>
          <w:vertAlign w:val="superscript"/>
        </w:rPr>
        <w:t>-2</w:t>
      </w:r>
      <w:r>
        <w:t xml:space="preserve"> s</w:t>
      </w:r>
      <w:r>
        <w:rPr>
          <w:vertAlign w:val="superscript"/>
        </w:rPr>
        <w:t>-1</w:t>
      </w:r>
      <w:r>
        <w:t xml:space="preserve"> (Robinson et al., 1995). Some polar psychrophile phytoplankton further demonstrate slow, but ecologically significant, productivity in the winter through photosynthesis below 0.15 µmol photons m</w:t>
      </w:r>
      <w:r>
        <w:rPr>
          <w:vertAlign w:val="superscript"/>
        </w:rPr>
        <w:t>-2</w:t>
      </w:r>
      <w:r>
        <w:t xml:space="preserve"> s</w:t>
      </w:r>
      <w:r>
        <w:rPr>
          <w:vertAlign w:val="superscript"/>
        </w:rPr>
        <w:t>-1</w:t>
      </w:r>
      <w:r>
        <w:t xml:space="preserve"> (Randelhoff et al., 2020; Hancke et al., 2018; Hoppe et al., 2024), with implications for the responses of phytoplankton communities to climate change (Ardyna and Arrigo, 2020).</w:t>
      </w:r>
    </w:p>
    <w:p w14:paraId="4340FC09" w14:textId="77777777" w:rsidR="00DE425B" w:rsidRDefault="00000000">
      <w:pPr>
        <w:pStyle w:val="BodyText"/>
      </w:pPr>
      <w:r>
        <w:t>Slow but significant phytoplankton photosynthesis during polar winters underscores the ability of psychrophilic phytoplankton to maintain functional photosystems throughout the polar night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and growth may serve to mitigate cell mortality in the extended darkness of winter, maintaining a seeding population for the </w:t>
      </w:r>
      <w:r>
        <w:lastRenderedPageBreak/>
        <w:t>spring bloom (Randelhoff et al., 2020). These spring blooms, in turn, are a major source of annual net primary production in polar regions (Ardyna and Arrigo, 2020).</w:t>
      </w:r>
    </w:p>
    <w:p w14:paraId="2F11AD6D" w14:textId="77777777" w:rsidR="00DE425B" w:rsidRDefault="00000000">
      <w:pPr>
        <w:pStyle w:val="BodyText"/>
      </w:pPr>
      <w:r>
        <w:t xml:space="preserve">In parallel with seasonally low light, psychrophile phytoplankton contend with cold temperature constraints on water viscosity, solute diffusion rates, membrane fluidity, enzyme kinetics and macromolecule interactions (Lyon and Mock, 2014). Some psychrophilic phytoplankton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Polar microbes use cellular-compatible solutes, including sugars, polyols, amino acids, betaine, and DMSP, which reduce intracellular freezing points and maintain enzyme hydration spheres, stabilizing catalytic activity (Lyon and Mock, 2014). Additionally, they exhibit high levels of polyunsaturated fatty acids (PUFAs) in their lipid membranes (Lyon and Mock, 2014; Cvetkovska et al., 2022) contributing to maintainance of membrane fluidity at cold temperatures.</w:t>
      </w:r>
    </w:p>
    <w:p w14:paraId="5437055D" w14:textId="65BAA549" w:rsidR="00DE425B" w:rsidRDefault="00000000">
      <w:pPr>
        <w:pStyle w:val="BodyText"/>
      </w:pPr>
      <w: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5DD5A7A9" w14:textId="77777777" w:rsidR="00DE425B" w:rsidRDefault="00000000">
      <w:pPr>
        <w:pStyle w:val="BodyText"/>
      </w:pPr>
      <w:r>
        <w:lastRenderedPageBreak/>
        <w:t>In PSII, photons are captured by light-harvesting chlorophyll molecules, (Kirk, 2011), initiating a transition from the ground state to an electrically excited state. Energy absorbed by light harvesting complexes undergoes rounds of inductive resonance transfer among multiple pigments before eventually reaching the photochemical reaction center of PSII, P</w:t>
      </w:r>
      <w:r>
        <w:rPr>
          <w:vertAlign w:val="subscript"/>
        </w:rPr>
        <w:t>680</w:t>
      </w:r>
      <w:r>
        <w:t>, (Kirk, 2011), composed of a Chl a heterodimer (Shen, 2021; Vass, 2011). 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t>*, it shifts reduction potential, allowing transfer of an electron to an initial pheophytin (Phe) acceptor molecule, thereby photoxidizing to P</w:t>
      </w:r>
      <w:r>
        <w:rPr>
          <w:vertAlign w:val="subscript"/>
        </w:rPr>
        <w:t>680</w:t>
      </w:r>
      <w:r>
        <w:t>+ (Vass, 2011; Shevela et al., 2023).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by receiving two electrons, is released, carrying the electrons into the mobile plastoquinone pool in the lipid phase of the thylakoid membrane (Kirk, 2011). P</w:t>
      </w:r>
      <w:r>
        <w:rPr>
          <w:vertAlign w:val="subscript"/>
        </w:rPr>
        <w:t>680</w:t>
      </w:r>
      <w:r>
        <w:t>+ returns to its ground state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688DE74B" w14:textId="719BD3D7" w:rsidR="00DE425B" w:rsidRDefault="00000000">
      <w:pPr>
        <w:pStyle w:val="BodyText"/>
      </w:pPr>
      <w:r>
        <w:t>During photosynthesis, electron transfers thus stabilize separated charges (Vass, 2011). However, these charge separations are reversible through recombination reactions (Vass and Cser, 2009; Han et al., 2012), one category of photochemical ‘miss’ (Han et al., 2012, 2022), a futile cycle of photochemistry (Rappaport et al., 2002; Rappaport et al., 2005; Laloi et al., 2006). Recombinations can generate chlorophyll triplets which react with ground-state molecular oxygen to produce singlet oxygen (</w:t>
      </w:r>
      <w:r>
        <w:rPr>
          <w:vertAlign w:val="superscript"/>
        </w:rPr>
        <w:t>1</w:t>
      </w:r>
      <w:r>
        <w:t>O</w:t>
      </w:r>
      <w:r>
        <w:rPr>
          <w:vertAlign w:val="subscript"/>
        </w:rPr>
        <w:t>2</w:t>
      </w:r>
      <w:r>
        <w:t xml:space="preserve">), a highly damaging, </w:t>
      </w:r>
      <w:r>
        <w:lastRenderedPageBreak/>
        <w:t>photoinhibitory reactive oxygen species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there are activation energies for recombinations, the probabilities of recombinations vary with temperature, (Ivanov et al., 2006; Han et al., 2008; Han et al., 2012, 2022). Both plants and cyanobacteria modulate the potentials of electron transfer intermediates, changing the probabilities and temperature dependencies of recombinations (Ivanov et al., 2006; Sane et al., 2003; Sane et al., 2002; Ivanov et al., 2003)</w:t>
      </w:r>
      <w:ins w:id="2" w:author="Mackenzie Clare Poirier" w:date="2025-04-08T11:21:00Z" w16du:dateUtc="2025-04-08T15:21:00Z">
        <w:r w:rsidR="00887B13">
          <w:t>.</w:t>
        </w:r>
      </w:ins>
    </w:p>
    <w:p w14:paraId="26EF0D7A" w14:textId="77777777" w:rsidR="00DE425B" w:rsidRDefault="00000000">
      <w:pPr>
        <w:pStyle w:val="BodyText"/>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3BE4C402" w14:textId="77777777" w:rsidR="00DE425B" w:rsidRDefault="00000000">
      <w:pPr>
        <w:pStyle w:val="BodyText"/>
      </w:pPr>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 , from most reduced to most oxidized, as S0, S1, S2, and S3, followed by a transient S4 state, which rapidly decays to S0. Once the Mn cluster has progessively lost four electrons, the Mn cluster oxidizes two water </w:t>
      </w:r>
      <w:r>
        <w:lastRenderedPageBreak/>
        <w:t>molecules to one molecule of O</w:t>
      </w:r>
      <w:r>
        <w:rPr>
          <w:vertAlign w:val="subscript"/>
        </w:rPr>
        <w:t>2</w:t>
      </w:r>
      <w:r>
        <w:t>. Therefore, a complete water oxidation cycle during oxygenic photosynthesis requires four sequential photon excitations of a single PSII, with the progressive accumulation of four oxidizing equivalents in the OEC (Dau and Haumann, 2007; Gates et al., 2020; Zaharieva and Dau, 2019).</w:t>
      </w:r>
    </w:p>
    <w:p w14:paraId="52404D87" w14:textId="77777777" w:rsidR="00DE425B" w:rsidRDefault="00000000">
      <w:pPr>
        <w:pStyle w:val="BodyText"/>
      </w:pPr>
      <w:r>
        <w:t>Under light limitation, arrivals of excitations of P</w:t>
      </w:r>
      <w:r>
        <w:rPr>
          <w:vertAlign w:val="subscript"/>
        </w:rPr>
        <w:t>680</w:t>
      </w:r>
      <w:r>
        <w:t xml:space="preserve"> are widely spaced in time, so electron transfer intermediates must persist for long periods of time, elevating the probabilities of energetically wasteful recombination reactions, representing a step backward in the S-State cycle (Keren et al., 1997; de Wijn and van Gorkom, 2002; Han et al., 2008). Stable and progressive S-State cycling under low light, in contrast, sustains electron flow for ATP and NADPH production, while minimizing risk of low-light photodamage to PSII (Rappaport et al., 2005; Keren et al., 1997).</w:t>
      </w:r>
    </w:p>
    <w:p w14:paraId="07EB14DB" w14:textId="77777777" w:rsidR="00DE425B" w:rsidRDefault="00000000">
      <w:pPr>
        <w:pStyle w:val="BodyText"/>
      </w:pPr>
      <w:r>
        <w:t xml:space="preserve">We therefore evaluated whether psychrophilic polar diatoms and green algae maintain stable S-State cycling, thus enabling productive electron transport, under extremely low light and low temperatures. S-State cycling in a phytoplankton sample can be tracked by the applications of sequences of short, bright, single-turnover saturating light flashes. In darkness the PSII population relaxes primarily to S1 (Han et al., 2008). As sequential light flashes are applied, the population of PSII complexes is driven through the S-State cycle (Dau and Haumann, 2007). In an idealized sample, the four S-States will be reflected by an ongoing periodic oscillation in ChlF, since the S-States have different intrinsic fluorescence yields (Gates et al., 2020; Zaharieva and Dau, 2019). However, recombination reactions contribute to wasteful misses in the S-State cycling of individual PSII (Han et al., 2012). As misses occur, they progressively desynchronize S-State cycling among the PSII </w:t>
      </w:r>
      <w:r>
        <w:lastRenderedPageBreak/>
        <w:t>population, dampening the observed ChlF oscillation (de Wijn and van Gorkom, 2002) towards a steady state averaged ChlF for the PSII population. An organism exhibiting S-State cycling sustained over more flash cycles indicates fewer photochemical misses, and thus higher conversion of rare excitations to photosynthetic electron transport. By comparing the S-State cycling over flash cycles, of psychrophilic and temperate taxa, we sought to determine if psychrophilic diatoms and green algae show higher maintainance of progressive PSII function under extreme low light, for stable extraction of electrons from water.</w:t>
      </w:r>
    </w:p>
    <w:p w14:paraId="608BBCBF" w14:textId="77777777" w:rsidR="00DE425B" w:rsidRDefault="00000000">
      <w:pPr>
        <w:pStyle w:val="Heading1"/>
      </w:pPr>
      <w:bookmarkStart w:id="3" w:name="materials-and-methods"/>
      <w:bookmarkEnd w:id="1"/>
      <w:r>
        <w:t>Materials and methods</w:t>
      </w:r>
    </w:p>
    <w:p w14:paraId="6BD4C526" w14:textId="77777777" w:rsidR="00DE425B" w:rsidRDefault="00000000">
      <w:pPr>
        <w:pStyle w:val="Heading2"/>
      </w:pPr>
      <w:bookmarkStart w:id="4" w:name="study-strains-and-culturing-conditions"/>
      <w:r>
        <w:rPr>
          <w:rStyle w:val="SectionNumber"/>
        </w:rPr>
        <w:t>1.1</w:t>
      </w:r>
      <w:r>
        <w:tab/>
        <w:t>Study Strains and Culturing Conditions</w:t>
      </w:r>
    </w:p>
    <w:p w14:paraId="5C9C33DF" w14:textId="77777777" w:rsidR="00DE425B" w:rsidRDefault="00000000">
      <w:pPr>
        <w:pStyle w:val="FirstParagraph"/>
      </w:pPr>
      <w:r>
        <w:t>The seven study taxa, including polar and temperate strains of diatoms and green algae, and their respective culturing conditions are summarized in Table @ref(tab:taxa_cultures).</w:t>
      </w:r>
    </w:p>
    <w:p w14:paraId="6F7ECF98" w14:textId="77777777" w:rsidR="00DE425B" w:rsidRDefault="00000000">
      <w:pPr>
        <w:pStyle w:val="BodyText"/>
      </w:pPr>
      <w:r>
        <w:t>(#tab:taxa_cultures)(#tab:taxa_cultures)Study taxa and culture growth conditions.</w:t>
      </w:r>
    </w:p>
    <w:p w14:paraId="6EEEF566" w14:textId="77777777" w:rsidR="00DE425B" w:rsidRDefault="00000000">
      <w:pPr>
        <w:pStyle w:val="BodyText"/>
      </w:pPr>
      <w:r>
        <w:t>Taxa</w:t>
      </w:r>
    </w:p>
    <w:p w14:paraId="60493B92" w14:textId="77777777" w:rsidR="00DE425B" w:rsidRDefault="00000000">
      <w:pPr>
        <w:pStyle w:val="BodyText"/>
      </w:pPr>
      <w:r>
        <w:t>Origin</w:t>
      </w:r>
    </w:p>
    <w:p w14:paraId="747F3111" w14:textId="77777777" w:rsidR="00DE425B" w:rsidRDefault="00000000">
      <w:pPr>
        <w:pStyle w:val="BodyText"/>
      </w:pPr>
      <w:r>
        <w:t>Growth °C</w:t>
      </w:r>
    </w:p>
    <w:p w14:paraId="4E8A61FF" w14:textId="77777777" w:rsidR="00DE425B" w:rsidRDefault="00000000">
      <w:pPr>
        <w:pStyle w:val="BodyText"/>
      </w:pPr>
      <w:r>
        <w:t>PAR (µE)</w:t>
      </w:r>
    </w:p>
    <w:p w14:paraId="2DDE4130" w14:textId="77777777" w:rsidR="00DE425B" w:rsidRDefault="00000000">
      <w:pPr>
        <w:pStyle w:val="BodyText"/>
      </w:pPr>
      <w:r>
        <w:t>Photoperiod (h)</w:t>
      </w:r>
    </w:p>
    <w:p w14:paraId="4277A834" w14:textId="77777777" w:rsidR="00DE425B" w:rsidRDefault="00000000">
      <w:pPr>
        <w:pStyle w:val="BodyText"/>
      </w:pPr>
      <w:r>
        <w:lastRenderedPageBreak/>
        <w:t>Media</w:t>
      </w:r>
    </w:p>
    <w:p w14:paraId="037C9D99" w14:textId="77777777" w:rsidR="00DE425B" w:rsidRDefault="00000000">
      <w:pPr>
        <w:pStyle w:val="BodyText"/>
      </w:pPr>
      <w:r>
        <w:t>Thalassiosira pseudonana</w:t>
      </w:r>
    </w:p>
    <w:p w14:paraId="5EB6ADBA" w14:textId="77777777" w:rsidR="00DE425B" w:rsidRDefault="00000000">
      <w:pPr>
        <w:pStyle w:val="BodyText"/>
      </w:pPr>
      <w:r>
        <w:t>Temperate</w:t>
      </w:r>
    </w:p>
    <w:p w14:paraId="2133ACC9" w14:textId="77777777" w:rsidR="00DE425B" w:rsidRDefault="00000000">
      <w:pPr>
        <w:pStyle w:val="BodyText"/>
      </w:pPr>
      <w:r>
        <w:t>22</w:t>
      </w:r>
    </w:p>
    <w:p w14:paraId="56786A4B" w14:textId="77777777" w:rsidR="00DE425B" w:rsidRDefault="00000000">
      <w:pPr>
        <w:pStyle w:val="BodyText"/>
      </w:pPr>
      <w:r>
        <w:t>70</w:t>
      </w:r>
    </w:p>
    <w:p w14:paraId="64929FD4" w14:textId="77777777" w:rsidR="00DE425B" w:rsidRDefault="00000000">
      <w:pPr>
        <w:pStyle w:val="BodyText"/>
      </w:pPr>
      <w:r>
        <w:t>12</w:t>
      </w:r>
    </w:p>
    <w:p w14:paraId="680A6706" w14:textId="77777777" w:rsidR="00DE425B" w:rsidRDefault="00000000">
      <w:pPr>
        <w:pStyle w:val="BodyText"/>
      </w:pPr>
      <w:r>
        <w:t>F2</w:t>
      </w:r>
    </w:p>
    <w:p w14:paraId="721F374E" w14:textId="77777777" w:rsidR="00DE425B" w:rsidRDefault="00000000">
      <w:pPr>
        <w:pStyle w:val="BodyText"/>
      </w:pPr>
      <w:r>
        <w:t>Thalassiosira pseudonana</w:t>
      </w:r>
    </w:p>
    <w:p w14:paraId="32999B48" w14:textId="77777777" w:rsidR="00DE425B" w:rsidRDefault="00000000">
      <w:pPr>
        <w:pStyle w:val="BodyText"/>
      </w:pPr>
      <w:r>
        <w:t>Temperate</w:t>
      </w:r>
    </w:p>
    <w:p w14:paraId="49E6DB05" w14:textId="77777777" w:rsidR="00DE425B" w:rsidRDefault="00000000">
      <w:pPr>
        <w:pStyle w:val="BodyText"/>
      </w:pPr>
      <w:r>
        <w:t>22</w:t>
      </w:r>
    </w:p>
    <w:p w14:paraId="386D1BB2" w14:textId="77777777" w:rsidR="00DE425B" w:rsidRDefault="00000000">
      <w:pPr>
        <w:pStyle w:val="BodyText"/>
      </w:pPr>
      <w:r>
        <w:t>50</w:t>
      </w:r>
    </w:p>
    <w:p w14:paraId="4CCC3D13" w14:textId="77777777" w:rsidR="00DE425B" w:rsidRDefault="00000000">
      <w:pPr>
        <w:pStyle w:val="BodyText"/>
      </w:pPr>
      <w:r>
        <w:t>12</w:t>
      </w:r>
    </w:p>
    <w:p w14:paraId="524FF1B2" w14:textId="77777777" w:rsidR="00DE425B" w:rsidRDefault="00000000">
      <w:pPr>
        <w:pStyle w:val="BodyText"/>
      </w:pPr>
      <w:r>
        <w:t>F2</w:t>
      </w:r>
    </w:p>
    <w:p w14:paraId="5FF813CD" w14:textId="77777777" w:rsidR="00DE425B" w:rsidRDefault="00000000">
      <w:pPr>
        <w:pStyle w:val="BodyText"/>
      </w:pPr>
      <w:r>
        <w:t>Chlorella vulgaris</w:t>
      </w:r>
    </w:p>
    <w:p w14:paraId="4B1C8D04" w14:textId="77777777" w:rsidR="00DE425B" w:rsidRDefault="00000000">
      <w:pPr>
        <w:pStyle w:val="BodyText"/>
      </w:pPr>
      <w:r>
        <w:t>Temperate</w:t>
      </w:r>
    </w:p>
    <w:p w14:paraId="215AC1B9" w14:textId="77777777" w:rsidR="00DE425B" w:rsidRDefault="00000000">
      <w:pPr>
        <w:pStyle w:val="BodyText"/>
      </w:pPr>
      <w:r>
        <w:lastRenderedPageBreak/>
        <w:t>22</w:t>
      </w:r>
    </w:p>
    <w:p w14:paraId="31C6A5EF" w14:textId="77777777" w:rsidR="00DE425B" w:rsidRDefault="00000000">
      <w:pPr>
        <w:pStyle w:val="BodyText"/>
      </w:pPr>
      <w:r>
        <w:t>50</w:t>
      </w:r>
    </w:p>
    <w:p w14:paraId="2CD87F7E" w14:textId="77777777" w:rsidR="00DE425B" w:rsidRDefault="00000000">
      <w:pPr>
        <w:pStyle w:val="BodyText"/>
      </w:pPr>
      <w:r>
        <w:t>12</w:t>
      </w:r>
    </w:p>
    <w:p w14:paraId="089FCB0F" w14:textId="77777777" w:rsidR="00DE425B" w:rsidRDefault="00000000">
      <w:pPr>
        <w:pStyle w:val="BodyText"/>
      </w:pPr>
      <w:r>
        <w:t>BG11</w:t>
      </w:r>
    </w:p>
    <w:p w14:paraId="753DC075" w14:textId="77777777" w:rsidR="00DE425B" w:rsidRDefault="00000000">
      <w:pPr>
        <w:pStyle w:val="BodyText"/>
      </w:pPr>
      <w:r>
        <w:t>Chlorella vulgaris</w:t>
      </w:r>
    </w:p>
    <w:p w14:paraId="5D0D49AE" w14:textId="77777777" w:rsidR="00DE425B" w:rsidRDefault="00000000">
      <w:pPr>
        <w:pStyle w:val="BodyText"/>
      </w:pPr>
      <w:r>
        <w:t>Temperate</w:t>
      </w:r>
    </w:p>
    <w:p w14:paraId="61D077BE" w14:textId="77777777" w:rsidR="00DE425B" w:rsidRDefault="00000000">
      <w:pPr>
        <w:pStyle w:val="BodyText"/>
      </w:pPr>
      <w:r>
        <w:t>22</w:t>
      </w:r>
    </w:p>
    <w:p w14:paraId="158EA492" w14:textId="77777777" w:rsidR="00DE425B" w:rsidRDefault="00000000">
      <w:pPr>
        <w:pStyle w:val="BodyText"/>
      </w:pPr>
      <w:r>
        <w:t>50</w:t>
      </w:r>
    </w:p>
    <w:p w14:paraId="1C4C21C6" w14:textId="77777777" w:rsidR="00DE425B" w:rsidRDefault="00000000">
      <w:pPr>
        <w:pStyle w:val="BodyText"/>
      </w:pPr>
      <w:r>
        <w:t>12</w:t>
      </w:r>
    </w:p>
    <w:p w14:paraId="2FB86D44" w14:textId="77777777" w:rsidR="00DE425B" w:rsidRDefault="00000000">
      <w:pPr>
        <w:pStyle w:val="BodyText"/>
      </w:pPr>
      <w:r>
        <w:t>BG11</w:t>
      </w:r>
    </w:p>
    <w:p w14:paraId="5144965B" w14:textId="77777777" w:rsidR="00DE425B" w:rsidRDefault="00000000">
      <w:pPr>
        <w:pStyle w:val="BodyText"/>
      </w:pPr>
      <w:r>
        <w:t>Chlamydomonas reinhardtii</w:t>
      </w:r>
    </w:p>
    <w:p w14:paraId="4F48F3EE" w14:textId="77777777" w:rsidR="00DE425B" w:rsidRDefault="00000000">
      <w:pPr>
        <w:pStyle w:val="BodyText"/>
      </w:pPr>
      <w:r>
        <w:t>Temperate</w:t>
      </w:r>
    </w:p>
    <w:p w14:paraId="3CC2C741" w14:textId="77777777" w:rsidR="00DE425B" w:rsidRDefault="00000000">
      <w:pPr>
        <w:pStyle w:val="BodyText"/>
      </w:pPr>
      <w:r>
        <w:t>24</w:t>
      </w:r>
    </w:p>
    <w:p w14:paraId="1762E1A2" w14:textId="77777777" w:rsidR="00DE425B" w:rsidRDefault="00000000">
      <w:pPr>
        <w:pStyle w:val="BodyText"/>
      </w:pPr>
      <w:r>
        <w:t>70</w:t>
      </w:r>
    </w:p>
    <w:p w14:paraId="4776AF3C" w14:textId="77777777" w:rsidR="00DE425B" w:rsidRDefault="00000000">
      <w:pPr>
        <w:pStyle w:val="BodyText"/>
      </w:pPr>
      <w:r>
        <w:t>24</w:t>
      </w:r>
    </w:p>
    <w:p w14:paraId="2F2D7128" w14:textId="77777777" w:rsidR="00DE425B" w:rsidRDefault="00000000">
      <w:pPr>
        <w:pStyle w:val="BodyText"/>
      </w:pPr>
      <w:r>
        <w:lastRenderedPageBreak/>
        <w:t>BBM</w:t>
      </w:r>
    </w:p>
    <w:p w14:paraId="7D5AD5A2" w14:textId="77777777" w:rsidR="00DE425B" w:rsidRDefault="00000000">
      <w:pPr>
        <w:pStyle w:val="BodyText"/>
      </w:pPr>
      <w:r>
        <w:t>Fragilariopsis cylindrus</w:t>
      </w:r>
    </w:p>
    <w:p w14:paraId="20C29A58" w14:textId="77777777" w:rsidR="00DE425B" w:rsidRDefault="00000000">
      <w:pPr>
        <w:pStyle w:val="BodyText"/>
      </w:pPr>
      <w:r>
        <w:t>Polar</w:t>
      </w:r>
    </w:p>
    <w:p w14:paraId="64A7EA6C" w14:textId="77777777" w:rsidR="00DE425B" w:rsidRDefault="00000000">
      <w:pPr>
        <w:pStyle w:val="BodyText"/>
      </w:pPr>
      <w:r>
        <w:t>0</w:t>
      </w:r>
    </w:p>
    <w:p w14:paraId="18D923E1" w14:textId="77777777" w:rsidR="00DE425B" w:rsidRDefault="00000000">
      <w:pPr>
        <w:pStyle w:val="BodyText"/>
      </w:pPr>
      <w:r>
        <w:t>10</w:t>
      </w:r>
    </w:p>
    <w:p w14:paraId="5D421EC4" w14:textId="77777777" w:rsidR="00DE425B" w:rsidRDefault="00000000">
      <w:pPr>
        <w:pStyle w:val="BodyText"/>
      </w:pPr>
      <w:r>
        <w:t>24</w:t>
      </w:r>
    </w:p>
    <w:p w14:paraId="4CA32F9A" w14:textId="77777777" w:rsidR="00DE425B" w:rsidRDefault="00000000">
      <w:pPr>
        <w:pStyle w:val="BodyText"/>
      </w:pPr>
      <w:r>
        <w:t>F2</w:t>
      </w:r>
    </w:p>
    <w:p w14:paraId="2B65FE17" w14:textId="77777777" w:rsidR="00DE425B" w:rsidRDefault="00000000">
      <w:pPr>
        <w:pStyle w:val="BodyText"/>
      </w:pPr>
      <w:r>
        <w:t>Fragilariopsis cylindrus</w:t>
      </w:r>
    </w:p>
    <w:p w14:paraId="02D1755A" w14:textId="77777777" w:rsidR="00DE425B" w:rsidRDefault="00000000">
      <w:pPr>
        <w:pStyle w:val="BodyText"/>
      </w:pPr>
      <w:r>
        <w:t>Polar</w:t>
      </w:r>
    </w:p>
    <w:p w14:paraId="388FABA1" w14:textId="77777777" w:rsidR="00DE425B" w:rsidRDefault="00000000">
      <w:pPr>
        <w:pStyle w:val="BodyText"/>
      </w:pPr>
      <w:r>
        <w:t>6</w:t>
      </w:r>
    </w:p>
    <w:p w14:paraId="7AB8003A" w14:textId="77777777" w:rsidR="00DE425B" w:rsidRDefault="00000000">
      <w:pPr>
        <w:pStyle w:val="BodyText"/>
      </w:pPr>
      <w:r>
        <w:t>10</w:t>
      </w:r>
    </w:p>
    <w:p w14:paraId="7FED9F83" w14:textId="77777777" w:rsidR="00DE425B" w:rsidRDefault="00000000">
      <w:pPr>
        <w:pStyle w:val="BodyText"/>
      </w:pPr>
      <w:r>
        <w:t>24</w:t>
      </w:r>
    </w:p>
    <w:p w14:paraId="5A0D5AE6" w14:textId="77777777" w:rsidR="00DE425B" w:rsidRDefault="00000000">
      <w:pPr>
        <w:pStyle w:val="BodyText"/>
      </w:pPr>
      <w:r>
        <w:t>F2</w:t>
      </w:r>
    </w:p>
    <w:p w14:paraId="4D652290" w14:textId="77777777" w:rsidR="00DE425B" w:rsidRDefault="00000000">
      <w:pPr>
        <w:pStyle w:val="BodyText"/>
      </w:pPr>
      <w:r>
        <w:t>Chlamydomonas priscuii</w:t>
      </w:r>
    </w:p>
    <w:p w14:paraId="3BEBD590" w14:textId="77777777" w:rsidR="00DE425B" w:rsidRDefault="00000000">
      <w:pPr>
        <w:pStyle w:val="BodyText"/>
      </w:pPr>
      <w:r>
        <w:t>Polar</w:t>
      </w:r>
    </w:p>
    <w:p w14:paraId="616CDAB0" w14:textId="77777777" w:rsidR="00DE425B" w:rsidRDefault="00000000">
      <w:pPr>
        <w:pStyle w:val="BodyText"/>
      </w:pPr>
      <w:r>
        <w:lastRenderedPageBreak/>
        <w:t>4</w:t>
      </w:r>
    </w:p>
    <w:p w14:paraId="280E88ED" w14:textId="77777777" w:rsidR="00DE425B" w:rsidRDefault="00000000">
      <w:pPr>
        <w:pStyle w:val="BodyText"/>
      </w:pPr>
      <w:r>
        <w:t>10</w:t>
      </w:r>
    </w:p>
    <w:p w14:paraId="50A7B0A8" w14:textId="77777777" w:rsidR="00DE425B" w:rsidRDefault="00000000">
      <w:pPr>
        <w:pStyle w:val="BodyText"/>
      </w:pPr>
      <w:r>
        <w:t>24</w:t>
      </w:r>
    </w:p>
    <w:p w14:paraId="4C30FE96" w14:textId="77777777" w:rsidR="00DE425B" w:rsidRDefault="00000000">
      <w:pPr>
        <w:pStyle w:val="BodyText"/>
      </w:pPr>
      <w:r>
        <w:t>BBM</w:t>
      </w:r>
    </w:p>
    <w:p w14:paraId="0EA3AD5E" w14:textId="77777777" w:rsidR="00DE425B" w:rsidRDefault="00000000">
      <w:pPr>
        <w:pStyle w:val="BodyText"/>
      </w:pPr>
      <w:r>
        <w:t>Chlamydomonas ICEMDV</w:t>
      </w:r>
    </w:p>
    <w:p w14:paraId="383E9FB4" w14:textId="77777777" w:rsidR="00DE425B" w:rsidRDefault="00000000">
      <w:pPr>
        <w:pStyle w:val="BodyText"/>
      </w:pPr>
      <w:r>
        <w:t>Polar</w:t>
      </w:r>
    </w:p>
    <w:p w14:paraId="55818AD7" w14:textId="77777777" w:rsidR="00DE425B" w:rsidRDefault="00000000">
      <w:pPr>
        <w:pStyle w:val="BodyText"/>
      </w:pPr>
      <w:r>
        <w:t>4</w:t>
      </w:r>
    </w:p>
    <w:p w14:paraId="65B83AC3" w14:textId="77777777" w:rsidR="00DE425B" w:rsidRDefault="00000000">
      <w:pPr>
        <w:pStyle w:val="BodyText"/>
      </w:pPr>
      <w:r>
        <w:t>10</w:t>
      </w:r>
    </w:p>
    <w:p w14:paraId="67B330D1" w14:textId="77777777" w:rsidR="00DE425B" w:rsidRDefault="00000000">
      <w:pPr>
        <w:pStyle w:val="BodyText"/>
      </w:pPr>
      <w:r>
        <w:t>24</w:t>
      </w:r>
    </w:p>
    <w:p w14:paraId="6064A3EE" w14:textId="77777777" w:rsidR="00DE425B" w:rsidRDefault="00000000">
      <w:pPr>
        <w:pStyle w:val="BodyText"/>
      </w:pPr>
      <w:r>
        <w:t>BBM</w:t>
      </w:r>
    </w:p>
    <w:p w14:paraId="0FF1D1C8" w14:textId="77777777" w:rsidR="00DE425B" w:rsidRDefault="00000000">
      <w:pPr>
        <w:pStyle w:val="BodyText"/>
      </w:pPr>
      <w:r>
        <w:t>Chlamydomona malina</w:t>
      </w:r>
    </w:p>
    <w:p w14:paraId="4B09A3D9" w14:textId="77777777" w:rsidR="00DE425B" w:rsidRDefault="00000000">
      <w:pPr>
        <w:pStyle w:val="BodyText"/>
      </w:pPr>
      <w:r>
        <w:t>Polar</w:t>
      </w:r>
    </w:p>
    <w:p w14:paraId="4BDF8C88" w14:textId="77777777" w:rsidR="00DE425B" w:rsidRDefault="00000000">
      <w:pPr>
        <w:pStyle w:val="BodyText"/>
      </w:pPr>
      <w:r>
        <w:t>4</w:t>
      </w:r>
    </w:p>
    <w:p w14:paraId="5A1F08EF" w14:textId="77777777" w:rsidR="00DE425B" w:rsidRDefault="00000000">
      <w:pPr>
        <w:pStyle w:val="BodyText"/>
      </w:pPr>
      <w:r>
        <w:t>10</w:t>
      </w:r>
    </w:p>
    <w:p w14:paraId="73A69642" w14:textId="77777777" w:rsidR="00DE425B" w:rsidRDefault="00000000">
      <w:pPr>
        <w:pStyle w:val="BodyText"/>
      </w:pPr>
      <w:r>
        <w:t>24</w:t>
      </w:r>
    </w:p>
    <w:p w14:paraId="58DF4F39" w14:textId="77777777" w:rsidR="00DE425B" w:rsidRDefault="00000000">
      <w:pPr>
        <w:pStyle w:val="BodyText"/>
      </w:pPr>
      <w:r>
        <w:lastRenderedPageBreak/>
        <w:t>BBM</w:t>
      </w:r>
    </w:p>
    <w:p w14:paraId="09EF1141" w14:textId="21E8BA7A" w:rsidR="00DE425B" w:rsidRDefault="00000000">
      <w:pPr>
        <w:pStyle w:val="BodyText"/>
      </w:pPr>
      <w:r>
        <w:rPr>
          <w:i/>
          <w:iCs/>
        </w:rPr>
        <w:t>Fragilariopsis cylindrus</w:t>
      </w:r>
      <w:r>
        <w:t xml:space="preserve">, a psychrophilic pennate diatom measuring 15-55 µm, forms large blooms in the high salinity and subzero temperatures of Arctic and Antarctic sea-ice systems (Otte et al., 2023; Cefarelli et al., 2010), and is as a keystone species for polar ecosystems (Otte et al., 2023; Kang and Fryxell, 1992). Conversely, </w:t>
      </w:r>
      <w:r>
        <w:rPr>
          <w:i/>
          <w:iCs/>
        </w:rPr>
        <w:t>Thalassiosira pseudonana</w:t>
      </w:r>
      <w:r>
        <w:t xml:space="preserve"> (</w:t>
      </w:r>
      <w:r>
        <w:rPr>
          <w:i/>
          <w:iCs/>
        </w:rPr>
        <w:t>Cyclotella nana</w:t>
      </w:r>
      <w:r>
        <w:t xml:space="preserve">) is a small (2.5-15 μm) centric diatom found worldwide in diverse freshwater, coastal, brackish, and marine habitats (Poulsen and Kröger, 2023). </w:t>
      </w:r>
      <w:r>
        <w:rPr>
          <w:i/>
          <w:iCs/>
        </w:rPr>
        <w:t>Thalassiosira pseudonana</w:t>
      </w:r>
      <w:r>
        <w:t xml:space="preserve"> can tolerate a range of salinities and temperatures (4–25°C), contributing to its use as a model diatom species (Poulsen and Kröger, 2023). </w:t>
      </w:r>
      <w:r>
        <w:rPr>
          <w:i/>
          <w:iCs/>
        </w:rPr>
        <w:t>Chlamydomonas</w:t>
      </w:r>
      <w:r>
        <w:t xml:space="preserve"> ICE</w:t>
      </w:r>
      <w:ins w:id="5" w:author="Mackenzie Clare Poirier" w:date="2025-04-08T12:11:00Z" w16du:dateUtc="2025-04-08T16:11:00Z">
        <w:r w:rsidR="00CD46EF">
          <w:t>-</w:t>
        </w:r>
      </w:ins>
      <w:r>
        <w:t xml:space="preserve">MDV and </w:t>
      </w:r>
      <w:r>
        <w:rPr>
          <w:i/>
          <w:iCs/>
        </w:rPr>
        <w:t xml:space="preserve">Chlamydomonas </w:t>
      </w:r>
      <w:proofErr w:type="spellStart"/>
      <w:r>
        <w:rPr>
          <w:i/>
          <w:iCs/>
        </w:rPr>
        <w:t>priscu</w:t>
      </w:r>
      <w:del w:id="6" w:author="Mackenzie Clare Poirier" w:date="2025-04-07T09:49:00Z" w16du:dateUtc="2025-04-07T13:49:00Z">
        <w:r w:rsidDel="005F4D69">
          <w:rPr>
            <w:i/>
            <w:iCs/>
          </w:rPr>
          <w:delText>i</w:delText>
        </w:r>
      </w:del>
      <w:r>
        <w:rPr>
          <w:i/>
          <w:iCs/>
        </w:rPr>
        <w:t>i</w:t>
      </w:r>
      <w:proofErr w:type="spellEnd"/>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ICE</w:t>
      </w:r>
      <w:ins w:id="7" w:author="Mackenzie Clare Poirier" w:date="2025-04-08T12:12:00Z" w16du:dateUtc="2025-04-08T16:12:00Z">
        <w:r w:rsidR="00CD46EF">
          <w:t>-</w:t>
        </w:r>
      </w:ins>
      <w:r>
        <w:t xml:space="preserve">MDV dominates the shallow photic zone, where it experiences relatively higher irradiance, extreme nutrient limitation, and lower salinity (Cook et al., 2019; Li et al., 2016). The smaller </w:t>
      </w:r>
      <w:r>
        <w:rPr>
          <w:i/>
          <w:iCs/>
        </w:rPr>
        <w:t xml:space="preserve">Chlamydomonas </w:t>
      </w:r>
      <w:proofErr w:type="spellStart"/>
      <w:r>
        <w:rPr>
          <w:i/>
          <w:iCs/>
        </w:rPr>
        <w:t>priscui</w:t>
      </w:r>
      <w:proofErr w:type="spellEnd"/>
      <w:del w:id="8" w:author="Mackenzie Clare Poirier" w:date="2025-04-07T09:49:00Z" w16du:dateUtc="2025-04-07T13:49:00Z">
        <w:r w:rsidDel="005F4D69">
          <w:rPr>
            <w:i/>
            <w:iCs/>
          </w:rPr>
          <w:delText>i</w:delText>
        </w:r>
      </w:del>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Ocean Beaufort Sea, around 10 μm in length and 5 μm in width, growing optimally at 4°C (Balzano et al., 2012; Morales-Sánchez et al., 2020). The temperate </w:t>
      </w:r>
      <w:r>
        <w:rPr>
          <w:i/>
          <w:iCs/>
        </w:rPr>
        <w:t>Chlamydomonas reinhardtii</w:t>
      </w:r>
      <w:r>
        <w:t xml:space="preserve"> is a model green alga approximately 10 μm in diamter, found in soil and aquatic environments with an optimal temperature range of 20-32°C (Sasso et al., 2018; Xie et al., 2013). </w:t>
      </w:r>
      <w:r>
        <w:rPr>
          <w:i/>
          <w:iCs/>
        </w:rPr>
        <w:t>Chlorella vulgaris</w:t>
      </w:r>
      <w:r>
        <w:t xml:space="preserve">, </w:t>
      </w:r>
      <w:r>
        <w:lastRenderedPageBreak/>
        <w:t>ranging from 2 μm to 10 μm in size, is primarily found in freshwater environments and grows optimally at 27°C (Wiel et al., 2017; Leyva et al., 2014).</w:t>
      </w:r>
    </w:p>
    <w:p w14:paraId="3375B265" w14:textId="5B6E689A" w:rsidR="00DE425B" w:rsidRDefault="00000000">
      <w:pPr>
        <w:pStyle w:val="BodyText"/>
      </w:pPr>
      <w:r>
        <w:t xml:space="preserve">Cultures of </w:t>
      </w:r>
      <w:r>
        <w:rPr>
          <w:i/>
          <w:iCs/>
        </w:rPr>
        <w:t>Thalassiosira pseudonana</w:t>
      </w:r>
      <w:r>
        <w:t xml:space="preserve"> and </w:t>
      </w:r>
      <w:r>
        <w:rPr>
          <w:i/>
          <w:iCs/>
        </w:rPr>
        <w:t>Chlorella vulgaris</w:t>
      </w:r>
      <w:r>
        <w:t xml:space="preserve"> were prepared by Naaman Omar (Mount Allison University); </w:t>
      </w:r>
      <w:r>
        <w:rPr>
          <w:i/>
          <w:iCs/>
        </w:rPr>
        <w:t>Chlamydomonas</w:t>
      </w:r>
      <w:r>
        <w:t xml:space="preserve"> cultures were prepared by Mac</w:t>
      </w:r>
      <w:ins w:id="9" w:author="Mackenzie Clare Poirier" w:date="2025-04-08T12:20:00Z" w16du:dateUtc="2025-04-08T16:20:00Z">
        <w:r w:rsidR="00CD46EF">
          <w:t>k</w:t>
        </w:r>
      </w:ins>
      <w:del w:id="10" w:author="Mackenzie Clare Poirier" w:date="2025-04-08T12:20:00Z" w16du:dateUtc="2025-04-08T16:20:00Z">
        <w:r w:rsidDel="00CD46EF">
          <w:delText>K</w:delText>
        </w:r>
      </w:del>
      <w:r>
        <w:t>enzie Poirier (</w:t>
      </w:r>
      <w:proofErr w:type="spellStart"/>
      <w:r>
        <w:t>Cvetskova</w:t>
      </w:r>
      <w:proofErr w:type="spellEnd"/>
      <w:r>
        <w:t xml:space="preserve"> Lab, University of Ottawa); and </w:t>
      </w:r>
      <w:r>
        <w:rPr>
          <w:i/>
          <w:iCs/>
        </w:rPr>
        <w:t>Fragilariopsis cylindrus</w:t>
      </w:r>
      <w:r>
        <w:t xml:space="preserve"> cultures were prepared by Sébastien Guérin (Takuvik International Research Laboratory, Université Laval).</w:t>
      </w:r>
    </w:p>
    <w:p w14:paraId="4549A6FB" w14:textId="77777777" w:rsidR="00DE425B" w:rsidRDefault="00000000">
      <w:pPr>
        <w:pStyle w:val="Heading2"/>
      </w:pPr>
      <w:bookmarkStart w:id="11" w:name="X9683d6b2bf0074449bf1187a1d79f27d9c13873"/>
      <w:bookmarkEnd w:id="4"/>
      <w:r>
        <w:rPr>
          <w:rStyle w:val="SectionNumber"/>
        </w:rPr>
        <w:t>1.2</w:t>
      </w:r>
      <w:r>
        <w:tab/>
        <w:t>Single Turnover Variable Chlorophyll Fluorescence</w:t>
      </w:r>
    </w:p>
    <w:p w14:paraId="3597C04E" w14:textId="3383FFFA" w:rsidR="00DE425B" w:rsidRDefault="00000000">
      <w:pPr>
        <w:pStyle w:val="FirstParagraph"/>
      </w:pPr>
      <w:r>
        <w:t xml:space="preserve">We used series of single turnover, saturating, flashes to induce variable chlorophyll fluorescence (ChlF) (Kolber, 1998), to evaluate progressive desynchronization of the S-State cycle across a range of phytoplankton species and growth temperatures. </w:t>
      </w:r>
      <w:del w:id="12" w:author="Mackenzie Clare Poirier" w:date="2025-04-08T13:15:00Z" w16du:dateUtc="2025-04-08T17:15:00Z">
        <w:r w:rsidDel="00DA3603">
          <w:delText xml:space="preserve">Then </w:delText>
        </w:r>
      </w:del>
      <w:ins w:id="13" w:author="Mackenzie Clare Poirier" w:date="2025-04-08T13:15:00Z" w16du:dateUtc="2025-04-08T17:15:00Z">
        <w:r w:rsidR="00DA3603">
          <w:t>To do this</w:t>
        </w:r>
        <w:r w:rsidR="00DA3603">
          <w:t xml:space="preserve"> </w:t>
        </w:r>
      </w:ins>
      <w:r>
        <w:t>we loaded a 3 mL sample of culture into a temperature-controlled water-jacketed quartz cuvette (PolyScience), placed within the measurement chamber of a Soliense fluorometer (Version LIFT-REM 1.0, Soliense Inc). The apparatus was covered to block out incident light and cells were acclimated to the dark for a minimum of 30 seconds. In the dark PSII reaction centres relax to ground state,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 XXXXX µmol photons m</w:t>
      </w:r>
      <w:r>
        <w:rPr>
          <w:vertAlign w:val="superscript"/>
        </w:rPr>
        <w:t>-2</w:t>
      </w:r>
      <w:r>
        <w:t xml:space="preserve"> s</w:t>
      </w:r>
      <w:r>
        <w:rPr>
          <w:vertAlign w:val="superscript"/>
        </w:rPr>
        <w:t>-1</w:t>
      </w:r>
      <w:r>
        <w:t xml:space="preserve">), evenly spaced flashes centered at 445 nm. Each flash comprises a rapid series of 50-70 sub-saturating flashlets of 1.6 µs, delivered every 4.1 µs, over a total 205 - 287 µs per flash (Schuback et al., 2021). These flashlets cumulatively deliver a photon </w:t>
      </w:r>
      <w:r>
        <w:lastRenderedPageBreak/>
        <w:t>to each PSII in the population, with each ideally undergoing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 F</w:t>
      </w:r>
      <w:r>
        <w:rPr>
          <w:vertAlign w:val="subscript"/>
        </w:rPr>
        <w:t>O</w:t>
      </w:r>
      <w:r>
        <w:t xml:space="preserve"> and F</w:t>
      </w:r>
      <w:r>
        <w:rPr>
          <w:vertAlign w:val="subscript"/>
        </w:rPr>
        <w:t>M</w:t>
      </w:r>
      <w:r>
        <w:t xml:space="preserve"> are extracted using a fitting model (LIFT software version 22.11.11, Solisense Inc) (Kolber, 1998). F</w:t>
      </w:r>
      <w:r>
        <w:rPr>
          <w:vertAlign w:val="subscript"/>
        </w:rPr>
        <w:t>O</w:t>
      </w:r>
      <w:r>
        <w:t xml:space="preserve"> and F</w:t>
      </w:r>
      <w:r>
        <w:rPr>
          <w:vertAlign w:val="subscript"/>
        </w:rPr>
        <w:t>M</w:t>
      </w:r>
      <w:r>
        <w:t xml:space="preserve"> can then be used to derive the maximum quantum yield of photochemistry for open PSII (Schuback et al., 2021), a secondary ChlF parameter calculated as :</w:t>
      </w:r>
    </w:p>
    <w:p w14:paraId="19B93100" w14:textId="77777777" w:rsidR="00DE425B"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sSub>
                <m:sSubPr>
                  <m:ctrlPr>
                    <w:rPr>
                      <w:rFonts w:ascii="Cambria Math" w:hAnsi="Cambria Math"/>
                    </w:rPr>
                  </m:ctrlPr>
                </m:sSubPr>
                <m:e>
                  <m:r>
                    <w:rPr>
                      <w:rFonts w:ascii="Cambria Math" w:hAnsi="Cambria Math"/>
                    </w:rPr>
                    <m:t>F</m:t>
                  </m:r>
                </m:e>
                <m:sub>
                  <m:r>
                    <w:rPr>
                      <w:rFonts w:ascii="Cambria Math" w:hAnsi="Cambria Math"/>
                    </w:rPr>
                    <m:t>O</m:t>
                  </m:r>
                </m:sub>
              </m:sSub>
            </m:den>
          </m:f>
        </m:oMath>
      </m:oMathPara>
    </w:p>
    <w:p w14:paraId="70999D78" w14:textId="77777777" w:rsidR="00DE425B" w:rsidRDefault="00000000">
      <w:pPr>
        <w:pStyle w:val="FirstParagraph"/>
      </w:pPr>
      <w: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w:t>
      </w:r>
      <w:r>
        <w:lastRenderedPageBreak/>
        <w:t>a sample is large, weaker</w:t>
      </w:r>
      <w:del w:id="14" w:author="Mackenzie Clare Poirier" w:date="2025-04-08T14:16:00Z" w16du:dateUtc="2025-04-08T18:16:00Z">
        <w:r w:rsidDel="009D398E">
          <w:delText>,</w:delText>
        </w:r>
      </w:del>
      <w:r>
        <w:t xml:space="preserve"> or fewer</w:t>
      </w:r>
      <w:del w:id="15" w:author="Mackenzie Clare Poirier" w:date="2025-04-08T14:16:00Z" w16du:dateUtc="2025-04-08T18:16:00Z">
        <w:r w:rsidDel="009D398E">
          <w:delText>,</w:delText>
        </w:r>
      </w:del>
      <w:r>
        <w:t xml:space="preserve"> </w:t>
      </w:r>
      <w:proofErr w:type="spellStart"/>
      <w:r>
        <w:t>flashlets</w:t>
      </w:r>
      <w:proofErr w:type="spellEnd"/>
      <w:r>
        <w:t xml:space="preserve"> are required to saturate the population of PSII, while limiting excitation stress or double turnovers of PSII associated with excess light (Xu et al., 2018). Conversely, a sample with a smaller σ</w:t>
      </w:r>
      <w:r>
        <w:rPr>
          <w:vertAlign w:val="subscript"/>
        </w:rPr>
        <w:t>PSII</w:t>
      </w:r>
      <w:r>
        <w:t xml:space="preserve"> requires brighter, or more numerous, flashlets, to drive the proportion of closed reaction centres progressively towards saturation. If the brightness and number of sub-saturating flashlets are appropriate for the culture, the fluorescence will reach a plateau after approximately 70-80% of the flashlets (Kolber, 1998).</w:t>
      </w:r>
    </w:p>
    <w:p w14:paraId="503B07F1" w14:textId="77777777" w:rsidR="00DE425B" w:rsidRDefault="00000000">
      <w:pPr>
        <w:pStyle w:val="BodyText"/>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@ref(fig:rep_osc)) (Dau and Haumann, 2007). As the oxygen-evolving complex of PSII moves between S-States, it alters the system kinetics and free energy (Vinyard et al., 2013), and the yield of ChlF varies between S-States (Gates et al., 2020), so we can use ChlF to monitor S-State progression.</w:t>
      </w:r>
    </w:p>
    <w:p w14:paraId="03AC926E" w14:textId="77777777" w:rsidR="00DE425B" w:rsidRDefault="00000000">
      <w:pPr>
        <w:pStyle w:val="CaptionedFigure"/>
      </w:pPr>
      <w:r>
        <w:rPr>
          <w:noProof/>
        </w:rPr>
        <w:lastRenderedPageBreak/>
        <w:drawing>
          <wp:inline distT="0" distB="0" distL="0" distR="0" wp14:anchorId="6BB1432F" wp14:editId="0A6B4116">
            <wp:extent cx="5943600" cy="3302000"/>
            <wp:effectExtent l="0" t="0" r="0" b="0"/>
            <wp:docPr id="25" name="Picture" descr="(#fig:rep_osc)Oscillations of the maximum quantum yield of PSII photochemistry over a Series of Single Turnover Saturating Flashes. FV/FM was normalized to the average value over the series for comparison across samples of Chlamydomonas priscuii,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6" name="Picture" descr="Figures/Rep_osc.png"/>
                    <pic:cNvPicPr>
                      <a:picLocks noChangeAspect="1" noChangeArrowheads="1"/>
                    </pic:cNvPicPr>
                  </pic:nvPicPr>
                  <pic:blipFill>
                    <a:blip r:embed="rId10"/>
                    <a:stretch>
                      <a:fillRect/>
                    </a:stretch>
                  </pic:blipFill>
                  <pic:spPr bwMode="auto">
                    <a:xfrm>
                      <a:off x="0" y="0"/>
                      <a:ext cx="5943600" cy="3302000"/>
                    </a:xfrm>
                    <a:prstGeom prst="rect">
                      <a:avLst/>
                    </a:prstGeom>
                    <a:noFill/>
                    <a:ln w="9525">
                      <a:noFill/>
                      <a:headEnd/>
                      <a:tailEnd/>
                    </a:ln>
                  </pic:spPr>
                </pic:pic>
              </a:graphicData>
            </a:graphic>
          </wp:inline>
        </w:drawing>
      </w:r>
    </w:p>
    <w:p w14:paraId="0E7A2C54" w14:textId="77777777" w:rsidR="00DE425B" w:rsidRDefault="00000000">
      <w:pPr>
        <w:pStyle w:val="ImageCaption"/>
      </w:pPr>
      <w:r>
        <w:t>(#fig:rep_osc)</w:t>
      </w:r>
      <w:r>
        <w:rPr>
          <w:b/>
          <w:bCs/>
        </w:rPr>
        <w:t>Oscillations of the maximum quantum yield of PSII photochemistry over a Series of Single Turnover Saturating Flashes.</w:t>
      </w:r>
      <w:r>
        <w:t xml:space="preserve"> F</w:t>
      </w:r>
      <w:r>
        <w:rPr>
          <w:vertAlign w:val="subscript"/>
        </w:rPr>
        <w:t>V</w:t>
      </w:r>
      <w:r>
        <w:t>/F</w:t>
      </w:r>
      <w:r>
        <w:rPr>
          <w:vertAlign w:val="subscript"/>
        </w:rPr>
        <w:t>M</w:t>
      </w:r>
      <w:r>
        <w:t xml:space="preserve"> was normalized to the average value over the series for comparison across samples of </w:t>
      </w:r>
      <w:r>
        <w:rPr>
          <w:i/>
          <w:iCs/>
        </w:rPr>
        <w:t xml:space="preserve">Chlamydomonas </w:t>
      </w:r>
      <w:proofErr w:type="spellStart"/>
      <w:r>
        <w:rPr>
          <w:i/>
          <w:iCs/>
        </w:rPr>
        <w:t>priscu</w:t>
      </w:r>
      <w:del w:id="16" w:author="Mackenzie Clare Poirier" w:date="2025-04-07T09:49:00Z" w16du:dateUtc="2025-04-07T13:49:00Z">
        <w:r w:rsidDel="005F4D69">
          <w:rPr>
            <w:i/>
            <w:iCs/>
          </w:rPr>
          <w:delText>i</w:delText>
        </w:r>
      </w:del>
      <w:r>
        <w:rPr>
          <w:i/>
          <w:iCs/>
        </w:rPr>
        <w:t>i</w:t>
      </w:r>
      <w:proofErr w:type="spellEnd"/>
      <w:r>
        <w:t>,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000345FF" w14:textId="77777777" w:rsidR="00DE425B" w:rsidRDefault="00000000">
      <w:pPr>
        <w:pStyle w:val="Heading2"/>
      </w:pPr>
      <w:bookmarkStart w:id="17" w:name="measurements"/>
      <w:bookmarkEnd w:id="11"/>
      <w:r>
        <w:rPr>
          <w:rStyle w:val="SectionNumber"/>
        </w:rPr>
        <w:t>1.3</w:t>
      </w:r>
      <w:r>
        <w:tab/>
        <w:t>Measurements</w:t>
      </w:r>
    </w:p>
    <w:p w14:paraId="18A0F2F3" w14:textId="34809C95" w:rsidR="00DE425B" w:rsidRDefault="00000000">
      <w:pPr>
        <w:pStyle w:val="FirstParagraph"/>
      </w:pPr>
      <w:r>
        <w:t xml:space="preserve">By evaluating the oscillations in ChlF (Fig @ref(fig:rep_osc)), we tracked S-State cycling of polar and temperate taxa of diatoms and green algae under a range of measurement temperatures and effective light levels (@ref(tab:fluor_meas)), to determine if polar taxa maintain synchronized PSII function, as an index of their capacity for electron transport under low light, by suppressing wasteful photochemical misses. While light absorption and excitation energy transfer within PSII are not temperature-sensitive, the redox reactions associated with downstream electron transport are highly temperature-dependent (Hüner et al., 2023). Furthermore, the probability of charge </w:t>
      </w:r>
      <w:proofErr w:type="spellStart"/>
      <w:r>
        <w:t>recombinations</w:t>
      </w:r>
      <w:proofErr w:type="spellEnd"/>
      <w:r>
        <w:t xml:space="preserve"> </w:t>
      </w:r>
      <w:proofErr w:type="gramStart"/>
      <w:r>
        <w:lastRenderedPageBreak/>
        <w:t>decrease</w:t>
      </w:r>
      <w:proofErr w:type="gramEnd"/>
      <w:r>
        <w:t xml:space="preserve"> below room temperature </w:t>
      </w:r>
      <w:del w:id="18" w:author="Mackenzie Clare Poirier" w:date="2025-04-08T14:01:00Z" w16du:dateUtc="2025-04-08T18:01:00Z">
        <w:r w:rsidDel="007D7CDB">
          <w:delText>temperature</w:delText>
        </w:r>
      </w:del>
      <w:r>
        <w:t xml:space="preserve">(Ivanov et al., 2006; Han et al., 2008), as temperature drops below the activation energies for recombination paths. This temperature dependence may interact with acclimatory mechanisms to regulate photosynthetic electron flow, S-State transitions, and energy partitioning (Hüner et al., 2023). Measurement temperatures ranged from 0 to 28°C, depending on the </w:t>
      </w:r>
      <w:proofErr w:type="gramStart"/>
      <w:r>
        <w:t xml:space="preserve">taxa </w:t>
      </w:r>
      <w:ins w:id="19" w:author="Mackenzie Clare Poirier" w:date="2025-04-08T14:18:00Z" w16du:dateUtc="2025-04-08T18:18:00Z">
        <w:r w:rsidR="00806DAE">
          <w:t>(</w:t>
        </w:r>
      </w:ins>
      <w:r>
        <w:t>@</w:t>
      </w:r>
      <w:proofErr w:type="gramEnd"/>
      <w:r>
        <w:t>ref(</w:t>
      </w:r>
      <w:proofErr w:type="gramStart"/>
      <w:r>
        <w:t>tab:fluor</w:t>
      </w:r>
      <w:proofErr w:type="gramEnd"/>
      <w:r>
        <w:t>_meas)</w:t>
      </w:r>
      <w:ins w:id="20" w:author="Mackenzie Clare Poirier" w:date="2025-04-08T14:18:00Z" w16du:dateUtc="2025-04-08T18:18:00Z">
        <w:r w:rsidR="00806DAE">
          <w:t>)</w:t>
        </w:r>
      </w:ins>
      <w:r>
        <w:t>.</w:t>
      </w:r>
    </w:p>
    <w:p w14:paraId="7195074D" w14:textId="60FD2A31" w:rsidR="00DE425B" w:rsidRDefault="00000000">
      <w:pPr>
        <w:pStyle w:val="BodyText"/>
      </w:pPr>
      <w:r>
        <w:t>Increasing the spacing between sequential flashes decreases the repeat rate for excitations arriving at PSII, thereby approximating the decrease in excitations delivered to PSII per s</w:t>
      </w:r>
      <w:del w:id="21" w:author="Mackenzie Clare Poirier" w:date="2025-04-08T14:22:00Z" w16du:dateUtc="2025-04-08T18:22:00Z">
        <w:r w:rsidDel="00806DAE">
          <w:delText>,</w:delText>
        </w:r>
      </w:del>
      <w:r>
        <w:t xml:space="preserve"> under a decrease in continuous irradiance (</w:t>
      </w:r>
      <w:proofErr w:type="gramStart"/>
      <w:r>
        <w:t>Fig @</w:t>
      </w:r>
      <w:proofErr w:type="gramEnd"/>
      <w:r>
        <w:t>ref(</w:t>
      </w:r>
      <w:proofErr w:type="gramStart"/>
      <w:r>
        <w:t>fig:rep</w:t>
      </w:r>
      <w:proofErr w:type="gramEnd"/>
      <w:r>
        <w:t xml:space="preserve">_osc)). Our instrument control limited our minimum flash spacing to 1 s, so cultures were evaluated at flash spacings of 1, 2, 4, 8, and 16 </w:t>
      </w:r>
      <w:proofErr w:type="gramStart"/>
      <w:r>
        <w:t xml:space="preserve">seconds </w:t>
      </w:r>
      <w:ins w:id="22" w:author="Mackenzie Clare Poirier" w:date="2025-04-08T14:23:00Z" w16du:dateUtc="2025-04-08T18:23:00Z">
        <w:r w:rsidR="00806DAE">
          <w:t>(</w:t>
        </w:r>
      </w:ins>
      <w:r>
        <w:t>@</w:t>
      </w:r>
      <w:proofErr w:type="gramEnd"/>
      <w:r>
        <w:t>ref(</w:t>
      </w:r>
      <w:proofErr w:type="gramStart"/>
      <w:r>
        <w:t>tab:fluor</w:t>
      </w:r>
      <w:proofErr w:type="gramEnd"/>
      <w:r>
        <w:t>_meas)</w:t>
      </w:r>
      <w:ins w:id="23" w:author="Mackenzie Clare Poirier" w:date="2025-04-08T14:23:00Z" w16du:dateUtc="2025-04-08T18:23:00Z">
        <w:r w:rsidR="00806DAE">
          <w:t>)</w:t>
        </w:r>
      </w:ins>
      <w:r>
        <w:t>. The equivalent effective light levels are then estimated using the σ</w:t>
      </w:r>
      <w:r>
        <w:rPr>
          <w:vertAlign w:val="subscript"/>
        </w:rPr>
        <w:t>PSII</w:t>
      </w:r>
      <w:r>
        <w:t xml:space="preserve"> determined for each culture as follows:</w:t>
      </w:r>
    </w:p>
    <w:p w14:paraId="7D461762" w14:textId="77777777" w:rsidR="00DE425B" w:rsidRDefault="00000000">
      <w:pPr>
        <w:pStyle w:val="BodyText"/>
      </w:pPr>
      <m:oMathPara>
        <m:oMathParaPr>
          <m:jc m:val="center"/>
        </m:oMathParaPr>
        <m:oMath>
          <m:r>
            <w:rPr>
              <w:rFonts w:ascii="Cambria Math" w:hAnsi="Cambria Math"/>
            </w:rPr>
            <m:t>Light</m:t>
          </m:r>
          <m:r>
            <m:rPr>
              <m:sty m:val="p"/>
            </m:rPr>
            <w:rPr>
              <w:rFonts w:ascii="Cambria Math" w:hAnsi="Cambria Math"/>
            </w:rPr>
            <m:t>(</m:t>
          </m:r>
          <m:r>
            <w:rPr>
              <w:rFonts w:ascii="Cambria Math" w:hAnsi="Cambria Math"/>
            </w:rPr>
            <m:t>µmolphotons</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s</m:t>
                  </m:r>
                </m:e>
                <m:sup>
                  <m:r>
                    <m:rPr>
                      <m:sty m:val="p"/>
                    </m:rPr>
                    <w:rPr>
                      <w:rFonts w:ascii="Cambria Math" w:hAnsi="Cambria Math"/>
                    </w:rPr>
                    <m:t>-</m:t>
                  </m:r>
                </m:sup>
              </m:sSup>
            </m:sup>
          </m:sSup>
          <m:sSup>
            <m:sSupPr>
              <m:ctrlPr>
                <w:rPr>
                  <w:rFonts w:ascii="Cambria Math" w:hAnsi="Cambria Math"/>
                </w:rPr>
              </m:ctrlPr>
            </m:sSupPr>
            <m:e>
              <m:r>
                <w:rPr>
                  <w:rFonts w:ascii="Cambria Math" w:hAnsi="Cambria Math"/>
                </w:rPr>
                <m:t>1</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flashspacing</m:t>
              </m:r>
              <m:d>
                <m:dPr>
                  <m:ctrlPr>
                    <w:rPr>
                      <w:rFonts w:ascii="Cambria Math" w:hAnsi="Cambria Math"/>
                    </w:rPr>
                  </m:ctrlPr>
                </m:dPr>
                <m:e>
                  <m:r>
                    <w:rPr>
                      <w:rFonts w:ascii="Cambria Math" w:hAnsi="Cambria Math"/>
                    </w:rPr>
                    <m:t>s</m:t>
                  </m:r>
                </m:e>
              </m:d>
              <m:r>
                <m:rPr>
                  <m:sty m:val="p"/>
                </m:rPr>
                <w:rPr>
                  <w:rFonts w:ascii="Cambria Math" w:hAnsi="Cambria Math"/>
                </w:rPr>
                <m:t>|</m:t>
              </m:r>
            </m:den>
          </m:f>
        </m:oMath>
      </m:oMathPara>
    </w:p>
    <w:p w14:paraId="04FBFD52" w14:textId="77777777" w:rsidR="00DE425B" w:rsidRDefault="00000000">
      <w:pPr>
        <w:pStyle w:val="FirstParagraph"/>
      </w:pPr>
      <w:r>
        <w:t>$$ Light (\mu mol \photon m^{-2} s^{-1}) = \frac{1}{flash spacing (s)} * {\frac{1}{\sigma_{PSII} (A^{2})} * \frac{1 m^{2}}{1E20A^{2}} * \frac{\mu mol}{6.022E17} $$</w:t>
      </w:r>
    </w:p>
    <w:p w14:paraId="5231E9DC" w14:textId="77777777" w:rsidR="00DE425B" w:rsidRDefault="00000000">
      <w:pPr>
        <w:pStyle w:val="FirstParagraph"/>
      </w:pPr>
      <w:r>
        <w:t xml:space="preserve">Since the population of PSII starts predominantly from S1 in the dark acclimated state, the population of PSII will initially cycle synchronously through S States, reflected by an oscillation in chlorophyll fluorescence with a period of four (Fig @ref(fig:rep_osc))(de Wijn and van Gorkom, 2002). Photochemical misses, including recombination reactions causing loss of charge separation in a PSII, will cause a missed step in the S-State cycling of </w:t>
      </w:r>
      <w:r>
        <w:lastRenderedPageBreak/>
        <w:t>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5FE58A2A" w14:textId="77777777" w:rsidR="00DE425B" w:rsidRDefault="00000000">
      <w:pPr>
        <w:pStyle w:val="BodyText"/>
      </w:pPr>
      <w:r>
        <w:t>XXXextract plots tau vs. temperature to justify this argument?XXX</w:t>
      </w:r>
    </w:p>
    <w:p w14:paraId="03F26705" w14:textId="62F113EC" w:rsidR="00DE425B" w:rsidRDefault="00000000" w:rsidP="009703DC">
      <w:pPr>
        <w:pStyle w:val="BodyText"/>
      </w:pPr>
      <w:r>
        <w:t xml:space="preserve">The conversions of flash spacing to equivalent effective light levels gave similar ranges of light levels applied to each </w:t>
      </w:r>
      <w:proofErr w:type="gramStart"/>
      <w:r>
        <w:t xml:space="preserve">strain </w:t>
      </w:r>
      <w:ins w:id="24" w:author="Mackenzie Clare Poirier" w:date="2025-04-08T14:29:00Z" w16du:dateUtc="2025-04-08T18:29:00Z">
        <w:r w:rsidR="00902BE5">
          <w:t>(</w:t>
        </w:r>
      </w:ins>
      <w:r>
        <w:t>@</w:t>
      </w:r>
      <w:proofErr w:type="gramEnd"/>
      <w:r>
        <w:t>ref(</w:t>
      </w:r>
      <w:proofErr w:type="gramStart"/>
      <w:r>
        <w:t>tab:fluor</w:t>
      </w:r>
      <w:proofErr w:type="gramEnd"/>
      <w:r>
        <w:t>_meas)</w:t>
      </w:r>
      <w:ins w:id="25" w:author="Mackenzie Clare Poirier" w:date="2025-04-08T14:29:00Z" w16du:dateUtc="2025-04-08T18:29:00Z">
        <w:r w:rsidR="00902BE5">
          <w:t>)</w:t>
        </w:r>
      </w:ins>
      <w:r>
        <w:t xml:space="preserve">. </w:t>
      </w:r>
      <w:commentRangeStart w:id="26"/>
      <w:r>
        <w:t>For comparison</w:t>
      </w:r>
      <w:commentRangeEnd w:id="26"/>
      <w:r w:rsidR="009703DC">
        <w:rPr>
          <w:rStyle w:val="CommentReference"/>
        </w:rPr>
        <w:commentReference w:id="26"/>
      </w:r>
      <w:r>
        <w:t>, full sunlight at the sea surface is ~ 2000 µmol photons m</w:t>
      </w:r>
      <w:r>
        <w:rPr>
          <w:vertAlign w:val="superscript"/>
        </w:rPr>
        <w:t>-2</w:t>
      </w:r>
      <w:r>
        <w:t>s</w:t>
      </w:r>
      <w:r>
        <w:rPr>
          <w:vertAlign w:val="superscript"/>
        </w:rPr>
        <w:t>-1</w:t>
      </w:r>
      <w:ins w:id="27" w:author="Mackenzie Clare Poirier" w:date="2025-04-08T14:41:00Z" w16du:dateUtc="2025-04-08T18:41:00Z">
        <w:r w:rsidR="009B40E9">
          <w:t xml:space="preserve"> </w:t>
        </w:r>
      </w:ins>
      <w:ins w:id="28" w:author="Mackenzie Clare Poirier" w:date="2025-04-08T14:43:00Z" w16du:dateUtc="2025-04-08T18:43:00Z">
        <w:r w:rsidR="009703DC">
          <w:t xml:space="preserve">and </w:t>
        </w:r>
      </w:ins>
      <w:ins w:id="29" w:author="Mackenzie Clare Poirier" w:date="2025-04-08T14:45:00Z" w16du:dateUtc="2025-04-08T18:45:00Z">
        <w:r w:rsidR="009703DC">
          <w:t xml:space="preserve">the </w:t>
        </w:r>
      </w:ins>
      <w:ins w:id="30" w:author="Mackenzie Clare Poirier" w:date="2025-04-08T14:43:00Z" w16du:dateUtc="2025-04-08T18:43:00Z">
        <w:r w:rsidR="009703DC">
          <w:t xml:space="preserve">threshold for the </w:t>
        </w:r>
        <w:r w:rsidR="009703DC">
          <w:t>bottom of the photic zone supporting photosynthetic productivity in the oceans</w:t>
        </w:r>
        <w:r w:rsidR="009703DC">
          <w:t xml:space="preserve"> is conventionally defined as </w:t>
        </w:r>
      </w:ins>
      <w:ins w:id="31" w:author="Mackenzie Clare Poirier" w:date="2025-04-08T14:44:00Z" w16du:dateUtc="2025-04-08T18:44:00Z">
        <w:r w:rsidR="009703DC">
          <w:t>~ 20 µmol photons m</w:t>
        </w:r>
        <w:r w:rsidR="009703DC">
          <w:rPr>
            <w:vertAlign w:val="superscript"/>
          </w:rPr>
          <w:t>-2</w:t>
        </w:r>
        <w:r w:rsidR="009703DC">
          <w:t>s</w:t>
        </w:r>
        <w:r w:rsidR="009703DC">
          <w:rPr>
            <w:vertAlign w:val="superscript"/>
          </w:rPr>
          <w:t>-1</w:t>
        </w:r>
        <w:r w:rsidR="009703DC">
          <w:rPr>
            <w:vertAlign w:val="superscript"/>
          </w:rPr>
          <w:t xml:space="preserve"> </w:t>
        </w:r>
        <w:r w:rsidR="009703DC">
          <w:t>(Raven et al., 2000)</w:t>
        </w:r>
        <w:r w:rsidR="009703DC">
          <w:t>. Therefore,</w:t>
        </w:r>
      </w:ins>
      <w:del w:id="32" w:author="Mackenzie Clare Poirier" w:date="2025-04-08T14:41:00Z" w16du:dateUtc="2025-04-08T18:41:00Z">
        <w:r w:rsidDel="009B40E9">
          <w:delText>,</w:delText>
        </w:r>
      </w:del>
      <w:del w:id="33" w:author="Mackenzie Clare Poirier" w:date="2025-04-08T14:44:00Z" w16du:dateUtc="2025-04-08T18:44:00Z">
        <w:r w:rsidDel="009703DC">
          <w:delText xml:space="preserve"> so</w:delText>
        </w:r>
      </w:del>
      <w:r>
        <w:t xml:space="preserve"> our measurement light ranges are ~ 5 orders of magnitude lower than full sunlight, and ~ 2-3 orders of magnitude below the </w:t>
      </w:r>
      <w:del w:id="34" w:author="Mackenzie Clare Poirier" w:date="2025-04-08T14:46:00Z" w16du:dateUtc="2025-04-08T18:46:00Z">
        <w:r w:rsidDel="009703DC">
          <w:delText>~ 20 µmol photons m</w:delText>
        </w:r>
        <w:r w:rsidDel="009703DC">
          <w:rPr>
            <w:vertAlign w:val="superscript"/>
          </w:rPr>
          <w:delText>-2</w:delText>
        </w:r>
        <w:r w:rsidDel="009703DC">
          <w:delText>s</w:delText>
        </w:r>
        <w:r w:rsidDel="009703DC">
          <w:rPr>
            <w:vertAlign w:val="superscript"/>
          </w:rPr>
          <w:delText>-1</w:delText>
        </w:r>
      </w:del>
      <w:ins w:id="35" w:author="Mackenzie Clare Poirier" w:date="2025-04-08T14:46:00Z" w16du:dateUtc="2025-04-08T18:46:00Z">
        <w:r w:rsidR="009703DC">
          <w:t>minimum</w:t>
        </w:r>
      </w:ins>
      <w:r>
        <w:t xml:space="preserve"> </w:t>
      </w:r>
      <w:ins w:id="36" w:author="Mackenzie Clare Poirier" w:date="2025-04-08T14:44:00Z" w16du:dateUtc="2025-04-08T18:44:00Z">
        <w:r w:rsidR="009703DC">
          <w:t xml:space="preserve">photic zone </w:t>
        </w:r>
      </w:ins>
      <w:r>
        <w:t>threshold</w:t>
      </w:r>
      <w:del w:id="37" w:author="Mackenzie Clare Poirier" w:date="2025-04-08T14:32:00Z" w16du:dateUtc="2025-04-08T18:32:00Z">
        <w:r w:rsidDel="009B40E9">
          <w:delText>,</w:delText>
        </w:r>
      </w:del>
      <w:del w:id="38" w:author="Mackenzie Clare Poirier" w:date="2025-04-08T14:45:00Z" w16du:dateUtc="2025-04-08T18:45:00Z">
        <w:r w:rsidDel="009703DC">
          <w:delText xml:space="preserve"> used to define the conventional bottom of the photic zone supporting photosynthetic productivity in the oceans (Raven et al., 2000)</w:delText>
        </w:r>
      </w:del>
      <w:r>
        <w:t>, but span light ranges found to support phytoplankton productivity in field studies (Hancke et al., 2018; Randelhoff et al., 2020; Hoppe et al., 2024).</w:t>
      </w:r>
    </w:p>
    <w:p w14:paraId="0566E4AA" w14:textId="77777777" w:rsidR="00DE425B" w:rsidRDefault="00000000">
      <w:pPr>
        <w:pStyle w:val="BodyText"/>
      </w:pPr>
      <w:r>
        <w:t>XXXredo this as data with conversionsXXX</w:t>
      </w:r>
    </w:p>
    <w:p w14:paraId="575F09ED" w14:textId="77777777" w:rsidR="00DE425B" w:rsidRDefault="00000000">
      <w:pPr>
        <w:pStyle w:val="BodyText"/>
      </w:pPr>
      <w:r>
        <w:lastRenderedPageBreak/>
        <w:t>(#tab:fluor_meas)(#tab:fluor_meas)Study taxa and single turnover saturating flash measurement conditions, with equivalent effective light levels (µmol photons m</w:t>
      </w:r>
      <w:r>
        <w:rPr>
          <w:vertAlign w:val="superscript"/>
        </w:rPr>
        <w:t>-2</w:t>
      </w:r>
      <w:r>
        <w:t>s</w:t>
      </w:r>
      <w:r>
        <w:rPr>
          <w:vertAlign w:val="superscript"/>
        </w:rPr>
        <w:t>-1</w:t>
      </w:r>
      <w:r>
        <w:t>).</w:t>
      </w:r>
    </w:p>
    <w:p w14:paraId="740C9D77" w14:textId="77777777" w:rsidR="00DE425B" w:rsidRDefault="00000000">
      <w:pPr>
        <w:pStyle w:val="BodyText"/>
      </w:pPr>
      <w:r>
        <w:t>Taxa</w:t>
      </w:r>
    </w:p>
    <w:p w14:paraId="2301CC4D" w14:textId="77777777" w:rsidR="00DE425B" w:rsidRDefault="00000000">
      <w:pPr>
        <w:pStyle w:val="BodyText"/>
      </w:pPr>
      <w:r>
        <w:t>Flash Spacings (s)</w:t>
      </w:r>
    </w:p>
    <w:p w14:paraId="1707795F" w14:textId="77777777" w:rsidR="00DE425B" w:rsidRDefault="00000000">
      <w:pPr>
        <w:pStyle w:val="BodyText"/>
      </w:pPr>
      <w:r>
        <w:t>Equivalent Light (µE)</w:t>
      </w:r>
    </w:p>
    <w:p w14:paraId="14C7EB5C" w14:textId="77777777" w:rsidR="00DE425B" w:rsidRDefault="00000000">
      <w:pPr>
        <w:pStyle w:val="BodyText"/>
      </w:pPr>
      <w:r>
        <w:t>Measurement Temperatures (°C)</w:t>
      </w:r>
    </w:p>
    <w:p w14:paraId="549CE497" w14:textId="77777777" w:rsidR="00DE425B" w:rsidRDefault="00000000">
      <w:pPr>
        <w:pStyle w:val="BodyText"/>
      </w:pPr>
      <w:r>
        <w:t>Thalassiosira pseudonana</w:t>
      </w:r>
    </w:p>
    <w:p w14:paraId="21FA493A" w14:textId="77777777" w:rsidR="00DE425B" w:rsidRDefault="00000000">
      <w:pPr>
        <w:pStyle w:val="BodyText"/>
      </w:pPr>
      <w:r>
        <w:t>1, 2, 4, 8, 16</w:t>
      </w:r>
    </w:p>
    <w:p w14:paraId="19D7FDC8" w14:textId="77777777" w:rsidR="00DE425B" w:rsidRDefault="00000000">
      <w:pPr>
        <w:pStyle w:val="BodyText"/>
      </w:pPr>
      <w:r>
        <w:t>0.02428 - 0.53428</w:t>
      </w:r>
    </w:p>
    <w:p w14:paraId="0E2F8E9E" w14:textId="77777777" w:rsidR="00DE425B" w:rsidRDefault="00000000">
      <w:pPr>
        <w:pStyle w:val="BodyText"/>
      </w:pPr>
      <w:r>
        <w:t>10, 14, 18, 20, 22, 24, 28</w:t>
      </w:r>
    </w:p>
    <w:p w14:paraId="517EF646" w14:textId="77777777" w:rsidR="00DE425B" w:rsidRDefault="00000000">
      <w:pPr>
        <w:pStyle w:val="BodyText"/>
      </w:pPr>
      <w:r>
        <w:t>Chlorella vulgaris</w:t>
      </w:r>
    </w:p>
    <w:p w14:paraId="0EBAC216" w14:textId="77777777" w:rsidR="00DE425B" w:rsidRDefault="00000000">
      <w:pPr>
        <w:pStyle w:val="BodyText"/>
      </w:pPr>
      <w:r>
        <w:t>1, 2, 4, 8, 16</w:t>
      </w:r>
    </w:p>
    <w:p w14:paraId="2DB473A0" w14:textId="77777777" w:rsidR="00DE425B" w:rsidRDefault="00000000">
      <w:pPr>
        <w:pStyle w:val="BodyText"/>
      </w:pPr>
      <w:r>
        <w:t>0.05102 - 0.89781</w:t>
      </w:r>
    </w:p>
    <w:p w14:paraId="7EC48C59" w14:textId="77777777" w:rsidR="00DE425B" w:rsidRDefault="00000000">
      <w:pPr>
        <w:pStyle w:val="BodyText"/>
      </w:pPr>
      <w:r>
        <w:t>10, 14, 18, 22, 26</w:t>
      </w:r>
    </w:p>
    <w:p w14:paraId="5549409F" w14:textId="77777777" w:rsidR="00DE425B" w:rsidRDefault="00000000">
      <w:pPr>
        <w:pStyle w:val="BodyText"/>
      </w:pPr>
      <w:r>
        <w:t>Chlamydomonas reinhardtii</w:t>
      </w:r>
    </w:p>
    <w:p w14:paraId="7640EB33" w14:textId="77777777" w:rsidR="00DE425B" w:rsidRDefault="00000000">
      <w:pPr>
        <w:pStyle w:val="BodyText"/>
      </w:pPr>
      <w:r>
        <w:t>1, 2, 4, 8, 16</w:t>
      </w:r>
    </w:p>
    <w:p w14:paraId="338C02C2" w14:textId="77777777" w:rsidR="00DE425B" w:rsidRDefault="00000000">
      <w:pPr>
        <w:pStyle w:val="BodyText"/>
      </w:pPr>
      <w:r>
        <w:lastRenderedPageBreak/>
        <w:t>0.04670 - 0.84377</w:t>
      </w:r>
    </w:p>
    <w:p w14:paraId="1D529070" w14:textId="77777777" w:rsidR="00DE425B" w:rsidRDefault="00000000">
      <w:pPr>
        <w:pStyle w:val="BodyText"/>
      </w:pPr>
      <w:r>
        <w:t>12, 16, 20, 24</w:t>
      </w:r>
    </w:p>
    <w:p w14:paraId="037BE8DD" w14:textId="77777777" w:rsidR="00DE425B" w:rsidRDefault="00000000">
      <w:pPr>
        <w:pStyle w:val="BodyText"/>
      </w:pPr>
      <w:r>
        <w:t>Fragilariopsis cylindrus</w:t>
      </w:r>
    </w:p>
    <w:p w14:paraId="43A12766" w14:textId="77777777" w:rsidR="00DE425B" w:rsidRDefault="00000000">
      <w:pPr>
        <w:pStyle w:val="BodyText"/>
      </w:pPr>
      <w:r>
        <w:t>1, 2, 4, 8, 16</w:t>
      </w:r>
    </w:p>
    <w:p w14:paraId="187147FA" w14:textId="77777777" w:rsidR="00DE425B" w:rsidRDefault="00000000">
      <w:pPr>
        <w:pStyle w:val="BodyText"/>
      </w:pPr>
      <w:r>
        <w:t>0.02981 - 0.65678</w:t>
      </w:r>
    </w:p>
    <w:p w14:paraId="4CE30614" w14:textId="77777777" w:rsidR="00DE425B" w:rsidRDefault="00000000">
      <w:pPr>
        <w:pStyle w:val="BodyText"/>
      </w:pPr>
      <w:r>
        <w:t>0, 2, 6, 10</w:t>
      </w:r>
    </w:p>
    <w:p w14:paraId="3C6D1950" w14:textId="77777777" w:rsidR="00DE425B" w:rsidRDefault="00000000">
      <w:pPr>
        <w:pStyle w:val="BodyText"/>
      </w:pPr>
      <w:r>
        <w:t>Chlamydomonas priscuii</w:t>
      </w:r>
    </w:p>
    <w:p w14:paraId="4070E90E" w14:textId="77777777" w:rsidR="00DE425B" w:rsidRDefault="00000000">
      <w:pPr>
        <w:pStyle w:val="BodyText"/>
      </w:pPr>
      <w:r>
        <w:t>1, 2, 4, 8, 16</w:t>
      </w:r>
    </w:p>
    <w:p w14:paraId="46A99381" w14:textId="77777777" w:rsidR="00DE425B" w:rsidRDefault="00000000">
      <w:pPr>
        <w:pStyle w:val="BodyText"/>
      </w:pPr>
      <w:r>
        <w:t>0.04289 - 0.77084</w:t>
      </w:r>
    </w:p>
    <w:p w14:paraId="728C9866" w14:textId="77777777" w:rsidR="00DE425B" w:rsidRDefault="00000000">
      <w:pPr>
        <w:pStyle w:val="BodyText"/>
      </w:pPr>
      <w:r>
        <w:t>4, 8, 12</w:t>
      </w:r>
    </w:p>
    <w:p w14:paraId="16BF6769" w14:textId="77777777" w:rsidR="00DE425B" w:rsidRDefault="00000000">
      <w:pPr>
        <w:pStyle w:val="BodyText"/>
      </w:pPr>
      <w:r>
        <w:t>Chlamydomonas ICEMDV</w:t>
      </w:r>
    </w:p>
    <w:p w14:paraId="47EEDF6A" w14:textId="77777777" w:rsidR="00DE425B" w:rsidRDefault="00000000">
      <w:pPr>
        <w:pStyle w:val="BodyText"/>
      </w:pPr>
      <w:r>
        <w:t>1, 2, 4, 8, 16</w:t>
      </w:r>
    </w:p>
    <w:p w14:paraId="31FDCF28" w14:textId="77777777" w:rsidR="00DE425B" w:rsidRDefault="00000000">
      <w:pPr>
        <w:pStyle w:val="BodyText"/>
      </w:pPr>
      <w:r>
        <w:t>0.04252 - 0.73733</w:t>
      </w:r>
    </w:p>
    <w:p w14:paraId="71010FB7" w14:textId="77777777" w:rsidR="00DE425B" w:rsidRDefault="00000000">
      <w:pPr>
        <w:pStyle w:val="BodyText"/>
      </w:pPr>
      <w:r>
        <w:t>4, 8, 12</w:t>
      </w:r>
    </w:p>
    <w:p w14:paraId="50C4C5AF" w14:textId="77777777" w:rsidR="00DE425B" w:rsidRDefault="00000000">
      <w:pPr>
        <w:pStyle w:val="BodyText"/>
      </w:pPr>
      <w:r>
        <w:t>Chlamydomona malina</w:t>
      </w:r>
    </w:p>
    <w:p w14:paraId="27E09B20" w14:textId="77777777" w:rsidR="00DE425B" w:rsidRDefault="00000000">
      <w:pPr>
        <w:pStyle w:val="BodyText"/>
      </w:pPr>
      <w:r>
        <w:lastRenderedPageBreak/>
        <w:t>1, 2, 4, 8, 16</w:t>
      </w:r>
    </w:p>
    <w:p w14:paraId="6EABD837" w14:textId="77777777" w:rsidR="00DE425B" w:rsidRDefault="00000000">
      <w:pPr>
        <w:pStyle w:val="BodyText"/>
      </w:pPr>
      <w:r>
        <w:t>0.03705 - 0.65817</w:t>
      </w:r>
    </w:p>
    <w:p w14:paraId="51929BA8" w14:textId="77777777" w:rsidR="00DE425B" w:rsidRDefault="00000000">
      <w:pPr>
        <w:pStyle w:val="BodyText"/>
      </w:pPr>
      <w:r>
        <w:t>4, 8, 12</w:t>
      </w:r>
    </w:p>
    <w:p w14:paraId="006A689B" w14:textId="77777777" w:rsidR="00DE425B" w:rsidRDefault="00000000">
      <w:pPr>
        <w:pStyle w:val="Heading2"/>
      </w:pPr>
      <w:bookmarkStart w:id="39" w:name="analytical-methods"/>
      <w:bookmarkEnd w:id="17"/>
      <w:r>
        <w:rPr>
          <w:rStyle w:val="SectionNumber"/>
        </w:rPr>
        <w:t>1.4</w:t>
      </w:r>
      <w:r>
        <w:tab/>
        <w:t>Analytical Methods</w:t>
      </w:r>
    </w:p>
    <w:p w14:paraId="0D3BBD5B" w14:textId="77777777" w:rsidR="00DE425B" w:rsidRDefault="00000000">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(Halekoh and Højsgaard, 2025) packages were used for wavelet analyses. The mgcv (Halekoh and Højsgaard, 2025) and mgcViz (Halekoh and Højsgaard, 2025) packages were used for generalized additive modelling, while the ggplot2 (Halekoh and Højsgaard, 2025) , ggh4x (Halekoh and Højsgaard, 2025), and metR (Halekoh and Højsgaard, 2025) packages were used for data visualization. Statistical results tables were done using the packages ‘broom’ (Robinson et al., 2024), ‘knitr’ (Xie, 2025), and ‘kableExtra’ (Zhu, 2024).</w:t>
      </w:r>
    </w:p>
    <w:p w14:paraId="47DC04A1" w14:textId="77777777" w:rsidR="00DE425B" w:rsidRDefault="00000000">
      <w:pPr>
        <w:pStyle w:val="Heading2"/>
      </w:pPr>
      <w:bookmarkStart w:id="40" w:name="wavelet-transformations"/>
      <w:bookmarkEnd w:id="39"/>
      <w:r>
        <w:rPr>
          <w:rStyle w:val="SectionNumber"/>
        </w:rPr>
        <w:t>1.5</w:t>
      </w:r>
      <w:r>
        <w:tab/>
        <w:t>Wavelet Transformations</w:t>
      </w:r>
    </w:p>
    <w:p w14:paraId="5EAA7F26" w14:textId="77777777" w:rsidR="00DE425B" w:rsidRDefault="00000000">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w:t>
      </w:r>
      <w:r>
        <w:lastRenderedPageBreak/>
        <w:t>Meyer-Bäse, 2010), as exemplified in (Fig @ref(fig:rep_recon)). Unlike traditional methods, 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Meyer-Bäse, 2010).</w:t>
      </w:r>
    </w:p>
    <w:p w14:paraId="4DDCB11E" w14:textId="77777777" w:rsidR="00DE425B" w:rsidRDefault="00000000">
      <w:pPr>
        <w:pStyle w:val="CaptionedFigure"/>
      </w:pPr>
      <w:r>
        <w:rPr>
          <w:noProof/>
        </w:rPr>
        <w:drawing>
          <wp:inline distT="0" distB="0" distL="0" distR="0" wp14:anchorId="4FACA8C1" wp14:editId="2DD2E40F">
            <wp:extent cx="5943600" cy="3566160"/>
            <wp:effectExtent l="0" t="0" r="0" b="0"/>
            <wp:docPr id="31" name="Picture" descr="(#fig:rep_recon)Representative wavelet transformations of Antarctic Chlamydomonas priscui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2" name="Picture" descr="Figures/Rep_recon.png"/>
                    <pic:cNvPicPr>
                      <a:picLocks noChangeAspect="1" noChangeArrowheads="1"/>
                    </pic:cNvPicPr>
                  </pic:nvPicPr>
                  <pic:blipFill>
                    <a:blip r:embed="rId15"/>
                    <a:stretch>
                      <a:fillRect/>
                    </a:stretch>
                  </pic:blipFill>
                  <pic:spPr bwMode="auto">
                    <a:xfrm>
                      <a:off x="0" y="0"/>
                      <a:ext cx="5943600" cy="3566160"/>
                    </a:xfrm>
                    <a:prstGeom prst="rect">
                      <a:avLst/>
                    </a:prstGeom>
                    <a:noFill/>
                    <a:ln w="9525">
                      <a:noFill/>
                      <a:headEnd/>
                      <a:tailEnd/>
                    </a:ln>
                  </pic:spPr>
                </pic:pic>
              </a:graphicData>
            </a:graphic>
          </wp:inline>
        </w:drawing>
      </w:r>
    </w:p>
    <w:p w14:paraId="26839D59" w14:textId="77777777" w:rsidR="00DE425B" w:rsidRDefault="00000000">
      <w:pPr>
        <w:pStyle w:val="ImageCaption"/>
      </w:pPr>
      <w:r>
        <w:t xml:space="preserve">(#fig:rep_recon)Representative wavelet transformations of Antarctic </w:t>
      </w:r>
      <w:r>
        <w:rPr>
          <w:i/>
          <w:iCs/>
        </w:rPr>
        <w:t xml:space="preserve">Chlamydomonas </w:t>
      </w:r>
      <w:proofErr w:type="spellStart"/>
      <w:r>
        <w:rPr>
          <w:i/>
          <w:iCs/>
        </w:rPr>
        <w:t>priscu</w:t>
      </w:r>
      <w:del w:id="41" w:author="Mackenzie Clare Poirier" w:date="2025-04-07T09:49:00Z" w16du:dateUtc="2025-04-07T13:49:00Z">
        <w:r w:rsidDel="005F4D69">
          <w:rPr>
            <w:i/>
            <w:iCs/>
          </w:rPr>
          <w:delText>i</w:delText>
        </w:r>
      </w:del>
      <w:r>
        <w:rPr>
          <w:i/>
          <w:iCs/>
        </w:rPr>
        <w:t>i</w:t>
      </w:r>
      <w:proofErr w:type="spellEnd"/>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223823D2" w14:textId="77777777" w:rsidR="00DE425B" w:rsidRDefault="00000000">
      <w:pPr>
        <w:pStyle w:val="BodyText"/>
      </w:pPr>
      <w:r>
        <w:t xml:space="preserve">The wavelet transformation involves computing the wavelet power spectrum of the standardized time series using the Morlet wavelet (Theis and Meyer-Bäse, 2010). The statistical significance of the periodic components in the time series was then calculated </w:t>
      </w:r>
      <w:r>
        <w:lastRenderedPageBreak/>
        <w:t>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areas with a statistically significant signal statistically different from the average value of F</w:t>
      </w:r>
      <w:r>
        <w:rPr>
          <w:vertAlign w:val="subscript"/>
        </w:rPr>
        <w:t>V</w:t>
      </w:r>
      <w:r>
        <w:t>/F</w:t>
      </w:r>
      <w:r>
        <w:rPr>
          <w:vertAlign w:val="subscript"/>
        </w:rPr>
        <w:t>M</w:t>
      </w:r>
      <w:del w:id="42" w:author="Mackenzie Clare Poirier" w:date="2025-04-08T15:00:00Z" w16du:dateUtc="2025-04-08T19:00:00Z">
        <w:r w:rsidDel="003E532C">
          <w:delText>)</w:delText>
        </w:r>
      </w:del>
      <w:r>
        <w:t xml:space="preserve">.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w:t>
      </w:r>
      <w:proofErr w:type="spellStart"/>
      <w:r>
        <w:t>recombinations</w:t>
      </w:r>
      <w:proofErr w:type="spellEnd"/>
      <w:r>
        <w:t xml:space="preserve">, other photochemical misses, or photochemical double hits, </w:t>
      </w:r>
      <w:proofErr w:type="gramStart"/>
      <w:r>
        <w:t>desynchronize</w:t>
      </w:r>
      <w:proofErr w:type="gramEnd"/>
      <w:r>
        <w:t xml:space="preserve"> the S-State cycle to a randomized distribution of S-States across the population.</w:t>
      </w:r>
    </w:p>
    <w:p w14:paraId="5EC2E383" w14:textId="77777777" w:rsidR="00DE425B" w:rsidRDefault="00000000">
      <w:pPr>
        <w:pStyle w:val="Heading2"/>
      </w:pPr>
      <w:bookmarkStart w:id="43" w:name="generalized-additive-modelling"/>
      <w:bookmarkEnd w:id="40"/>
      <w:r>
        <w:rPr>
          <w:rStyle w:val="SectionNumber"/>
        </w:rPr>
        <w:t>1.6</w:t>
      </w:r>
      <w:r>
        <w:tab/>
        <w:t>Generalized Additive Modelling</w:t>
      </w:r>
    </w:p>
    <w:p w14:paraId="759F0994" w14:textId="77777777" w:rsidR="00DE425B" w:rsidRDefault="00000000">
      <w:pPr>
        <w:pStyle w:val="FirstParagraph"/>
      </w:pPr>
      <w:r>
        <w:t xml:space="preserve">The observed patterns in the persistence of S-State cycling across conditions within taxa were then modelled using the nonparametric method of generalized additive modelling (GAM). GAMs fit a model to predict the </w:t>
      </w:r>
      <w:commentRangeStart w:id="44"/>
      <w:r>
        <w:t xml:space="preserve">damping index </w:t>
      </w:r>
      <w:commentRangeEnd w:id="44"/>
      <w:r w:rsidR="003E532C">
        <w:rPr>
          <w:rStyle w:val="CommentReference"/>
        </w:rPr>
        <w:commentReference w:id="44"/>
      </w:r>
      <w:r>
        <w:t xml:space="preserve">based on a tensor product smooth of the two predictors, temperature, and light level. The response variable is linked to the independent variables using a smoothing function, where many localized polynomials are </w:t>
      </w:r>
      <w:r>
        <w:lastRenderedPageBreak/>
        <w:t>joined to form a piecewise function called a spline (Pinilla and Negrín, 2021). For each strain, GAM models were fit to the data using the restricted maximum likelihood method (REML).</w:t>
      </w:r>
    </w:p>
    <w:p w14:paraId="713F6FAB" w14:textId="77777777" w:rsidR="00DE425B" w:rsidRDefault="00000000">
      <w:pPr>
        <w:pStyle w:val="BodyText"/>
      </w:pPr>
      <w:r>
        <w:t>The GAM model (Table @ref(tab:gammodel_temp)) examines the response of S-State damping to the measurement temperature (°C) and the equivalent effective light level (µmol photons m</w:t>
      </w:r>
      <w:r>
        <w:rPr>
          <w:vertAlign w:val="superscript"/>
        </w:rPr>
        <w:t>-2</w:t>
      </w:r>
      <w:r>
        <w:t xml:space="preserve"> s</w:t>
      </w:r>
      <w:r>
        <w:rPr>
          <w:vertAlign w:val="superscript"/>
        </w:rPr>
        <w:t>-1</w:t>
      </w:r>
      <w:r>
        <w:t>) for the measurement flash spacing. Models were validated by verifying the choice of basis dimensions (k) and evaluating the residual plots (Schoenig et al., 2023). Based on the fitted models, the damping index can then be predicted for other combinations of temperature and light (Wood, 2017). These predictions were then visually represented with a contour plot.</w:t>
      </w:r>
    </w:p>
    <w:p w14:paraId="29ABEB88" w14:textId="77777777" w:rsidR="00DE425B" w:rsidRDefault="00000000">
      <w:pPr>
        <w:pStyle w:val="Heading1"/>
      </w:pPr>
      <w:bookmarkStart w:id="45" w:name="results"/>
      <w:bookmarkEnd w:id="3"/>
      <w:bookmarkEnd w:id="43"/>
      <w:r>
        <w:t>Results</w:t>
      </w:r>
    </w:p>
    <w:p w14:paraId="43779659" w14:textId="77777777" w:rsidR="00DE425B" w:rsidRDefault="00000000">
      <w:pPr>
        <w:pStyle w:val="Heading2"/>
      </w:pPr>
      <w:bookmarkStart w:id="46" w:name="X751d85612684049c408471e0af01b1d1e65a0ea"/>
      <w:r>
        <w:rPr>
          <w:rStyle w:val="SectionNumber"/>
        </w:rPr>
        <w:t>1.7</w:t>
      </w:r>
      <w:r>
        <w:tab/>
        <w:t>Single Turnover Variable Chlorophyll Fluorescence</w:t>
      </w:r>
    </w:p>
    <w:p w14:paraId="5DCFBB48" w14:textId="77777777" w:rsidR="00DE425B" w:rsidRDefault="00000000">
      <w:pPr>
        <w:pStyle w:val="FirstParagraph"/>
      </w:pPr>
      <w:r>
        <w:t>Exposing phytoplankton cultures to a series of 32 successive flashes produced oscillations in the maximum quantum yield of photochemistry in PSII, as estimated through the secondary chlorophyll fluorescence parameter F</w:t>
      </w:r>
      <w:r>
        <w:rPr>
          <w:vertAlign w:val="subscript"/>
        </w:rPr>
        <w:t>V</w:t>
      </w:r>
      <w:r>
        <w:t>/F</w:t>
      </w:r>
      <w:r>
        <w:rPr>
          <w:vertAlign w:val="subscript"/>
        </w:rPr>
        <w:t>M</w:t>
      </w:r>
      <w:r>
        <w:t xml:space="preserve">. Initially, the majority of the dark-adapted population of PSII is at S1, with a smaller fraction at S0 (Gates et al., 2020; de Wijn and van Gorkom, 2002). As shown in </w:t>
      </w:r>
      <w:commentRangeStart w:id="47"/>
      <w:proofErr w:type="gramStart"/>
      <w:r>
        <w:t>Fig @</w:t>
      </w:r>
      <w:proofErr w:type="gramEnd"/>
      <w:r>
        <w:t>ref(</w:t>
      </w:r>
      <w:proofErr w:type="gramStart"/>
      <w:r>
        <w:t>fig:rep</w:t>
      </w:r>
      <w:proofErr w:type="gramEnd"/>
      <w:r>
        <w:t xml:space="preserve">_osc) and Fig @ref(fig:rep_recon), </w:t>
      </w:r>
      <w:commentRangeEnd w:id="47"/>
      <w:r w:rsidR="0061421F">
        <w:rPr>
          <w:rStyle w:val="CommentReference"/>
        </w:rPr>
        <w:commentReference w:id="47"/>
      </w:r>
      <w:r>
        <w:t>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However, the amplitudes of the ChlF oscillations declines progressively over time, and with wider spacing of sequential flashes, equivalent to decreasing effective light levels, and is less persistent at a higher measurement temperature</w:t>
      </w:r>
    </w:p>
    <w:p w14:paraId="0550A907" w14:textId="77777777" w:rsidR="00DE425B" w:rsidRDefault="00000000">
      <w:pPr>
        <w:pStyle w:val="Heading2"/>
      </w:pPr>
      <w:bookmarkStart w:id="48" w:name="wavelet-analysis"/>
      <w:bookmarkEnd w:id="46"/>
      <w:r>
        <w:rPr>
          <w:rStyle w:val="SectionNumber"/>
        </w:rPr>
        <w:lastRenderedPageBreak/>
        <w:t>1.8</w:t>
      </w:r>
      <w:r>
        <w:tab/>
        <w:t>Wavelet Analysis</w:t>
      </w:r>
    </w:p>
    <w:p w14:paraId="02712C4A" w14:textId="77777777" w:rsidR="00DE425B" w:rsidRDefault="00000000">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 xml:space="preserve">Chlamydomonas </w:t>
      </w:r>
      <w:proofErr w:type="spellStart"/>
      <w:r>
        <w:rPr>
          <w:i/>
          <w:iCs/>
        </w:rPr>
        <w:t>priscu</w:t>
      </w:r>
      <w:del w:id="49" w:author="Mackenzie Clare Poirier" w:date="2025-04-07T09:49:00Z" w16du:dateUtc="2025-04-07T13:49:00Z">
        <w:r w:rsidDel="005F4D69">
          <w:rPr>
            <w:i/>
            <w:iCs/>
          </w:rPr>
          <w:delText>i</w:delText>
        </w:r>
      </w:del>
      <w:r>
        <w:rPr>
          <w:i/>
          <w:iCs/>
        </w:rPr>
        <w:t>i</w:t>
      </w:r>
      <w:proofErr w:type="spellEnd"/>
      <w:r>
        <w:t xml:space="preserve"> (Figure @ref(</w:t>
      </w:r>
      <w:proofErr w:type="gramStart"/>
      <w:r>
        <w:t>fig:cpriscuii</w:t>
      </w:r>
      <w:proofErr w:type="gramEnd"/>
      <w:r>
        <w:t>_waveletpower)), the average wavelet power declines with increasing flash spacings, equivalent to decreasing effective light levels, and also with increasing measurement temperatures.</w:t>
      </w:r>
    </w:p>
    <w:p w14:paraId="4ABCD5F1" w14:textId="77777777" w:rsidR="00DE425B" w:rsidRDefault="00000000">
      <w:pPr>
        <w:pStyle w:val="CaptionedFigure"/>
      </w:pPr>
      <w:r>
        <w:rPr>
          <w:noProof/>
        </w:rPr>
        <w:drawing>
          <wp:inline distT="0" distB="0" distL="0" distR="0" wp14:anchorId="0E83D52A" wp14:editId="72956B32">
            <wp:extent cx="5943600" cy="3128210"/>
            <wp:effectExtent l="0" t="0" r="0" b="0"/>
            <wp:docPr id="38" name="Picture" descr="(#fig:cpriscuii_waveletpower)Sample plot of wavelet powers by period of oscillations in the maximum quantum yield of photochemistry Antarctic green algae Chlamydomonas priscu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39" name="Picture" descr="Figures/Cpriscuii_waveletpower.png"/>
                    <pic:cNvPicPr>
                      <a:picLocks noChangeAspect="1" noChangeArrowheads="1"/>
                    </pic:cNvPicPr>
                  </pic:nvPicPr>
                  <pic:blipFill>
                    <a:blip r:embed="rId16"/>
                    <a:stretch>
                      <a:fillRect/>
                    </a:stretch>
                  </pic:blipFill>
                  <pic:spPr bwMode="auto">
                    <a:xfrm>
                      <a:off x="0" y="0"/>
                      <a:ext cx="5943600" cy="3128210"/>
                    </a:xfrm>
                    <a:prstGeom prst="rect">
                      <a:avLst/>
                    </a:prstGeom>
                    <a:noFill/>
                    <a:ln w="9525">
                      <a:noFill/>
                      <a:headEnd/>
                      <a:tailEnd/>
                    </a:ln>
                  </pic:spPr>
                </pic:pic>
              </a:graphicData>
            </a:graphic>
          </wp:inline>
        </w:drawing>
      </w:r>
    </w:p>
    <w:p w14:paraId="49686E32" w14:textId="4E4EE9D2" w:rsidR="00DE425B" w:rsidRDefault="00000000">
      <w:pPr>
        <w:pStyle w:val="ImageCaption"/>
      </w:pPr>
      <w:r>
        <w:t>(#</w:t>
      </w:r>
      <w:proofErr w:type="gramStart"/>
      <w:r>
        <w:t>fig:cpriscuii</w:t>
      </w:r>
      <w:proofErr w:type="gramEnd"/>
      <w:r>
        <w:t xml:space="preserve">_waveletpower)Sample plot of wavelet powers by period of oscillations in the maximum quantum yield of photochemistry Antarctic green algae </w:t>
      </w:r>
      <w:r>
        <w:rPr>
          <w:i/>
          <w:iCs/>
        </w:rPr>
        <w:t xml:space="preserve">Chlamydomonas </w:t>
      </w:r>
      <w:proofErr w:type="spellStart"/>
      <w:r>
        <w:rPr>
          <w:i/>
          <w:iCs/>
        </w:rPr>
        <w:t>priscu</w:t>
      </w:r>
      <w:del w:id="50" w:author="Mackenzie Clare Poirier" w:date="2025-04-07T09:49:00Z" w16du:dateUtc="2025-04-07T13:49:00Z">
        <w:r w:rsidDel="005F4D69">
          <w:rPr>
            <w:i/>
            <w:iCs/>
          </w:rPr>
          <w:delText>i</w:delText>
        </w:r>
      </w:del>
      <w:r>
        <w:rPr>
          <w:i/>
          <w:iCs/>
        </w:rPr>
        <w:t>i</w:t>
      </w:r>
      <w:proofErr w:type="spellEnd"/>
      <w:r>
        <w:t>, grown at 4°C, and measured across a range of measurement temperatures and flash spacings, with the equivalent effective light levels. Regions where wavelet power reached statistical significance (p &lt; 0.05) shaded in blue</w:t>
      </w:r>
      <w:ins w:id="51" w:author="Mackenzie Clare Poirier" w:date="2025-04-08T15:34:00Z" w16du:dateUtc="2025-04-08T19:34:00Z">
        <w:r w:rsidR="0061421F">
          <w:t>.</w:t>
        </w:r>
      </w:ins>
    </w:p>
    <w:p w14:paraId="4658575E" w14:textId="77777777" w:rsidR="00DE425B" w:rsidRDefault="00000000">
      <w:pPr>
        <w:pStyle w:val="BodyText"/>
      </w:pPr>
      <w:r>
        <w:t xml:space="preserve">In contrast, in the temperate green algae </w:t>
      </w:r>
      <w:r>
        <w:rPr>
          <w:i/>
          <w:iCs/>
        </w:rPr>
        <w:t>Chlamydomonas reinhardtii</w:t>
      </w:r>
      <w:r>
        <w:t xml:space="preserve"> (Figure @ref(</w:t>
      </w:r>
      <w:proofErr w:type="gramStart"/>
      <w:r>
        <w:t>fig:creinhardtiii</w:t>
      </w:r>
      <w:proofErr w:type="gramEnd"/>
      <w:r>
        <w:t xml:space="preserve">_waveletpower)), the wavelet power is consistently lower, showing a </w:t>
      </w:r>
      <w:r>
        <w:lastRenderedPageBreak/>
        <w:t>weaker 4-step periodicity of ChlF in temperate taxa, which only reaches statistical significance at shorter flash spacings, with higher equivalent effective light levels.</w:t>
      </w:r>
    </w:p>
    <w:p w14:paraId="461C9DDF" w14:textId="77777777" w:rsidR="00DE425B" w:rsidRDefault="00000000">
      <w:pPr>
        <w:pStyle w:val="CaptionedFigure"/>
      </w:pPr>
      <w:r>
        <w:rPr>
          <w:noProof/>
        </w:rPr>
        <w:drawing>
          <wp:inline distT="0" distB="0" distL="0" distR="0" wp14:anchorId="693E4D2E" wp14:editId="1623CCD5">
            <wp:extent cx="5943600" cy="3128210"/>
            <wp:effectExtent l="0" t="0" r="0" b="0"/>
            <wp:docPr id="41" name="Picture" descr="(#fig:creinhardtiii_waveletpower)Sample plot of wavelet powers by period of oscillations in the maximum quantum yield of photochemistry in the temperate green algae Chlamydomonas reinhardt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2" name="Picture" descr="Figures/Creinhardtii_waveletpower.png"/>
                    <pic:cNvPicPr>
                      <a:picLocks noChangeAspect="1" noChangeArrowheads="1"/>
                    </pic:cNvPicPr>
                  </pic:nvPicPr>
                  <pic:blipFill>
                    <a:blip r:embed="rId17"/>
                    <a:stretch>
                      <a:fillRect/>
                    </a:stretch>
                  </pic:blipFill>
                  <pic:spPr bwMode="auto">
                    <a:xfrm>
                      <a:off x="0" y="0"/>
                      <a:ext cx="5943600" cy="3128210"/>
                    </a:xfrm>
                    <a:prstGeom prst="rect">
                      <a:avLst/>
                    </a:prstGeom>
                    <a:noFill/>
                    <a:ln w="9525">
                      <a:noFill/>
                      <a:headEnd/>
                      <a:tailEnd/>
                    </a:ln>
                  </pic:spPr>
                </pic:pic>
              </a:graphicData>
            </a:graphic>
          </wp:inline>
        </w:drawing>
      </w:r>
    </w:p>
    <w:p w14:paraId="52E13CFE" w14:textId="1E90E18C" w:rsidR="00DE425B" w:rsidRDefault="00000000">
      <w:pPr>
        <w:pStyle w:val="ImageCaption"/>
      </w:pPr>
      <w:r>
        <w:t xml:space="preserve">(#fig:creinhardtiii_waveletpower)Sample plot of wavelet powers by period of oscillations in the maximum quantum yield of photochemistry in the temperate green algae </w:t>
      </w:r>
      <w:r>
        <w:rPr>
          <w:i/>
          <w:iCs/>
        </w:rPr>
        <w:t>Chlamydomonas reinhardtii</w:t>
      </w:r>
      <w:r>
        <w:t>, grown at 4°C, and measured across a range of measurement temperatures and flash spacings, with the equivalent effective light levels. Regions where wavelet power reached statistical significance (p &lt; 0.05) shaded in blue</w:t>
      </w:r>
      <w:ins w:id="52" w:author="Mackenzie Clare Poirier" w:date="2025-04-08T15:34:00Z" w16du:dateUtc="2025-04-08T19:34:00Z">
        <w:r w:rsidR="0061421F">
          <w:t>.</w:t>
        </w:r>
      </w:ins>
    </w:p>
    <w:p w14:paraId="25EDB2F8" w14:textId="77777777" w:rsidR="00DE425B" w:rsidRDefault="00000000">
      <w:pPr>
        <w:pStyle w:val="BodyText"/>
      </w:pPr>
      <w:r>
        <w:t>Polar taxa maintained significant 4-step oscillations in F</w:t>
      </w:r>
      <w:r>
        <w:rPr>
          <w:vertAlign w:val="subscript"/>
        </w:rPr>
        <w:t>V</w:t>
      </w:r>
      <w:r>
        <w:t>/F</w:t>
      </w:r>
      <w:r>
        <w:rPr>
          <w:vertAlign w:val="subscript"/>
        </w:rPr>
        <w:t>M</w:t>
      </w:r>
      <w:r>
        <w:t>, and thus stronger synchronization of PSII S-State cycling at longer Flash Spacing intervals, and thus at lower equivalent effective light levels, than did their temperate counterparts (</w:t>
      </w:r>
      <w:proofErr w:type="gramStart"/>
      <w:r>
        <w:t>Figure @</w:t>
      </w:r>
      <w:proofErr w:type="gramEnd"/>
      <w:r>
        <w:t>ref(</w:t>
      </w:r>
      <w:proofErr w:type="gramStart"/>
      <w:r>
        <w:t>fig:periodicity</w:t>
      </w:r>
      <w:proofErr w:type="gramEnd"/>
      <w:r>
        <w:t>_mtrx)), including measures taken at a common temperature of 12°C.</w:t>
      </w:r>
    </w:p>
    <w:p w14:paraId="2AF78DA4" w14:textId="77777777" w:rsidR="00DE425B" w:rsidRDefault="00000000">
      <w:pPr>
        <w:pStyle w:val="CaptionedFigure"/>
      </w:pPr>
      <w:r>
        <w:rPr>
          <w:noProof/>
        </w:rPr>
        <w:lastRenderedPageBreak/>
        <w:drawing>
          <wp:inline distT="0" distB="0" distL="0" distR="0" wp14:anchorId="7675C92A" wp14:editId="1FB33C88">
            <wp:extent cx="5943600" cy="4245428"/>
            <wp:effectExtent l="0" t="0" r="0" b="0"/>
            <wp:docPr id="44" name="Picture" descr="(#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5" name="Picture" descr="Figures/Periodicity_mtrx.png"/>
                    <pic:cNvPicPr>
                      <a:picLocks noChangeAspect="1" noChangeArrowheads="1"/>
                    </pic:cNvPicPr>
                  </pic:nvPicPr>
                  <pic:blipFill>
                    <a:blip r:embed="rId18"/>
                    <a:stretch>
                      <a:fillRect/>
                    </a:stretch>
                  </pic:blipFill>
                  <pic:spPr bwMode="auto">
                    <a:xfrm>
                      <a:off x="0" y="0"/>
                      <a:ext cx="5943600" cy="4245428"/>
                    </a:xfrm>
                    <a:prstGeom prst="rect">
                      <a:avLst/>
                    </a:prstGeom>
                    <a:noFill/>
                    <a:ln w="9525">
                      <a:noFill/>
                      <a:headEnd/>
                      <a:tailEnd/>
                    </a:ln>
                  </pic:spPr>
                </pic:pic>
              </a:graphicData>
            </a:graphic>
          </wp:inline>
        </w:drawing>
      </w:r>
    </w:p>
    <w:p w14:paraId="7601933C" w14:textId="2A2BE77C" w:rsidR="00DE425B" w:rsidRDefault="00000000">
      <w:pPr>
        <w:pStyle w:val="ImageCaption"/>
      </w:pPr>
      <w:r>
        <w:t>(#fig:periodicity_mtrx)Statistical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w:t>
      </w:r>
      <w:ins w:id="53" w:author="Mackenzie Clare Poirier" w:date="2025-04-08T15:34:00Z" w16du:dateUtc="2025-04-08T19:34:00Z">
        <w:r w:rsidR="0061421F">
          <w:t>.</w:t>
        </w:r>
      </w:ins>
    </w:p>
    <w:p w14:paraId="357A49A7" w14:textId="77777777" w:rsidR="00DE425B" w:rsidRDefault="00000000">
      <w:pPr>
        <w:pStyle w:val="Heading2"/>
      </w:pPr>
      <w:bookmarkStart w:id="54" w:name="X694b14b270fb833c56c12092c98cb4eae2f769f"/>
      <w:bookmarkEnd w:id="48"/>
      <w:r>
        <w:rPr>
          <w:rStyle w:val="SectionNumber"/>
        </w:rPr>
        <w:t>1.9</w:t>
      </w:r>
      <w:r>
        <w:tab/>
        <w:t>Generalized Additive Modelling of Damping of 4-step oscillations By Measurement Temperature</w:t>
      </w:r>
    </w:p>
    <w:p w14:paraId="2F685207" w14:textId="27247A36" w:rsidR="00DE425B" w:rsidRDefault="00000000">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(Table (Tab @tab(fig:gammodel_temp))), Figure (Fig @ref(fig:fluor_meas))) set by flash spacing, for each strain. For </w:t>
      </w:r>
      <w:proofErr w:type="spellStart"/>
      <w:r>
        <w:rPr>
          <w:i/>
          <w:iCs/>
        </w:rPr>
        <w:t>Thalassiosira</w:t>
      </w:r>
      <w:proofErr w:type="spellEnd"/>
      <w:r>
        <w:rPr>
          <w:i/>
          <w:iCs/>
        </w:rPr>
        <w:t xml:space="preserve"> </w:t>
      </w:r>
      <w:proofErr w:type="spellStart"/>
      <w:r>
        <w:rPr>
          <w:i/>
          <w:iCs/>
        </w:rPr>
        <w:t>pseudonana</w:t>
      </w:r>
      <w:proofErr w:type="spellEnd"/>
      <w:r>
        <w:t xml:space="preserve">, </w:t>
      </w:r>
      <w:r>
        <w:rPr>
          <w:i/>
          <w:iCs/>
        </w:rPr>
        <w:t>Chlamydomonas ICE</w:t>
      </w:r>
      <w:ins w:id="55" w:author="Mackenzie Clare Poirier" w:date="2025-04-08T16:34:00Z" w16du:dateUtc="2025-04-08T20:34:00Z">
        <w:r w:rsidR="004E1E80">
          <w:rPr>
            <w:i/>
            <w:iCs/>
          </w:rPr>
          <w:t>-</w:t>
        </w:r>
      </w:ins>
      <w:r>
        <w:rPr>
          <w:i/>
          <w:iCs/>
        </w:rPr>
        <w:t>MDV</w:t>
      </w:r>
      <w:r>
        <w:t xml:space="preserve">, </w:t>
      </w:r>
      <w:r>
        <w:rPr>
          <w:i/>
          <w:iCs/>
        </w:rPr>
        <w:t xml:space="preserve">Chlamydomonas </w:t>
      </w:r>
      <w:proofErr w:type="spellStart"/>
      <w:r>
        <w:rPr>
          <w:i/>
          <w:iCs/>
        </w:rPr>
        <w:t>priscu</w:t>
      </w:r>
      <w:del w:id="56" w:author="Mackenzie Clare Poirier" w:date="2025-04-07T09:50:00Z" w16du:dateUtc="2025-04-07T13:50:00Z">
        <w:r w:rsidDel="005F4D69">
          <w:rPr>
            <w:i/>
            <w:iCs/>
          </w:rPr>
          <w:delText>i</w:delText>
        </w:r>
      </w:del>
      <w:r>
        <w:rPr>
          <w:i/>
          <w:iCs/>
        </w:rPr>
        <w:t>i</w:t>
      </w:r>
      <w:proofErr w:type="spellEnd"/>
      <w:r>
        <w:t xml:space="preserve">, </w:t>
      </w:r>
      <w:r>
        <w:rPr>
          <w:i/>
          <w:iCs/>
        </w:rPr>
        <w:t xml:space="preserve">Chlamydomonas </w:t>
      </w:r>
      <w:proofErr w:type="spellStart"/>
      <w:r>
        <w:rPr>
          <w:i/>
          <w:iCs/>
        </w:rPr>
        <w:t>malina</w:t>
      </w:r>
      <w:proofErr w:type="spellEnd"/>
      <w:r>
        <w:t xml:space="preserve">, </w:t>
      </w:r>
      <w:r>
        <w:rPr>
          <w:i/>
          <w:iCs/>
        </w:rPr>
        <w:t xml:space="preserve">Chlamydomonas </w:t>
      </w:r>
      <w:r>
        <w:rPr>
          <w:i/>
          <w:iCs/>
        </w:rPr>
        <w:lastRenderedPageBreak/>
        <w:t>reinhardtii</w:t>
      </w:r>
      <w:r>
        <w:t xml:space="preserve">, and </w:t>
      </w:r>
      <w:r>
        <w:rPr>
          <w:i/>
          <w:iCs/>
        </w:rPr>
        <w:t>Chlorella vulgaris</w:t>
      </w:r>
      <w:r>
        <w:t>, all replicate cultures of each taxa were grown at the same temperature (Table (Tab @tab(</w:t>
      </w:r>
      <w:proofErr w:type="gramStart"/>
      <w:r>
        <w:t>fig:gammodel</w:t>
      </w:r>
      <w:proofErr w:type="gramEnd"/>
      <w:r>
        <w:t xml:space="preserve">_temp))). The polar diatom </w:t>
      </w:r>
      <w:r>
        <w:rPr>
          <w:i/>
          <w:iCs/>
        </w:rPr>
        <w:t>Fragilariopsis cylindrus</w:t>
      </w:r>
      <w:r>
        <w:t xml:space="preserve"> was cultured at both 0 and 6°C. Thus, separate models were fit for each </w:t>
      </w:r>
      <w:r>
        <w:rPr>
          <w:i/>
          <w:iCs/>
        </w:rPr>
        <w:t>Fragilariopsis cylindrus</w:t>
      </w:r>
      <w:r>
        <w:t xml:space="preserve"> culture to account for possible physiological differences resulting from the distinct growth conditions. All of the model fits explained over 50% of the variation in the response variable.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prevalent at measurements taken above the growth temperature and when longer spacing between flashes produced lower effective light levels (Fig @ref(fig:diatoms_gamtemp)). Under these conditions, </w:t>
      </w:r>
      <w:r>
        <w:rPr>
          <w:i/>
          <w:iCs/>
        </w:rPr>
        <w:t>Thalassiosira pseudonana</w:t>
      </w:r>
      <w:r>
        <w:t xml:space="preserve"> cultures did not retain the significant 4-step oscillation in ChlF indicative of synchronized S-State cycling.</w:t>
      </w:r>
    </w:p>
    <w:p w14:paraId="501F9F86" w14:textId="77777777" w:rsidR="00DE425B" w:rsidRDefault="00000000">
      <w:pPr>
        <w:pStyle w:val="BodyText"/>
      </w:pPr>
      <w:r>
        <w:t xml:space="preserve">The GAM outputs varied more among the green algae tested (Table (Tab @tab(fig:gammodel_temp))). For </w:t>
      </w:r>
      <w:r>
        <w:rPr>
          <w:i/>
          <w:iCs/>
        </w:rPr>
        <w:t xml:space="preserve">Chlamydomonas </w:t>
      </w:r>
      <w:proofErr w:type="spellStart"/>
      <w:r>
        <w:rPr>
          <w:i/>
          <w:iCs/>
        </w:rPr>
        <w:t>priscui</w:t>
      </w:r>
      <w:proofErr w:type="spellEnd"/>
      <w:del w:id="57" w:author="Mackenzie Clare Poirier" w:date="2025-04-07T17:34:00Z" w16du:dateUtc="2025-04-07T21:34:00Z">
        <w:r w:rsidDel="0073231C">
          <w:rPr>
            <w:i/>
            <w:iCs/>
          </w:rPr>
          <w:delText>i</w:delText>
        </w:r>
      </w:del>
      <w:r>
        <w:t xml:space="preserve"> the three measurement temperatures, limiting the number of basis dimensions used to create the smooth function (k) to 3 (Schoenig et al., 2023), proved insufficient to capture the underlying relationship between the predictors and the response variable (Table A2). </w:t>
      </w:r>
      <w:r>
        <w:rPr>
          <w:i/>
          <w:iCs/>
        </w:rPr>
        <w:t>Chlamydomonas malina</w:t>
      </w:r>
      <w:r>
        <w:t xml:space="preserve"> showed a significant outlier (measurement temperature of 12 °C and a 2-second interval between flashes) in the model training data (see model training dataset at XXX GitHub: S-State Damping), as evaluated by Cook’s distances (Yager, 1998). Removing this outlier point increases the variation explained by the model from 60.2 to 75.2 % and produces a </w:t>
      </w:r>
      <w:r>
        <w:lastRenderedPageBreak/>
        <w:t xml:space="preserve">significant smooth term (F = 4.544, p = 0.0255). Overall, model predictions for green algal strains exhibited a similar pattern to the diatoms, with the longest predicted oscillations in ChlF at measurement conditions with higher effective light levels (shorter spacing between flashes) and lower measurement temperatures relative to growth temperature (Fig @ref(fig:greens_gamtemp)). The trends shown by the three strains of polar algae are consistent, differing by only 1-2 flashes before signal damping, under identical conditions (Fig @ref(fig:greens_gamtemp)). Further, much like the temperate diatoms, the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w:t>
      </w:r>
    </w:p>
    <w:p w14:paraId="6837AE5F" w14:textId="77777777" w:rsidR="00DE425B" w:rsidRDefault="00000000">
      <w:pPr>
        <w:pStyle w:val="BodyText"/>
      </w:pPr>
      <w:r>
        <w:t>#do this as output of model not retyped</w:t>
      </w:r>
    </w:p>
    <w:p w14:paraId="3B29526C" w14:textId="77777777" w:rsidR="00DE425B" w:rsidRDefault="00000000">
      <w:pPr>
        <w:pStyle w:val="BodyText"/>
      </w:pPr>
      <w:r>
        <w:t>(Fig @ref(fig:diatoms_gamtemp)).</w:t>
      </w:r>
    </w:p>
    <w:p w14:paraId="3B4BBFE4" w14:textId="77777777" w:rsidR="00DE425B" w:rsidRDefault="00000000">
      <w:pPr>
        <w:pStyle w:val="CaptionedFigure"/>
      </w:pPr>
      <w:r>
        <w:rPr>
          <w:noProof/>
        </w:rPr>
        <w:lastRenderedPageBreak/>
        <w:drawing>
          <wp:inline distT="0" distB="0" distL="0" distR="0" wp14:anchorId="3A25F304" wp14:editId="5CE8B07A">
            <wp:extent cx="5943600" cy="3962399"/>
            <wp:effectExtent l="0" t="0" r="0" b="0"/>
            <wp:docPr id="48" name="Picture" descr="(#fig:diatoms_gamtemp)GAM models for polar and temperate diatoms, of consecutive flashes before damping of S-State-induced chlorophyll fluorescence oscillations. GAM model predicted by the temperature (°C) imposed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49" name="Picture" descr="Figures/Diatoms_GAMtemp.png"/>
                    <pic:cNvPicPr>
                      <a:picLocks noChangeAspect="1" noChangeArrowheads="1"/>
                    </pic:cNvPicPr>
                  </pic:nvPicPr>
                  <pic:blipFill>
                    <a:blip r:embed="rId19"/>
                    <a:stretch>
                      <a:fillRect/>
                    </a:stretch>
                  </pic:blipFill>
                  <pic:spPr bwMode="auto">
                    <a:xfrm>
                      <a:off x="0" y="0"/>
                      <a:ext cx="5943600" cy="3962399"/>
                    </a:xfrm>
                    <a:prstGeom prst="rect">
                      <a:avLst/>
                    </a:prstGeom>
                    <a:noFill/>
                    <a:ln w="9525">
                      <a:noFill/>
                      <a:headEnd/>
                      <a:tailEnd/>
                    </a:ln>
                  </pic:spPr>
                </pic:pic>
              </a:graphicData>
            </a:graphic>
          </wp:inline>
        </w:drawing>
      </w:r>
    </w:p>
    <w:p w14:paraId="640D72AE" w14:textId="77777777" w:rsidR="00DE425B" w:rsidRDefault="00000000">
      <w:pPr>
        <w:pStyle w:val="ImageCaption"/>
      </w:pPr>
      <w:r>
        <w:t>(#fig:diatoms_gamtemp)GAM models for polar and temperate diatoms, of consecutive flashes before damping of S-State-induced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72F569C7" w14:textId="77777777" w:rsidR="00DE425B" w:rsidRDefault="00000000">
      <w:pPr>
        <w:pStyle w:val="BodyText"/>
      </w:pPr>
      <w:r>
        <w:t>(Fig @ref(fig:greens_gamtemp)).</w:t>
      </w:r>
    </w:p>
    <w:p w14:paraId="4BE7FF10" w14:textId="77777777" w:rsidR="00DE425B" w:rsidRDefault="00000000">
      <w:pPr>
        <w:pStyle w:val="CaptionedFigure"/>
      </w:pPr>
      <w:r>
        <w:rPr>
          <w:noProof/>
        </w:rPr>
        <w:lastRenderedPageBreak/>
        <w:drawing>
          <wp:inline distT="0" distB="0" distL="0" distR="0" wp14:anchorId="65C711DC" wp14:editId="21050116">
            <wp:extent cx="5943600" cy="3834580"/>
            <wp:effectExtent l="0" t="0" r="0" b="0"/>
            <wp:docPr id="51" name="Picture" descr="(#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52" name="Picture" descr="Figures/Greens_GAMtemp.png"/>
                    <pic:cNvPicPr>
                      <a:picLocks noChangeAspect="1" noChangeArrowheads="1"/>
                    </pic:cNvPicPr>
                  </pic:nvPicPr>
                  <pic:blipFill>
                    <a:blip r:embed="rId20"/>
                    <a:stretch>
                      <a:fillRect/>
                    </a:stretch>
                  </pic:blipFill>
                  <pic:spPr bwMode="auto">
                    <a:xfrm>
                      <a:off x="0" y="0"/>
                      <a:ext cx="5943600" cy="3834580"/>
                    </a:xfrm>
                    <a:prstGeom prst="rect">
                      <a:avLst/>
                    </a:prstGeom>
                    <a:noFill/>
                    <a:ln w="9525">
                      <a:noFill/>
                      <a:headEnd/>
                      <a:tailEnd/>
                    </a:ln>
                  </pic:spPr>
                </pic:pic>
              </a:graphicData>
            </a:graphic>
          </wp:inline>
        </w:drawing>
      </w:r>
    </w:p>
    <w:p w14:paraId="1E30E7C0" w14:textId="77777777" w:rsidR="00DE425B" w:rsidRDefault="00000000">
      <w:pPr>
        <w:pStyle w:val="ImageCaption"/>
      </w:pPr>
      <w:r>
        <w:t>(#fig:greens_gamtemp)GAM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5537698B" w14:textId="77777777" w:rsidR="00DE425B" w:rsidRDefault="00000000">
      <w:pPr>
        <w:pStyle w:val="Heading1"/>
      </w:pPr>
      <w:bookmarkStart w:id="58" w:name="discussion"/>
      <w:bookmarkEnd w:id="45"/>
      <w:bookmarkEnd w:id="54"/>
      <w:r>
        <w:t>Discussion</w:t>
      </w:r>
    </w:p>
    <w:p w14:paraId="49D8ED8F" w14:textId="77777777" w:rsidR="00DE425B" w:rsidRDefault="00000000">
      <w:pPr>
        <w:pStyle w:val="FirstParagraph"/>
      </w:pPr>
      <w:r>
        <w:t xml:space="preserve">Across all study strains ChlF oscillations, provoked by a series of single turnover saturating flashes, showed wavelet power at a period of four, that declined with increasing temperatures and increasing spacing of flashes, equivalent to excitation by decreasing light. Thus sustained synchronized S-State cycling of PSII decayed faster under higher temperatures and lower equivalent light (Figures @ref(fig:cpriscuii_waveletpower), @ref(fig:periodicity_mtrx)) (de Wijn and van Gorkom, 2002). The desynchronization of S-State cycling among the PSII in a population indicates that a sufficient number of </w:t>
      </w:r>
      <w:r>
        <w:lastRenderedPageBreak/>
        <w:t>photochemical misses, including charge recombinations, have taken place to create a PSII population with a random distribution of S-States. Thus, if this desynchronization occurs after fewer consecutive flashes, it signifies an increased proportion of PSIIs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w:t>
      </w:r>
    </w:p>
    <w:p w14:paraId="221E6EA7" w14:textId="77777777" w:rsidR="00DE425B" w:rsidRDefault="00000000">
      <w:pPr>
        <w:pStyle w:val="BodyText"/>
      </w:pPr>
      <w:r>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0487BF22" w14:textId="368034D5" w:rsidR="00DE425B" w:rsidRDefault="00000000">
      <w:pPr>
        <w:pStyle w:val="BodyText"/>
      </w:pPr>
      <w:r>
        <w:t xml:space="preserve">Polar strains of diatoms and green algae consistently demonstrated a stronger periodicity in ChlF emissions (Figures @ref(cpriscuii_waveletpower); </w:t>
      </w:r>
      <w:r>
        <w:lastRenderedPageBreak/>
        <w:t xml:space="preserve">@ref(fig:creinhardtiii_waveletpower); SupplementalFigures). Further, they exhibited significant 4-step ChlF oscillations under a broader range of measurement conditions around their growth temperatures (Figure @ref(fig:periodicity_mtrx)) than did their temperate counterparts. These findings illustrate that polar phytoplankton strains, at and around their growth temperatures, show higher capacity to maintain synchronized S-State cycling than do temperate strains. The rates of photochemical misses, notably through charge recombinations, relative to productive photochemistry, increase under lower light and higher temperatures (Keren et al., 1997; Ivanov et al., 2006). Thus, sustained synchronized S-State cycling </w:t>
      </w:r>
      <w:del w:id="59" w:author="Mackenzie Clare Poirier" w:date="2025-04-08T18:21:00Z" w16du:dateUtc="2025-04-08T22:21:00Z">
        <w:r w:rsidDel="000F2DDA">
          <w:delText xml:space="preserve">in </w:delText>
        </w:r>
      </w:del>
      <w:r>
        <w:t>reflects suppression of energetically wasteful photochemical misses in the polar strains measured at lower growth temperatures. Stable S-State cycling and minimizing energy losses through charge recombination support electron flow, sustaining ATP and NADPH production, and minimizing the risk of photodamage to the photosynthetic machinery (Rappaport et al., 2005; Keren et al., 1997). Thus, PSII function under widely spaced excitations appear integral for the productivity of polar phytoplankton under the ice during the polar night.</w:t>
      </w:r>
    </w:p>
    <w:p w14:paraId="66BC333F" w14:textId="25CC3AF5" w:rsidR="00DE425B" w:rsidRDefault="004B793B">
      <w:pPr>
        <w:pStyle w:val="BodyText"/>
      </w:pPr>
      <w:ins w:id="60" w:author="Mackenzie Clare Poirier" w:date="2025-04-08T18:35:00Z" w16du:dateUtc="2025-04-08T22:35:00Z">
        <w:r>
          <w:t xml:space="preserve">Understanding </w:t>
        </w:r>
      </w:ins>
      <w:del w:id="61" w:author="Mackenzie Clare Poirier" w:date="2025-04-08T18:35:00Z" w16du:dateUtc="2025-04-08T22:35:00Z">
        <w:r w:rsidR="00000000" w:rsidDel="004B793B">
          <w:delText>T</w:delText>
        </w:r>
      </w:del>
      <w:ins w:id="62" w:author="Mackenzie Clare Poirier" w:date="2025-04-08T18:35:00Z" w16du:dateUtc="2025-04-08T22:35:00Z">
        <w:r>
          <w:t>t</w:t>
        </w:r>
      </w:ins>
      <w:r w:rsidR="00000000">
        <w:t>he mechanisms enabling polar phytoplankton to sustain slow, but significant, productivity under the ice in the winter are help</w:t>
      </w:r>
      <w:ins w:id="63" w:author="Mackenzie Clare Poirier" w:date="2025-04-08T18:34:00Z" w16du:dateUtc="2025-04-08T22:34:00Z">
        <w:r>
          <w:t xml:space="preserve">ful </w:t>
        </w:r>
      </w:ins>
      <w:ins w:id="64" w:author="Mackenzie Clare Poirier" w:date="2025-04-08T18:35:00Z" w16du:dateUtc="2025-04-08T22:35:00Z">
        <w:r>
          <w:t>in</w:t>
        </w:r>
      </w:ins>
      <w:r w:rsidR="00000000">
        <w:t xml:space="preserve"> predict</w:t>
      </w:r>
      <w:ins w:id="65" w:author="Mackenzie Clare Poirier" w:date="2025-04-08T18:34:00Z" w16du:dateUtc="2025-04-08T22:34:00Z">
        <w:r>
          <w:t>ing</w:t>
        </w:r>
      </w:ins>
      <w:r w:rsidR="00000000">
        <w:t xml:space="preserve">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w:t>
      </w:r>
      <w:r w:rsidR="00000000">
        <w:lastRenderedPageBreak/>
        <w:t>and Arrigo, 2020). Maintaining photosynthetic energy conversion over winter is crucial for the timing and speed of spring bloom initiation (Hancke et al., 2018). Our findings indicate that low temperature is a factor enabling phytoplankton to exploit extreme low light. Taxa with this capacity possess a competitive advantage in quickly initiating spring growth, giving them first access to the nutrients required to form an extensive bloom and in turn, exert bottom-up effects on changing polar ecosystems (Ardyna and Arrigo, 2020).</w:t>
      </w:r>
    </w:p>
    <w:p w14:paraId="5D06E50E" w14:textId="77777777" w:rsidR="00DE425B" w:rsidRDefault="00000000">
      <w:pPr>
        <w:pStyle w:val="Heading1"/>
      </w:pPr>
      <w:bookmarkStart w:id="66" w:name="acknowledgements"/>
      <w:bookmarkEnd w:id="58"/>
      <w:r>
        <w:t>Acknowledgements</w:t>
      </w:r>
    </w:p>
    <w:p w14:paraId="6C8E3CE0" w14:textId="77777777" w:rsidR="00DE425B" w:rsidRDefault="00000000">
      <w:pPr>
        <w:pStyle w:val="Heading1"/>
      </w:pPr>
      <w:bookmarkStart w:id="67" w:name="supporting-information"/>
      <w:bookmarkEnd w:id="66"/>
      <w:r>
        <w:t>Supporting information</w:t>
      </w:r>
    </w:p>
    <w:p w14:paraId="27C241B5" w14:textId="77777777" w:rsidR="00DE425B" w:rsidRDefault="00000000">
      <w:pPr>
        <w:pStyle w:val="Heading1"/>
      </w:pPr>
      <w:bookmarkStart w:id="68" w:name="references"/>
      <w:bookmarkEnd w:id="67"/>
      <w:r>
        <w:t>References</w:t>
      </w:r>
    </w:p>
    <w:p w14:paraId="625F789F" w14:textId="77777777" w:rsidR="00DE425B" w:rsidRDefault="00000000">
      <w:pPr>
        <w:pStyle w:val="Bibliography"/>
      </w:pPr>
      <w:bookmarkStart w:id="69" w:name="Xd345dc39ad45e5480abde60975d2f18c146e6ab"/>
      <w:bookmarkStart w:id="70" w:name="refs"/>
      <w:r>
        <w:t xml:space="preserve">Ardyna, M., and Arrigo, K. R. (2020). Phytoplankton dynamics in a changing Arctic Ocean. </w:t>
      </w:r>
      <w:r>
        <w:rPr>
          <w:i/>
          <w:iCs/>
        </w:rPr>
        <w:t>Nature Climate Change</w:t>
      </w:r>
      <w:r>
        <w:t xml:space="preserve"> 10, 892–903. doi:</w:t>
      </w:r>
      <w:hyperlink r:id="rId21">
        <w:r>
          <w:rPr>
            <w:rStyle w:val="Hyperlink"/>
          </w:rPr>
          <w:t>10.1038/s41558-020-0905-y</w:t>
        </w:r>
      </w:hyperlink>
      <w:r>
        <w:t>.</w:t>
      </w:r>
    </w:p>
    <w:p w14:paraId="03A34AA0" w14:textId="77777777" w:rsidR="00DE425B" w:rsidRDefault="00000000">
      <w:pPr>
        <w:pStyle w:val="Bibliography"/>
      </w:pPr>
      <w:bookmarkStart w:id="71" w:name="Xc0cfdf3e1b8254fa7a534c3e8efb5eda7897d25"/>
      <w:bookmarkEnd w:id="69"/>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2">
        <w:r>
          <w:rPr>
            <w:rStyle w:val="Hyperlink"/>
          </w:rPr>
          <w:t>10.5194/bg-9-4553-2012</w:t>
        </w:r>
      </w:hyperlink>
      <w:r>
        <w:t>.</w:t>
      </w:r>
    </w:p>
    <w:p w14:paraId="2A728DF4" w14:textId="77777777" w:rsidR="00DE425B" w:rsidRDefault="00000000">
      <w:pPr>
        <w:pStyle w:val="Bibliography"/>
      </w:pPr>
      <w:bookmarkStart w:id="72" w:name="Xc65f9cd0cc79f34c1357c48183c882b2998fe95"/>
      <w:bookmarkEnd w:id="71"/>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3">
        <w:r>
          <w:rPr>
            <w:rStyle w:val="Hyperlink"/>
          </w:rPr>
          <w:t>10.1016/j.cryobiol.2011.08.006</w:t>
        </w:r>
      </w:hyperlink>
      <w:r>
        <w:t>.</w:t>
      </w:r>
    </w:p>
    <w:p w14:paraId="07BC9B77" w14:textId="77777777" w:rsidR="00DE425B" w:rsidRDefault="00000000">
      <w:pPr>
        <w:pStyle w:val="Bibliography"/>
      </w:pPr>
      <w:bookmarkStart w:id="73" w:name="ref-R-googlesheets4"/>
      <w:bookmarkEnd w:id="72"/>
      <w:r>
        <w:t xml:space="preserve">Bryan, J. (2023). </w:t>
      </w:r>
      <w:r>
        <w:rPr>
          <w:i/>
          <w:iCs/>
        </w:rPr>
        <w:t>googlesheets4: Access google sheets using the sheets API V4</w:t>
      </w:r>
      <w:r>
        <w:t xml:space="preserve">. Available at: </w:t>
      </w:r>
      <w:hyperlink r:id="rId24">
        <w:r>
          <w:rPr>
            <w:rStyle w:val="Hyperlink"/>
          </w:rPr>
          <w:t>https://googlesheets4.tidyverse.org</w:t>
        </w:r>
      </w:hyperlink>
      <w:r>
        <w:t>.</w:t>
      </w:r>
    </w:p>
    <w:p w14:paraId="69A4E531" w14:textId="77777777" w:rsidR="00DE425B" w:rsidRDefault="00000000">
      <w:pPr>
        <w:pStyle w:val="Bibliography"/>
      </w:pPr>
      <w:bookmarkStart w:id="74" w:name="X8b1f39f0bc58c0827061626632102a281033cbe"/>
      <w:bookmarkEnd w:id="73"/>
      <w:r>
        <w:t xml:space="preserve">Cazelles, B., Chavez, M., Berteaux, D., Ménard, F., Vik, J. O., Jenouvrier, S., and Stenseth, N. C. (2008). Wavelet analysis of ecological time series. </w:t>
      </w:r>
      <w:r>
        <w:rPr>
          <w:i/>
          <w:iCs/>
        </w:rPr>
        <w:t>Oecologia</w:t>
      </w:r>
      <w:r>
        <w:t xml:space="preserve"> 156, 287–304. doi:</w:t>
      </w:r>
      <w:hyperlink r:id="rId25">
        <w:r>
          <w:rPr>
            <w:rStyle w:val="Hyperlink"/>
          </w:rPr>
          <w:t>10.1007/s00442-008-0993-2</w:t>
        </w:r>
      </w:hyperlink>
      <w:r>
        <w:t>.</w:t>
      </w:r>
    </w:p>
    <w:p w14:paraId="75F97525" w14:textId="77777777" w:rsidR="00DE425B" w:rsidRDefault="00000000">
      <w:pPr>
        <w:pStyle w:val="Bibliography"/>
      </w:pPr>
      <w:bookmarkStart w:id="75" w:name="ref-cefarelliDiversityDiatomGenus2010"/>
      <w:bookmarkEnd w:id="74"/>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26">
        <w:r>
          <w:rPr>
            <w:rStyle w:val="Hyperlink"/>
          </w:rPr>
          <w:t>10.1007/s00300-010-0794-z</w:t>
        </w:r>
      </w:hyperlink>
      <w:r>
        <w:t>.</w:t>
      </w:r>
    </w:p>
    <w:p w14:paraId="7E0FFF4E" w14:textId="77777777" w:rsidR="00DE425B" w:rsidRDefault="00000000">
      <w:pPr>
        <w:pStyle w:val="Bibliography"/>
      </w:pPr>
      <w:bookmarkStart w:id="76" w:name="X95bb64821e3a060ccda06b3f9169ffb13e11b6f"/>
      <w:bookmarkEnd w:id="75"/>
      <w:r>
        <w:t xml:space="preserve">Cook, G., Teufel, A., Kalra, I., Li, W., Wang, X., Priscu, J., and Morgan-Kiss, R. (2019). The Antarctic psychrophiles Chlamydomonas spp. UWO241 and ICEMDV exhibit differential </w:t>
      </w:r>
      <w:r>
        <w:lastRenderedPageBreak/>
        <w:t xml:space="preserve">restructuring of photosystem I in response to iron. </w:t>
      </w:r>
      <w:r>
        <w:rPr>
          <w:i/>
          <w:iCs/>
        </w:rPr>
        <w:t>Photosynthesis Research</w:t>
      </w:r>
      <w:r>
        <w:t xml:space="preserve"> 141, 209–228. doi:</w:t>
      </w:r>
      <w:hyperlink r:id="rId27">
        <w:r>
          <w:rPr>
            <w:rStyle w:val="Hyperlink"/>
          </w:rPr>
          <w:t>10.1007/s11120-019-00621-0</w:t>
        </w:r>
      </w:hyperlink>
      <w:r>
        <w:t>.</w:t>
      </w:r>
    </w:p>
    <w:p w14:paraId="46C23EB5" w14:textId="77777777" w:rsidR="00DE425B" w:rsidRDefault="00000000">
      <w:pPr>
        <w:pStyle w:val="Bibliography"/>
      </w:pPr>
      <w:bookmarkStart w:id="77" w:name="X1bbcc7cdabd337c7e2215a9d6072c111931502b"/>
      <w:bookmarkEnd w:id="76"/>
      <w:r>
        <w:t xml:space="preserve">Cvetkovska, M., Vakulenko, G., Smith, D. R., Zhang, X., and Hüner, N. P. A. (2022). Temperature stress in psychrophilic green microalgae: Minireview. </w:t>
      </w:r>
      <w:r>
        <w:rPr>
          <w:i/>
          <w:iCs/>
        </w:rPr>
        <w:t>Physiologia Plantarum</w:t>
      </w:r>
      <w:r>
        <w:t xml:space="preserve"> 174, e13811. doi:</w:t>
      </w:r>
      <w:hyperlink r:id="rId28">
        <w:r>
          <w:rPr>
            <w:rStyle w:val="Hyperlink"/>
          </w:rPr>
          <w:t>10.1111/ppl.13811</w:t>
        </w:r>
      </w:hyperlink>
      <w:r>
        <w:t>.</w:t>
      </w:r>
    </w:p>
    <w:p w14:paraId="24EC8AD6" w14:textId="77777777" w:rsidR="00DE425B" w:rsidRDefault="00000000">
      <w:pPr>
        <w:pStyle w:val="Bibliography"/>
      </w:pPr>
      <w:bookmarkStart w:id="78" w:name="ref-dauTimeresolvedXraySpectroscopy2007"/>
      <w:bookmarkEnd w:id="77"/>
      <w:r>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29">
        <w:r>
          <w:rPr>
            <w:rStyle w:val="Hyperlink"/>
          </w:rPr>
          <w:t>10.1007/s11120-007-9141-9</w:t>
        </w:r>
      </w:hyperlink>
      <w:r>
        <w:t>.</w:t>
      </w:r>
    </w:p>
    <w:p w14:paraId="2196E87E" w14:textId="77777777" w:rsidR="00DE425B" w:rsidRDefault="00000000">
      <w:pPr>
        <w:pStyle w:val="Bibliography"/>
      </w:pPr>
      <w:bookmarkStart w:id="79" w:name="ref-dewijnSstateDependenceMiss2002"/>
      <w:bookmarkEnd w:id="78"/>
      <w:r>
        <w:t xml:space="preserve">de Wijn, R., and van Gorkom, H. J. (2002). S-state dependence of the miss probability in Photosystem II. </w:t>
      </w:r>
      <w:r>
        <w:rPr>
          <w:i/>
          <w:iCs/>
        </w:rPr>
        <w:t>Photosynthesis Research</w:t>
      </w:r>
      <w:r>
        <w:t xml:space="preserve"> 72, 217–222. doi:</w:t>
      </w:r>
      <w:hyperlink r:id="rId30">
        <w:r>
          <w:rPr>
            <w:rStyle w:val="Hyperlink"/>
          </w:rPr>
          <w:t>10.1023/A:1016128632704</w:t>
        </w:r>
      </w:hyperlink>
      <w:r>
        <w:t>.</w:t>
      </w:r>
    </w:p>
    <w:p w14:paraId="3561FED1" w14:textId="77777777" w:rsidR="00DE425B" w:rsidRDefault="00000000">
      <w:pPr>
        <w:pStyle w:val="Bibliography"/>
      </w:pPr>
      <w:bookmarkStart w:id="80" w:name="ref-gatesRealtimeKineticsLight2020"/>
      <w:bookmarkEnd w:id="79"/>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31">
        <w:r>
          <w:rPr>
            <w:rStyle w:val="Hyperlink"/>
          </w:rPr>
          <w:t>10.1016/j.bbabio.2020.148212</w:t>
        </w:r>
      </w:hyperlink>
      <w:r>
        <w:t>.</w:t>
      </w:r>
    </w:p>
    <w:p w14:paraId="0B7977FD" w14:textId="77777777" w:rsidR="00DE425B" w:rsidRDefault="00000000">
      <w:pPr>
        <w:pStyle w:val="Bibliography"/>
      </w:pPr>
      <w:bookmarkStart w:id="81" w:name="ref-R-doBy"/>
      <w:bookmarkEnd w:id="80"/>
      <w:r>
        <w:t xml:space="preserve">Halekoh, U., and Højsgaard, S. (2025). </w:t>
      </w:r>
      <w:r>
        <w:rPr>
          <w:i/>
          <w:iCs/>
        </w:rPr>
        <w:t>doBy: Groupwise statistics, LSmeans, linear estimates, utilities</w:t>
      </w:r>
      <w:r>
        <w:t xml:space="preserve">. Available at: </w:t>
      </w:r>
      <w:hyperlink r:id="rId32">
        <w:r>
          <w:rPr>
            <w:rStyle w:val="Hyperlink"/>
          </w:rPr>
          <w:t>https://github.com/hojsgaard/doBy</w:t>
        </w:r>
      </w:hyperlink>
      <w:r>
        <w:t>.</w:t>
      </w:r>
    </w:p>
    <w:p w14:paraId="4DFCD324" w14:textId="77777777" w:rsidR="00DE425B" w:rsidRDefault="00000000">
      <w:pPr>
        <w:pStyle w:val="Bibliography"/>
      </w:pPr>
      <w:bookmarkStart w:id="82" w:name="ref-hanMolecularBasisTurnover2022"/>
      <w:bookmarkEnd w:id="81"/>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33">
        <w:r>
          <w:rPr>
            <w:rStyle w:val="Hyperlink"/>
          </w:rPr>
          <w:t>10.1039/D2SC00854H</w:t>
        </w:r>
      </w:hyperlink>
      <w:r>
        <w:t>.</w:t>
      </w:r>
    </w:p>
    <w:p w14:paraId="773CE8B0" w14:textId="77777777" w:rsidR="00DE425B" w:rsidRDefault="00000000">
      <w:pPr>
        <w:pStyle w:val="Bibliography"/>
      </w:pPr>
      <w:bookmarkStart w:id="83" w:name="ref-hanDirectQuantificationFour2008"/>
      <w:bookmarkEnd w:id="82"/>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34">
        <w:r>
          <w:rPr>
            <w:rStyle w:val="Hyperlink"/>
          </w:rPr>
          <w:t>10.1016/j.bbabio.2008.03.007</w:t>
        </w:r>
      </w:hyperlink>
      <w:r>
        <w:t>.</w:t>
      </w:r>
    </w:p>
    <w:p w14:paraId="76B79541" w14:textId="77777777" w:rsidR="00DE425B" w:rsidRDefault="00000000">
      <w:pPr>
        <w:pStyle w:val="Bibliography"/>
      </w:pPr>
      <w:bookmarkStart w:id="84" w:name="ref-hanMissesWaterOxidation2012"/>
      <w:bookmarkEnd w:id="83"/>
      <w:r>
        <w:t xml:space="preserve">Han, G., Mamedov, F., and Styring, S. (2012). Misses during water oxidation in photosystem II are S state-dependent. </w:t>
      </w:r>
      <w:r>
        <w:rPr>
          <w:i/>
          <w:iCs/>
        </w:rPr>
        <w:t>The Journal of Biological Chemistry</w:t>
      </w:r>
      <w:r>
        <w:t xml:space="preserve"> 287, 13422–13429. doi:</w:t>
      </w:r>
      <w:hyperlink r:id="rId35">
        <w:r>
          <w:rPr>
            <w:rStyle w:val="Hyperlink"/>
          </w:rPr>
          <w:t>10.1074/jbc.M112.342543</w:t>
        </w:r>
      </w:hyperlink>
      <w:r>
        <w:t>.</w:t>
      </w:r>
    </w:p>
    <w:p w14:paraId="7BE5DF69" w14:textId="77777777" w:rsidR="00DE425B" w:rsidRDefault="00000000">
      <w:pPr>
        <w:pStyle w:val="Bibliography"/>
      </w:pPr>
      <w:bookmarkStart w:id="85" w:name="ref-hanckeExtremeLowLight2018"/>
      <w:bookmarkEnd w:id="84"/>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36">
        <w:r>
          <w:rPr>
            <w:rStyle w:val="Hyperlink"/>
          </w:rPr>
          <w:t>10.1002/2017JC013263</w:t>
        </w:r>
      </w:hyperlink>
      <w:r>
        <w:t>.</w:t>
      </w:r>
    </w:p>
    <w:p w14:paraId="3CB8C8A3" w14:textId="77777777" w:rsidR="00DE425B" w:rsidRDefault="00000000">
      <w:pPr>
        <w:pStyle w:val="Bibliography"/>
      </w:pPr>
      <w:bookmarkStart w:id="86" w:name="Xe4ecae9275271984fd8a6ad2ae65dd22193f68f"/>
      <w:bookmarkEnd w:id="85"/>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37">
        <w:r>
          <w:rPr>
            <w:rStyle w:val="Hyperlink"/>
          </w:rPr>
          <w:t>10.1038/s41467-024-51636-8</w:t>
        </w:r>
      </w:hyperlink>
      <w:r>
        <w:t>.</w:t>
      </w:r>
    </w:p>
    <w:p w14:paraId="17F5FB0C" w14:textId="77777777" w:rsidR="00DE425B" w:rsidRDefault="00000000">
      <w:pPr>
        <w:pStyle w:val="Bibliography"/>
      </w:pPr>
      <w:bookmarkStart w:id="87" w:name="X96ce8c73dab0a611739182f06b4a2f9e6b12864"/>
      <w:bookmarkEnd w:id="86"/>
      <w:r>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38">
        <w:r>
          <w:rPr>
            <w:rStyle w:val="Hyperlink"/>
          </w:rPr>
          <w:t>10.1016/j.algal.2023.103220</w:t>
        </w:r>
      </w:hyperlink>
      <w:r>
        <w:t>.</w:t>
      </w:r>
    </w:p>
    <w:p w14:paraId="52ACA911" w14:textId="77777777" w:rsidR="00DE425B" w:rsidRDefault="00000000">
      <w:pPr>
        <w:pStyle w:val="Bibliography"/>
      </w:pPr>
      <w:bookmarkStart w:id="88" w:name="X9f88d451ffb4d0e168c01c7cfbe9af5fe82dcf7"/>
      <w:bookmarkEnd w:id="87"/>
      <w:r>
        <w:lastRenderedPageBreak/>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39">
        <w:r>
          <w:rPr>
            <w:rStyle w:val="Hyperlink"/>
          </w:rPr>
          <w:t>10.1016/j.febslet.2006.04.018</w:t>
        </w:r>
      </w:hyperlink>
      <w:r>
        <w:t>.</w:t>
      </w:r>
    </w:p>
    <w:p w14:paraId="44DEC35F" w14:textId="77777777" w:rsidR="00DE425B" w:rsidRDefault="00000000">
      <w:pPr>
        <w:pStyle w:val="Bibliography"/>
      </w:pPr>
      <w:bookmarkStart w:id="89" w:name="Xebb4b75479bbb5ccd4614c42123a1ee5058963e"/>
      <w:bookmarkEnd w:id="88"/>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40">
        <w:r>
          <w:rPr>
            <w:rStyle w:val="Hyperlink"/>
          </w:rPr>
          <w:t>10.1034/j.1399-3054.2003.00225.x</w:t>
        </w:r>
      </w:hyperlink>
      <w:r>
        <w:t>.</w:t>
      </w:r>
    </w:p>
    <w:p w14:paraId="30F9F751" w14:textId="77777777" w:rsidR="00DE425B" w:rsidRDefault="00000000">
      <w:pPr>
        <w:pStyle w:val="Bibliography"/>
      </w:pPr>
      <w:bookmarkStart w:id="90" w:name="X7a0d6608f55f0255286ac0d0bba12b7c24e7b7b"/>
      <w:bookmarkEnd w:id="89"/>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41">
        <w:r>
          <w:rPr>
            <w:rStyle w:val="Hyperlink"/>
          </w:rPr>
          <w:t>10.1007/BF00236984</w:t>
        </w:r>
      </w:hyperlink>
      <w:r>
        <w:t>.</w:t>
      </w:r>
    </w:p>
    <w:p w14:paraId="0091B62C" w14:textId="77777777" w:rsidR="00DE425B" w:rsidRDefault="00000000">
      <w:pPr>
        <w:pStyle w:val="Bibliography"/>
      </w:pPr>
      <w:bookmarkStart w:id="91" w:name="ref-kerenMechanismPhotosystemII1997"/>
      <w:bookmarkEnd w:id="90"/>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42">
        <w:r>
          <w:rPr>
            <w:rStyle w:val="Hyperlink"/>
          </w:rPr>
          <w:t>10.1073/pnas.94.4.1579</w:t>
        </w:r>
      </w:hyperlink>
      <w:r>
        <w:t>.</w:t>
      </w:r>
    </w:p>
    <w:p w14:paraId="71065DFE" w14:textId="77777777" w:rsidR="00DE425B" w:rsidRDefault="00000000">
      <w:pPr>
        <w:pStyle w:val="Bibliography"/>
      </w:pPr>
      <w:bookmarkStart w:id="92" w:name="ref-kirkLightPhotosynthesisAquatic2011"/>
      <w:bookmarkEnd w:id="91"/>
      <w:r>
        <w:t xml:space="preserve">Kirk, J. T. O. (2011). </w:t>
      </w:r>
      <w:r>
        <w:rPr>
          <w:i/>
          <w:iCs/>
        </w:rPr>
        <w:t>Light and Photosynthesis in Aquatic Ecosystems</w:t>
      </w:r>
      <w:r>
        <w:t>. 3rd ed. Cambridge, UK: Cambridge University Press.</w:t>
      </w:r>
    </w:p>
    <w:p w14:paraId="1C50D954" w14:textId="77777777" w:rsidR="00DE425B" w:rsidRDefault="00000000">
      <w:pPr>
        <w:pStyle w:val="Bibliography"/>
      </w:pPr>
      <w:bookmarkStart w:id="93" w:name="Xf41c88c9bd5feae6788e231cf3e9576f0fa36a1"/>
      <w:bookmarkEnd w:id="92"/>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43">
        <w:r>
          <w:rPr>
            <w:rStyle w:val="Hyperlink"/>
          </w:rPr>
          <w:t>10.1016/S0005-2728(98)00135-2</w:t>
        </w:r>
      </w:hyperlink>
      <w:r>
        <w:t>.</w:t>
      </w:r>
    </w:p>
    <w:p w14:paraId="64AE3ADD" w14:textId="77777777" w:rsidR="00DE425B" w:rsidRDefault="00000000">
      <w:pPr>
        <w:pStyle w:val="Bibliography"/>
      </w:pPr>
      <w:bookmarkStart w:id="94" w:name="ref-laloiGeneticApproachElucidating2006"/>
      <w:bookmarkEnd w:id="93"/>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44">
        <w:r>
          <w:rPr>
            <w:rStyle w:val="Hyperlink"/>
          </w:rPr>
          <w:t>10.1093/jxb/erj183</w:t>
        </w:r>
      </w:hyperlink>
      <w:r>
        <w:t>.</w:t>
      </w:r>
    </w:p>
    <w:p w14:paraId="0B1517D7" w14:textId="77777777" w:rsidR="00DE425B" w:rsidRDefault="00000000">
      <w:pPr>
        <w:pStyle w:val="Bibliography"/>
      </w:pPr>
      <w:bookmarkStart w:id="95" w:name="ref-leuArcticSpringAwakening2015"/>
      <w:bookmarkEnd w:id="94"/>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45">
        <w:r>
          <w:rPr>
            <w:rStyle w:val="Hyperlink"/>
          </w:rPr>
          <w:t>10.1016/j.pocean.2015.07.012</w:t>
        </w:r>
      </w:hyperlink>
      <w:r>
        <w:t>.</w:t>
      </w:r>
    </w:p>
    <w:p w14:paraId="434047A1" w14:textId="77777777" w:rsidR="00DE425B" w:rsidRDefault="00000000">
      <w:pPr>
        <w:pStyle w:val="Bibliography"/>
      </w:pPr>
      <w:bookmarkStart w:id="96" w:name="ref-leyvaAccumulationFattyAcids2014"/>
      <w:bookmarkEnd w:id="95"/>
      <w:r>
        <w:t xml:space="preserve">Leyva, L. A., Bashan, Y., Mendoza, A., and de-Bashan, L. E. (2014). Accumulation fatty acids of in Chlorella vulgaris under heterotrophic conditions in relation to activity of acetyl-CoA carboxylase, temperature, and co-immobilization with Azospirillum brasilense. </w:t>
      </w:r>
      <w:r>
        <w:rPr>
          <w:i/>
          <w:iCs/>
        </w:rPr>
        <w:t>Naturwissenschaften</w:t>
      </w:r>
      <w:r>
        <w:t xml:space="preserve"> 101, 819–830. doi:</w:t>
      </w:r>
      <w:hyperlink r:id="rId46">
        <w:r>
          <w:rPr>
            <w:rStyle w:val="Hyperlink"/>
          </w:rPr>
          <w:t>10.1007/s00114-014-1223-x</w:t>
        </w:r>
      </w:hyperlink>
      <w:r>
        <w:t>.</w:t>
      </w:r>
    </w:p>
    <w:p w14:paraId="1408D1FE" w14:textId="77777777" w:rsidR="00DE425B" w:rsidRDefault="00000000">
      <w:pPr>
        <w:pStyle w:val="Bibliography"/>
      </w:pPr>
      <w:bookmarkStart w:id="97" w:name="X6eb6a514ff3c9c41b14fb5e0aa8f9e987d6656e"/>
      <w:bookmarkEnd w:id="96"/>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47">
        <w:r>
          <w:rPr>
            <w:rStyle w:val="Hyperlink"/>
          </w:rPr>
          <w:t>10.1128/AEM.00478-16</w:t>
        </w:r>
      </w:hyperlink>
      <w:r>
        <w:t>.</w:t>
      </w:r>
    </w:p>
    <w:p w14:paraId="316CC355" w14:textId="77777777" w:rsidR="00DE425B" w:rsidRDefault="00000000">
      <w:pPr>
        <w:pStyle w:val="Bibliography"/>
      </w:pPr>
      <w:bookmarkStart w:id="98" w:name="ref-lyonPolarMicroalgaeNew2014"/>
      <w:bookmarkEnd w:id="97"/>
      <w:r>
        <w:t xml:space="preserve">Lyon, B. R., and Mock, T. (2014). Polar Microalgae: New Approaches towards Understanding Adaptations to an Extreme and Changing Environment. </w:t>
      </w:r>
      <w:r>
        <w:rPr>
          <w:i/>
          <w:iCs/>
        </w:rPr>
        <w:t>Biology</w:t>
      </w:r>
      <w:r>
        <w:t xml:space="preserve"> 3, 56–80. doi:</w:t>
      </w:r>
      <w:hyperlink r:id="rId48">
        <w:r>
          <w:rPr>
            <w:rStyle w:val="Hyperlink"/>
          </w:rPr>
          <w:t>10.3390/biology3010056</w:t>
        </w:r>
      </w:hyperlink>
      <w:r>
        <w:t>.</w:t>
      </w:r>
    </w:p>
    <w:p w14:paraId="348E675A" w14:textId="77777777" w:rsidR="00DE425B" w:rsidRDefault="00000000">
      <w:pPr>
        <w:pStyle w:val="Bibliography"/>
      </w:pPr>
      <w:bookmarkStart w:id="99" w:name="Xaccfb41f508f1d1aa5dd032e7f365d28733f315"/>
      <w:bookmarkEnd w:id="98"/>
      <w:r>
        <w:lastRenderedPageBreak/>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49">
        <w:r>
          <w:rPr>
            <w:rStyle w:val="Hyperlink"/>
          </w:rPr>
          <w:t>10.1038/nature20803</w:t>
        </w:r>
      </w:hyperlink>
      <w:r>
        <w:t>.</w:t>
      </w:r>
    </w:p>
    <w:p w14:paraId="561FA882" w14:textId="77777777" w:rsidR="00DE425B" w:rsidRDefault="00000000">
      <w:pPr>
        <w:pStyle w:val="Bibliography"/>
      </w:pPr>
      <w:bookmarkStart w:id="100" w:name="X409449253f3f5b3d09583d293fff518b7d628fb"/>
      <w:bookmarkEnd w:id="99"/>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50">
        <w:r>
          <w:rPr>
            <w:rStyle w:val="Hyperlink"/>
          </w:rPr>
          <w:t>10.3389/fpls.2020.619064</w:t>
        </w:r>
      </w:hyperlink>
      <w:r>
        <w:t>.</w:t>
      </w:r>
    </w:p>
    <w:p w14:paraId="179061A4" w14:textId="77777777" w:rsidR="00DE425B" w:rsidRDefault="00000000">
      <w:pPr>
        <w:pStyle w:val="Bibliography"/>
      </w:pPr>
      <w:bookmarkStart w:id="101" w:name="Xd0498f0414d7c52f545fec5f342d8f0c96fbfdd"/>
      <w:bookmarkEnd w:id="100"/>
      <w:r>
        <w:t xml:space="preserve">Mukhopadhyay, S., Mandal, S. K., Bhaduri, S., and Armstrong, W. H. (2004). Manganese Clusters with Relevance to Photosystem II. </w:t>
      </w:r>
      <w:r>
        <w:rPr>
          <w:i/>
          <w:iCs/>
        </w:rPr>
        <w:t>Chemical Reviews</w:t>
      </w:r>
      <w:r>
        <w:t xml:space="preserve"> 104, 3981–4026. doi:</w:t>
      </w:r>
      <w:hyperlink r:id="rId51">
        <w:r>
          <w:rPr>
            <w:rStyle w:val="Hyperlink"/>
          </w:rPr>
          <w:t>10.1021/cr0206014</w:t>
        </w:r>
      </w:hyperlink>
      <w:r>
        <w:t>.</w:t>
      </w:r>
    </w:p>
    <w:p w14:paraId="18FE7EF6" w14:textId="77777777" w:rsidR="00DE425B" w:rsidRDefault="00000000">
      <w:pPr>
        <w:pStyle w:val="Bibliography"/>
      </w:pPr>
      <w:bookmarkStart w:id="102" w:name="X4fb84d575ef6b493093ac0b4bd452da924a5e0a"/>
      <w:bookmarkEnd w:id="101"/>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52">
        <w:r>
          <w:rPr>
            <w:rStyle w:val="Hyperlink"/>
          </w:rPr>
          <w:t>10.1111/jpy.13325</w:t>
        </w:r>
      </w:hyperlink>
      <w:r>
        <w:t>.</w:t>
      </w:r>
    </w:p>
    <w:p w14:paraId="7659678D" w14:textId="77777777" w:rsidR="00DE425B" w:rsidRDefault="00000000">
      <w:pPr>
        <w:pStyle w:val="Bibliography"/>
      </w:pPr>
      <w:bookmarkStart w:id="103" w:name="Xb3dc44f026ad862a91594b9aa77f7ce63074bf3"/>
      <w:bookmarkEnd w:id="102"/>
      <w:r>
        <w:t xml:space="preserve">Pierella Karlusich, J. J., Ibarbalz, F. M., and Bowler, C. (2020). Phytoplankton in the Tara Ocean. </w:t>
      </w:r>
      <w:r>
        <w:rPr>
          <w:i/>
          <w:iCs/>
        </w:rPr>
        <w:t>Annual Review of Marine Science</w:t>
      </w:r>
      <w:r>
        <w:t xml:space="preserve"> 12, 233–265. doi:</w:t>
      </w:r>
      <w:hyperlink r:id="rId53">
        <w:r>
          <w:rPr>
            <w:rStyle w:val="Hyperlink"/>
          </w:rPr>
          <w:t>10.1146/annurev-marine-010419-010706</w:t>
        </w:r>
      </w:hyperlink>
      <w:r>
        <w:t>.</w:t>
      </w:r>
    </w:p>
    <w:p w14:paraId="5EE6714D" w14:textId="77777777" w:rsidR="00DE425B" w:rsidRDefault="00000000">
      <w:pPr>
        <w:pStyle w:val="Bibliography"/>
      </w:pPr>
      <w:bookmarkStart w:id="104" w:name="X7661d9de17dd02c9675cdbc14b51f115ccf83da"/>
      <w:bookmarkEnd w:id="103"/>
      <w:r>
        <w:t xml:space="preserve">Pinilla, J., and Negrín, M. (2021). Non-Parametric Generalized Additive Models as a Tool for Evaluating Policy Interventions. </w:t>
      </w:r>
      <w:r>
        <w:rPr>
          <w:i/>
          <w:iCs/>
        </w:rPr>
        <w:t>Mathematics</w:t>
      </w:r>
      <w:r>
        <w:t xml:space="preserve"> 9, 299. doi:</w:t>
      </w:r>
      <w:hyperlink r:id="rId54">
        <w:r>
          <w:rPr>
            <w:rStyle w:val="Hyperlink"/>
          </w:rPr>
          <w:t>10.3390/math9040299</w:t>
        </w:r>
      </w:hyperlink>
      <w:r>
        <w:t>.</w:t>
      </w:r>
    </w:p>
    <w:p w14:paraId="49957229" w14:textId="77777777" w:rsidR="00DE425B" w:rsidRDefault="00000000">
      <w:pPr>
        <w:pStyle w:val="Bibliography"/>
      </w:pPr>
      <w:bookmarkStart w:id="105" w:name="X006169ca219ed6cb8ecce6a3d537edaffc5c4d8"/>
      <w:bookmarkEnd w:id="104"/>
      <w:r>
        <w:t xml:space="preserve">Posit team (2025). </w:t>
      </w:r>
      <w:r>
        <w:rPr>
          <w:i/>
          <w:iCs/>
        </w:rPr>
        <w:t>RStudio: Integrated development environment for R</w:t>
      </w:r>
      <w:r>
        <w:t>. Boston, MA: Posit Software, PBC.</w:t>
      </w:r>
    </w:p>
    <w:p w14:paraId="05496AE9" w14:textId="77777777" w:rsidR="00DE425B" w:rsidRDefault="00000000">
      <w:pPr>
        <w:pStyle w:val="Bibliography"/>
      </w:pPr>
      <w:bookmarkStart w:id="106" w:name="Xc82043c3384b1eb5b21aa9dec0daf667e6dd8e4"/>
      <w:bookmarkEnd w:id="105"/>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55">
        <w:r>
          <w:rPr>
            <w:rStyle w:val="Hyperlink"/>
          </w:rPr>
          <w:t>10.1111/jpy.13362</w:t>
        </w:r>
      </w:hyperlink>
      <w:r>
        <w:t>.</w:t>
      </w:r>
    </w:p>
    <w:p w14:paraId="6C972237" w14:textId="77777777" w:rsidR="00DE425B" w:rsidRDefault="00000000">
      <w:pPr>
        <w:pStyle w:val="Bibliography"/>
      </w:pPr>
      <w:bookmarkStart w:id="107" w:name="X9908c3c11d2ce7c45992bd046a78b3587daa4e5"/>
      <w:bookmarkEnd w:id="106"/>
      <w:r>
        <w:t xml:space="preserve">R Core Team (2023). </w:t>
      </w:r>
      <w:r>
        <w:rPr>
          <w:i/>
          <w:iCs/>
        </w:rPr>
        <w:t>R: A language and environment for statistical computing</w:t>
      </w:r>
      <w:r>
        <w:t>. Vienna, Austria: R Foundation for Statistical Computing.</w:t>
      </w:r>
    </w:p>
    <w:p w14:paraId="7D08934F" w14:textId="77777777" w:rsidR="00DE425B" w:rsidRDefault="00000000">
      <w:pPr>
        <w:pStyle w:val="Bibliography"/>
      </w:pPr>
      <w:bookmarkStart w:id="108" w:name="Xc590e91c86508abce40725b0bf553afbe39daab"/>
      <w:bookmarkEnd w:id="107"/>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56">
        <w:r>
          <w:rPr>
            <w:rStyle w:val="Hyperlink"/>
          </w:rPr>
          <w:t>10.1126/sciadv.abc2678</w:t>
        </w:r>
      </w:hyperlink>
      <w:r>
        <w:t>.</w:t>
      </w:r>
    </w:p>
    <w:p w14:paraId="4D083D4D" w14:textId="77777777" w:rsidR="00DE425B" w:rsidRDefault="00000000">
      <w:pPr>
        <w:pStyle w:val="Bibliography"/>
      </w:pPr>
      <w:bookmarkStart w:id="109" w:name="Xe7bb7eaa9b6f08d08aaed13d2202e5ed5f80d3f"/>
      <w:bookmarkEnd w:id="108"/>
      <w:r>
        <w:t xml:space="preserve">Rappaport, F., Cuni, A., Xiong, L., Sayre, R., and Lavergne, J. (2005). Charge Recombination and Thermoluminescence in Photosystem II. </w:t>
      </w:r>
      <w:r>
        <w:rPr>
          <w:i/>
          <w:iCs/>
        </w:rPr>
        <w:t>Biophysical Journal</w:t>
      </w:r>
      <w:r>
        <w:t xml:space="preserve"> 88, 1948–1958. doi:</w:t>
      </w:r>
      <w:hyperlink r:id="rId57">
        <w:r>
          <w:rPr>
            <w:rStyle w:val="Hyperlink"/>
          </w:rPr>
          <w:t>10.1529/biophysj.104.050237</w:t>
        </w:r>
      </w:hyperlink>
      <w:r>
        <w:t>.</w:t>
      </w:r>
    </w:p>
    <w:p w14:paraId="502499B3" w14:textId="77777777" w:rsidR="00DE425B" w:rsidRDefault="00000000">
      <w:pPr>
        <w:pStyle w:val="Bibliography"/>
      </w:pPr>
      <w:bookmarkStart w:id="110" w:name="ref-rappaportKineticsPathwaysCharge2002"/>
      <w:bookmarkEnd w:id="109"/>
      <w:r>
        <w:t xml:space="preserve">Rappaport, F., Guergova-Kuras, M., Nixon, P. J., Diner, B. A., and Lavergne, J. (2002). Kinetics and Pathways of Charge Recombination in Photosystem II. </w:t>
      </w:r>
      <w:r>
        <w:rPr>
          <w:i/>
          <w:iCs/>
        </w:rPr>
        <w:t>Biochemistry</w:t>
      </w:r>
      <w:r>
        <w:t xml:space="preserve"> 41, 8518–8527. doi:</w:t>
      </w:r>
      <w:hyperlink r:id="rId58">
        <w:r>
          <w:rPr>
            <w:rStyle w:val="Hyperlink"/>
          </w:rPr>
          <w:t>10.1021/bi025725p</w:t>
        </w:r>
      </w:hyperlink>
      <w:r>
        <w:t>.</w:t>
      </w:r>
    </w:p>
    <w:p w14:paraId="272942FE" w14:textId="77777777" w:rsidR="00DE425B" w:rsidRDefault="00000000">
      <w:pPr>
        <w:pStyle w:val="Bibliography"/>
      </w:pPr>
      <w:bookmarkStart w:id="111" w:name="ref-ravenPutOutLight2000"/>
      <w:bookmarkEnd w:id="110"/>
      <w:r>
        <w:t xml:space="preserve">Raven, J. A., Kübler, J. E., and Beardall, J. (2000). Put out the light, and then put out the light. </w:t>
      </w:r>
      <w:r>
        <w:rPr>
          <w:i/>
          <w:iCs/>
        </w:rPr>
        <w:t>Journal of the Marine Biological Association of the United Kingdom</w:t>
      </w:r>
      <w:r>
        <w:t xml:space="preserve"> 80, 1–25. doi:</w:t>
      </w:r>
      <w:hyperlink r:id="rId59">
        <w:r>
          <w:rPr>
            <w:rStyle w:val="Hyperlink"/>
          </w:rPr>
          <w:t>10.1017/S0025315499001526</w:t>
        </w:r>
      </w:hyperlink>
      <w:r>
        <w:t>.</w:t>
      </w:r>
    </w:p>
    <w:p w14:paraId="74FBD161" w14:textId="77777777" w:rsidR="00DE425B" w:rsidRDefault="00000000">
      <w:pPr>
        <w:pStyle w:val="Bibliography"/>
      </w:pPr>
      <w:bookmarkStart w:id="112" w:name="X17c44a462fb2f7fb67af2de8536d8c2d9731c3b"/>
      <w:bookmarkEnd w:id="111"/>
      <w:r>
        <w:lastRenderedPageBreak/>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60">
        <w:r>
          <w:rPr>
            <w:rStyle w:val="Hyperlink"/>
          </w:rPr>
          <w:t>10.1111/j.1529-8817.1995.tb02544.x</w:t>
        </w:r>
      </w:hyperlink>
      <w:r>
        <w:t>.</w:t>
      </w:r>
    </w:p>
    <w:p w14:paraId="7B9C5E89" w14:textId="77777777" w:rsidR="00DE425B" w:rsidRDefault="00000000">
      <w:pPr>
        <w:pStyle w:val="Bibliography"/>
      </w:pPr>
      <w:bookmarkStart w:id="113" w:name="ref-R-broom"/>
      <w:bookmarkEnd w:id="112"/>
      <w:r>
        <w:t xml:space="preserve">Robinson, D., Hayes, A., and Couch, S. (2024). </w:t>
      </w:r>
      <w:r>
        <w:rPr>
          <w:i/>
          <w:iCs/>
        </w:rPr>
        <w:t>Broom: Convert statistical objects into tidy tibbles</w:t>
      </w:r>
      <w:r>
        <w:t xml:space="preserve">. Available at: </w:t>
      </w:r>
      <w:hyperlink r:id="rId61">
        <w:r>
          <w:rPr>
            <w:rStyle w:val="Hyperlink"/>
          </w:rPr>
          <w:t>https://broom.tidymodels.org/</w:t>
        </w:r>
      </w:hyperlink>
      <w:r>
        <w:t>.</w:t>
      </w:r>
    </w:p>
    <w:p w14:paraId="38E3A7FA" w14:textId="77777777" w:rsidR="00DE425B" w:rsidRDefault="00000000">
      <w:pPr>
        <w:pStyle w:val="Bibliography"/>
      </w:pPr>
      <w:bookmarkStart w:id="114" w:name="X51430010fa19e8bc0a58ddd0a39a52cbb322087"/>
      <w:bookmarkEnd w:id="113"/>
      <w:r>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62">
        <w:r>
          <w:rPr>
            <w:rStyle w:val="Hyperlink"/>
          </w:rPr>
          <w:t>10.1016/j.febslet.2011.12.039</w:t>
        </w:r>
      </w:hyperlink>
      <w:r>
        <w:t>.</w:t>
      </w:r>
    </w:p>
    <w:p w14:paraId="10B0058E" w14:textId="77777777" w:rsidR="00DE425B" w:rsidRDefault="00000000">
      <w:pPr>
        <w:pStyle w:val="Bibliography"/>
      </w:pPr>
      <w:bookmarkStart w:id="115" w:name="ref-saneChangesRedoxPotential2003"/>
      <w:bookmarkEnd w:id="114"/>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63">
        <w:r>
          <w:rPr>
            <w:rStyle w:val="Hyperlink"/>
          </w:rPr>
          <w:t>10.1104/pp.103.022939</w:t>
        </w:r>
      </w:hyperlink>
      <w:r>
        <w:t>.</w:t>
      </w:r>
    </w:p>
    <w:p w14:paraId="4BD1C2FF" w14:textId="77777777" w:rsidR="00DE425B" w:rsidRDefault="00000000">
      <w:pPr>
        <w:pStyle w:val="Bibliography"/>
      </w:pPr>
      <w:bookmarkStart w:id="116" w:name="ref-saneTransientExchangePhotosystem2002"/>
      <w:bookmarkEnd w:id="115"/>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64">
        <w:r>
          <w:rPr>
            <w:rStyle w:val="Hyperlink"/>
          </w:rPr>
          <w:t>10.1074/jbc.M200444200</w:t>
        </w:r>
      </w:hyperlink>
      <w:r>
        <w:t>.</w:t>
      </w:r>
    </w:p>
    <w:p w14:paraId="49328322" w14:textId="77777777" w:rsidR="00DE425B" w:rsidRDefault="00000000">
      <w:pPr>
        <w:pStyle w:val="Bibliography"/>
      </w:pPr>
      <w:bookmarkStart w:id="117" w:name="X574fa78d81f023940b99aa27bbbda8c91394000"/>
      <w:bookmarkEnd w:id="116"/>
      <w:r>
        <w:t xml:space="preserve">Sasso, S., Stibor, H., Mittag, M., and Grossman, A. R. (2018). From molecular manipulation of domesticated Chlamydomonas reinhardtii to survival in nature. </w:t>
      </w:r>
      <w:r>
        <w:rPr>
          <w:i/>
          <w:iCs/>
        </w:rPr>
        <w:t>eLife</w:t>
      </w:r>
      <w:r>
        <w:t xml:space="preserve"> 7, e39233. doi:</w:t>
      </w:r>
      <w:hyperlink r:id="rId65">
        <w:r>
          <w:rPr>
            <w:rStyle w:val="Hyperlink"/>
          </w:rPr>
          <w:t>10.7554/eLife.39233</w:t>
        </w:r>
      </w:hyperlink>
      <w:r>
        <w:t>.</w:t>
      </w:r>
    </w:p>
    <w:p w14:paraId="31DD88AB" w14:textId="77777777" w:rsidR="00DE425B" w:rsidRDefault="00000000">
      <w:pPr>
        <w:pStyle w:val="Bibliography"/>
      </w:pPr>
      <w:bookmarkStart w:id="118" w:name="X215764d58ec366c1a30888cc927d56d6786f32c"/>
      <w:bookmarkEnd w:id="117"/>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1AD0CF61" w14:textId="77777777" w:rsidR="00DE425B" w:rsidRDefault="00000000">
      <w:pPr>
        <w:pStyle w:val="Bibliography"/>
      </w:pPr>
      <w:bookmarkStart w:id="119" w:name="Xe354e6155511dd7890bea8396d4ecf862798a41"/>
      <w:bookmarkEnd w:id="118"/>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66">
        <w:r>
          <w:rPr>
            <w:rStyle w:val="Hyperlink"/>
          </w:rPr>
          <w:t>10.3389/fmars.2021.690607</w:t>
        </w:r>
      </w:hyperlink>
      <w:r>
        <w:t>.</w:t>
      </w:r>
    </w:p>
    <w:p w14:paraId="57B08C1C" w14:textId="77777777" w:rsidR="00DE425B" w:rsidRDefault="00000000">
      <w:pPr>
        <w:pStyle w:val="Bibliography"/>
      </w:pPr>
      <w:bookmarkStart w:id="120" w:name="ref-shenPhotosynthesisPhotosystemII2021"/>
      <w:bookmarkEnd w:id="119"/>
      <w:r>
        <w:t xml:space="preserve">Shen, J.-R. (2021). “Photosynthesis  Photosystem II: Protein Components, Structure and Electron Transfer,” in </w:t>
      </w:r>
      <w:r>
        <w:rPr>
          <w:i/>
          <w:iCs/>
        </w:rPr>
        <w:t>Encyclopedia of Biological Chemistry III (Third Edition)</w:t>
      </w:r>
      <w:r>
        <w:t>, ed. J. Jez (Oxford: Elsevier), 215–228. doi:</w:t>
      </w:r>
      <w:hyperlink r:id="rId67">
        <w:r>
          <w:rPr>
            <w:rStyle w:val="Hyperlink"/>
          </w:rPr>
          <w:t>10.1016/B978-0-12-819460-7.00012-8</w:t>
        </w:r>
      </w:hyperlink>
      <w:r>
        <w:t>.</w:t>
      </w:r>
    </w:p>
    <w:p w14:paraId="2AFC0024" w14:textId="77777777" w:rsidR="00DE425B" w:rsidRDefault="00000000">
      <w:pPr>
        <w:pStyle w:val="Bibliography"/>
      </w:pPr>
      <w:bookmarkStart w:id="121" w:name="ref-shevelaSolarEnergyConversion2023"/>
      <w:bookmarkEnd w:id="120"/>
      <w:r>
        <w:t xml:space="preserve">Shevela, D., Kern, J. F., Govindjee, G., and Messinger, J. (2023). Solar energy conversion by photosystem II: Principles and structures. </w:t>
      </w:r>
      <w:r>
        <w:rPr>
          <w:i/>
          <w:iCs/>
        </w:rPr>
        <w:t>Photosynthesis Research</w:t>
      </w:r>
      <w:r>
        <w:t xml:space="preserve"> 156, 279–307. doi:</w:t>
      </w:r>
      <w:hyperlink r:id="rId68">
        <w:r>
          <w:rPr>
            <w:rStyle w:val="Hyperlink"/>
          </w:rPr>
          <w:t>10.1007/s11120-022-00991-y</w:t>
        </w:r>
      </w:hyperlink>
      <w:r>
        <w:t>.</w:t>
      </w:r>
    </w:p>
    <w:p w14:paraId="209E231F" w14:textId="77777777" w:rsidR="00DE425B" w:rsidRDefault="00000000">
      <w:pPr>
        <w:pStyle w:val="Bibliography"/>
      </w:pPr>
      <w:bookmarkStart w:id="122" w:name="ref-R-lubridate"/>
      <w:bookmarkEnd w:id="121"/>
      <w:r>
        <w:t xml:space="preserve">Spinu, V., Grolemund, G., and Wickham, H. (2024). </w:t>
      </w:r>
      <w:r>
        <w:rPr>
          <w:i/>
          <w:iCs/>
        </w:rPr>
        <w:t>Lubridate: Make dealing with dates a little easier</w:t>
      </w:r>
      <w:r>
        <w:t xml:space="preserve">. Available at: </w:t>
      </w:r>
      <w:hyperlink r:id="rId69">
        <w:r>
          <w:rPr>
            <w:rStyle w:val="Hyperlink"/>
          </w:rPr>
          <w:t>https://lubridate.tidyverse.org</w:t>
        </w:r>
      </w:hyperlink>
      <w:r>
        <w:t>.</w:t>
      </w:r>
    </w:p>
    <w:p w14:paraId="6DB61F05" w14:textId="77777777" w:rsidR="00DE425B" w:rsidRDefault="00000000">
      <w:pPr>
        <w:pStyle w:val="Bibliography"/>
      </w:pPr>
      <w:bookmarkStart w:id="123" w:name="ref-stahl-rommelCyclicElectronFlow2022"/>
      <w:bookmarkEnd w:id="122"/>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70">
        <w:r>
          <w:rPr>
            <w:rStyle w:val="Hyperlink"/>
          </w:rPr>
          <w:t>10.1007/s11120-021-00877-5</w:t>
        </w:r>
      </w:hyperlink>
      <w:r>
        <w:t>.</w:t>
      </w:r>
    </w:p>
    <w:p w14:paraId="7ED0FCF2" w14:textId="77777777" w:rsidR="00DE425B" w:rsidRDefault="00000000">
      <w:pPr>
        <w:pStyle w:val="Bibliography"/>
      </w:pPr>
      <w:bookmarkStart w:id="124" w:name="ref-theisSpectralTransformations2010"/>
      <w:bookmarkEnd w:id="123"/>
      <w:r>
        <w:t xml:space="preserve">Theis, F. J., and Meyer-Bäse, A. (2010). “Spectral Transformations,” in </w:t>
      </w:r>
      <w:r>
        <w:rPr>
          <w:i/>
          <w:iCs/>
        </w:rPr>
        <w:t>Biomedical Signal Analysis : Contemporary Methods and Applications</w:t>
      </w:r>
      <w:r>
        <w:t xml:space="preserve"> The MIT Press Series. (MIT Press), 42.</w:t>
      </w:r>
    </w:p>
    <w:p w14:paraId="3284D31D" w14:textId="77777777" w:rsidR="00DE425B" w:rsidRDefault="00000000">
      <w:pPr>
        <w:pStyle w:val="Bibliography"/>
      </w:pPr>
      <w:bookmarkStart w:id="125" w:name="ref-vassRoleChargeRecombination2011"/>
      <w:bookmarkEnd w:id="124"/>
      <w:r>
        <w:t xml:space="preserve">Vass, I. (2011). Role of charge recombination processes in photodamage and photoprotection of the photosystem II complex. </w:t>
      </w:r>
      <w:r>
        <w:rPr>
          <w:i/>
          <w:iCs/>
        </w:rPr>
        <w:t>Physiologia Plantarum</w:t>
      </w:r>
      <w:r>
        <w:t xml:space="preserve"> 142, 6–16. doi:</w:t>
      </w:r>
      <w:hyperlink r:id="rId71">
        <w:r>
          <w:rPr>
            <w:rStyle w:val="Hyperlink"/>
          </w:rPr>
          <w:t>10.1111/j.1399-3054.2011.01454.x</w:t>
        </w:r>
      </w:hyperlink>
      <w:r>
        <w:t>.</w:t>
      </w:r>
    </w:p>
    <w:p w14:paraId="2CA3DB79" w14:textId="77777777" w:rsidR="00DE425B" w:rsidRDefault="00000000">
      <w:pPr>
        <w:pStyle w:val="Bibliography"/>
      </w:pPr>
      <w:bookmarkStart w:id="126" w:name="Xb1fd5171aa3fbb29f51d0e3e07e86e3fe3fd597"/>
      <w:bookmarkEnd w:id="125"/>
      <w:r>
        <w:t xml:space="preserve">Vass, I., and Cser, K. (2009). Janus-faced charge recombinations in photosystem II photoinhibition. </w:t>
      </w:r>
      <w:r>
        <w:rPr>
          <w:i/>
          <w:iCs/>
        </w:rPr>
        <w:t>Trends in Plant Science</w:t>
      </w:r>
      <w:r>
        <w:t xml:space="preserve"> 14, 200–205. doi:</w:t>
      </w:r>
      <w:hyperlink r:id="rId72">
        <w:r>
          <w:rPr>
            <w:rStyle w:val="Hyperlink"/>
          </w:rPr>
          <w:t>10.1016/j.tplants.2009.01.009</w:t>
        </w:r>
      </w:hyperlink>
      <w:r>
        <w:t>.</w:t>
      </w:r>
    </w:p>
    <w:p w14:paraId="252785ED" w14:textId="77777777" w:rsidR="00DE425B" w:rsidRDefault="00000000">
      <w:pPr>
        <w:pStyle w:val="Bibliography"/>
      </w:pPr>
      <w:bookmarkStart w:id="127" w:name="ref-vinyardPhotosystemIIReaction2013"/>
      <w:bookmarkEnd w:id="126"/>
      <w:r>
        <w:t xml:space="preserve">Vinyard, D. J., Ananyev, G. M., and Charles Dismukes, G. (2013). Photosystem II: The Reaction Center of Oxygenic Photosynthesis. </w:t>
      </w:r>
      <w:r>
        <w:rPr>
          <w:i/>
          <w:iCs/>
        </w:rPr>
        <w:t>Annual Review of Biochemistry</w:t>
      </w:r>
      <w:r>
        <w:t xml:space="preserve"> 82, 577–606. doi:</w:t>
      </w:r>
      <w:hyperlink r:id="rId73">
        <w:r>
          <w:rPr>
            <w:rStyle w:val="Hyperlink"/>
          </w:rPr>
          <w:t>10.1146/annurev-biochem-070511-100425</w:t>
        </w:r>
      </w:hyperlink>
      <w:r>
        <w:t>.</w:t>
      </w:r>
    </w:p>
    <w:p w14:paraId="7849AE2F" w14:textId="77777777" w:rsidR="00DE425B" w:rsidRDefault="00000000">
      <w:pPr>
        <w:pStyle w:val="Bibliography"/>
      </w:pPr>
      <w:bookmarkStart w:id="128" w:name="ref-R-tidyverse"/>
      <w:bookmarkEnd w:id="127"/>
      <w:r>
        <w:t xml:space="preserve">Wickham, H. (2023). </w:t>
      </w:r>
      <w:r>
        <w:rPr>
          <w:i/>
          <w:iCs/>
        </w:rPr>
        <w:t>Tidyverse: Easily install and load the tidyverse</w:t>
      </w:r>
      <w:r>
        <w:t xml:space="preserve">. Available at: </w:t>
      </w:r>
      <w:hyperlink r:id="rId74">
        <w:r>
          <w:rPr>
            <w:rStyle w:val="Hyperlink"/>
          </w:rPr>
          <w:t>https://tidyverse.tidyverse.org</w:t>
        </w:r>
      </w:hyperlink>
      <w:r>
        <w:t>.</w:t>
      </w:r>
    </w:p>
    <w:p w14:paraId="3DAC4027" w14:textId="77777777" w:rsidR="00DE425B" w:rsidRDefault="00000000">
      <w:pPr>
        <w:pStyle w:val="Bibliography"/>
      </w:pPr>
      <w:bookmarkStart w:id="129" w:name="Xc172158542dbfec6056268415177baec4e4e8c2"/>
      <w:bookmarkEnd w:id="128"/>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75">
        <w:r>
          <w:rPr>
            <w:rStyle w:val="Hyperlink"/>
          </w:rPr>
          <w:t>10.1039/C6RA25837A</w:t>
        </w:r>
      </w:hyperlink>
      <w:r>
        <w:t>.</w:t>
      </w:r>
    </w:p>
    <w:p w14:paraId="1425F468" w14:textId="77777777" w:rsidR="00DE425B" w:rsidRDefault="00000000">
      <w:pPr>
        <w:pStyle w:val="Bibliography"/>
      </w:pPr>
      <w:bookmarkStart w:id="130" w:name="ref-woodGeneralizedAdditiveModels2017"/>
      <w:bookmarkEnd w:id="129"/>
      <w:r>
        <w:t xml:space="preserve">Wood, S. N. (2017). </w:t>
      </w:r>
      <w:r>
        <w:rPr>
          <w:i/>
          <w:iCs/>
        </w:rPr>
        <w:t>Generalized Additive Models: An introduction with R</w:t>
      </w:r>
      <w:r>
        <w:t>. 2nd ed. New York: Chapman and Hall/CRC.</w:t>
      </w:r>
    </w:p>
    <w:p w14:paraId="0F1E0443" w14:textId="77777777" w:rsidR="00DE425B" w:rsidRDefault="00000000">
      <w:pPr>
        <w:pStyle w:val="Bibliography"/>
      </w:pPr>
      <w:bookmarkStart w:id="131" w:name="X630c05b5614d4b16fa2a84f1de5f4d0ef0bbb8e"/>
      <w:bookmarkEnd w:id="130"/>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76">
        <w:r>
          <w:rPr>
            <w:rStyle w:val="Hyperlink"/>
          </w:rPr>
          <w:t>10.1038/ismej.2013.43</w:t>
        </w:r>
      </w:hyperlink>
      <w:r>
        <w:t>.</w:t>
      </w:r>
    </w:p>
    <w:p w14:paraId="0D9646F3" w14:textId="77777777" w:rsidR="00DE425B" w:rsidRDefault="00000000">
      <w:pPr>
        <w:pStyle w:val="Bibliography"/>
      </w:pPr>
      <w:bookmarkStart w:id="132" w:name="ref-R-knitr"/>
      <w:bookmarkEnd w:id="131"/>
      <w:r>
        <w:t xml:space="preserve">Xie, Y. (2025). </w:t>
      </w:r>
      <w:r>
        <w:rPr>
          <w:i/>
          <w:iCs/>
        </w:rPr>
        <w:t>Knitr: A general-purpose package for dynamic report generation in r</w:t>
      </w:r>
      <w:r>
        <w:t xml:space="preserve">. Available at: </w:t>
      </w:r>
      <w:hyperlink r:id="rId77">
        <w:r>
          <w:rPr>
            <w:rStyle w:val="Hyperlink"/>
          </w:rPr>
          <w:t>https://yihui.org/knitr/</w:t>
        </w:r>
      </w:hyperlink>
      <w:r>
        <w:t>.</w:t>
      </w:r>
    </w:p>
    <w:p w14:paraId="592C8C20" w14:textId="77777777" w:rsidR="00DE425B" w:rsidRDefault="00000000">
      <w:pPr>
        <w:pStyle w:val="Bibliography"/>
      </w:pPr>
      <w:bookmarkStart w:id="133" w:name="ref-xuPhytoplanktonSPSIIExcitation2018"/>
      <w:bookmarkEnd w:id="132"/>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78">
        <w:r>
          <w:rPr>
            <w:rStyle w:val="Hyperlink"/>
          </w:rPr>
          <w:t>10.3389/fmars.2018.00281</w:t>
        </w:r>
      </w:hyperlink>
      <w:r>
        <w:t>.</w:t>
      </w:r>
    </w:p>
    <w:p w14:paraId="1D089C24" w14:textId="77777777" w:rsidR="00DE425B" w:rsidRDefault="00000000">
      <w:pPr>
        <w:pStyle w:val="Bibliography"/>
      </w:pPr>
      <w:bookmarkStart w:id="134" w:name="Xa83c6ee1609ec68213ba07699775f95d8692580"/>
      <w:bookmarkEnd w:id="133"/>
      <w:r>
        <w:t xml:space="preserve">Yager, R. M. (1998). Detecting influential observations in nonlinear regression modeling of groundwater flow. </w:t>
      </w:r>
      <w:r>
        <w:rPr>
          <w:i/>
          <w:iCs/>
        </w:rPr>
        <w:t>Water Resources Research</w:t>
      </w:r>
      <w:r>
        <w:t xml:space="preserve"> 34, 1623–1633. doi:</w:t>
      </w:r>
      <w:hyperlink r:id="rId79">
        <w:r>
          <w:rPr>
            <w:rStyle w:val="Hyperlink"/>
          </w:rPr>
          <w:t>10.1029/98WR01010</w:t>
        </w:r>
      </w:hyperlink>
      <w:r>
        <w:t>.</w:t>
      </w:r>
    </w:p>
    <w:p w14:paraId="6E5AD5DC" w14:textId="77777777" w:rsidR="00DE425B" w:rsidRDefault="00000000">
      <w:pPr>
        <w:pStyle w:val="Bibliography"/>
      </w:pPr>
      <w:bookmarkStart w:id="135" w:name="X8067c53911b89766955bfd44b4ef01a8830ef0c"/>
      <w:bookmarkEnd w:id="134"/>
      <w:r>
        <w:t xml:space="preserve">Zaharieva, I., and Dau, H. (2019). Energetics and Kinetics of S-State Transitions Monitored by Delayed Chlorophyll Fluorescence. </w:t>
      </w:r>
      <w:r>
        <w:rPr>
          <w:i/>
          <w:iCs/>
        </w:rPr>
        <w:t>Frontiers in Plant Science</w:t>
      </w:r>
      <w:r>
        <w:t xml:space="preserve"> 10.</w:t>
      </w:r>
    </w:p>
    <w:p w14:paraId="2DCB4F63" w14:textId="77777777" w:rsidR="00DE425B" w:rsidRDefault="00000000">
      <w:pPr>
        <w:pStyle w:val="Bibliography"/>
      </w:pPr>
      <w:bookmarkStart w:id="136" w:name="ref-R-kableExtra"/>
      <w:bookmarkEnd w:id="135"/>
      <w:r>
        <w:t xml:space="preserve">Zhu, H. (2024). </w:t>
      </w:r>
      <w:r>
        <w:rPr>
          <w:i/>
          <w:iCs/>
        </w:rPr>
        <w:t>kableExtra: Construct complex table with kable and pipe syntax</w:t>
      </w:r>
      <w:r>
        <w:t xml:space="preserve">. Available at: </w:t>
      </w:r>
      <w:hyperlink r:id="rId80">
        <w:r>
          <w:rPr>
            <w:rStyle w:val="Hyperlink"/>
          </w:rPr>
          <w:t>http://haozhu233.github.io/kableExtra/</w:t>
        </w:r>
      </w:hyperlink>
      <w:r>
        <w:t>.</w:t>
      </w:r>
      <w:bookmarkEnd w:id="68"/>
      <w:bookmarkEnd w:id="70"/>
      <w:bookmarkEnd w:id="136"/>
    </w:p>
    <w:sectPr w:rsidR="00DE425B" w:rsidSect="00EC1D14">
      <w:headerReference w:type="default" r:id="rId81"/>
      <w:footerReference w:type="even" r:id="rId82"/>
      <w:footerReference w:type="default" r:id="rId83"/>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Mackenzie Clare Poirier" w:date="2025-04-08T14:48:00Z" w:initials="MCP">
    <w:p w14:paraId="0752CC6A" w14:textId="77777777" w:rsidR="009703DC" w:rsidRDefault="009703DC" w:rsidP="009703DC">
      <w:pPr>
        <w:pStyle w:val="CommentText"/>
      </w:pPr>
      <w:r>
        <w:rPr>
          <w:rStyle w:val="CommentReference"/>
        </w:rPr>
        <w:annotationRef/>
      </w:r>
      <w:r>
        <w:rPr>
          <w:lang w:val="en-CA"/>
        </w:rPr>
        <w:t>This seemed really long as one sentence so I just rearranged the information</w:t>
      </w:r>
    </w:p>
  </w:comment>
  <w:comment w:id="44" w:author="Mackenzie Clare Poirier" w:date="2025-04-08T15:05:00Z" w:initials="MCP">
    <w:p w14:paraId="3BE34853" w14:textId="77777777" w:rsidR="003E532C" w:rsidRDefault="003E532C" w:rsidP="003E532C">
      <w:pPr>
        <w:pStyle w:val="CommentText"/>
      </w:pPr>
      <w:r>
        <w:rPr>
          <w:rStyle w:val="CommentReference"/>
        </w:rPr>
        <w:annotationRef/>
      </w:r>
      <w:r>
        <w:rPr>
          <w:lang w:val="en-CA"/>
        </w:rPr>
        <w:t>Should this be capitalized or not? It is in the section above but not this section</w:t>
      </w:r>
    </w:p>
  </w:comment>
  <w:comment w:id="47" w:author="Mackenzie Clare Poirier" w:date="2025-04-08T15:27:00Z" w:initials="MCP">
    <w:p w14:paraId="6FE6B79C" w14:textId="77777777" w:rsidR="0061421F" w:rsidRDefault="0061421F" w:rsidP="0061421F">
      <w:pPr>
        <w:pStyle w:val="CommentText"/>
      </w:pPr>
      <w:r>
        <w:rPr>
          <w:rStyle w:val="CommentReference"/>
        </w:rPr>
        <w:annotationRef/>
      </w:r>
      <w:r>
        <w:rPr>
          <w:lang w:val="en-CA"/>
        </w:rPr>
        <w:t>These figures only showed priscui so it’s not clear if this is trend is just with priscui or general among all species from this sentence. Could this be clarified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52CC6A" w15:done="0"/>
  <w15:commentEx w15:paraId="3BE34853" w15:done="0"/>
  <w15:commentEx w15:paraId="6FE6B7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D7F899" w16cex:dateUtc="2025-04-08T18:48:00Z"/>
  <w16cex:commentExtensible w16cex:durableId="591905DE" w16cex:dateUtc="2025-04-08T19:05:00Z"/>
  <w16cex:commentExtensible w16cex:durableId="6E3B4759" w16cex:dateUtc="2025-04-08T19: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52CC6A" w16cid:durableId="7ED7F899"/>
  <w16cid:commentId w16cid:paraId="3BE34853" w16cid:durableId="591905DE"/>
  <w16cid:commentId w16cid:paraId="6FE6B79C" w16cid:durableId="6E3B4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12064" w14:textId="77777777" w:rsidR="00636F8B" w:rsidRDefault="00636F8B">
      <w:pPr>
        <w:spacing w:after="0"/>
      </w:pPr>
      <w:r>
        <w:separator/>
      </w:r>
    </w:p>
  </w:endnote>
  <w:endnote w:type="continuationSeparator" w:id="0">
    <w:p w14:paraId="7278BAD8" w14:textId="77777777" w:rsidR="00636F8B" w:rsidRDefault="00636F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2606573"/>
      <w:docPartObj>
        <w:docPartGallery w:val="Page Numbers (Bottom of Page)"/>
        <w:docPartUnique/>
      </w:docPartObj>
    </w:sdtPr>
    <w:sdtContent>
      <w:p w14:paraId="0B481298"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FE04D8"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244267"/>
      <w:docPartObj>
        <w:docPartGallery w:val="Page Numbers (Bottom of Page)"/>
        <w:docPartUnique/>
      </w:docPartObj>
    </w:sdtPr>
    <w:sdtContent>
      <w:p w14:paraId="14187A6A"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1D037C" w14:textId="77777777" w:rsidR="0089478A" w:rsidRDefault="0089478A" w:rsidP="008947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DBA5E" w14:textId="77777777" w:rsidR="00636F8B" w:rsidRDefault="00636F8B">
      <w:pPr>
        <w:spacing w:after="0"/>
      </w:pPr>
      <w:r>
        <w:separator/>
      </w:r>
    </w:p>
  </w:footnote>
  <w:footnote w:type="continuationSeparator" w:id="0">
    <w:p w14:paraId="0A033E89" w14:textId="77777777" w:rsidR="00636F8B" w:rsidRDefault="00636F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A903" w14:textId="77777777" w:rsidR="00AD3350" w:rsidRDefault="00AD3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98658693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ckenzie Clare Poirier">
    <w15:presenceInfo w15:providerId="AD" w15:userId="S::mcpoirie@edu.uwaterloo.ca::2561ec2f-c1b0-4cf8-bafb-33b29aae1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71CB1"/>
    <w:rsid w:val="000F2DDA"/>
    <w:rsid w:val="00116CDF"/>
    <w:rsid w:val="00145E39"/>
    <w:rsid w:val="00154BA7"/>
    <w:rsid w:val="00185E36"/>
    <w:rsid w:val="001A33C2"/>
    <w:rsid w:val="0021631C"/>
    <w:rsid w:val="00311BD4"/>
    <w:rsid w:val="00373996"/>
    <w:rsid w:val="003C2D7B"/>
    <w:rsid w:val="003E532C"/>
    <w:rsid w:val="00413BD9"/>
    <w:rsid w:val="00417B46"/>
    <w:rsid w:val="004A6E5C"/>
    <w:rsid w:val="004B793B"/>
    <w:rsid w:val="004D1E95"/>
    <w:rsid w:val="004E1E80"/>
    <w:rsid w:val="00536F5E"/>
    <w:rsid w:val="005564CA"/>
    <w:rsid w:val="00577C32"/>
    <w:rsid w:val="005C172E"/>
    <w:rsid w:val="005C1733"/>
    <w:rsid w:val="005F4D69"/>
    <w:rsid w:val="0060739D"/>
    <w:rsid w:val="0061421F"/>
    <w:rsid w:val="00632ED2"/>
    <w:rsid w:val="00636F8B"/>
    <w:rsid w:val="00653CF0"/>
    <w:rsid w:val="007221A4"/>
    <w:rsid w:val="0073231C"/>
    <w:rsid w:val="00741B2A"/>
    <w:rsid w:val="00763890"/>
    <w:rsid w:val="00766FF7"/>
    <w:rsid w:val="00780D93"/>
    <w:rsid w:val="007D7CDB"/>
    <w:rsid w:val="00806DAE"/>
    <w:rsid w:val="00887B13"/>
    <w:rsid w:val="0089478A"/>
    <w:rsid w:val="00902BE5"/>
    <w:rsid w:val="00905928"/>
    <w:rsid w:val="00944BFC"/>
    <w:rsid w:val="009703DC"/>
    <w:rsid w:val="009B40E9"/>
    <w:rsid w:val="009D398E"/>
    <w:rsid w:val="00A2733A"/>
    <w:rsid w:val="00A345B0"/>
    <w:rsid w:val="00A4436D"/>
    <w:rsid w:val="00A5739F"/>
    <w:rsid w:val="00A84654"/>
    <w:rsid w:val="00AD2FFB"/>
    <w:rsid w:val="00AD3350"/>
    <w:rsid w:val="00B2453B"/>
    <w:rsid w:val="00B6007E"/>
    <w:rsid w:val="00B74551"/>
    <w:rsid w:val="00BA528E"/>
    <w:rsid w:val="00BE2E45"/>
    <w:rsid w:val="00C15B81"/>
    <w:rsid w:val="00CC6CB7"/>
    <w:rsid w:val="00CD46EF"/>
    <w:rsid w:val="00CE388A"/>
    <w:rsid w:val="00D03E3E"/>
    <w:rsid w:val="00D700F6"/>
    <w:rsid w:val="00DA3603"/>
    <w:rsid w:val="00DE425B"/>
    <w:rsid w:val="00E229DE"/>
    <w:rsid w:val="00EB5627"/>
    <w:rsid w:val="00EC1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D7DB"/>
  <w15:docId w15:val="{B0D044CE-3F90-407C-B08B-A00D082B0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00F6"/>
    <w:pPr>
      <w:spacing w:before="300" w:after="300" w:line="480" w:lineRule="auto"/>
      <w:ind w:firstLine="720"/>
      <w:jc w:val="both"/>
    </w:pPr>
  </w:style>
  <w:style w:type="paragraph" w:customStyle="1" w:styleId="FirstParagraph">
    <w:name w:val="First Paragraph"/>
    <w:basedOn w:val="BodyText"/>
    <w:next w:val="BodyText"/>
    <w:qFormat/>
    <w:rsid w:val="00D700F6"/>
  </w:style>
  <w:style w:type="paragraph" w:customStyle="1" w:styleId="Compact">
    <w:name w:val="Compact"/>
    <w:qFormat/>
    <w:rsid w:val="00CE388A"/>
    <w:pPr>
      <w:spacing w:before="36" w:after="36"/>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17B46"/>
    <w:pPr>
      <w:spacing w:after="120"/>
    </w:pPr>
  </w:style>
  <w:style w:type="paragraph" w:customStyle="1" w:styleId="TableCaption">
    <w:name w:val="Table Caption"/>
    <w:basedOn w:val="Caption"/>
    <w:pPr>
      <w:keepNext/>
    </w:pPr>
  </w:style>
  <w:style w:type="paragraph" w:customStyle="1" w:styleId="ImageCaption">
    <w:name w:val="Image Caption"/>
    <w:basedOn w:val="Caption"/>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17B46"/>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unhideWhenUsed/>
    <w:rsid w:val="0089478A"/>
    <w:pPr>
      <w:tabs>
        <w:tab w:val="center" w:pos="4680"/>
        <w:tab w:val="right" w:pos="9360"/>
      </w:tabs>
      <w:spacing w:after="0"/>
    </w:pPr>
  </w:style>
  <w:style w:type="character" w:customStyle="1" w:styleId="FooterChar">
    <w:name w:val="Footer Char"/>
    <w:basedOn w:val="DefaultParagraphFont"/>
    <w:link w:val="Footer"/>
    <w:rsid w:val="0089478A"/>
  </w:style>
  <w:style w:type="character" w:styleId="PageNumber">
    <w:name w:val="page number"/>
    <w:basedOn w:val="DefaultParagraphFont"/>
    <w:semiHidden/>
    <w:unhideWhenUsed/>
    <w:rsid w:val="0089478A"/>
  </w:style>
  <w:style w:type="character" w:styleId="LineNumber">
    <w:name w:val="line number"/>
    <w:basedOn w:val="DefaultParagraphFont"/>
    <w:semiHidden/>
    <w:unhideWhenUsed/>
    <w:rsid w:val="0089478A"/>
  </w:style>
  <w:style w:type="paragraph" w:styleId="Header">
    <w:name w:val="header"/>
    <w:basedOn w:val="Normal"/>
    <w:link w:val="HeaderChar"/>
    <w:uiPriority w:val="99"/>
    <w:unhideWhenUsed/>
    <w:rsid w:val="00AD3350"/>
    <w:pPr>
      <w:tabs>
        <w:tab w:val="center" w:pos="4680"/>
        <w:tab w:val="right" w:pos="9360"/>
      </w:tabs>
      <w:spacing w:after="0"/>
    </w:pPr>
  </w:style>
  <w:style w:type="character" w:customStyle="1" w:styleId="HeaderChar">
    <w:name w:val="Header Char"/>
    <w:basedOn w:val="DefaultParagraphFont"/>
    <w:link w:val="Header"/>
    <w:uiPriority w:val="99"/>
    <w:rsid w:val="00AD3350"/>
  </w:style>
  <w:style w:type="character" w:customStyle="1" w:styleId="BodyTextChar">
    <w:name w:val="Body Text Char"/>
    <w:basedOn w:val="DefaultParagraphFont"/>
    <w:link w:val="BodyText"/>
    <w:rsid w:val="00D700F6"/>
  </w:style>
  <w:style w:type="paragraph" w:styleId="Revision">
    <w:name w:val="Revision"/>
    <w:hidden/>
    <w:semiHidden/>
    <w:rsid w:val="005F4D69"/>
    <w:pPr>
      <w:spacing w:after="0"/>
    </w:pPr>
  </w:style>
  <w:style w:type="character" w:styleId="CommentReference">
    <w:name w:val="annotation reference"/>
    <w:basedOn w:val="DefaultParagraphFont"/>
    <w:semiHidden/>
    <w:unhideWhenUsed/>
    <w:rsid w:val="009703DC"/>
    <w:rPr>
      <w:sz w:val="16"/>
      <w:szCs w:val="16"/>
    </w:rPr>
  </w:style>
  <w:style w:type="paragraph" w:styleId="CommentText">
    <w:name w:val="annotation text"/>
    <w:basedOn w:val="Normal"/>
    <w:link w:val="CommentTextChar"/>
    <w:unhideWhenUsed/>
    <w:rsid w:val="009703DC"/>
    <w:rPr>
      <w:sz w:val="20"/>
      <w:szCs w:val="20"/>
    </w:rPr>
  </w:style>
  <w:style w:type="character" w:customStyle="1" w:styleId="CommentTextChar">
    <w:name w:val="Comment Text Char"/>
    <w:basedOn w:val="DefaultParagraphFont"/>
    <w:link w:val="CommentText"/>
    <w:rsid w:val="009703DC"/>
    <w:rPr>
      <w:sz w:val="20"/>
      <w:szCs w:val="20"/>
    </w:rPr>
  </w:style>
  <w:style w:type="paragraph" w:styleId="CommentSubject">
    <w:name w:val="annotation subject"/>
    <w:basedOn w:val="CommentText"/>
    <w:next w:val="CommentText"/>
    <w:link w:val="CommentSubjectChar"/>
    <w:semiHidden/>
    <w:unhideWhenUsed/>
    <w:rsid w:val="009703DC"/>
    <w:rPr>
      <w:b/>
      <w:bCs/>
    </w:rPr>
  </w:style>
  <w:style w:type="character" w:customStyle="1" w:styleId="CommentSubjectChar">
    <w:name w:val="Comment Subject Char"/>
    <w:basedOn w:val="CommentTextChar"/>
    <w:link w:val="CommentSubject"/>
    <w:semiHidden/>
    <w:rsid w:val="009703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00300-010-0794-z" TargetMode="External"/><Relationship Id="rId21" Type="http://schemas.openxmlformats.org/officeDocument/2006/relationships/hyperlink" Target="https://doi.org/10.1038/s41558-020-0905-y" TargetMode="External"/><Relationship Id="rId42" Type="http://schemas.openxmlformats.org/officeDocument/2006/relationships/hyperlink" Target="https://doi.org/10.1073/pnas.94.4.1579" TargetMode="External"/><Relationship Id="rId47" Type="http://schemas.openxmlformats.org/officeDocument/2006/relationships/hyperlink" Target="https://doi.org/10.1128/AEM.00478-16" TargetMode="External"/><Relationship Id="rId63" Type="http://schemas.openxmlformats.org/officeDocument/2006/relationships/hyperlink" Target="https://doi.org/10.1104/pp.103.022939" TargetMode="External"/><Relationship Id="rId68" Type="http://schemas.openxmlformats.org/officeDocument/2006/relationships/hyperlink" Target="https://doi.org/10.1007/s11120-022-00991-y" TargetMode="External"/><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comments" Target="comments.xml"/><Relationship Id="rId32" Type="http://schemas.openxmlformats.org/officeDocument/2006/relationships/hyperlink" Target="https://github.com/hojsgaard/doBy" TargetMode="External"/><Relationship Id="rId37" Type="http://schemas.openxmlformats.org/officeDocument/2006/relationships/hyperlink" Target="https://doi.org/10.1038/s41467-024-51636-8" TargetMode="External"/><Relationship Id="rId53" Type="http://schemas.openxmlformats.org/officeDocument/2006/relationships/hyperlink" Target="https://doi.org/10.1146/annurev-marine-010419-010706" TargetMode="External"/><Relationship Id="rId58" Type="http://schemas.openxmlformats.org/officeDocument/2006/relationships/hyperlink" Target="https://doi.org/10.1021/bi025725p" TargetMode="External"/><Relationship Id="rId74" Type="http://schemas.openxmlformats.org/officeDocument/2006/relationships/hyperlink" Target="https://tidyverse.tidyverse.org" TargetMode="External"/><Relationship Id="rId79" Type="http://schemas.openxmlformats.org/officeDocument/2006/relationships/hyperlink" Target="https://doi.org/10.1029/98WR01010" TargetMode="External"/><Relationship Id="rId5" Type="http://schemas.openxmlformats.org/officeDocument/2006/relationships/webSettings" Target="webSettings.xml"/><Relationship Id="rId19" Type="http://schemas.openxmlformats.org/officeDocument/2006/relationships/image" Target="media/image6.png"/><Relationship Id="rId14" Type="http://schemas.microsoft.com/office/2018/08/relationships/commentsExtensible" Target="commentsExtensible.xml"/><Relationship Id="rId22" Type="http://schemas.openxmlformats.org/officeDocument/2006/relationships/hyperlink" Target="https://doi.org/10.5194/bg-9-4553-2012" TargetMode="External"/><Relationship Id="rId27" Type="http://schemas.openxmlformats.org/officeDocument/2006/relationships/hyperlink" Target="https://doi.org/10.1007/s11120-019-00621-0" TargetMode="External"/><Relationship Id="rId30" Type="http://schemas.openxmlformats.org/officeDocument/2006/relationships/hyperlink" Target="https://doi.org/10.1023/A:1016128632704" TargetMode="External"/><Relationship Id="rId35" Type="http://schemas.openxmlformats.org/officeDocument/2006/relationships/hyperlink" Target="https://doi.org/10.1074/jbc.M112.342543" TargetMode="External"/><Relationship Id="rId43" Type="http://schemas.openxmlformats.org/officeDocument/2006/relationships/hyperlink" Target="https://doi.org/10.1016/S0005-2728(98)00135-2" TargetMode="External"/><Relationship Id="rId48" Type="http://schemas.openxmlformats.org/officeDocument/2006/relationships/hyperlink" Target="https://doi.org/10.3390/biology3010056" TargetMode="External"/><Relationship Id="rId56" Type="http://schemas.openxmlformats.org/officeDocument/2006/relationships/hyperlink" Target="https://doi.org/10.1126/sciadv.abc2678" TargetMode="External"/><Relationship Id="rId64" Type="http://schemas.openxmlformats.org/officeDocument/2006/relationships/hyperlink" Target="https://doi.org/10.1074/jbc.M200444200" TargetMode="External"/><Relationship Id="rId69" Type="http://schemas.openxmlformats.org/officeDocument/2006/relationships/hyperlink" Target="https://lubridate.tidyverse.org" TargetMode="External"/><Relationship Id="rId77" Type="http://schemas.openxmlformats.org/officeDocument/2006/relationships/hyperlink" Target="https://yihui.org/knitr/" TargetMode="External"/><Relationship Id="rId8" Type="http://schemas.openxmlformats.org/officeDocument/2006/relationships/hyperlink" Target="mailto:dcampbel@mta.ca" TargetMode="External"/><Relationship Id="rId51" Type="http://schemas.openxmlformats.org/officeDocument/2006/relationships/hyperlink" Target="https://doi.org/10.1021/cr0206014" TargetMode="External"/><Relationship Id="rId72" Type="http://schemas.openxmlformats.org/officeDocument/2006/relationships/hyperlink" Target="https://doi.org/10.1016/j.tplants.2009.01.009" TargetMode="External"/><Relationship Id="rId80" Type="http://schemas.openxmlformats.org/officeDocument/2006/relationships/hyperlink" Target="http://haozhu233.github.io/kableExtra/" TargetMode="External"/><Relationship Id="rId85" Type="http://schemas.microsoft.com/office/2011/relationships/people" Target="people.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hyperlink" Target="https://doi.org/10.1007/s00442-008-0993-2" TargetMode="External"/><Relationship Id="rId33" Type="http://schemas.openxmlformats.org/officeDocument/2006/relationships/hyperlink" Target="https://doi.org/10.1039/D2SC00854H" TargetMode="External"/><Relationship Id="rId38" Type="http://schemas.openxmlformats.org/officeDocument/2006/relationships/hyperlink" Target="https://doi.org/10.1016/j.algal.2023.103220" TargetMode="External"/><Relationship Id="rId46" Type="http://schemas.openxmlformats.org/officeDocument/2006/relationships/hyperlink" Target="https://doi.org/10.1007/s00114-014-1223-x" TargetMode="External"/><Relationship Id="rId59" Type="http://schemas.openxmlformats.org/officeDocument/2006/relationships/hyperlink" Target="https://doi.org/10.1017/S0025315499001526" TargetMode="External"/><Relationship Id="rId67" Type="http://schemas.openxmlformats.org/officeDocument/2006/relationships/hyperlink" Target="https://doi.org/10.1016/B978-0-12-819460-7.00012-8" TargetMode="External"/><Relationship Id="rId20" Type="http://schemas.openxmlformats.org/officeDocument/2006/relationships/image" Target="media/image7.png"/><Relationship Id="rId41" Type="http://schemas.openxmlformats.org/officeDocument/2006/relationships/hyperlink" Target="https://doi.org/10.1007/BF00236984" TargetMode="External"/><Relationship Id="rId54" Type="http://schemas.openxmlformats.org/officeDocument/2006/relationships/hyperlink" Target="https://doi.org/10.3390/math9040299" TargetMode="External"/><Relationship Id="rId62" Type="http://schemas.openxmlformats.org/officeDocument/2006/relationships/hyperlink" Target="https://doi.org/10.1016/j.febslet.2011.12.039" TargetMode="External"/><Relationship Id="rId70" Type="http://schemas.openxmlformats.org/officeDocument/2006/relationships/hyperlink" Target="https://doi.org/10.1007/s11120-021-00877-5" TargetMode="External"/><Relationship Id="rId75" Type="http://schemas.openxmlformats.org/officeDocument/2006/relationships/hyperlink" Target="https://doi.org/10.1039/C6RA25837A" TargetMode="External"/><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016/j.cryobiol.2011.08.006" TargetMode="External"/><Relationship Id="rId28" Type="http://schemas.openxmlformats.org/officeDocument/2006/relationships/hyperlink" Target="https://doi.org/10.1111/ppl.13811" TargetMode="External"/><Relationship Id="rId36" Type="http://schemas.openxmlformats.org/officeDocument/2006/relationships/hyperlink" Target="https://doi.org/10.1002/2017JC013263" TargetMode="External"/><Relationship Id="rId49" Type="http://schemas.openxmlformats.org/officeDocument/2006/relationships/hyperlink" Target="https://doi.org/10.1038/nature20803" TargetMode="External"/><Relationship Id="rId57" Type="http://schemas.openxmlformats.org/officeDocument/2006/relationships/hyperlink" Target="https://doi.org/10.1529/biophysj.104.050237" TargetMode="External"/><Relationship Id="rId10" Type="http://schemas.openxmlformats.org/officeDocument/2006/relationships/image" Target="media/image1.png"/><Relationship Id="rId31" Type="http://schemas.openxmlformats.org/officeDocument/2006/relationships/hyperlink" Target="https://doi.org/10.1016/j.bbabio.2020.148212" TargetMode="External"/><Relationship Id="rId44" Type="http://schemas.openxmlformats.org/officeDocument/2006/relationships/hyperlink" Target="https://doi.org/10.1093/jxb/erj183" TargetMode="External"/><Relationship Id="rId52" Type="http://schemas.openxmlformats.org/officeDocument/2006/relationships/hyperlink" Target="https://doi.org/10.1111/jpy.13325" TargetMode="External"/><Relationship Id="rId60" Type="http://schemas.openxmlformats.org/officeDocument/2006/relationships/hyperlink" Target="https://doi.org/10.1111/j.1529-8817.1995.tb02544.x" TargetMode="External"/><Relationship Id="rId65" Type="http://schemas.openxmlformats.org/officeDocument/2006/relationships/hyperlink" Target="https://doi.org/10.7554/eLife.39233" TargetMode="External"/><Relationship Id="rId73" Type="http://schemas.openxmlformats.org/officeDocument/2006/relationships/hyperlink" Target="https://doi.org/10.1146/annurev-biochem-070511-100425" TargetMode="External"/><Relationship Id="rId78" Type="http://schemas.openxmlformats.org/officeDocument/2006/relationships/hyperlink" Target="https://doi.org/10.3389/fmars.2018.00281" TargetMode="External"/><Relationship Id="rId81" Type="http://schemas.openxmlformats.org/officeDocument/2006/relationships/header" Target="header1.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campbel@mta.ca" TargetMode="Externa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hyperlink" Target="https://doi.org/10.1016/j.febslet.2006.04.018" TargetMode="External"/><Relationship Id="rId34" Type="http://schemas.openxmlformats.org/officeDocument/2006/relationships/hyperlink" Target="https://doi.org/10.1016/j.bbabio.2008.03.007" TargetMode="External"/><Relationship Id="rId50" Type="http://schemas.openxmlformats.org/officeDocument/2006/relationships/hyperlink" Target="https://doi.org/10.3389/fpls.2020.619064" TargetMode="External"/><Relationship Id="rId55" Type="http://schemas.openxmlformats.org/officeDocument/2006/relationships/hyperlink" Target="https://doi.org/10.1111/jpy.13362" TargetMode="External"/><Relationship Id="rId76" Type="http://schemas.openxmlformats.org/officeDocument/2006/relationships/hyperlink" Target="https://doi.org/10.1038/ismej.2013.43" TargetMode="External"/><Relationship Id="rId7" Type="http://schemas.openxmlformats.org/officeDocument/2006/relationships/endnotes" Target="endnotes.xml"/><Relationship Id="rId71" Type="http://schemas.openxmlformats.org/officeDocument/2006/relationships/hyperlink" Target="https://doi.org/10.1111/j.1399-3054.2011.01454.x" TargetMode="External"/><Relationship Id="rId2" Type="http://schemas.openxmlformats.org/officeDocument/2006/relationships/numbering" Target="numbering.xml"/><Relationship Id="rId29" Type="http://schemas.openxmlformats.org/officeDocument/2006/relationships/hyperlink" Target="https://doi.org/10.1007/s11120-007-9141-9" TargetMode="External"/><Relationship Id="rId24" Type="http://schemas.openxmlformats.org/officeDocument/2006/relationships/hyperlink" Target="https://googlesheets4.tidyverse.org" TargetMode="External"/><Relationship Id="rId40" Type="http://schemas.openxmlformats.org/officeDocument/2006/relationships/hyperlink" Target="https://doi.org/10.1034/j.1399-3054.2003.00225.x" TargetMode="External"/><Relationship Id="rId45" Type="http://schemas.openxmlformats.org/officeDocument/2006/relationships/hyperlink" Target="https://doi.org/10.1016/j.pocean.2015.07.012" TargetMode="External"/><Relationship Id="rId66" Type="http://schemas.openxmlformats.org/officeDocument/2006/relationships/hyperlink" Target="https://doi.org/10.3389/fmars.2021.690607" TargetMode="External"/><Relationship Id="rId61" Type="http://schemas.openxmlformats.org/officeDocument/2006/relationships/hyperlink" Target="https://broom.tidymodels.org/"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081B6-387C-47C1-899B-3B67FC98C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40</Pages>
  <Words>9387</Words>
  <Characters>53512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Photosystem II Function under Extreme Low Light and Low Temperatures in Polar vs. Temperate Phytoplankton</vt:lpstr>
    </vt:vector>
  </TitlesOfParts>
  <Company/>
  <LinksUpToDate>false</LinksUpToDate>
  <CharactersWithSpaces>62774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in Polar vs. Temperate Phytoplankton</dc:title>
  <dc:creator>Natasha M. Ryan1, Mackenzie Poirier3, Pomona Osmers3, Arthur Plassart2, Sébastien Guérin2, Marina Cvetkovska3, Marcel Babin2, Maximilian Berthold4, and Douglas A. Campbell1,✉</dc:creator>
  <cp:keywords/>
  <cp:lastModifiedBy>Mackenzie Clare Poirier</cp:lastModifiedBy>
  <cp:revision>9</cp:revision>
  <dcterms:created xsi:type="dcterms:W3CDTF">2025-04-08T18:17:00Z</dcterms:created>
  <dcterms:modified xsi:type="dcterms:W3CDTF">2025-04-08T22:37:00Z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2025-03-28</vt:lpwstr>
  </property>
  <property fmtid="{D5CDD505-2E9C-101B-9397-08002B2CF9AE}" pid="8" name="editor_options">
    <vt:lpwstr/>
  </property>
  <property fmtid="{D5CDD505-2E9C-101B-9397-08002B2CF9AE}" pid="9" name="output">
    <vt:lpwstr/>
  </property>
</Properties>
</file>