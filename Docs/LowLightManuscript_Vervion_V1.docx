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413D6" w14:textId="77777777" w:rsidR="00C76A5C" w:rsidRDefault="002A147B">
      <w:pPr>
        <w:pStyle w:val="Titre"/>
      </w:pPr>
      <w:r>
        <w:t>Photosystem II Function under Extreme Low Light and Low Temperatures; Polar vs. Temperate Phytoplankton</w:t>
      </w:r>
    </w:p>
    <w:p w14:paraId="70A413D7" w14:textId="07F6F476" w:rsidR="00C76A5C" w:rsidRDefault="002A147B">
      <w:pPr>
        <w:pStyle w:val="Author"/>
      </w:pPr>
      <w:r>
        <w:t>Mackenzie Poirier</w:t>
      </w:r>
      <w:r>
        <w:rPr>
          <w:vertAlign w:val="superscript"/>
        </w:rPr>
        <w:t>3</w:t>
      </w:r>
      <w:r>
        <w:t>, Natasha M. Ryan</w:t>
      </w:r>
      <w:r>
        <w:rPr>
          <w:vertAlign w:val="superscript"/>
        </w:rPr>
        <w:t>1</w:t>
      </w:r>
      <w:r>
        <w:t>, Pomona Osmers</w:t>
      </w:r>
      <w:r>
        <w:rPr>
          <w:vertAlign w:val="superscript"/>
        </w:rPr>
        <w:t>3</w:t>
      </w:r>
      <w:r>
        <w:t xml:space="preserve">, </w:t>
      </w:r>
      <w:commentRangeStart w:id="0"/>
      <w:r>
        <w:t>Arthur Plassart</w:t>
      </w:r>
      <w:r>
        <w:rPr>
          <w:vertAlign w:val="superscript"/>
        </w:rPr>
        <w:t>2</w:t>
      </w:r>
      <w:commentRangeEnd w:id="0"/>
      <w:r w:rsidR="00737205">
        <w:rPr>
          <w:rStyle w:val="Marquedecommentaire"/>
          <w:sz w:val="24"/>
          <w:szCs w:val="24"/>
          <w:vertAlign w:val="superscript"/>
        </w:rPr>
        <w:commentReference w:id="0"/>
      </w:r>
      <w:ins w:id="1" w:author="Arthur Plassart" w:date="2026-01-08T16:07:00Z" w16du:dateUtc="2026-01-08T15:07:00Z">
        <w:r w:rsidR="00683401">
          <w:rPr>
            <w:vertAlign w:val="superscript"/>
          </w:rPr>
          <w:t>;4</w:t>
        </w:r>
      </w:ins>
      <w:r>
        <w:t>, Sébastien Guérin</w:t>
      </w:r>
      <w:r>
        <w:rPr>
          <w:vertAlign w:val="superscript"/>
        </w:rPr>
        <w:t>2</w:t>
      </w:r>
      <w:r>
        <w:t>, Marcel Babin</w:t>
      </w:r>
      <w:r>
        <w:rPr>
          <w:vertAlign w:val="superscript"/>
        </w:rPr>
        <w:t>2</w:t>
      </w:r>
      <w:r>
        <w:t>, Maximilian Berthold</w:t>
      </w:r>
      <w:r>
        <w:rPr>
          <w:vertAlign w:val="superscript"/>
        </w:rPr>
        <w:t>1</w:t>
      </w:r>
      <w:r>
        <w:t>, Mireille Savoie</w:t>
      </w:r>
      <w:r>
        <w:rPr>
          <w:vertAlign w:val="superscript"/>
        </w:rPr>
        <w:t>1</w:t>
      </w:r>
      <w:r>
        <w:t>, Marina Cvetkovska</w:t>
      </w:r>
      <w:r>
        <w:rPr>
          <w:vertAlign w:val="superscript"/>
        </w:rPr>
        <w:t>3</w:t>
      </w:r>
      <w:r>
        <w:t>, and Douglas A. Campbell</w:t>
      </w:r>
      <w:r>
        <w:rPr>
          <w:vertAlign w:val="superscript"/>
        </w:rPr>
        <w:t>1</w:t>
      </w:r>
    </w:p>
    <w:p w14:paraId="70A413D8" w14:textId="77777777" w:rsidR="00C76A5C" w:rsidRDefault="002A147B">
      <w:pPr>
        <w:pStyle w:val="Date"/>
      </w:pPr>
      <w:r>
        <w:t>2026-01-05</w:t>
      </w:r>
    </w:p>
    <w:p w14:paraId="70A413D9" w14:textId="77777777" w:rsidR="00C76A5C" w:rsidRDefault="002A147B">
      <w:r>
        <w:t>Abstract</w:t>
      </w:r>
    </w:p>
    <w:p w14:paraId="70A413DA" w14:textId="77777777" w:rsidR="00C76A5C" w:rsidRDefault="002A147B">
      <w:pPr>
        <w:pStyle w:val="Abstract"/>
      </w:pPr>
      <w:r>
        <w:t xml:space="preserve">Polar phytoplankton achieve slow, but ecologically significant, productivity under exceptionally low light, where the sequential arrivals of photons at Photosystem II complexes are widely spaced in time. We hypothesized that maintaining photosynthesis under such low light involves suppression of energetically wasteful photochemical ‘misses’ in Photosystem II. Under full darkness Photosystem II relaxes predominantly to the S1 oxidation state of the </w:t>
      </w:r>
      <w:commentRangeStart w:id="2"/>
      <w:r>
        <w:t>oxygen evolving complex</w:t>
      </w:r>
      <w:commentRangeEnd w:id="2"/>
      <w:r w:rsidR="00BC1EF8">
        <w:rPr>
          <w:rStyle w:val="Marquedecommentaire"/>
          <w:sz w:val="20"/>
          <w:szCs w:val="20"/>
        </w:rPr>
        <w:commentReference w:id="2"/>
      </w:r>
      <w:r>
        <w:t>.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w:t>
      </w:r>
      <w:r>
        <w:t>d green algae, in response to changing measurement temperatures and a range of extremely low light, which we emulated by increasing the spacing between photon deliveries. Prolonged synchronous S-State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w:t>
      </w:r>
      <w:r>
        <w:t>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 ambient temperature interacts with the lower-light limitation on photosynthesis.</w:t>
      </w:r>
    </w:p>
    <w:p w14:paraId="70A413DB" w14:textId="77777777" w:rsidR="00C76A5C" w:rsidRDefault="002A147B">
      <w:pPr>
        <w:pStyle w:val="FirstParagraph"/>
        <w:rPr>
          <w:ins w:id="3" w:author="Arthur Plassart" w:date="2026-01-08T16:07:00Z" w16du:dateUtc="2026-01-08T15:07:00Z"/>
        </w:rPr>
      </w:pPr>
      <w:r>
        <w:rPr>
          <w:vertAlign w:val="superscript"/>
        </w:rPr>
        <w:t>1</w:t>
      </w:r>
      <w:r>
        <w:t xml:space="preserve"> Department of Biology, Mount Allison University, Sackville NB, Canada, E4L1G7</w:t>
      </w:r>
      <w:r>
        <w:br/>
      </w:r>
      <w:r>
        <w:rPr>
          <w:vertAlign w:val="superscript"/>
        </w:rPr>
        <w:t>2</w:t>
      </w:r>
      <w:r>
        <w:t xml:space="preserve"> Takuvik Joint International Laboratory, Université Laval (Canada) - CNRS (France)</w:t>
      </w:r>
      <w:r>
        <w:br/>
      </w:r>
      <w:r>
        <w:rPr>
          <w:vertAlign w:val="superscript"/>
        </w:rPr>
        <w:t>3</w:t>
      </w:r>
      <w:r>
        <w:t xml:space="preserve"> Department of Biology,</w:t>
      </w:r>
      <w:r>
        <w:t xml:space="preserve"> University of Ottawa, Ottawa, ON, Canada</w:t>
      </w:r>
    </w:p>
    <w:p w14:paraId="4AFE4496" w14:textId="77777777" w:rsidR="00762E58" w:rsidRDefault="00683401" w:rsidP="00762E58">
      <w:pPr>
        <w:pStyle w:val="Corpsdetexte"/>
        <w:rPr>
          <w:ins w:id="4" w:author="Arthur Plassart" w:date="2026-01-08T16:09:00Z" w16du:dateUtc="2026-01-08T15:09:00Z"/>
        </w:rPr>
      </w:pPr>
      <w:ins w:id="5" w:author="Arthur Plassart" w:date="2026-01-08T16:07:00Z" w16du:dateUtc="2026-01-08T15:07:00Z">
        <w:r>
          <w:t xml:space="preserve">4 </w:t>
        </w:r>
      </w:ins>
      <w:ins w:id="6" w:author="Arthur Plassart" w:date="2026-01-08T16:09:00Z" w16du:dateUtc="2026-01-08T15:09:00Z">
        <w:r w:rsidR="00762E58">
          <w:t xml:space="preserve">Institut de Biologie de l’  ́Ecole Normale Sup ́erieure (IBENS),  ́Ecole Normale Sup ́erieure, CNRS, INSERM, PSL Universit ́e Paris, 75005, Paris, France;  </w:t>
        </w:r>
      </w:ins>
    </w:p>
    <w:p w14:paraId="179A0B68" w14:textId="77777777" w:rsidR="00762E58" w:rsidRDefault="00762E58" w:rsidP="00762E58">
      <w:pPr>
        <w:pStyle w:val="Corpsdetexte"/>
        <w:rPr>
          <w:ins w:id="7" w:author="Arthur Plassart" w:date="2026-01-08T16:09:00Z" w16du:dateUtc="2026-01-08T15:09:00Z"/>
        </w:rPr>
      </w:pPr>
    </w:p>
    <w:p w14:paraId="03A16265" w14:textId="448D5562" w:rsidR="00683401" w:rsidRDefault="00683401" w:rsidP="00737205">
      <w:pPr>
        <w:pStyle w:val="Corpsdetexte"/>
        <w:numPr>
          <w:ilvl w:val="0"/>
          <w:numId w:val="18"/>
        </w:numPr>
        <w:rPr>
          <w:ins w:id="8" w:author="Arthur Plassart" w:date="2026-01-08T16:07:00Z" w16du:dateUtc="2026-01-08T15:07:00Z"/>
          <w:rFonts w:ascii="Aptos" w:hAnsi="Aptos"/>
          <w:color w:val="000000"/>
        </w:rPr>
        <w:pPrChange w:id="9" w:author="Arthur Plassart" w:date="2026-01-08T16:09:00Z" w16du:dateUtc="2026-01-08T15:09:00Z">
          <w:pPr>
            <w:pStyle w:val="Corpsdetexte"/>
          </w:pPr>
        </w:pPrChange>
      </w:pPr>
      <w:ins w:id="10" w:author="Arthur Plassart" w:date="2026-01-08T16:06:00Z" w16du:dateUtc="2026-01-08T15:06:00Z">
        <w:r>
          <w:rPr>
            <w:rFonts w:ascii="Aptos" w:hAnsi="Aptos"/>
            <w:b/>
            <w:bCs/>
            <w:color w:val="000000"/>
            <w:u w:val="single"/>
          </w:rPr>
          <w:lastRenderedPageBreak/>
          <w:t xml:space="preserve">Differences in pigment composition and implications for light absorption in vivo : </w:t>
        </w:r>
        <w:r>
          <w:rPr>
            <w:rFonts w:ascii="Aptos" w:hAnsi="Aptos"/>
            <w:color w:val="000000"/>
          </w:rPr>
          <w:t xml:space="preserve">The green lineage has antenna complexes (LHCs) composed mainly of chlorophyll a and b, while diatoms have FCPs (fucoxanthin-chlorophyll a/c-binding proteins) composed of chlorophyll a and fucoxanthin (Fx). This difference in composition gives diatoms much more efficient blue-green light absorption in the 500-560 nm region (see Oka et al., 2020 for Phaeodactylum, https://doi.org/10.1007/s11120-018-0523-y), compared to the green lineage, where absorption drops dramatically in this region of the spectrum (see Ueno et al., 2019 for Chlamydomonas, </w:t>
        </w:r>
        <w:r>
          <w:rPr>
            <w:rFonts w:ascii="Aptos" w:hAnsi="Aptos"/>
            <w:color w:val="000000"/>
          </w:rPr>
          <w:fldChar w:fldCharType="begin"/>
        </w:r>
        <w:r>
          <w:rPr>
            <w:rFonts w:ascii="Aptos" w:hAnsi="Aptos"/>
            <w:color w:val="000000"/>
          </w:rPr>
          <w:instrText>HYPERLINK "https://doi.org/10.1007/s11120-018-0523-y)."</w:instrText>
        </w:r>
        <w:r>
          <w:rPr>
            <w:rFonts w:ascii="Aptos" w:hAnsi="Aptos"/>
            <w:color w:val="000000"/>
          </w:rPr>
        </w:r>
        <w:r>
          <w:rPr>
            <w:rFonts w:ascii="Aptos" w:hAnsi="Aptos"/>
            <w:color w:val="000000"/>
          </w:rPr>
          <w:fldChar w:fldCharType="separate"/>
        </w:r>
        <w:r>
          <w:rPr>
            <w:rStyle w:val="Hyperlien"/>
            <w:rFonts w:ascii="Aptos" w:hAnsi="Aptos"/>
          </w:rPr>
          <w:t>https://doi.org/10.1007/s11120-018-0523-y).</w:t>
        </w:r>
        <w:r>
          <w:rPr>
            <w:rFonts w:ascii="Aptos" w:hAnsi="Aptos"/>
            <w:color w:val="000000"/>
          </w:rPr>
          <w:fldChar w:fldCharType="end"/>
        </w:r>
        <w:r>
          <w:rPr>
            <w:rFonts w:ascii="Aptos" w:hAnsi="Aptos"/>
            <w:color w:val="000000"/>
          </w:rPr>
          <w:t> As you now.  Here, excitation occurs only at 445 nm, which mainly excites chlorophyll a and b in green algae organisms, and also the beginning of the fucoxanthin absorption spectrum in diatoms. However, this does not cover the entire possible absorption spectrum of accessory pigments in vivo. We saw that, for Fragilariopsis acclimatized to low light, chlorophyll a represents only 50% of the total pigment pool, and we observe a slight increase in the fucoxanthin pool compared to chlorophyll a (see figure). Do you think that exciting all pigments (across the entire absorption spectrum of the species) would have an impact on the “dumping index”? In other words, could using excitation at 445 nm alone bias our assessment, particularly in diatoms where accessory pigments (such as fucoxanthin) play a major role in light capture in vivo, or is there actually greater photon capture capacity for diatoms? Perhaps the evaluators could be asked to discuss this.</w:t>
        </w:r>
      </w:ins>
    </w:p>
    <w:p w14:paraId="418E9F28" w14:textId="77777777" w:rsidR="00683401" w:rsidRDefault="00683401" w:rsidP="00737205">
      <w:pPr>
        <w:spacing w:before="100" w:beforeAutospacing="1" w:after="100" w:afterAutospacing="1"/>
        <w:ind w:left="1440"/>
        <w:jc w:val="both"/>
        <w:rPr>
          <w:ins w:id="11" w:author="Arthur Plassart" w:date="2026-01-08T16:06:00Z" w16du:dateUtc="2026-01-08T15:06:00Z"/>
          <w:rFonts w:ascii="Aptos" w:hAnsi="Aptos"/>
          <w:color w:val="000000"/>
        </w:rPr>
        <w:pPrChange w:id="12" w:author="Arthur Plassart" w:date="2026-01-08T16:09:00Z" w16du:dateUtc="2026-01-08T15:09:00Z">
          <w:pPr>
            <w:numPr>
              <w:numId w:val="16"/>
            </w:numPr>
            <w:spacing w:before="100" w:beforeAutospacing="1" w:after="100" w:afterAutospacing="1"/>
            <w:ind w:left="1440" w:hanging="360"/>
            <w:jc w:val="both"/>
          </w:pPr>
        </w:pPrChange>
      </w:pPr>
    </w:p>
    <w:p w14:paraId="353D19B0" w14:textId="60467171" w:rsidR="00683401" w:rsidRPr="00683401" w:rsidRDefault="00683401" w:rsidP="00683401">
      <w:pPr>
        <w:numPr>
          <w:ilvl w:val="0"/>
          <w:numId w:val="16"/>
        </w:numPr>
        <w:spacing w:before="100" w:beforeAutospacing="1" w:after="100" w:afterAutospacing="1"/>
        <w:jc w:val="both"/>
        <w:rPr>
          <w:ins w:id="13" w:author="Arthur Plassart" w:date="2026-01-08T16:06:00Z" w16du:dateUtc="2026-01-08T15:06:00Z"/>
          <w:rFonts w:ascii="Aptos" w:hAnsi="Aptos"/>
          <w:color w:val="000000"/>
        </w:rPr>
      </w:pPr>
      <w:ins w:id="14" w:author="Arthur Plassart" w:date="2026-01-08T16:06:00Z" w16du:dateUtc="2026-01-08T15:06:00Z">
        <w:r>
          <w:rPr>
            <w:rFonts w:ascii="Aptos" w:hAnsi="Aptos"/>
            <w:b/>
            <w:bCs/>
            <w:color w:val="000000"/>
            <w:u w:val="single"/>
          </w:rPr>
          <w:t>Question of curiosity/opinion: The putative role of cyclic electron flux :</w:t>
        </w:r>
        <w:r>
          <w:rPr>
            <w:rFonts w:ascii="Aptos" w:hAnsi="Aptos"/>
            <w:color w:val="000000"/>
          </w:rPr>
          <w:t xml:space="preserve"> we know that there are cyclic electron flows around the PSI mediated by the PGR5/PGRL1 pair and type I NADH dehydrogenase (NDH) in the green lineage, mainly active under stress conditions for photoprotection and balancing the ATP/NADPH ratio (Croteau et al., 2024; see also Chapter 1, Section 1.4.1). These mechanisms involve the plastoquinone (PQ) pool and remain putative in diatoms, although the PGR5/PGRL1 genes are present in these organisms, and NDH is specifically found in F. cylindrus (absent in Phaeodactylum and Thalassiosira). Furthermore, it is now established that in the green lineage, a cyclic electron flow may also exist around PSII (Zourmas et al., 2023, </w:t>
        </w:r>
        <w:r>
          <w:rPr>
            <w:rFonts w:ascii="Aptos" w:hAnsi="Aptos"/>
            <w:color w:val="000000"/>
          </w:rPr>
          <w:fldChar w:fldCharType="begin"/>
        </w:r>
        <w:r>
          <w:rPr>
            <w:rFonts w:ascii="Aptos" w:hAnsi="Aptos"/>
            <w:color w:val="000000"/>
          </w:rPr>
          <w:instrText>HYPERLINK "https://doi.org/10.1007/s11120-023-00997-0"</w:instrText>
        </w:r>
        <w:r>
          <w:rPr>
            <w:rFonts w:ascii="Aptos" w:hAnsi="Aptos"/>
            <w:color w:val="000000"/>
          </w:rPr>
        </w:r>
        <w:r>
          <w:rPr>
            <w:rFonts w:ascii="Aptos" w:hAnsi="Aptos"/>
            <w:color w:val="000000"/>
          </w:rPr>
          <w:fldChar w:fldCharType="separate"/>
        </w:r>
        <w:r>
          <w:rPr>
            <w:rStyle w:val="Hyperlien"/>
            <w:rFonts w:ascii="Aptos" w:hAnsi="Aptos"/>
          </w:rPr>
          <w:t>https://doi.org/10.1007/s11120-023-00997-0</w:t>
        </w:r>
        <w:r>
          <w:rPr>
            <w:rFonts w:ascii="Aptos" w:hAnsi="Aptos"/>
            <w:color w:val="000000"/>
          </w:rPr>
          <w:fldChar w:fldCharType="end"/>
        </w:r>
        <w:r>
          <w:rPr>
            <w:rFonts w:ascii="Aptos" w:hAnsi="Aptos"/>
            <w:color w:val="000000"/>
          </w:rPr>
          <w:t xml:space="preserve"> ; Ananyev et al., 2017, </w:t>
        </w:r>
        <w:r>
          <w:rPr>
            <w:rFonts w:ascii="Aptos" w:hAnsi="Aptos"/>
            <w:color w:val="000000"/>
          </w:rPr>
          <w:fldChar w:fldCharType="begin"/>
        </w:r>
        <w:r>
          <w:rPr>
            <w:rFonts w:ascii="Aptos" w:hAnsi="Aptos"/>
            <w:color w:val="000000"/>
          </w:rPr>
          <w:instrText>HYPERLINK "https://doi.org/10.1016/j.bbabio.2017.07.001)."</w:instrText>
        </w:r>
        <w:r>
          <w:rPr>
            <w:rFonts w:ascii="Aptos" w:hAnsi="Aptos"/>
            <w:color w:val="000000"/>
          </w:rPr>
        </w:r>
        <w:r>
          <w:rPr>
            <w:rFonts w:ascii="Aptos" w:hAnsi="Aptos"/>
            <w:color w:val="000000"/>
          </w:rPr>
          <w:fldChar w:fldCharType="separate"/>
        </w:r>
        <w:r>
          <w:rPr>
            <w:rStyle w:val="Hyperlien"/>
            <w:rFonts w:ascii="Aptos" w:hAnsi="Aptos"/>
          </w:rPr>
          <w:t>https://doi.org/10.1016/j.bbabio.2017.07.001).</w:t>
        </w:r>
        <w:r>
          <w:rPr>
            <w:rFonts w:ascii="Aptos" w:hAnsi="Aptos"/>
            <w:color w:val="000000"/>
          </w:rPr>
          <w:fldChar w:fldCharType="end"/>
        </w:r>
      </w:ins>
      <w:ins w:id="15" w:author="Arthur Plassart" w:date="2026-01-08T16:07:00Z" w16du:dateUtc="2026-01-08T15:07:00Z">
        <w:r>
          <w:rPr>
            <w:rFonts w:ascii="Aptos" w:hAnsi="Aptos"/>
            <w:color w:val="000000"/>
          </w:rPr>
          <w:t xml:space="preserve"> </w:t>
        </w:r>
      </w:ins>
      <w:ins w:id="16" w:author="Arthur Plassart" w:date="2026-01-08T16:06:00Z" w16du:dateUtc="2026-01-08T15:06:00Z">
        <w:r w:rsidRPr="00683401">
          <w:rPr>
            <w:rFonts w:ascii="Aptos" w:hAnsi="Aptos"/>
            <w:color w:val="000000"/>
          </w:rPr>
          <w:t>In their study on Chlorella ohadii, Ananyev et al. (2017) associate the loss of Fv/Fm oscillations following more widely spaced flashes with the establishment of a cyclic electron flow around PSII (see their Figure 7 and paragraph 4.3). In their section 4.5 entitled “</w:t>
        </w:r>
        <w:r w:rsidRPr="00683401">
          <w:rPr>
            <w:rFonts w:ascii="Aptos" w:hAnsi="Aptos"/>
            <w:i/>
            <w:iCs/>
            <w:color w:val="000000"/>
          </w:rPr>
          <w:t>The mechanism(s) of PSII-CEF,” the authors seem to directly link the loss of the fluorescence oscillation signal with the induction of the cyclic flow of PSII. They write: "It is likely that CEF is an energy-conservative pathway generating proton motive force (pmf) from electrons in the reduced PQH₂ pool that equilibrate with QB. This mechanism for CEF would achieve two goals: 1) lower the redox poise, PQH₂/PQ, of the pool, thus lowering potentially dangerous levels of upstream redox-active molecules, preventing generation of reactive oxygen species or singlet oxygen (Scheme 1), and 2) conserve photonic energy by generating pmf</w:t>
        </w:r>
        <w:r w:rsidRPr="00683401">
          <w:rPr>
            <w:rFonts w:ascii="Aptos" w:hAnsi="Aptos"/>
            <w:color w:val="000000"/>
          </w:rPr>
          <w:t>" (I recommend reading the rest of this section as it raises some excellent questions). This mechanism is described for cells in response to high light (HL), but could it also play a role in explaining the faster loss of oscillations observed in temperate taxa (phenotype usually cultivated in HL)? Do you think that cyclic flows around PSI or those of PSII could play a role in QB equilibration?</w:t>
        </w:r>
      </w:ins>
    </w:p>
    <w:p w14:paraId="74627DC5" w14:textId="685FF2C6" w:rsidR="00BD546E" w:rsidRDefault="003B2DCA">
      <w:pPr>
        <w:pStyle w:val="Corpsdetexte"/>
        <w:numPr>
          <w:ilvl w:val="0"/>
          <w:numId w:val="16"/>
        </w:numPr>
        <w:rPr>
          <w:ins w:id="17" w:author="Arthur Plassart" w:date="2026-01-06T13:20:00Z" w16du:dateUtc="2026-01-06T12:20:00Z"/>
        </w:rPr>
        <w:pPrChange w:id="18" w:author="Arthur Plassart" w:date="2026-01-06T13:21:00Z" w16du:dateUtc="2026-01-06T12:21:00Z">
          <w:pPr>
            <w:pStyle w:val="Corpsdetexte"/>
          </w:pPr>
        </w:pPrChange>
      </w:pPr>
      <w:del w:id="19" w:author="Arthur Plassart" w:date="2026-01-08T15:17:00Z" w16du:dateUtc="2026-01-08T14:17:00Z">
        <w:r w:rsidDel="00E36057">
          <w:delText xml:space="preserve">chez </w:delText>
        </w:r>
      </w:del>
    </w:p>
    <w:p w14:paraId="0D616176" w14:textId="77777777" w:rsidR="001975D5" w:rsidRPr="001975D5" w:rsidRDefault="001975D5">
      <w:pPr>
        <w:pStyle w:val="Corpsdetexte"/>
        <w:pPrChange w:id="20" w:author="Arthur Plassart" w:date="2026-01-06T13:20:00Z" w16du:dateUtc="2026-01-06T12:20:00Z">
          <w:pPr>
            <w:pStyle w:val="FirstParagraph"/>
          </w:pPr>
        </w:pPrChange>
      </w:pPr>
    </w:p>
    <w:p w14:paraId="70A413DC" w14:textId="77777777" w:rsidR="00C76A5C" w:rsidRDefault="002A147B">
      <w:pPr>
        <w:pStyle w:val="Titre1"/>
      </w:pPr>
      <w:bookmarkStart w:id="21" w:name="to-do"/>
      <w:r>
        <w:t>T</w:t>
      </w:r>
      <w:r>
        <w:t>o Do</w:t>
      </w:r>
    </w:p>
    <w:p w14:paraId="70A413DD" w14:textId="77777777" w:rsidR="00C76A5C" w:rsidRDefault="002A147B">
      <w:pPr>
        <w:pStyle w:val="Titre2"/>
      </w:pPr>
      <w:bookmarkStart w:id="22" w:name="substantial"/>
      <w:r>
        <w:rPr>
          <w:rStyle w:val="SectionNumber"/>
        </w:rPr>
        <w:t>0.1</w:t>
      </w:r>
      <w:r>
        <w:tab/>
        <w:t>Substantial:</w:t>
      </w:r>
    </w:p>
    <w:p w14:paraId="70A413DE" w14:textId="77777777" w:rsidR="00C76A5C" w:rsidRDefault="002A147B">
      <w:pPr>
        <w:pStyle w:val="FirstParagraph"/>
      </w:pPr>
      <w:r>
        <w:t>convert damping index to relative probability of desynchronization?</w:t>
      </w:r>
    </w:p>
    <w:p w14:paraId="70A413DF" w14:textId="77777777" w:rsidR="00C76A5C" w:rsidRDefault="002A147B">
      <w:pPr>
        <w:pStyle w:val="Corpsdetexte"/>
      </w:pPr>
      <w:r>
        <w:lastRenderedPageBreak/>
        <w:t>do math or cite literature to estimate probability of double hits contributing to desynchronization and whether that probability varies with flash spacing or temperature?</w:t>
      </w:r>
    </w:p>
    <w:p w14:paraId="70A413E0" w14:textId="77777777" w:rsidR="00C76A5C" w:rsidRDefault="002A147B">
      <w:pPr>
        <w:pStyle w:val="Corpsdetexte"/>
      </w:pPr>
      <w:r>
        <w:t>process &amp; plot tau data to track how long PSII is closed after flash</w:t>
      </w:r>
    </w:p>
    <w:p w14:paraId="70A413E1" w14:textId="77777777" w:rsidR="00C76A5C" w:rsidRDefault="002A147B">
      <w:pPr>
        <w:pStyle w:val="Titre2"/>
      </w:pPr>
      <w:bookmarkStart w:id="23" w:name="manu-prep"/>
      <w:bookmarkEnd w:id="22"/>
      <w:r>
        <w:rPr>
          <w:rStyle w:val="SectionNumber"/>
        </w:rPr>
        <w:t>0.2</w:t>
      </w:r>
      <w:r>
        <w:tab/>
        <w:t>Manu Prep:</w:t>
      </w:r>
    </w:p>
    <w:p w14:paraId="70A413E2" w14:textId="77777777" w:rsidR="00C76A5C" w:rsidRDefault="002A147B">
      <w:pPr>
        <w:pStyle w:val="FirstParagraph"/>
      </w:pPr>
      <w:r>
        <w:t>Fix figure &amp; table citation issue</w:t>
      </w:r>
    </w:p>
    <w:p w14:paraId="70A413E3" w14:textId="77777777" w:rsidR="00C76A5C" w:rsidRDefault="002A147B">
      <w:pPr>
        <w:pStyle w:val="Corpsdetexte"/>
      </w:pPr>
      <w:r>
        <w:t>Scan recent literature; Gates?</w:t>
      </w:r>
    </w:p>
    <w:p w14:paraId="70A413E4" w14:textId="77777777" w:rsidR="00C76A5C" w:rsidRDefault="002A147B">
      <w:pPr>
        <w:pStyle w:val="Titre1"/>
      </w:pPr>
      <w:bookmarkStart w:id="24" w:name="introduction"/>
      <w:bookmarkEnd w:id="21"/>
      <w:bookmarkEnd w:id="23"/>
      <w:r>
        <w:t>Introduction</w:t>
      </w:r>
    </w:p>
    <w:p w14:paraId="70A413E5" w14:textId="77777777" w:rsidR="00C76A5C" w:rsidRDefault="002A147B">
      <w:pPr>
        <w:pStyle w:val="FirstParagraph"/>
      </w:pPr>
      <w:r>
        <w:t>Phytoplankton are a functional grouping of photosynthetic microorganisms, of diverse lineages and ecologies (Pierella Karlusich et al., 2020). Phytoplankters share photolithotrophic growth, using a set of highly conserved protein complexes (</w:t>
      </w:r>
      <w:commentRangeStart w:id="25"/>
      <w:r>
        <w:t>Falkowski et al., 2008</w:t>
      </w:r>
      <w:commentRangeEnd w:id="25"/>
      <w:r w:rsidR="00440490">
        <w:rPr>
          <w:rStyle w:val="Marquedecommentaire"/>
          <w:sz w:val="24"/>
          <w:szCs w:val="24"/>
        </w:rPr>
        <w:commentReference w:id="25"/>
      </w:r>
      <w:r>
        <w:t xml:space="preserve">) to harness energy from Photosynthetically Active Radiation (PAR), to drive reduction and assimilation of inorganic carbon, nitrogen, phosphorus, sulphur, and other essential micronutrients (Raven et al., 2000). PAR, however, decreases with depth, as light passing through the water column is scattered and absorbed (Kirk, 2011). Therefore, with photons as an energy input, phytoplankton growth is constrained to the photic zone, the region of water receiving sufficient light for photosynthesis, operationally </w:t>
      </w:r>
      <w:r>
        <w:t>defined in past as extending down to a limit receiving 1% of surface irradiance, thus 2-20 µmol photons m</w:t>
      </w:r>
      <w:r>
        <w:rPr>
          <w:vertAlign w:val="superscript"/>
        </w:rPr>
        <w:t>-2</w:t>
      </w:r>
      <w:r>
        <w:t xml:space="preserve"> s</w:t>
      </w:r>
      <w:r>
        <w:rPr>
          <w:vertAlign w:val="superscript"/>
        </w:rPr>
        <w:t>-1</w:t>
      </w:r>
      <w:r>
        <w:t xml:space="preserve"> (</w:t>
      </w:r>
      <w:commentRangeStart w:id="26"/>
      <w:r>
        <w:t>Raven et al., 2000)</w:t>
      </w:r>
      <w:commentRangeEnd w:id="26"/>
      <w:r w:rsidR="00942475">
        <w:rPr>
          <w:rStyle w:val="Marquedecommentaire"/>
          <w:sz w:val="24"/>
          <w:szCs w:val="24"/>
        </w:rPr>
        <w:commentReference w:id="26"/>
      </w:r>
      <w:r>
        <w:t>.</w:t>
      </w:r>
    </w:p>
    <w:p w14:paraId="70A413E6" w14:textId="77777777" w:rsidR="00C76A5C" w:rsidRDefault="002A147B">
      <w:pPr>
        <w:pStyle w:val="Corpsdetexte"/>
      </w:pPr>
      <w:r>
        <w:t xml:space="preserve">Light availability is further constrained in polar aquatic habitats, with light penetration of the water limited by seasonally low solar angles, ice cover, and snow cover </w:t>
      </w:r>
      <w:r>
        <w:lastRenderedPageBreak/>
        <w:t>(Cohen et al., 2020; Leu et al., 2015; Hancke et al., 2018), thereby presenting challenges for phytoplankton growth (Hancke et al., 2018; Randelhoff et al., 2020; Hoppe et al., 2024). Indeed the lower limit of the photic zone was reconsidered when benthic microalgae in the Antarctic were reported as photosynthetically active at light levels less than 1 µmol photons m</w:t>
      </w:r>
      <w:r>
        <w:rPr>
          <w:vertAlign w:val="superscript"/>
        </w:rPr>
        <w:t>-2</w:t>
      </w:r>
      <w:r>
        <w:t xml:space="preserve"> s</w:t>
      </w:r>
      <w:r>
        <w:rPr>
          <w:vertAlign w:val="superscript"/>
        </w:rPr>
        <w:t>-1</w:t>
      </w:r>
      <w:r>
        <w:t xml:space="preserve"> (Robinson et al., 1995; McMinn et al., 2003). Some polar psychrophile phytoplankton further demonstrate slow, but ecologically significa</w:t>
      </w:r>
      <w:r>
        <w:t>nt, photosynthetic productivity in the winter at PAR below 0.17 µmol photons m</w:t>
      </w:r>
      <w:r>
        <w:rPr>
          <w:vertAlign w:val="superscript"/>
        </w:rPr>
        <w:t>-2</w:t>
      </w:r>
      <w:r>
        <w:t xml:space="preserve"> s</w:t>
      </w:r>
      <w:r>
        <w:rPr>
          <w:vertAlign w:val="superscript"/>
        </w:rPr>
        <w:t>-1</w:t>
      </w:r>
      <w:r>
        <w:t xml:space="preserve"> [Randelhoff et al. (2020); Hancke et al. (2018); </w:t>
      </w:r>
      <w:del w:id="27" w:author="Arthur Plassart" w:date="2026-01-06T12:18:00Z" w16du:dateUtc="2026-01-06T11:18:00Z">
        <w:r w:rsidDel="00726307">
          <w:delText xml:space="preserve">; </w:delText>
        </w:r>
      </w:del>
      <w:r>
        <w:t>Morgan-Kiss et al. (2016); Hoppe et al. (2024)], with implications for the responses of polar phytoplankton communities to climate change (Ardyna and Arrigo, 2020).</w:t>
      </w:r>
    </w:p>
    <w:p w14:paraId="70A413E7" w14:textId="43CAFF12" w:rsidR="00C76A5C" w:rsidRDefault="002A147B">
      <w:pPr>
        <w:pStyle w:val="Corpsdetexte"/>
      </w:pPr>
      <w:r>
        <w:t>This slow, but potentially significant, phytoplankton photosynthesis during polar winters underscores the ability of psychrophilic phytoplankton to maintain functional photosystems throughout the polar night (Morgan-Kiss et al., 2016</w:t>
      </w:r>
      <w:commentRangeStart w:id="28"/>
      <w:r>
        <w:t xml:space="preserve">; </w:t>
      </w:r>
      <w:commentRangeEnd w:id="28"/>
      <w:r w:rsidR="002153D2">
        <w:rPr>
          <w:rStyle w:val="Marquedecommentaire"/>
          <w:sz w:val="24"/>
          <w:szCs w:val="24"/>
        </w:rPr>
        <w:commentReference w:id="28"/>
      </w:r>
      <w:r>
        <w:t>Randelhoff et al., 2020; Hoppe et al., 2024), and supports a theoretical minimum light level for phytoplankton photosynthesis of 0.01 µmol photons m</w:t>
      </w:r>
      <w:r>
        <w:rPr>
          <w:vertAlign w:val="superscript"/>
        </w:rPr>
        <w:t>-2</w:t>
      </w:r>
      <w:r>
        <w:t xml:space="preserve"> s</w:t>
      </w:r>
      <w:r>
        <w:rPr>
          <w:vertAlign w:val="superscript"/>
        </w:rPr>
        <w:t>-1</w:t>
      </w:r>
      <w:r>
        <w:t xml:space="preserve"> (Raven et al., 2000). Such low-light phytoplankton photosynthesis could mitigate cell mortality in the extended darkness of winter, maintaining seeding populations for the spring bloom (Randelhoff et al., 2020)</w:t>
      </w:r>
      <w:ins w:id="29" w:author="Arthur Plassart" w:date="2026-01-06T12:20:00Z" w16du:dateUtc="2026-01-06T11:20:00Z">
        <w:r w:rsidR="00146F2D">
          <w:t xml:space="preserve">, </w:t>
        </w:r>
      </w:ins>
      <w:del w:id="30" w:author="Arthur Plassart" w:date="2026-01-06T12:20:00Z" w16du:dateUtc="2026-01-06T11:20:00Z">
        <w:r w:rsidDel="00146F2D">
          <w:delText>. These spring blooms, in turn, are a</w:delText>
        </w:r>
      </w:del>
      <w:ins w:id="31" w:author="Arthur Plassart" w:date="2026-01-06T12:20:00Z" w16du:dateUtc="2026-01-06T11:20:00Z">
        <w:r w:rsidR="00146F2D">
          <w:t>the</w:t>
        </w:r>
      </w:ins>
      <w:r>
        <w:t xml:space="preserve"> major source of annual net primary production in polar regions (Ardyna and Arrigo, 2020).</w:t>
      </w:r>
    </w:p>
    <w:p w14:paraId="70A413E8" w14:textId="77777777" w:rsidR="00C76A5C" w:rsidRDefault="002A147B">
      <w:pPr>
        <w:pStyle w:val="Corpsdetexte"/>
      </w:pPr>
      <w:r>
        <w:t xml:space="preserve">In parallel with seasonally low light, psychrophile phytoplankton contend with cold temperature constraints on water viscosity, solute diffusion rates, membrane fluidity, enzyme kinetics and macromolecule interactions (Lyon and Mock, 2014). </w:t>
      </w:r>
      <w:commentRangeStart w:id="32"/>
      <w:r>
        <w:t>In parallel</w:t>
      </w:r>
      <w:commentRangeEnd w:id="32"/>
      <w:r w:rsidR="00874034">
        <w:rPr>
          <w:rStyle w:val="Marquedecommentaire"/>
          <w:sz w:val="24"/>
          <w:szCs w:val="24"/>
        </w:rPr>
        <w:commentReference w:id="32"/>
      </w:r>
      <w:r>
        <w:t>, salinities vary across polar habitats [REFERENCES MACKENZIE ET AL], along with shorter-</w:t>
      </w:r>
      <w:r>
        <w:lastRenderedPageBreak/>
        <w:t>tem local salinity fluctuations driven by freezing and thawing of ice [REFERENCES MACKENZIE ET AL]. XXXPOMONA ARTICLE(S) on SALINITY RESPONSES?XXX.</w:t>
      </w:r>
    </w:p>
    <w:p w14:paraId="70A413E9" w14:textId="77777777" w:rsidR="00C76A5C" w:rsidRDefault="002A147B">
      <w:pPr>
        <w:pStyle w:val="Corpsdetexte"/>
      </w:pPr>
      <w:r>
        <w:t xml:space="preserve">Such extreme abiotic constraints probably act as powerful ecological filters, by imposing niche-driven speciation processes among phytoplankton lineages adapted to polar environments (Ibarbalz et al., 2023). Some psychrophilic phytoplankton indeed exhibit high genetic divergence from related temperate species. The polar diatom </w:t>
      </w:r>
      <w:r>
        <w:rPr>
          <w:i/>
          <w:iCs/>
        </w:rPr>
        <w:t>Fragilariopsis cylindrus</w:t>
      </w:r>
      <w:r>
        <w:t xml:space="preserve"> shows divergent alleles compared to their mesophilic relatives (Mock et al., 2017), with changes in protein structure, including amino acid substitutions, H-bonds, and salt bridges (Lyon and Mock, 2014), cold shock proteins (Lyon and Mock, 2014) and anti-freeze proteins (Bayer-Giraldi et al., 2011). Similarly, the polar green algae </w:t>
      </w:r>
      <w:r>
        <w:rPr>
          <w:i/>
          <w:iCs/>
        </w:rPr>
        <w:t>Chlamydomonas priscui</w:t>
      </w:r>
      <w:r>
        <w:t xml:space="preserve"> and </w:t>
      </w:r>
      <w:r>
        <w:rPr>
          <w:i/>
          <w:iCs/>
        </w:rPr>
        <w:t>Chlamydomonas</w:t>
      </w:r>
      <w:r>
        <w:t xml:space="preserve"> sp. ICE-L harbour large genomes enriched in genes families encoding for ice-binding proteins, molecular chaperone</w:t>
      </w:r>
      <w:r>
        <w:t>s, light harvesting proteins and core histones (Zhang et al. (2021)). Polar microbes use cellular-compatible solutes, including sugars, polyols, amino acids, betaine, and DMSP, which lower intracellular freezing points and maintain enzyme hydration spheres, stabilizing catalytic activity (Lyon and Mock, 2014; Zhang et al., 2020). Additionally, they exhibit high levels of polyunsaturated fatty acids (PUFAs) in their lipid membranes (Lyon and Mock, 2014; Cvetkovska et al., 2022) contributing to maintenance of</w:t>
      </w:r>
      <w:r>
        <w:t xml:space="preserve"> membrane fluidity at cold temperatures.</w:t>
      </w:r>
    </w:p>
    <w:p w14:paraId="70A413EA" w14:textId="77777777" w:rsidR="00C76A5C" w:rsidRDefault="002A147B">
      <w:pPr>
        <w:pStyle w:val="Corpsdetexte"/>
      </w:pPr>
      <w:r>
        <w:t xml:space="preserve">Oxygenic photosynthesis in eukaryotic phytoplankton occurs in chloroplasts, bounded by a two- to four-membrane envelope, depending upon taxa (Kirk, 2011). Thylakoid membranes, containing pigments and electron carriers, traverse the chloroplast stroma. Photosystem II (PSII), a multi-subunit protein complex embedded in the thylakoid </w:t>
      </w:r>
      <w:r>
        <w:lastRenderedPageBreak/>
        <w:t>membranes (Shevela et al., 2023), catalyzes the photooxidation of water, releasing O</w:t>
      </w:r>
      <w:r>
        <w:rPr>
          <w:vertAlign w:val="subscript"/>
        </w:rPr>
        <w:t>2</w:t>
      </w:r>
      <w:r>
        <w:t xml:space="preserve"> and H</w:t>
      </w:r>
      <w:r>
        <w:rPr>
          <w:vertAlign w:val="superscript"/>
        </w:rPr>
        <w:t>+</w:t>
      </w:r>
      <w:r>
        <w:t>, and passing reductant into the photosynthetic electron transport chain.</w:t>
      </w:r>
    </w:p>
    <w:p w14:paraId="70A413EB" w14:textId="77777777" w:rsidR="00C76A5C" w:rsidRDefault="002A147B">
      <w:pPr>
        <w:pStyle w:val="Corpsdetexte"/>
      </w:pPr>
      <w:r>
        <w:t xml:space="preserve">Photons are captured by light-harvesting chlorophyll molecules (Kirk, 2011), initiating a transition from the ground state to an electronically excited state. </w:t>
      </w:r>
      <w:commentRangeStart w:id="33"/>
      <w:r>
        <w:t>Energy absorbed by light harvesting complexes undergoes rounds of inductive resonance transfer among multiple pigments before eventually reaching the photochemical reaction center of PSII, P</w:t>
      </w:r>
      <w:r>
        <w:rPr>
          <w:vertAlign w:val="subscript"/>
        </w:rPr>
        <w:t>680</w:t>
      </w:r>
      <w:r>
        <w:t xml:space="preserve"> (Kirk, 2011), composed of a Chl a heterodimer (Shen, 2021; Vass, 2011). </w:t>
      </w:r>
      <w:commentRangeEnd w:id="33"/>
      <w:r w:rsidR="00EE7442">
        <w:rPr>
          <w:rStyle w:val="Marquedecommentaire"/>
          <w:sz w:val="24"/>
          <w:szCs w:val="24"/>
        </w:rPr>
        <w:commentReference w:id="33"/>
      </w:r>
      <w:r>
        <w:t>The excitation energy is then distributed, in variable proportions, to i) photochemistry; ii) dissipation as heat; or iii) re-emission as fluorescence (ChlF) (Schuback et al., 2021). When P</w:t>
      </w:r>
      <w:r>
        <w:rPr>
          <w:vertAlign w:val="subscript"/>
        </w:rPr>
        <w:t>680</w:t>
      </w:r>
      <w:r>
        <w:t xml:space="preserve"> is raised to its excited state, P</w:t>
      </w:r>
      <w:r>
        <w:rPr>
          <w:vertAlign w:val="subscript"/>
        </w:rPr>
        <w:t>680</w:t>
      </w:r>
      <w:r>
        <w:t>*, it shifts to a lower reduction potential, allowing photooxidation to P</w:t>
      </w:r>
      <w:r>
        <w:rPr>
          <w:vertAlign w:val="subscript"/>
        </w:rPr>
        <w:t>680</w:t>
      </w:r>
      <w:r>
        <w:t>+ through transfer of an electron to a phaeophytin (Phe) initial acceptor molecule (Vass, 2011; Shevela et al., 2023). In productive electron transport the electron from reduced Phe- is transferred to plasto</w:t>
      </w:r>
      <w:r>
        <w:t>quinone A (Q</w:t>
      </w:r>
      <w:r>
        <w:rPr>
          <w:vertAlign w:val="subscript"/>
        </w:rPr>
        <w:t>A</w:t>
      </w:r>
      <w:r>
        <w:t>), followed by transfer to plastoquinone B (Q</w:t>
      </w:r>
      <w:r>
        <w:rPr>
          <w:vertAlign w:val="subscript"/>
        </w:rPr>
        <w:t>B</w:t>
      </w:r>
      <w:r>
        <w:t>) (Shen, 2021). Q</w:t>
      </w:r>
      <w:r>
        <w:rPr>
          <w:vertAlign w:val="subscript"/>
        </w:rPr>
        <w:t>B</w:t>
      </w:r>
      <w:r>
        <w:t>, once fully reduced after receiving two electrons, is released, carrying the electrons into the mobile plastoquinone pool in the lipid phase of the thylakoid membrane (Kirk, 2011). P</w:t>
      </w:r>
      <w:r>
        <w:rPr>
          <w:vertAlign w:val="subscript"/>
        </w:rPr>
        <w:t>680</w:t>
      </w:r>
      <w:r>
        <w:t>+ is reduced back to P</w:t>
      </w:r>
      <w:r>
        <w:rPr>
          <w:vertAlign w:val="subscript"/>
        </w:rPr>
        <w:t>680</w:t>
      </w:r>
      <w:r>
        <w:t xml:space="preserve"> by taking an electron from a tyrosine residue D1-Tyr-161 (Yz). Yz, in turn, extracts an electron from a manganese cluster on the thylakoid lumenal side of PSII (Shen, 2021; Mukhopadhyay et al., 2004).</w:t>
      </w:r>
    </w:p>
    <w:p w14:paraId="70A413EC" w14:textId="77777777" w:rsidR="00C76A5C" w:rsidRDefault="002A147B">
      <w:pPr>
        <w:pStyle w:val="Corpsdetexte"/>
      </w:pPr>
      <w:r>
        <w:t xml:space="preserve">During photosynthesis, electron transfers thus sequentially stabilize the photochemical charge separations (Vass, 2011). These charge separations are, however, reversible through recombination reactions (Vass and Cser, 2009; Han et al., 2012), which are futile cycles of photochemistry (Rappaport et al., 2002; Rappaport et al., 2005; Laloi et </w:t>
      </w:r>
      <w:r>
        <w:lastRenderedPageBreak/>
        <w:t>al., 2006) forming one category of photochemical ‘miss’ (Han et al., 2012, 2022). Recombinations can generate chlorophyll triplets which react with ground-state molecular oxygen to produce singlet oxygen (</w:t>
      </w:r>
      <w:r>
        <w:rPr>
          <w:vertAlign w:val="superscript"/>
        </w:rPr>
        <w:t>1</w:t>
      </w:r>
      <w:r>
        <w:t>O</w:t>
      </w:r>
      <w:r>
        <w:rPr>
          <w:vertAlign w:val="subscript"/>
        </w:rPr>
        <w:t>2</w:t>
      </w:r>
      <w:r>
        <w:t>), a highly damaging, photoinhibitory reactive oxygen species (ROS) (Rappaport et al., 2005). Conversely, these non-radiative charge recombinations act as a mechanism of photoprotection under excess excitation (Vass, 2011), enabling direct recombination from the singlet P</w:t>
      </w:r>
      <w:r>
        <w:rPr>
          <w:vertAlign w:val="subscript"/>
        </w:rPr>
        <w:t>680</w:t>
      </w:r>
      <w:r>
        <w:t>+Phe- or P</w:t>
      </w:r>
      <w:r>
        <w:rPr>
          <w:vertAlign w:val="subscript"/>
        </w:rPr>
        <w:t>680</w:t>
      </w:r>
      <w:r>
        <w:t>+Q</w:t>
      </w:r>
      <w:r>
        <w:rPr>
          <w:vertAlign w:val="subscript"/>
        </w:rPr>
        <w:t>A</w:t>
      </w:r>
      <w:r>
        <w:t>- states (Rutherford et al., 2012), to help suppress the formation of harmful ROS (Vass and Cser, 2009). Since these recombinations have characteristic activation energies (Rappaport et al., 2002), the probabilities of recombinations vary with temperature, (Ivanov et al., 2006; Han et al., 2008; Han et al., 2012, 2022). Both plants and cyanobacteria furthermore show acclimatory modulations (Quigg et al., 2003) of the reduction potentials of electron transfer intermediates, thereby changing the probabilities</w:t>
      </w:r>
      <w:r>
        <w:t xml:space="preserve"> and temperature dependencies of recombinations (Ivanov et al., 2006; Sane et al., 2003; Sane et al., 2002; Ivanov et al., 2003).</w:t>
      </w:r>
    </w:p>
    <w:p w14:paraId="70A413ED" w14:textId="77777777" w:rsidR="00C76A5C" w:rsidRDefault="002A147B">
      <w:pPr>
        <w:pStyle w:val="Corpsdetexte"/>
      </w:pPr>
      <w:r>
        <w:t>Beyond their roles in photodamage and photoprotection, charge recombination reactions are wasteful ‘miss’ processes that lower photosynthetic energy conversion efficiency (Rappaport et al., 2005; Han et al., 2012) by competing with linear electron transport. Shifting reduction potentials of downstream electron acceptors, leading to changes in energy gaps for recombinations, may represent evolutionary adaptations aimed at maximizing photoprotection and minimizing losses through back-reactions under light-lim</w:t>
      </w:r>
      <w:r>
        <w:t>ited conditions (Vinyard et al., 2013).</w:t>
      </w:r>
    </w:p>
    <w:p w14:paraId="70A413EE" w14:textId="77777777" w:rsidR="00C76A5C" w:rsidRDefault="002A147B">
      <w:pPr>
        <w:pStyle w:val="Corpsdetexte"/>
      </w:pPr>
      <w:r>
        <w:t>The oxygen-evolving complex (OEC) of PSII consists of a manganese-oxo cluster (Mn</w:t>
      </w:r>
      <w:r>
        <w:rPr>
          <w:vertAlign w:val="subscript"/>
        </w:rPr>
        <w:t>4</w:t>
      </w:r>
      <w:r>
        <w:t>CaO</w:t>
      </w:r>
      <w:r>
        <w:rPr>
          <w:vertAlign w:val="subscript"/>
        </w:rPr>
        <w:t>5</w:t>
      </w:r>
      <w:r>
        <w:t xml:space="preserve">) where water is oxidized, releasing oxygen and protons (Gates et al., 2020). Four </w:t>
      </w:r>
      <w:r>
        <w:lastRenderedPageBreak/>
        <w:t>consecutive charge separations at P</w:t>
      </w:r>
      <w:r>
        <w:rPr>
          <w:vertAlign w:val="subscript"/>
        </w:rPr>
        <w:t>680</w:t>
      </w:r>
      <w:r>
        <w:t xml:space="preserve"> induce four increasingly oxidized states of the Mn cluster, known as S-States (Zaharieva and Dau, 2019), denoted, from most reduced to most oxidized, as S0, S1, S2, and S3, followed by a transient S4 state, which rapidly decays to S0. Once the Mn cluster has progressively lost four electrons, it oxidizes two water molecules, releasing one molecule of O</w:t>
      </w:r>
      <w:r>
        <w:rPr>
          <w:vertAlign w:val="subscript"/>
        </w:rPr>
        <w:t>2</w:t>
      </w:r>
      <w:r>
        <w:t xml:space="preserve">. Therefore, a complete water </w:t>
      </w:r>
      <w:r>
        <w:t>oxidation cycle during oxygenic photosynthesis requires four sequential photon excitations of a single PSII, with the progressive accumulation of four oxidizing equivalents in the OEC (Dau and Haumann, 2007; Gates et al., 2020; Zaharieva and Dau, 2019), and the reduction of two Q</w:t>
      </w:r>
      <w:r>
        <w:rPr>
          <w:vertAlign w:val="subscript"/>
        </w:rPr>
        <w:t>B</w:t>
      </w:r>
      <w:r>
        <w:t>.</w:t>
      </w:r>
    </w:p>
    <w:p w14:paraId="70A413EF" w14:textId="77777777" w:rsidR="00C76A5C" w:rsidRDefault="002A147B">
      <w:pPr>
        <w:pStyle w:val="Corpsdetexte"/>
      </w:pPr>
      <w:r>
        <w:t>Under light limitation, the excitations of P</w:t>
      </w:r>
      <w:r>
        <w:rPr>
          <w:vertAlign w:val="subscript"/>
        </w:rPr>
        <w:t>680</w:t>
      </w:r>
      <w:r>
        <w:t xml:space="preserve"> in each PSII are widely spaced in time. Thus in order to maintain productive electron transport, the electron transfer intermediates must persist for long periods of time, elevating the probabilities of energetically wasteful recombination reactions, which represent a step backward in the S-State cycle (Keren et al., 1997; de Wijn and van Gorkom, 2002; Han et al., 2008). Stable and progressive S-State cycling under low light, in contrast, sustains electron flow for ATP and NADPH production, while minimi</w:t>
      </w:r>
      <w:r>
        <w:t>zing risks of low-light photodamage to PSII (Rappaport et al., 2005; Keren et al., 1997).</w:t>
      </w:r>
    </w:p>
    <w:p w14:paraId="70A413F0" w14:textId="3C4E6363" w:rsidR="00C76A5C" w:rsidRDefault="002A147B">
      <w:pPr>
        <w:pStyle w:val="Corpsdetexte"/>
      </w:pPr>
      <w:r>
        <w:t>S-State cycling in a phytoplankton sample can be tracked by applications of sequences of short, single-turnover saturating light flashes, bright enough to deliver a photon to each PSII. In darkness the PSII population relaxes primarily to S1 (Han et al., 2008). As sequential light flashes are applied, the population of PSII complexes is driven through the S-State cycle (Dau and Haumann, 2007). The S-States have different intrinsic PSII fluorescence yields (Gates et al., 2020; Zaharieva and Dau, 2019), so in</w:t>
      </w:r>
      <w:r>
        <w:t xml:space="preserve"> an idealized sample, the four sequential </w:t>
      </w:r>
      <w:r>
        <w:lastRenderedPageBreak/>
        <w:t>S-States will be reflected by an ongoing periodic oscillation in ChlF. Recombination reactions, however, contribute to wasteful misses in the S-State cycling of individual PSII (Han et al., 2012). As misses occur, they progressively desynchronize S-State cycling across the PSII population, dampening the observed ChlF oscillation (de Wijn and van Gorkom, 2002) towards an averaged ChlF for the PSII population distributed across the S-States. An organism exhibiting syn</w:t>
      </w:r>
      <w:r>
        <w:t>chronized S-State cycling sustained over more flash cycles indicates fewer photochemical misses, and thus higher conversion of sequentially spaced excitations to photosynthetic electron transport. By comparing the S-State cycling over flash cycles, of psychrophilic and temperate phytoplankton taxa, we sought to determine if psychrophilic diatoms and green algae show higher maintenance of progressive PSII function under extreme low light</w:t>
      </w:r>
      <w:ins w:id="34" w:author="Arthur Plassart" w:date="2026-01-06T17:11:00Z" w16du:dateUtc="2026-01-06T16:11:00Z">
        <w:r w:rsidR="00444EDD">
          <w:t xml:space="preserve">, </w:t>
        </w:r>
      </w:ins>
      <w:del w:id="35" w:author="Arthur Plassart" w:date="2026-01-06T17:11:00Z" w16du:dateUtc="2026-01-06T16:11:00Z">
        <w:r w:rsidDel="00444EDD">
          <w:delText>,</w:delText>
        </w:r>
      </w:del>
      <w:r>
        <w:t>thereby supporting stable extraction of electrons from water to suppo</w:t>
      </w:r>
      <w:r>
        <w:t>rt productive photosynthesis.</w:t>
      </w:r>
    </w:p>
    <w:p w14:paraId="70A413F1" w14:textId="77777777" w:rsidR="00C76A5C" w:rsidRDefault="002A147B">
      <w:pPr>
        <w:pStyle w:val="Titre1"/>
      </w:pPr>
      <w:bookmarkStart w:id="36" w:name="materials-and-methods"/>
      <w:bookmarkEnd w:id="24"/>
      <w:r>
        <w:t>Materials and methods</w:t>
      </w:r>
    </w:p>
    <w:p w14:paraId="70A413F2" w14:textId="77777777" w:rsidR="00C76A5C" w:rsidRDefault="002A147B">
      <w:pPr>
        <w:pStyle w:val="Titre2"/>
      </w:pPr>
      <w:bookmarkStart w:id="37" w:name="study-strains-and-culturing-conditions"/>
      <w:r>
        <w:t>Study Strains and Culturing Conditions</w:t>
      </w:r>
    </w:p>
    <w:p w14:paraId="70A413F3" w14:textId="77777777" w:rsidR="00C76A5C" w:rsidRDefault="002A147B">
      <w:pPr>
        <w:pStyle w:val="FirstParagraph"/>
      </w:pPr>
      <w:r>
        <w:t>The nine study taxa, including polar and temperate strains of diatoms and green algae, and their respective culturing conditions are summarized in Table 1.</w:t>
      </w:r>
    </w:p>
    <w:p w14:paraId="70A413F4" w14:textId="77777777" w:rsidR="00C76A5C" w:rsidRDefault="002A147B">
      <w:pPr>
        <w:pStyle w:val="TableCaption"/>
      </w:pPr>
      <w:bookmarkStart w:id="38" w:name="tab:taxacultures"/>
      <w:bookmarkEnd w:id="38"/>
      <w:r>
        <w:t>Table 1: Study taxa and culture growth conditions.</w:t>
      </w:r>
    </w:p>
    <w:tbl>
      <w:tblPr>
        <w:tblStyle w:val="Table"/>
        <w:tblW w:w="5000" w:type="pct"/>
        <w:tblLayout w:type="fixed"/>
        <w:tblLook w:val="0020" w:firstRow="1" w:lastRow="0" w:firstColumn="0" w:lastColumn="0" w:noHBand="0" w:noVBand="0"/>
        <w:tblCaption w:val="Table 1: Study taxa and culture growth conditions."/>
        <w:tblPrChange w:id="39" w:author="Arthur Plassart" w:date="2026-01-06T17:11:00Z" w16du:dateUtc="2026-01-06T16:11:00Z">
          <w:tblPr>
            <w:tblStyle w:val="Table"/>
            <w:tblW w:w="5000" w:type="pct"/>
            <w:tblLayout w:type="fixed"/>
            <w:tblLook w:val="0020" w:firstRow="1" w:lastRow="0" w:firstColumn="0" w:lastColumn="0" w:noHBand="0" w:noVBand="0"/>
            <w:tblCaption w:val="Table 1: Study taxa and culture growth conditions."/>
          </w:tblPr>
        </w:tblPrChange>
      </w:tblPr>
      <w:tblGrid>
        <w:gridCol w:w="2253"/>
        <w:gridCol w:w="1008"/>
        <w:gridCol w:w="850"/>
        <w:gridCol w:w="569"/>
        <w:gridCol w:w="867"/>
        <w:gridCol w:w="953"/>
        <w:gridCol w:w="780"/>
        <w:gridCol w:w="1387"/>
        <w:gridCol w:w="693"/>
        <w:tblGridChange w:id="40">
          <w:tblGrid>
            <w:gridCol w:w="2253"/>
            <w:gridCol w:w="693"/>
            <w:gridCol w:w="315"/>
            <w:gridCol w:w="552"/>
            <w:gridCol w:w="298"/>
            <w:gridCol w:w="569"/>
            <w:gridCol w:w="867"/>
            <w:gridCol w:w="953"/>
            <w:gridCol w:w="780"/>
            <w:gridCol w:w="1387"/>
            <w:gridCol w:w="693"/>
          </w:tblGrid>
        </w:tblGridChange>
      </w:tblGrid>
      <w:tr w:rsidR="00C76A5C" w14:paraId="70A413FE" w14:textId="77777777" w:rsidTr="00772D03">
        <w:trPr>
          <w:cnfStyle w:val="100000000000" w:firstRow="1" w:lastRow="0" w:firstColumn="0" w:lastColumn="0" w:oddVBand="0" w:evenVBand="0" w:oddHBand="0" w:evenHBand="0" w:firstRowFirstColumn="0" w:firstRowLastColumn="0" w:lastRowFirstColumn="0" w:lastRowLastColumn="0"/>
          <w:tblHeader/>
          <w:trPrChange w:id="41" w:author="Arthur Plassart" w:date="2026-01-06T17:11:00Z" w16du:dateUtc="2026-01-06T16:11:00Z">
            <w:trPr>
              <w:tblHeader/>
            </w:trPr>
          </w:trPrChange>
        </w:trPr>
        <w:tc>
          <w:tcPr>
            <w:tcW w:w="2253" w:type="dxa"/>
            <w:tcPrChange w:id="42" w:author="Arthur Plassart" w:date="2026-01-06T17:11:00Z" w16du:dateUtc="2026-01-06T16:11:00Z">
              <w:tcPr>
                <w:tcW w:w="1906" w:type="dxa"/>
              </w:tcPr>
            </w:tcPrChange>
          </w:tcPr>
          <w:p w14:paraId="70A413F5" w14:textId="77777777" w:rsidR="00C76A5C" w:rsidRDefault="002A147B">
            <w:pPr>
              <w:pStyle w:val="Compact"/>
              <w:cnfStyle w:val="100000000000" w:firstRow="1" w:lastRow="0" w:firstColumn="0" w:lastColumn="0" w:oddVBand="0" w:evenVBand="0" w:oddHBand="0" w:evenHBand="0" w:firstRowFirstColumn="0" w:firstRowLastColumn="0" w:lastRowFirstColumn="0" w:lastRowLastColumn="0"/>
            </w:pPr>
            <w:r>
              <w:t>Taxa</w:t>
            </w:r>
          </w:p>
        </w:tc>
        <w:tc>
          <w:tcPr>
            <w:tcW w:w="1008" w:type="dxa"/>
            <w:tcPrChange w:id="43" w:author="Arthur Plassart" w:date="2026-01-06T17:11:00Z" w16du:dateUtc="2026-01-06T16:11:00Z">
              <w:tcPr>
                <w:tcW w:w="586" w:type="dxa"/>
              </w:tcPr>
            </w:tcPrChange>
          </w:tcPr>
          <w:p w14:paraId="70A413F6" w14:textId="77777777" w:rsidR="00C76A5C" w:rsidRDefault="002A147B">
            <w:pPr>
              <w:pStyle w:val="Compact"/>
              <w:cnfStyle w:val="100000000000" w:firstRow="1" w:lastRow="0" w:firstColumn="0" w:lastColumn="0" w:oddVBand="0" w:evenVBand="0" w:oddHBand="0" w:evenHBand="0" w:firstRowFirstColumn="0" w:firstRowLastColumn="0" w:lastRowFirstColumn="0" w:lastRowLastColumn="0"/>
            </w:pPr>
            <w:r>
              <w:t>Lineage</w:t>
            </w:r>
          </w:p>
        </w:tc>
        <w:tc>
          <w:tcPr>
            <w:tcW w:w="850" w:type="dxa"/>
            <w:tcPrChange w:id="44" w:author="Arthur Plassart" w:date="2026-01-06T17:11:00Z" w16du:dateUtc="2026-01-06T16:11:00Z">
              <w:tcPr>
                <w:tcW w:w="733" w:type="dxa"/>
                <w:gridSpan w:val="2"/>
              </w:tcPr>
            </w:tcPrChange>
          </w:tcPr>
          <w:p w14:paraId="70A413F7" w14:textId="77777777" w:rsidR="00C76A5C" w:rsidRDefault="002A147B">
            <w:pPr>
              <w:pStyle w:val="Compact"/>
              <w:cnfStyle w:val="100000000000" w:firstRow="1" w:lastRow="0" w:firstColumn="0" w:lastColumn="0" w:oddVBand="0" w:evenVBand="0" w:oddHBand="0" w:evenHBand="0" w:firstRowFirstColumn="0" w:firstRowLastColumn="0" w:lastRowFirstColumn="0" w:lastRowLastColumn="0"/>
            </w:pPr>
            <w:r>
              <w:t>Origin</w:t>
            </w:r>
          </w:p>
        </w:tc>
        <w:tc>
          <w:tcPr>
            <w:tcW w:w="569" w:type="dxa"/>
            <w:tcPrChange w:id="45" w:author="Arthur Plassart" w:date="2026-01-06T17:11:00Z" w16du:dateUtc="2026-01-06T16:11:00Z">
              <w:tcPr>
                <w:tcW w:w="733" w:type="dxa"/>
                <w:gridSpan w:val="2"/>
              </w:tcPr>
            </w:tcPrChange>
          </w:tcPr>
          <w:p w14:paraId="70A413F8" w14:textId="77777777" w:rsidR="00C76A5C" w:rsidRDefault="002A147B">
            <w:pPr>
              <w:pStyle w:val="Compact"/>
              <w:jc w:val="right"/>
              <w:cnfStyle w:val="100000000000" w:firstRow="1" w:lastRow="0" w:firstColumn="0" w:lastColumn="0" w:oddVBand="0" w:evenVBand="0" w:oddHBand="0" w:evenHBand="0" w:firstRowFirstColumn="0" w:firstRowLastColumn="0" w:lastRowFirstColumn="0" w:lastRowLastColumn="0"/>
            </w:pPr>
            <w:r>
              <w:t>Growth °C</w:t>
            </w:r>
          </w:p>
        </w:tc>
        <w:tc>
          <w:tcPr>
            <w:tcW w:w="867" w:type="dxa"/>
            <w:tcPrChange w:id="46" w:author="Arthur Plassart" w:date="2026-01-06T17:11:00Z" w16du:dateUtc="2026-01-06T16:11:00Z">
              <w:tcPr>
                <w:tcW w:w="733" w:type="dxa"/>
              </w:tcPr>
            </w:tcPrChange>
          </w:tcPr>
          <w:p w14:paraId="70A413F9" w14:textId="77777777" w:rsidR="00C76A5C" w:rsidRDefault="002A147B">
            <w:pPr>
              <w:pStyle w:val="Compact"/>
              <w:jc w:val="right"/>
              <w:cnfStyle w:val="100000000000" w:firstRow="1" w:lastRow="0" w:firstColumn="0" w:lastColumn="0" w:oddVBand="0" w:evenVBand="0" w:oddHBand="0" w:evenHBand="0" w:firstRowFirstColumn="0" w:firstRowLastColumn="0" w:lastRowFirstColumn="0" w:lastRowLastColumn="0"/>
            </w:pPr>
            <w:r>
              <w:t>NaCl (mM)</w:t>
            </w:r>
          </w:p>
        </w:tc>
        <w:tc>
          <w:tcPr>
            <w:tcW w:w="953" w:type="dxa"/>
            <w:tcPrChange w:id="47" w:author="Arthur Plassart" w:date="2026-01-06T17:11:00Z" w16du:dateUtc="2026-01-06T16:11:00Z">
              <w:tcPr>
                <w:tcW w:w="806" w:type="dxa"/>
              </w:tcPr>
            </w:tcPrChange>
          </w:tcPr>
          <w:p w14:paraId="70A413FA" w14:textId="77777777" w:rsidR="00C76A5C" w:rsidRDefault="002A147B">
            <w:pPr>
              <w:pStyle w:val="Compact"/>
              <w:jc w:val="right"/>
              <w:cnfStyle w:val="100000000000" w:firstRow="1" w:lastRow="0" w:firstColumn="0" w:lastColumn="0" w:oddVBand="0" w:evenVBand="0" w:oddHBand="0" w:evenHBand="0" w:firstRowFirstColumn="0" w:firstRowLastColumn="0" w:lastRowFirstColumn="0" w:lastRowLastColumn="0"/>
            </w:pPr>
            <w:r>
              <w:t>NaCl (opt)</w:t>
            </w:r>
          </w:p>
        </w:tc>
        <w:tc>
          <w:tcPr>
            <w:tcW w:w="780" w:type="dxa"/>
            <w:tcPrChange w:id="48" w:author="Arthur Plassart" w:date="2026-01-06T17:11:00Z" w16du:dateUtc="2026-01-06T16:11:00Z">
              <w:tcPr>
                <w:tcW w:w="660" w:type="dxa"/>
              </w:tcPr>
            </w:tcPrChange>
          </w:tcPr>
          <w:p w14:paraId="70A413FB" w14:textId="77777777" w:rsidR="00C76A5C" w:rsidRDefault="002A147B">
            <w:pPr>
              <w:pStyle w:val="Compact"/>
              <w:jc w:val="right"/>
              <w:cnfStyle w:val="100000000000" w:firstRow="1" w:lastRow="0" w:firstColumn="0" w:lastColumn="0" w:oddVBand="0" w:evenVBand="0" w:oddHBand="0" w:evenHBand="0" w:firstRowFirstColumn="0" w:firstRowLastColumn="0" w:lastRowFirstColumn="0" w:lastRowLastColumn="0"/>
            </w:pPr>
            <w:r>
              <w:t>PAR (µE)</w:t>
            </w:r>
          </w:p>
        </w:tc>
        <w:tc>
          <w:tcPr>
            <w:tcW w:w="1387" w:type="dxa"/>
            <w:tcPrChange w:id="49" w:author="Arthur Plassart" w:date="2026-01-06T17:11:00Z" w16du:dateUtc="2026-01-06T16:11:00Z">
              <w:tcPr>
                <w:tcW w:w="1173" w:type="dxa"/>
              </w:tcPr>
            </w:tcPrChange>
          </w:tcPr>
          <w:p w14:paraId="70A413FC" w14:textId="77777777" w:rsidR="00C76A5C" w:rsidRDefault="002A147B">
            <w:pPr>
              <w:pStyle w:val="Compact"/>
              <w:jc w:val="right"/>
              <w:cnfStyle w:val="100000000000" w:firstRow="1" w:lastRow="0" w:firstColumn="0" w:lastColumn="0" w:oddVBand="0" w:evenVBand="0" w:oddHBand="0" w:evenHBand="0" w:firstRowFirstColumn="0" w:firstRowLastColumn="0" w:lastRowFirstColumn="0" w:lastRowLastColumn="0"/>
            </w:pPr>
            <w:r>
              <w:t>Photoperiod (h)</w:t>
            </w:r>
          </w:p>
        </w:tc>
        <w:tc>
          <w:tcPr>
            <w:tcW w:w="693" w:type="dxa"/>
            <w:tcPrChange w:id="50" w:author="Arthur Plassart" w:date="2026-01-06T17:11:00Z" w16du:dateUtc="2026-01-06T16:11:00Z">
              <w:tcPr>
                <w:tcW w:w="586" w:type="dxa"/>
              </w:tcPr>
            </w:tcPrChange>
          </w:tcPr>
          <w:p w14:paraId="70A413FD" w14:textId="77777777" w:rsidR="00C76A5C" w:rsidRDefault="002A147B">
            <w:pPr>
              <w:pStyle w:val="Compact"/>
              <w:cnfStyle w:val="100000000000" w:firstRow="1" w:lastRow="0" w:firstColumn="0" w:lastColumn="0" w:oddVBand="0" w:evenVBand="0" w:oddHBand="0" w:evenHBand="0" w:firstRowFirstColumn="0" w:firstRowLastColumn="0" w:lastRowFirstColumn="0" w:lastRowLastColumn="0"/>
            </w:pPr>
            <w:r>
              <w:t>Media</w:t>
            </w:r>
          </w:p>
        </w:tc>
      </w:tr>
      <w:tr w:rsidR="00C76A5C" w14:paraId="70A41408" w14:textId="77777777" w:rsidTr="00772D03">
        <w:tc>
          <w:tcPr>
            <w:tcW w:w="2253" w:type="dxa"/>
            <w:tcPrChange w:id="51" w:author="Arthur Plassart" w:date="2026-01-06T17:11:00Z" w16du:dateUtc="2026-01-06T16:11:00Z">
              <w:tcPr>
                <w:tcW w:w="1906" w:type="dxa"/>
              </w:tcPr>
            </w:tcPrChange>
          </w:tcPr>
          <w:p w14:paraId="70A413FF" w14:textId="77777777" w:rsidR="00C76A5C" w:rsidRDefault="002A147B">
            <w:pPr>
              <w:pStyle w:val="Compact"/>
            </w:pPr>
            <w:r>
              <w:t>Fragilariopsis cylindrus</w:t>
            </w:r>
          </w:p>
        </w:tc>
        <w:tc>
          <w:tcPr>
            <w:tcW w:w="1008" w:type="dxa"/>
            <w:tcPrChange w:id="52" w:author="Arthur Plassart" w:date="2026-01-06T17:11:00Z" w16du:dateUtc="2026-01-06T16:11:00Z">
              <w:tcPr>
                <w:tcW w:w="586" w:type="dxa"/>
              </w:tcPr>
            </w:tcPrChange>
          </w:tcPr>
          <w:p w14:paraId="70A41400" w14:textId="77777777" w:rsidR="00C76A5C" w:rsidRDefault="002A147B">
            <w:pPr>
              <w:pStyle w:val="Compact"/>
            </w:pPr>
            <w:r>
              <w:t>Diatom</w:t>
            </w:r>
          </w:p>
        </w:tc>
        <w:tc>
          <w:tcPr>
            <w:tcW w:w="850" w:type="dxa"/>
            <w:tcPrChange w:id="53" w:author="Arthur Plassart" w:date="2026-01-06T17:11:00Z" w16du:dateUtc="2026-01-06T16:11:00Z">
              <w:tcPr>
                <w:tcW w:w="733" w:type="dxa"/>
                <w:gridSpan w:val="2"/>
              </w:tcPr>
            </w:tcPrChange>
          </w:tcPr>
          <w:p w14:paraId="70A41401" w14:textId="77777777" w:rsidR="00C76A5C" w:rsidRDefault="002A147B">
            <w:pPr>
              <w:pStyle w:val="Compact"/>
            </w:pPr>
            <w:r>
              <w:t>Polar</w:t>
            </w:r>
          </w:p>
        </w:tc>
        <w:tc>
          <w:tcPr>
            <w:tcW w:w="569" w:type="dxa"/>
            <w:tcPrChange w:id="54" w:author="Arthur Plassart" w:date="2026-01-06T17:11:00Z" w16du:dateUtc="2026-01-06T16:11:00Z">
              <w:tcPr>
                <w:tcW w:w="733" w:type="dxa"/>
                <w:gridSpan w:val="2"/>
              </w:tcPr>
            </w:tcPrChange>
          </w:tcPr>
          <w:p w14:paraId="70A41402" w14:textId="77777777" w:rsidR="00C76A5C" w:rsidRDefault="002A147B">
            <w:pPr>
              <w:pStyle w:val="Compact"/>
              <w:jc w:val="right"/>
            </w:pPr>
            <w:r>
              <w:t>0</w:t>
            </w:r>
          </w:p>
        </w:tc>
        <w:tc>
          <w:tcPr>
            <w:tcW w:w="867" w:type="dxa"/>
            <w:tcPrChange w:id="55" w:author="Arthur Plassart" w:date="2026-01-06T17:11:00Z" w16du:dateUtc="2026-01-06T16:11:00Z">
              <w:tcPr>
                <w:tcW w:w="733" w:type="dxa"/>
              </w:tcPr>
            </w:tcPrChange>
          </w:tcPr>
          <w:p w14:paraId="70A41403" w14:textId="77777777" w:rsidR="00C76A5C" w:rsidRDefault="002A147B">
            <w:pPr>
              <w:pStyle w:val="Compact"/>
              <w:jc w:val="right"/>
            </w:pPr>
            <w:r>
              <w:t>500.00</w:t>
            </w:r>
          </w:p>
        </w:tc>
        <w:tc>
          <w:tcPr>
            <w:tcW w:w="953" w:type="dxa"/>
            <w:tcPrChange w:id="56" w:author="Arthur Plassart" w:date="2026-01-06T17:11:00Z" w16du:dateUtc="2026-01-06T16:11:00Z">
              <w:tcPr>
                <w:tcW w:w="806" w:type="dxa"/>
              </w:tcPr>
            </w:tcPrChange>
          </w:tcPr>
          <w:p w14:paraId="70A41404" w14:textId="77777777" w:rsidR="00C76A5C" w:rsidRDefault="002A147B">
            <w:pPr>
              <w:pStyle w:val="Compact"/>
              <w:jc w:val="right"/>
            </w:pPr>
            <w:r>
              <w:t>500.00</w:t>
            </w:r>
          </w:p>
        </w:tc>
        <w:tc>
          <w:tcPr>
            <w:tcW w:w="780" w:type="dxa"/>
            <w:tcPrChange w:id="57" w:author="Arthur Plassart" w:date="2026-01-06T17:11:00Z" w16du:dateUtc="2026-01-06T16:11:00Z">
              <w:tcPr>
                <w:tcW w:w="660" w:type="dxa"/>
              </w:tcPr>
            </w:tcPrChange>
          </w:tcPr>
          <w:p w14:paraId="70A41405" w14:textId="77777777" w:rsidR="00C76A5C" w:rsidRDefault="002A147B">
            <w:pPr>
              <w:pStyle w:val="Compact"/>
              <w:jc w:val="right"/>
            </w:pPr>
            <w:r>
              <w:t>10</w:t>
            </w:r>
          </w:p>
        </w:tc>
        <w:tc>
          <w:tcPr>
            <w:tcW w:w="1387" w:type="dxa"/>
            <w:tcPrChange w:id="58" w:author="Arthur Plassart" w:date="2026-01-06T17:11:00Z" w16du:dateUtc="2026-01-06T16:11:00Z">
              <w:tcPr>
                <w:tcW w:w="1173" w:type="dxa"/>
              </w:tcPr>
            </w:tcPrChange>
          </w:tcPr>
          <w:p w14:paraId="70A41406" w14:textId="77777777" w:rsidR="00C76A5C" w:rsidRDefault="002A147B">
            <w:pPr>
              <w:pStyle w:val="Compact"/>
              <w:jc w:val="right"/>
            </w:pPr>
            <w:r>
              <w:t>24</w:t>
            </w:r>
          </w:p>
        </w:tc>
        <w:tc>
          <w:tcPr>
            <w:tcW w:w="693" w:type="dxa"/>
            <w:tcPrChange w:id="59" w:author="Arthur Plassart" w:date="2026-01-06T17:11:00Z" w16du:dateUtc="2026-01-06T16:11:00Z">
              <w:tcPr>
                <w:tcW w:w="586" w:type="dxa"/>
              </w:tcPr>
            </w:tcPrChange>
          </w:tcPr>
          <w:p w14:paraId="70A41407" w14:textId="77777777" w:rsidR="00C76A5C" w:rsidRDefault="002A147B">
            <w:pPr>
              <w:pStyle w:val="Compact"/>
            </w:pPr>
            <w:r>
              <w:t>F2</w:t>
            </w:r>
          </w:p>
        </w:tc>
      </w:tr>
      <w:tr w:rsidR="00C76A5C" w14:paraId="70A41412" w14:textId="77777777" w:rsidTr="00772D03">
        <w:tc>
          <w:tcPr>
            <w:tcW w:w="2253" w:type="dxa"/>
            <w:tcPrChange w:id="60" w:author="Arthur Plassart" w:date="2026-01-06T17:11:00Z" w16du:dateUtc="2026-01-06T16:11:00Z">
              <w:tcPr>
                <w:tcW w:w="1906" w:type="dxa"/>
              </w:tcPr>
            </w:tcPrChange>
          </w:tcPr>
          <w:p w14:paraId="70A41409" w14:textId="77777777" w:rsidR="00C76A5C" w:rsidRDefault="002A147B">
            <w:pPr>
              <w:pStyle w:val="Compact"/>
            </w:pPr>
            <w:r>
              <w:t>Fragilariopsis cylindrus</w:t>
            </w:r>
          </w:p>
        </w:tc>
        <w:tc>
          <w:tcPr>
            <w:tcW w:w="1008" w:type="dxa"/>
            <w:tcPrChange w:id="61" w:author="Arthur Plassart" w:date="2026-01-06T17:11:00Z" w16du:dateUtc="2026-01-06T16:11:00Z">
              <w:tcPr>
                <w:tcW w:w="586" w:type="dxa"/>
              </w:tcPr>
            </w:tcPrChange>
          </w:tcPr>
          <w:p w14:paraId="70A4140A" w14:textId="77777777" w:rsidR="00C76A5C" w:rsidRDefault="002A147B">
            <w:pPr>
              <w:pStyle w:val="Compact"/>
            </w:pPr>
            <w:r>
              <w:t>Diatom</w:t>
            </w:r>
          </w:p>
        </w:tc>
        <w:tc>
          <w:tcPr>
            <w:tcW w:w="850" w:type="dxa"/>
            <w:tcPrChange w:id="62" w:author="Arthur Plassart" w:date="2026-01-06T17:11:00Z" w16du:dateUtc="2026-01-06T16:11:00Z">
              <w:tcPr>
                <w:tcW w:w="733" w:type="dxa"/>
                <w:gridSpan w:val="2"/>
              </w:tcPr>
            </w:tcPrChange>
          </w:tcPr>
          <w:p w14:paraId="70A4140B" w14:textId="77777777" w:rsidR="00C76A5C" w:rsidRDefault="002A147B">
            <w:pPr>
              <w:pStyle w:val="Compact"/>
            </w:pPr>
            <w:r>
              <w:t>Polar</w:t>
            </w:r>
          </w:p>
        </w:tc>
        <w:tc>
          <w:tcPr>
            <w:tcW w:w="569" w:type="dxa"/>
            <w:tcPrChange w:id="63" w:author="Arthur Plassart" w:date="2026-01-06T17:11:00Z" w16du:dateUtc="2026-01-06T16:11:00Z">
              <w:tcPr>
                <w:tcW w:w="733" w:type="dxa"/>
                <w:gridSpan w:val="2"/>
              </w:tcPr>
            </w:tcPrChange>
          </w:tcPr>
          <w:p w14:paraId="70A4140C" w14:textId="77777777" w:rsidR="00C76A5C" w:rsidRDefault="002A147B">
            <w:pPr>
              <w:pStyle w:val="Compact"/>
              <w:jc w:val="right"/>
            </w:pPr>
            <w:r>
              <w:t>0</w:t>
            </w:r>
          </w:p>
        </w:tc>
        <w:tc>
          <w:tcPr>
            <w:tcW w:w="867" w:type="dxa"/>
            <w:tcPrChange w:id="64" w:author="Arthur Plassart" w:date="2026-01-06T17:11:00Z" w16du:dateUtc="2026-01-06T16:11:00Z">
              <w:tcPr>
                <w:tcW w:w="733" w:type="dxa"/>
              </w:tcPr>
            </w:tcPrChange>
          </w:tcPr>
          <w:p w14:paraId="70A4140D" w14:textId="77777777" w:rsidR="00C76A5C" w:rsidRDefault="002A147B">
            <w:pPr>
              <w:pStyle w:val="Compact"/>
              <w:jc w:val="right"/>
            </w:pPr>
            <w:r>
              <w:t>500.00</w:t>
            </w:r>
          </w:p>
        </w:tc>
        <w:tc>
          <w:tcPr>
            <w:tcW w:w="953" w:type="dxa"/>
            <w:tcPrChange w:id="65" w:author="Arthur Plassart" w:date="2026-01-06T17:11:00Z" w16du:dateUtc="2026-01-06T16:11:00Z">
              <w:tcPr>
                <w:tcW w:w="806" w:type="dxa"/>
              </w:tcPr>
            </w:tcPrChange>
          </w:tcPr>
          <w:p w14:paraId="70A4140E" w14:textId="77777777" w:rsidR="00C76A5C" w:rsidRDefault="002A147B">
            <w:pPr>
              <w:pStyle w:val="Compact"/>
              <w:jc w:val="right"/>
            </w:pPr>
            <w:r>
              <w:t>500.00</w:t>
            </w:r>
          </w:p>
        </w:tc>
        <w:tc>
          <w:tcPr>
            <w:tcW w:w="780" w:type="dxa"/>
            <w:tcPrChange w:id="66" w:author="Arthur Plassart" w:date="2026-01-06T17:11:00Z" w16du:dateUtc="2026-01-06T16:11:00Z">
              <w:tcPr>
                <w:tcW w:w="660" w:type="dxa"/>
              </w:tcPr>
            </w:tcPrChange>
          </w:tcPr>
          <w:p w14:paraId="70A4140F" w14:textId="77777777" w:rsidR="00C76A5C" w:rsidRDefault="002A147B">
            <w:pPr>
              <w:pStyle w:val="Compact"/>
              <w:jc w:val="right"/>
            </w:pPr>
            <w:r>
              <w:t>1</w:t>
            </w:r>
          </w:p>
        </w:tc>
        <w:tc>
          <w:tcPr>
            <w:tcW w:w="1387" w:type="dxa"/>
            <w:tcPrChange w:id="67" w:author="Arthur Plassart" w:date="2026-01-06T17:11:00Z" w16du:dateUtc="2026-01-06T16:11:00Z">
              <w:tcPr>
                <w:tcW w:w="1173" w:type="dxa"/>
              </w:tcPr>
            </w:tcPrChange>
          </w:tcPr>
          <w:p w14:paraId="70A41410" w14:textId="77777777" w:rsidR="00C76A5C" w:rsidRDefault="002A147B">
            <w:pPr>
              <w:pStyle w:val="Compact"/>
              <w:jc w:val="right"/>
            </w:pPr>
            <w:r>
              <w:t>24</w:t>
            </w:r>
          </w:p>
        </w:tc>
        <w:tc>
          <w:tcPr>
            <w:tcW w:w="693" w:type="dxa"/>
            <w:tcPrChange w:id="68" w:author="Arthur Plassart" w:date="2026-01-06T17:11:00Z" w16du:dateUtc="2026-01-06T16:11:00Z">
              <w:tcPr>
                <w:tcW w:w="586" w:type="dxa"/>
              </w:tcPr>
            </w:tcPrChange>
          </w:tcPr>
          <w:p w14:paraId="70A41411" w14:textId="77777777" w:rsidR="00C76A5C" w:rsidRDefault="002A147B">
            <w:pPr>
              <w:pStyle w:val="Compact"/>
            </w:pPr>
            <w:r>
              <w:t>F2</w:t>
            </w:r>
          </w:p>
        </w:tc>
      </w:tr>
      <w:tr w:rsidR="00C76A5C" w14:paraId="70A4141C" w14:textId="77777777" w:rsidTr="00772D03">
        <w:tc>
          <w:tcPr>
            <w:tcW w:w="2253" w:type="dxa"/>
            <w:tcPrChange w:id="69" w:author="Arthur Plassart" w:date="2026-01-06T17:11:00Z" w16du:dateUtc="2026-01-06T16:11:00Z">
              <w:tcPr>
                <w:tcW w:w="1906" w:type="dxa"/>
              </w:tcPr>
            </w:tcPrChange>
          </w:tcPr>
          <w:p w14:paraId="70A41413" w14:textId="77777777" w:rsidR="00C76A5C" w:rsidRDefault="002A147B">
            <w:pPr>
              <w:pStyle w:val="Compact"/>
            </w:pPr>
            <w:r>
              <w:t>Fragilariopsis cylindrus</w:t>
            </w:r>
          </w:p>
        </w:tc>
        <w:tc>
          <w:tcPr>
            <w:tcW w:w="1008" w:type="dxa"/>
            <w:tcPrChange w:id="70" w:author="Arthur Plassart" w:date="2026-01-06T17:11:00Z" w16du:dateUtc="2026-01-06T16:11:00Z">
              <w:tcPr>
                <w:tcW w:w="586" w:type="dxa"/>
              </w:tcPr>
            </w:tcPrChange>
          </w:tcPr>
          <w:p w14:paraId="70A41414" w14:textId="77777777" w:rsidR="00C76A5C" w:rsidRDefault="002A147B">
            <w:pPr>
              <w:pStyle w:val="Compact"/>
            </w:pPr>
            <w:r>
              <w:t>Diatom</w:t>
            </w:r>
          </w:p>
        </w:tc>
        <w:tc>
          <w:tcPr>
            <w:tcW w:w="850" w:type="dxa"/>
            <w:tcPrChange w:id="71" w:author="Arthur Plassart" w:date="2026-01-06T17:11:00Z" w16du:dateUtc="2026-01-06T16:11:00Z">
              <w:tcPr>
                <w:tcW w:w="733" w:type="dxa"/>
                <w:gridSpan w:val="2"/>
              </w:tcPr>
            </w:tcPrChange>
          </w:tcPr>
          <w:p w14:paraId="70A41415" w14:textId="77777777" w:rsidR="00C76A5C" w:rsidRDefault="002A147B">
            <w:pPr>
              <w:pStyle w:val="Compact"/>
            </w:pPr>
            <w:r>
              <w:t>Polar</w:t>
            </w:r>
          </w:p>
        </w:tc>
        <w:tc>
          <w:tcPr>
            <w:tcW w:w="569" w:type="dxa"/>
            <w:tcPrChange w:id="72" w:author="Arthur Plassart" w:date="2026-01-06T17:11:00Z" w16du:dateUtc="2026-01-06T16:11:00Z">
              <w:tcPr>
                <w:tcW w:w="733" w:type="dxa"/>
                <w:gridSpan w:val="2"/>
              </w:tcPr>
            </w:tcPrChange>
          </w:tcPr>
          <w:p w14:paraId="70A41416" w14:textId="77777777" w:rsidR="00C76A5C" w:rsidRDefault="002A147B">
            <w:pPr>
              <w:pStyle w:val="Compact"/>
              <w:jc w:val="right"/>
            </w:pPr>
            <w:r>
              <w:t>6</w:t>
            </w:r>
          </w:p>
        </w:tc>
        <w:tc>
          <w:tcPr>
            <w:tcW w:w="867" w:type="dxa"/>
            <w:tcPrChange w:id="73" w:author="Arthur Plassart" w:date="2026-01-06T17:11:00Z" w16du:dateUtc="2026-01-06T16:11:00Z">
              <w:tcPr>
                <w:tcW w:w="733" w:type="dxa"/>
              </w:tcPr>
            </w:tcPrChange>
          </w:tcPr>
          <w:p w14:paraId="70A41417" w14:textId="77777777" w:rsidR="00C76A5C" w:rsidRDefault="002A147B">
            <w:pPr>
              <w:pStyle w:val="Compact"/>
              <w:jc w:val="right"/>
            </w:pPr>
            <w:r>
              <w:t>500.00</w:t>
            </w:r>
          </w:p>
        </w:tc>
        <w:tc>
          <w:tcPr>
            <w:tcW w:w="953" w:type="dxa"/>
            <w:tcPrChange w:id="74" w:author="Arthur Plassart" w:date="2026-01-06T17:11:00Z" w16du:dateUtc="2026-01-06T16:11:00Z">
              <w:tcPr>
                <w:tcW w:w="806" w:type="dxa"/>
              </w:tcPr>
            </w:tcPrChange>
          </w:tcPr>
          <w:p w14:paraId="70A41418" w14:textId="77777777" w:rsidR="00C76A5C" w:rsidRDefault="002A147B">
            <w:pPr>
              <w:pStyle w:val="Compact"/>
              <w:jc w:val="right"/>
            </w:pPr>
            <w:r>
              <w:t>500.00</w:t>
            </w:r>
          </w:p>
        </w:tc>
        <w:tc>
          <w:tcPr>
            <w:tcW w:w="780" w:type="dxa"/>
            <w:tcPrChange w:id="75" w:author="Arthur Plassart" w:date="2026-01-06T17:11:00Z" w16du:dateUtc="2026-01-06T16:11:00Z">
              <w:tcPr>
                <w:tcW w:w="660" w:type="dxa"/>
              </w:tcPr>
            </w:tcPrChange>
          </w:tcPr>
          <w:p w14:paraId="70A41419" w14:textId="77777777" w:rsidR="00C76A5C" w:rsidRDefault="002A147B">
            <w:pPr>
              <w:pStyle w:val="Compact"/>
              <w:jc w:val="right"/>
            </w:pPr>
            <w:r>
              <w:t>10</w:t>
            </w:r>
          </w:p>
        </w:tc>
        <w:tc>
          <w:tcPr>
            <w:tcW w:w="1387" w:type="dxa"/>
            <w:tcPrChange w:id="76" w:author="Arthur Plassart" w:date="2026-01-06T17:11:00Z" w16du:dateUtc="2026-01-06T16:11:00Z">
              <w:tcPr>
                <w:tcW w:w="1173" w:type="dxa"/>
              </w:tcPr>
            </w:tcPrChange>
          </w:tcPr>
          <w:p w14:paraId="70A4141A" w14:textId="77777777" w:rsidR="00C76A5C" w:rsidRDefault="002A147B">
            <w:pPr>
              <w:pStyle w:val="Compact"/>
              <w:jc w:val="right"/>
            </w:pPr>
            <w:r>
              <w:t>24</w:t>
            </w:r>
          </w:p>
        </w:tc>
        <w:tc>
          <w:tcPr>
            <w:tcW w:w="693" w:type="dxa"/>
            <w:tcPrChange w:id="77" w:author="Arthur Plassart" w:date="2026-01-06T17:11:00Z" w16du:dateUtc="2026-01-06T16:11:00Z">
              <w:tcPr>
                <w:tcW w:w="586" w:type="dxa"/>
              </w:tcPr>
            </w:tcPrChange>
          </w:tcPr>
          <w:p w14:paraId="70A4141B" w14:textId="77777777" w:rsidR="00C76A5C" w:rsidRDefault="002A147B">
            <w:pPr>
              <w:pStyle w:val="Compact"/>
            </w:pPr>
            <w:r>
              <w:t>F2</w:t>
            </w:r>
          </w:p>
        </w:tc>
      </w:tr>
      <w:tr w:rsidR="00C76A5C" w14:paraId="70A41426" w14:textId="77777777" w:rsidTr="00772D03">
        <w:tc>
          <w:tcPr>
            <w:tcW w:w="2253" w:type="dxa"/>
            <w:tcPrChange w:id="78" w:author="Arthur Plassart" w:date="2026-01-06T17:11:00Z" w16du:dateUtc="2026-01-06T16:11:00Z">
              <w:tcPr>
                <w:tcW w:w="1906" w:type="dxa"/>
              </w:tcPr>
            </w:tcPrChange>
          </w:tcPr>
          <w:p w14:paraId="70A4141D" w14:textId="77777777" w:rsidR="00C76A5C" w:rsidRDefault="002A147B">
            <w:pPr>
              <w:pStyle w:val="Compact"/>
            </w:pPr>
            <w:r>
              <w:t>Fragilariopsis cylindrus</w:t>
            </w:r>
          </w:p>
        </w:tc>
        <w:tc>
          <w:tcPr>
            <w:tcW w:w="1008" w:type="dxa"/>
            <w:tcPrChange w:id="79" w:author="Arthur Plassart" w:date="2026-01-06T17:11:00Z" w16du:dateUtc="2026-01-06T16:11:00Z">
              <w:tcPr>
                <w:tcW w:w="586" w:type="dxa"/>
              </w:tcPr>
            </w:tcPrChange>
          </w:tcPr>
          <w:p w14:paraId="70A4141E" w14:textId="77777777" w:rsidR="00C76A5C" w:rsidRDefault="002A147B">
            <w:pPr>
              <w:pStyle w:val="Compact"/>
            </w:pPr>
            <w:r>
              <w:t>Diatom</w:t>
            </w:r>
          </w:p>
        </w:tc>
        <w:tc>
          <w:tcPr>
            <w:tcW w:w="850" w:type="dxa"/>
            <w:tcPrChange w:id="80" w:author="Arthur Plassart" w:date="2026-01-06T17:11:00Z" w16du:dateUtc="2026-01-06T16:11:00Z">
              <w:tcPr>
                <w:tcW w:w="733" w:type="dxa"/>
                <w:gridSpan w:val="2"/>
              </w:tcPr>
            </w:tcPrChange>
          </w:tcPr>
          <w:p w14:paraId="70A4141F" w14:textId="77777777" w:rsidR="00C76A5C" w:rsidRDefault="002A147B">
            <w:pPr>
              <w:pStyle w:val="Compact"/>
            </w:pPr>
            <w:r>
              <w:t>Polar</w:t>
            </w:r>
          </w:p>
        </w:tc>
        <w:tc>
          <w:tcPr>
            <w:tcW w:w="569" w:type="dxa"/>
            <w:tcPrChange w:id="81" w:author="Arthur Plassart" w:date="2026-01-06T17:11:00Z" w16du:dateUtc="2026-01-06T16:11:00Z">
              <w:tcPr>
                <w:tcW w:w="733" w:type="dxa"/>
                <w:gridSpan w:val="2"/>
              </w:tcPr>
            </w:tcPrChange>
          </w:tcPr>
          <w:p w14:paraId="70A41420" w14:textId="77777777" w:rsidR="00C76A5C" w:rsidRDefault="002A147B">
            <w:pPr>
              <w:pStyle w:val="Compact"/>
              <w:jc w:val="right"/>
            </w:pPr>
            <w:r>
              <w:t>6</w:t>
            </w:r>
          </w:p>
        </w:tc>
        <w:tc>
          <w:tcPr>
            <w:tcW w:w="867" w:type="dxa"/>
            <w:tcPrChange w:id="82" w:author="Arthur Plassart" w:date="2026-01-06T17:11:00Z" w16du:dateUtc="2026-01-06T16:11:00Z">
              <w:tcPr>
                <w:tcW w:w="733" w:type="dxa"/>
              </w:tcPr>
            </w:tcPrChange>
          </w:tcPr>
          <w:p w14:paraId="70A41421" w14:textId="77777777" w:rsidR="00C76A5C" w:rsidRDefault="002A147B">
            <w:pPr>
              <w:pStyle w:val="Compact"/>
              <w:jc w:val="right"/>
            </w:pPr>
            <w:r>
              <w:t>500.00</w:t>
            </w:r>
          </w:p>
        </w:tc>
        <w:tc>
          <w:tcPr>
            <w:tcW w:w="953" w:type="dxa"/>
            <w:tcPrChange w:id="83" w:author="Arthur Plassart" w:date="2026-01-06T17:11:00Z" w16du:dateUtc="2026-01-06T16:11:00Z">
              <w:tcPr>
                <w:tcW w:w="806" w:type="dxa"/>
              </w:tcPr>
            </w:tcPrChange>
          </w:tcPr>
          <w:p w14:paraId="70A41422" w14:textId="77777777" w:rsidR="00C76A5C" w:rsidRDefault="002A147B">
            <w:pPr>
              <w:pStyle w:val="Compact"/>
              <w:jc w:val="right"/>
            </w:pPr>
            <w:r>
              <w:t>500.00</w:t>
            </w:r>
          </w:p>
        </w:tc>
        <w:tc>
          <w:tcPr>
            <w:tcW w:w="780" w:type="dxa"/>
            <w:tcPrChange w:id="84" w:author="Arthur Plassart" w:date="2026-01-06T17:11:00Z" w16du:dateUtc="2026-01-06T16:11:00Z">
              <w:tcPr>
                <w:tcW w:w="660" w:type="dxa"/>
              </w:tcPr>
            </w:tcPrChange>
          </w:tcPr>
          <w:p w14:paraId="70A41423" w14:textId="77777777" w:rsidR="00C76A5C" w:rsidRDefault="002A147B">
            <w:pPr>
              <w:pStyle w:val="Compact"/>
              <w:jc w:val="right"/>
            </w:pPr>
            <w:r>
              <w:t>1</w:t>
            </w:r>
          </w:p>
        </w:tc>
        <w:tc>
          <w:tcPr>
            <w:tcW w:w="1387" w:type="dxa"/>
            <w:tcPrChange w:id="85" w:author="Arthur Plassart" w:date="2026-01-06T17:11:00Z" w16du:dateUtc="2026-01-06T16:11:00Z">
              <w:tcPr>
                <w:tcW w:w="1173" w:type="dxa"/>
              </w:tcPr>
            </w:tcPrChange>
          </w:tcPr>
          <w:p w14:paraId="70A41424" w14:textId="77777777" w:rsidR="00C76A5C" w:rsidRDefault="002A147B">
            <w:pPr>
              <w:pStyle w:val="Compact"/>
              <w:jc w:val="right"/>
            </w:pPr>
            <w:r>
              <w:t>24</w:t>
            </w:r>
          </w:p>
        </w:tc>
        <w:tc>
          <w:tcPr>
            <w:tcW w:w="693" w:type="dxa"/>
            <w:tcPrChange w:id="86" w:author="Arthur Plassart" w:date="2026-01-06T17:11:00Z" w16du:dateUtc="2026-01-06T16:11:00Z">
              <w:tcPr>
                <w:tcW w:w="586" w:type="dxa"/>
              </w:tcPr>
            </w:tcPrChange>
          </w:tcPr>
          <w:p w14:paraId="70A41425" w14:textId="77777777" w:rsidR="00C76A5C" w:rsidRDefault="002A147B">
            <w:pPr>
              <w:pStyle w:val="Compact"/>
            </w:pPr>
            <w:r>
              <w:t>F2</w:t>
            </w:r>
          </w:p>
        </w:tc>
      </w:tr>
      <w:tr w:rsidR="00C76A5C" w14:paraId="70A41430" w14:textId="77777777" w:rsidTr="00772D03">
        <w:tc>
          <w:tcPr>
            <w:tcW w:w="2253" w:type="dxa"/>
            <w:tcPrChange w:id="87" w:author="Arthur Plassart" w:date="2026-01-06T17:11:00Z" w16du:dateUtc="2026-01-06T16:11:00Z">
              <w:tcPr>
                <w:tcW w:w="1906" w:type="dxa"/>
              </w:tcPr>
            </w:tcPrChange>
          </w:tcPr>
          <w:p w14:paraId="70A41427" w14:textId="77777777" w:rsidR="00C76A5C" w:rsidRDefault="002A147B">
            <w:pPr>
              <w:pStyle w:val="Compact"/>
            </w:pPr>
            <w:r>
              <w:t>Thalassiosira pseudonana</w:t>
            </w:r>
          </w:p>
        </w:tc>
        <w:tc>
          <w:tcPr>
            <w:tcW w:w="1008" w:type="dxa"/>
            <w:tcPrChange w:id="88" w:author="Arthur Plassart" w:date="2026-01-06T17:11:00Z" w16du:dateUtc="2026-01-06T16:11:00Z">
              <w:tcPr>
                <w:tcW w:w="586" w:type="dxa"/>
              </w:tcPr>
            </w:tcPrChange>
          </w:tcPr>
          <w:p w14:paraId="70A41428" w14:textId="77777777" w:rsidR="00C76A5C" w:rsidRDefault="002A147B">
            <w:pPr>
              <w:pStyle w:val="Compact"/>
            </w:pPr>
            <w:r>
              <w:t>Diatom</w:t>
            </w:r>
          </w:p>
        </w:tc>
        <w:tc>
          <w:tcPr>
            <w:tcW w:w="850" w:type="dxa"/>
            <w:tcPrChange w:id="89" w:author="Arthur Plassart" w:date="2026-01-06T17:11:00Z" w16du:dateUtc="2026-01-06T16:11:00Z">
              <w:tcPr>
                <w:tcW w:w="733" w:type="dxa"/>
                <w:gridSpan w:val="2"/>
              </w:tcPr>
            </w:tcPrChange>
          </w:tcPr>
          <w:p w14:paraId="70A41429" w14:textId="77777777" w:rsidR="00C76A5C" w:rsidRDefault="002A147B">
            <w:pPr>
              <w:pStyle w:val="Compact"/>
            </w:pPr>
            <w:r>
              <w:t>Temperate</w:t>
            </w:r>
          </w:p>
        </w:tc>
        <w:tc>
          <w:tcPr>
            <w:tcW w:w="569" w:type="dxa"/>
            <w:tcPrChange w:id="90" w:author="Arthur Plassart" w:date="2026-01-06T17:11:00Z" w16du:dateUtc="2026-01-06T16:11:00Z">
              <w:tcPr>
                <w:tcW w:w="733" w:type="dxa"/>
                <w:gridSpan w:val="2"/>
              </w:tcPr>
            </w:tcPrChange>
          </w:tcPr>
          <w:p w14:paraId="70A4142A" w14:textId="77777777" w:rsidR="00C76A5C" w:rsidRDefault="002A147B">
            <w:pPr>
              <w:pStyle w:val="Compact"/>
              <w:jc w:val="right"/>
            </w:pPr>
            <w:r>
              <w:t>22</w:t>
            </w:r>
          </w:p>
        </w:tc>
        <w:tc>
          <w:tcPr>
            <w:tcW w:w="867" w:type="dxa"/>
            <w:tcPrChange w:id="91" w:author="Arthur Plassart" w:date="2026-01-06T17:11:00Z" w16du:dateUtc="2026-01-06T16:11:00Z">
              <w:tcPr>
                <w:tcW w:w="733" w:type="dxa"/>
              </w:tcPr>
            </w:tcPrChange>
          </w:tcPr>
          <w:p w14:paraId="70A4142B" w14:textId="77777777" w:rsidR="00C76A5C" w:rsidRDefault="002A147B">
            <w:pPr>
              <w:pStyle w:val="Compact"/>
              <w:jc w:val="right"/>
            </w:pPr>
            <w:r>
              <w:t>500.00</w:t>
            </w:r>
          </w:p>
        </w:tc>
        <w:tc>
          <w:tcPr>
            <w:tcW w:w="953" w:type="dxa"/>
            <w:tcPrChange w:id="92" w:author="Arthur Plassart" w:date="2026-01-06T17:11:00Z" w16du:dateUtc="2026-01-06T16:11:00Z">
              <w:tcPr>
                <w:tcW w:w="806" w:type="dxa"/>
              </w:tcPr>
            </w:tcPrChange>
          </w:tcPr>
          <w:p w14:paraId="70A4142C" w14:textId="77777777" w:rsidR="00C76A5C" w:rsidRDefault="002A147B">
            <w:pPr>
              <w:pStyle w:val="Compact"/>
              <w:jc w:val="right"/>
            </w:pPr>
            <w:r>
              <w:t>500.00</w:t>
            </w:r>
          </w:p>
        </w:tc>
        <w:tc>
          <w:tcPr>
            <w:tcW w:w="780" w:type="dxa"/>
            <w:tcPrChange w:id="93" w:author="Arthur Plassart" w:date="2026-01-06T17:11:00Z" w16du:dateUtc="2026-01-06T16:11:00Z">
              <w:tcPr>
                <w:tcW w:w="660" w:type="dxa"/>
              </w:tcPr>
            </w:tcPrChange>
          </w:tcPr>
          <w:p w14:paraId="70A4142D" w14:textId="77777777" w:rsidR="00C76A5C" w:rsidRDefault="002A147B">
            <w:pPr>
              <w:pStyle w:val="Compact"/>
              <w:jc w:val="right"/>
            </w:pPr>
            <w:r>
              <w:t>50</w:t>
            </w:r>
          </w:p>
        </w:tc>
        <w:tc>
          <w:tcPr>
            <w:tcW w:w="1387" w:type="dxa"/>
            <w:tcPrChange w:id="94" w:author="Arthur Plassart" w:date="2026-01-06T17:11:00Z" w16du:dateUtc="2026-01-06T16:11:00Z">
              <w:tcPr>
                <w:tcW w:w="1173" w:type="dxa"/>
              </w:tcPr>
            </w:tcPrChange>
          </w:tcPr>
          <w:p w14:paraId="70A4142E" w14:textId="77777777" w:rsidR="00C76A5C" w:rsidRDefault="002A147B">
            <w:pPr>
              <w:pStyle w:val="Compact"/>
              <w:jc w:val="right"/>
            </w:pPr>
            <w:r>
              <w:t>12</w:t>
            </w:r>
          </w:p>
        </w:tc>
        <w:tc>
          <w:tcPr>
            <w:tcW w:w="693" w:type="dxa"/>
            <w:tcPrChange w:id="95" w:author="Arthur Plassart" w:date="2026-01-06T17:11:00Z" w16du:dateUtc="2026-01-06T16:11:00Z">
              <w:tcPr>
                <w:tcW w:w="586" w:type="dxa"/>
              </w:tcPr>
            </w:tcPrChange>
          </w:tcPr>
          <w:p w14:paraId="70A4142F" w14:textId="77777777" w:rsidR="00C76A5C" w:rsidRDefault="002A147B">
            <w:pPr>
              <w:pStyle w:val="Compact"/>
            </w:pPr>
            <w:r>
              <w:t>F2</w:t>
            </w:r>
          </w:p>
        </w:tc>
      </w:tr>
      <w:tr w:rsidR="00C76A5C" w14:paraId="70A4143A" w14:textId="77777777" w:rsidTr="00772D03">
        <w:tc>
          <w:tcPr>
            <w:tcW w:w="2253" w:type="dxa"/>
            <w:tcPrChange w:id="96" w:author="Arthur Plassart" w:date="2026-01-06T17:11:00Z" w16du:dateUtc="2026-01-06T16:11:00Z">
              <w:tcPr>
                <w:tcW w:w="1906" w:type="dxa"/>
              </w:tcPr>
            </w:tcPrChange>
          </w:tcPr>
          <w:p w14:paraId="70A41431" w14:textId="77777777" w:rsidR="00C76A5C" w:rsidRDefault="002A147B">
            <w:pPr>
              <w:pStyle w:val="Compact"/>
            </w:pPr>
            <w:r>
              <w:lastRenderedPageBreak/>
              <w:t>Chlamydomonas ICEMDV</w:t>
            </w:r>
          </w:p>
        </w:tc>
        <w:tc>
          <w:tcPr>
            <w:tcW w:w="1008" w:type="dxa"/>
            <w:tcPrChange w:id="97" w:author="Arthur Plassart" w:date="2026-01-06T17:11:00Z" w16du:dateUtc="2026-01-06T16:11:00Z">
              <w:tcPr>
                <w:tcW w:w="586" w:type="dxa"/>
              </w:tcPr>
            </w:tcPrChange>
          </w:tcPr>
          <w:p w14:paraId="70A41432" w14:textId="77777777" w:rsidR="00C76A5C" w:rsidRDefault="002A147B">
            <w:pPr>
              <w:pStyle w:val="Compact"/>
            </w:pPr>
            <w:r>
              <w:t>Green</w:t>
            </w:r>
          </w:p>
        </w:tc>
        <w:tc>
          <w:tcPr>
            <w:tcW w:w="850" w:type="dxa"/>
            <w:tcPrChange w:id="98" w:author="Arthur Plassart" w:date="2026-01-06T17:11:00Z" w16du:dateUtc="2026-01-06T16:11:00Z">
              <w:tcPr>
                <w:tcW w:w="733" w:type="dxa"/>
                <w:gridSpan w:val="2"/>
              </w:tcPr>
            </w:tcPrChange>
          </w:tcPr>
          <w:p w14:paraId="70A41433" w14:textId="77777777" w:rsidR="00C76A5C" w:rsidRDefault="002A147B">
            <w:pPr>
              <w:pStyle w:val="Compact"/>
            </w:pPr>
            <w:r>
              <w:t>Polar</w:t>
            </w:r>
          </w:p>
        </w:tc>
        <w:tc>
          <w:tcPr>
            <w:tcW w:w="569" w:type="dxa"/>
            <w:tcPrChange w:id="99" w:author="Arthur Plassart" w:date="2026-01-06T17:11:00Z" w16du:dateUtc="2026-01-06T16:11:00Z">
              <w:tcPr>
                <w:tcW w:w="733" w:type="dxa"/>
                <w:gridSpan w:val="2"/>
              </w:tcPr>
            </w:tcPrChange>
          </w:tcPr>
          <w:p w14:paraId="70A41434" w14:textId="77777777" w:rsidR="00C76A5C" w:rsidRDefault="002A147B">
            <w:pPr>
              <w:pStyle w:val="Compact"/>
              <w:jc w:val="right"/>
            </w:pPr>
            <w:r>
              <w:t>4</w:t>
            </w:r>
          </w:p>
        </w:tc>
        <w:tc>
          <w:tcPr>
            <w:tcW w:w="867" w:type="dxa"/>
            <w:tcPrChange w:id="100" w:author="Arthur Plassart" w:date="2026-01-06T17:11:00Z" w16du:dateUtc="2026-01-06T16:11:00Z">
              <w:tcPr>
                <w:tcW w:w="733" w:type="dxa"/>
              </w:tcPr>
            </w:tcPrChange>
          </w:tcPr>
          <w:p w14:paraId="70A41435" w14:textId="77777777" w:rsidR="00C76A5C" w:rsidRDefault="002A147B">
            <w:pPr>
              <w:pStyle w:val="Compact"/>
              <w:jc w:val="right"/>
            </w:pPr>
            <w:r>
              <w:t>70.00</w:t>
            </w:r>
          </w:p>
        </w:tc>
        <w:tc>
          <w:tcPr>
            <w:tcW w:w="953" w:type="dxa"/>
            <w:tcPrChange w:id="101" w:author="Arthur Plassart" w:date="2026-01-06T17:11:00Z" w16du:dateUtc="2026-01-06T16:11:00Z">
              <w:tcPr>
                <w:tcW w:w="806" w:type="dxa"/>
              </w:tcPr>
            </w:tcPrChange>
          </w:tcPr>
          <w:p w14:paraId="70A41436" w14:textId="77777777" w:rsidR="00C76A5C" w:rsidRDefault="002A147B">
            <w:pPr>
              <w:pStyle w:val="Compact"/>
              <w:jc w:val="right"/>
            </w:pPr>
            <w:r>
              <w:t>500.00</w:t>
            </w:r>
          </w:p>
        </w:tc>
        <w:tc>
          <w:tcPr>
            <w:tcW w:w="780" w:type="dxa"/>
            <w:tcPrChange w:id="102" w:author="Arthur Plassart" w:date="2026-01-06T17:11:00Z" w16du:dateUtc="2026-01-06T16:11:00Z">
              <w:tcPr>
                <w:tcW w:w="660" w:type="dxa"/>
              </w:tcPr>
            </w:tcPrChange>
          </w:tcPr>
          <w:p w14:paraId="70A41437" w14:textId="77777777" w:rsidR="00C76A5C" w:rsidRDefault="002A147B">
            <w:pPr>
              <w:pStyle w:val="Compact"/>
              <w:jc w:val="right"/>
            </w:pPr>
            <w:r>
              <w:t>10</w:t>
            </w:r>
          </w:p>
        </w:tc>
        <w:tc>
          <w:tcPr>
            <w:tcW w:w="1387" w:type="dxa"/>
            <w:tcPrChange w:id="103" w:author="Arthur Plassart" w:date="2026-01-06T17:11:00Z" w16du:dateUtc="2026-01-06T16:11:00Z">
              <w:tcPr>
                <w:tcW w:w="1173" w:type="dxa"/>
              </w:tcPr>
            </w:tcPrChange>
          </w:tcPr>
          <w:p w14:paraId="70A41438" w14:textId="77777777" w:rsidR="00C76A5C" w:rsidRDefault="002A147B">
            <w:pPr>
              <w:pStyle w:val="Compact"/>
              <w:jc w:val="right"/>
            </w:pPr>
            <w:r>
              <w:t>24</w:t>
            </w:r>
          </w:p>
        </w:tc>
        <w:tc>
          <w:tcPr>
            <w:tcW w:w="693" w:type="dxa"/>
            <w:tcPrChange w:id="104" w:author="Arthur Plassart" w:date="2026-01-06T17:11:00Z" w16du:dateUtc="2026-01-06T16:11:00Z">
              <w:tcPr>
                <w:tcW w:w="586" w:type="dxa"/>
              </w:tcPr>
            </w:tcPrChange>
          </w:tcPr>
          <w:p w14:paraId="70A41439" w14:textId="77777777" w:rsidR="00C76A5C" w:rsidRDefault="002A147B">
            <w:pPr>
              <w:pStyle w:val="Compact"/>
            </w:pPr>
            <w:r>
              <w:t>BBM</w:t>
            </w:r>
          </w:p>
        </w:tc>
      </w:tr>
      <w:tr w:rsidR="00C76A5C" w14:paraId="70A41444" w14:textId="77777777" w:rsidTr="00772D03">
        <w:tc>
          <w:tcPr>
            <w:tcW w:w="2253" w:type="dxa"/>
            <w:tcPrChange w:id="105" w:author="Arthur Plassart" w:date="2026-01-06T17:11:00Z" w16du:dateUtc="2026-01-06T16:11:00Z">
              <w:tcPr>
                <w:tcW w:w="1906" w:type="dxa"/>
              </w:tcPr>
            </w:tcPrChange>
          </w:tcPr>
          <w:p w14:paraId="70A4143B" w14:textId="77777777" w:rsidR="00C76A5C" w:rsidRDefault="002A147B">
            <w:pPr>
              <w:pStyle w:val="Compact"/>
            </w:pPr>
            <w:r>
              <w:t>Chlamydomonas klinobasis</w:t>
            </w:r>
          </w:p>
        </w:tc>
        <w:tc>
          <w:tcPr>
            <w:tcW w:w="1008" w:type="dxa"/>
            <w:tcPrChange w:id="106" w:author="Arthur Plassart" w:date="2026-01-06T17:11:00Z" w16du:dateUtc="2026-01-06T16:11:00Z">
              <w:tcPr>
                <w:tcW w:w="586" w:type="dxa"/>
              </w:tcPr>
            </w:tcPrChange>
          </w:tcPr>
          <w:p w14:paraId="70A4143C" w14:textId="77777777" w:rsidR="00C76A5C" w:rsidRDefault="002A147B">
            <w:pPr>
              <w:pStyle w:val="Compact"/>
            </w:pPr>
            <w:r>
              <w:t>Green</w:t>
            </w:r>
          </w:p>
        </w:tc>
        <w:tc>
          <w:tcPr>
            <w:tcW w:w="850" w:type="dxa"/>
            <w:tcPrChange w:id="107" w:author="Arthur Plassart" w:date="2026-01-06T17:11:00Z" w16du:dateUtc="2026-01-06T16:11:00Z">
              <w:tcPr>
                <w:tcW w:w="733" w:type="dxa"/>
                <w:gridSpan w:val="2"/>
              </w:tcPr>
            </w:tcPrChange>
          </w:tcPr>
          <w:p w14:paraId="70A4143D" w14:textId="77777777" w:rsidR="00C76A5C" w:rsidRDefault="002A147B">
            <w:pPr>
              <w:pStyle w:val="Compact"/>
            </w:pPr>
            <w:r>
              <w:t>Polar</w:t>
            </w:r>
          </w:p>
        </w:tc>
        <w:tc>
          <w:tcPr>
            <w:tcW w:w="569" w:type="dxa"/>
            <w:tcPrChange w:id="108" w:author="Arthur Plassart" w:date="2026-01-06T17:11:00Z" w16du:dateUtc="2026-01-06T16:11:00Z">
              <w:tcPr>
                <w:tcW w:w="733" w:type="dxa"/>
                <w:gridSpan w:val="2"/>
              </w:tcPr>
            </w:tcPrChange>
          </w:tcPr>
          <w:p w14:paraId="70A4143E" w14:textId="77777777" w:rsidR="00C76A5C" w:rsidRDefault="002A147B">
            <w:pPr>
              <w:pStyle w:val="Compact"/>
              <w:jc w:val="right"/>
            </w:pPr>
            <w:r>
              <w:t>4</w:t>
            </w:r>
          </w:p>
        </w:tc>
        <w:tc>
          <w:tcPr>
            <w:tcW w:w="867" w:type="dxa"/>
            <w:tcPrChange w:id="109" w:author="Arthur Plassart" w:date="2026-01-06T17:11:00Z" w16du:dateUtc="2026-01-06T16:11:00Z">
              <w:tcPr>
                <w:tcW w:w="733" w:type="dxa"/>
              </w:tcPr>
            </w:tcPrChange>
          </w:tcPr>
          <w:p w14:paraId="70A4143F" w14:textId="77777777" w:rsidR="00C76A5C" w:rsidRDefault="002A147B">
            <w:pPr>
              <w:pStyle w:val="Compact"/>
              <w:jc w:val="right"/>
            </w:pPr>
            <w:r>
              <w:t>0.43</w:t>
            </w:r>
          </w:p>
        </w:tc>
        <w:tc>
          <w:tcPr>
            <w:tcW w:w="953" w:type="dxa"/>
            <w:tcPrChange w:id="110" w:author="Arthur Plassart" w:date="2026-01-06T17:11:00Z" w16du:dateUtc="2026-01-06T16:11:00Z">
              <w:tcPr>
                <w:tcW w:w="806" w:type="dxa"/>
              </w:tcPr>
            </w:tcPrChange>
          </w:tcPr>
          <w:p w14:paraId="70A41440" w14:textId="77777777" w:rsidR="00C76A5C" w:rsidRDefault="002A147B">
            <w:pPr>
              <w:pStyle w:val="Compact"/>
              <w:jc w:val="right"/>
            </w:pPr>
            <w:r>
              <w:t>0.43</w:t>
            </w:r>
          </w:p>
        </w:tc>
        <w:tc>
          <w:tcPr>
            <w:tcW w:w="780" w:type="dxa"/>
            <w:tcPrChange w:id="111" w:author="Arthur Plassart" w:date="2026-01-06T17:11:00Z" w16du:dateUtc="2026-01-06T16:11:00Z">
              <w:tcPr>
                <w:tcW w:w="660" w:type="dxa"/>
              </w:tcPr>
            </w:tcPrChange>
          </w:tcPr>
          <w:p w14:paraId="70A41441" w14:textId="77777777" w:rsidR="00C76A5C" w:rsidRDefault="002A147B">
            <w:pPr>
              <w:pStyle w:val="Compact"/>
              <w:jc w:val="right"/>
            </w:pPr>
            <w:r>
              <w:t>10</w:t>
            </w:r>
          </w:p>
        </w:tc>
        <w:tc>
          <w:tcPr>
            <w:tcW w:w="1387" w:type="dxa"/>
            <w:tcPrChange w:id="112" w:author="Arthur Plassart" w:date="2026-01-06T17:11:00Z" w16du:dateUtc="2026-01-06T16:11:00Z">
              <w:tcPr>
                <w:tcW w:w="1173" w:type="dxa"/>
              </w:tcPr>
            </w:tcPrChange>
          </w:tcPr>
          <w:p w14:paraId="70A41442" w14:textId="77777777" w:rsidR="00C76A5C" w:rsidRDefault="002A147B">
            <w:pPr>
              <w:pStyle w:val="Compact"/>
              <w:jc w:val="right"/>
            </w:pPr>
            <w:r>
              <w:t>24</w:t>
            </w:r>
          </w:p>
        </w:tc>
        <w:tc>
          <w:tcPr>
            <w:tcW w:w="693" w:type="dxa"/>
            <w:tcPrChange w:id="113" w:author="Arthur Plassart" w:date="2026-01-06T17:11:00Z" w16du:dateUtc="2026-01-06T16:11:00Z">
              <w:tcPr>
                <w:tcW w:w="586" w:type="dxa"/>
              </w:tcPr>
            </w:tcPrChange>
          </w:tcPr>
          <w:p w14:paraId="70A41443" w14:textId="77777777" w:rsidR="00C76A5C" w:rsidRDefault="002A147B">
            <w:pPr>
              <w:pStyle w:val="Compact"/>
            </w:pPr>
            <w:r>
              <w:t>BBM</w:t>
            </w:r>
          </w:p>
        </w:tc>
      </w:tr>
      <w:tr w:rsidR="00C76A5C" w14:paraId="70A4144E" w14:textId="77777777" w:rsidTr="00772D03">
        <w:tc>
          <w:tcPr>
            <w:tcW w:w="2253" w:type="dxa"/>
            <w:tcPrChange w:id="114" w:author="Arthur Plassart" w:date="2026-01-06T17:11:00Z" w16du:dateUtc="2026-01-06T16:11:00Z">
              <w:tcPr>
                <w:tcW w:w="1906" w:type="dxa"/>
              </w:tcPr>
            </w:tcPrChange>
          </w:tcPr>
          <w:p w14:paraId="70A41445" w14:textId="77777777" w:rsidR="00C76A5C" w:rsidRDefault="002A147B">
            <w:pPr>
              <w:pStyle w:val="Compact"/>
            </w:pPr>
            <w:r>
              <w:t>Chlamydomonas klinobasis</w:t>
            </w:r>
          </w:p>
        </w:tc>
        <w:tc>
          <w:tcPr>
            <w:tcW w:w="1008" w:type="dxa"/>
            <w:tcPrChange w:id="115" w:author="Arthur Plassart" w:date="2026-01-06T17:11:00Z" w16du:dateUtc="2026-01-06T16:11:00Z">
              <w:tcPr>
                <w:tcW w:w="586" w:type="dxa"/>
              </w:tcPr>
            </w:tcPrChange>
          </w:tcPr>
          <w:p w14:paraId="70A41446" w14:textId="77777777" w:rsidR="00C76A5C" w:rsidRDefault="002A147B">
            <w:pPr>
              <w:pStyle w:val="Compact"/>
            </w:pPr>
            <w:r>
              <w:t>Green</w:t>
            </w:r>
          </w:p>
        </w:tc>
        <w:tc>
          <w:tcPr>
            <w:tcW w:w="850" w:type="dxa"/>
            <w:tcPrChange w:id="116" w:author="Arthur Plassart" w:date="2026-01-06T17:11:00Z" w16du:dateUtc="2026-01-06T16:11:00Z">
              <w:tcPr>
                <w:tcW w:w="733" w:type="dxa"/>
                <w:gridSpan w:val="2"/>
              </w:tcPr>
            </w:tcPrChange>
          </w:tcPr>
          <w:p w14:paraId="70A41447" w14:textId="77777777" w:rsidR="00C76A5C" w:rsidRDefault="002A147B">
            <w:pPr>
              <w:pStyle w:val="Compact"/>
            </w:pPr>
            <w:r>
              <w:t>Polar</w:t>
            </w:r>
          </w:p>
        </w:tc>
        <w:tc>
          <w:tcPr>
            <w:tcW w:w="569" w:type="dxa"/>
            <w:tcPrChange w:id="117" w:author="Arthur Plassart" w:date="2026-01-06T17:11:00Z" w16du:dateUtc="2026-01-06T16:11:00Z">
              <w:tcPr>
                <w:tcW w:w="733" w:type="dxa"/>
                <w:gridSpan w:val="2"/>
              </w:tcPr>
            </w:tcPrChange>
          </w:tcPr>
          <w:p w14:paraId="70A41448" w14:textId="77777777" w:rsidR="00C76A5C" w:rsidRDefault="002A147B">
            <w:pPr>
              <w:pStyle w:val="Compact"/>
              <w:jc w:val="right"/>
            </w:pPr>
            <w:r>
              <w:t>4</w:t>
            </w:r>
          </w:p>
        </w:tc>
        <w:tc>
          <w:tcPr>
            <w:tcW w:w="867" w:type="dxa"/>
            <w:tcPrChange w:id="118" w:author="Arthur Plassart" w:date="2026-01-06T17:11:00Z" w16du:dateUtc="2026-01-06T16:11:00Z">
              <w:tcPr>
                <w:tcW w:w="733" w:type="dxa"/>
              </w:tcPr>
            </w:tcPrChange>
          </w:tcPr>
          <w:p w14:paraId="70A41449" w14:textId="77777777" w:rsidR="00C76A5C" w:rsidRDefault="002A147B">
            <w:pPr>
              <w:pStyle w:val="Compact"/>
              <w:jc w:val="right"/>
            </w:pPr>
            <w:r>
              <w:t>10.00</w:t>
            </w:r>
          </w:p>
        </w:tc>
        <w:tc>
          <w:tcPr>
            <w:tcW w:w="953" w:type="dxa"/>
            <w:tcPrChange w:id="119" w:author="Arthur Plassart" w:date="2026-01-06T17:11:00Z" w16du:dateUtc="2026-01-06T16:11:00Z">
              <w:tcPr>
                <w:tcW w:w="806" w:type="dxa"/>
              </w:tcPr>
            </w:tcPrChange>
          </w:tcPr>
          <w:p w14:paraId="70A4144A" w14:textId="77777777" w:rsidR="00C76A5C" w:rsidRDefault="002A147B">
            <w:pPr>
              <w:pStyle w:val="Compact"/>
              <w:jc w:val="right"/>
            </w:pPr>
            <w:r>
              <w:t>0.43</w:t>
            </w:r>
          </w:p>
        </w:tc>
        <w:tc>
          <w:tcPr>
            <w:tcW w:w="780" w:type="dxa"/>
            <w:tcPrChange w:id="120" w:author="Arthur Plassart" w:date="2026-01-06T17:11:00Z" w16du:dateUtc="2026-01-06T16:11:00Z">
              <w:tcPr>
                <w:tcW w:w="660" w:type="dxa"/>
              </w:tcPr>
            </w:tcPrChange>
          </w:tcPr>
          <w:p w14:paraId="70A4144B" w14:textId="77777777" w:rsidR="00C76A5C" w:rsidRDefault="002A147B">
            <w:pPr>
              <w:pStyle w:val="Compact"/>
              <w:jc w:val="right"/>
            </w:pPr>
            <w:r>
              <w:t>10</w:t>
            </w:r>
          </w:p>
        </w:tc>
        <w:tc>
          <w:tcPr>
            <w:tcW w:w="1387" w:type="dxa"/>
            <w:tcPrChange w:id="121" w:author="Arthur Plassart" w:date="2026-01-06T17:11:00Z" w16du:dateUtc="2026-01-06T16:11:00Z">
              <w:tcPr>
                <w:tcW w:w="1173" w:type="dxa"/>
              </w:tcPr>
            </w:tcPrChange>
          </w:tcPr>
          <w:p w14:paraId="70A4144C" w14:textId="77777777" w:rsidR="00C76A5C" w:rsidRDefault="002A147B">
            <w:pPr>
              <w:pStyle w:val="Compact"/>
              <w:jc w:val="right"/>
            </w:pPr>
            <w:r>
              <w:t>24</w:t>
            </w:r>
          </w:p>
        </w:tc>
        <w:tc>
          <w:tcPr>
            <w:tcW w:w="693" w:type="dxa"/>
            <w:tcPrChange w:id="122" w:author="Arthur Plassart" w:date="2026-01-06T17:11:00Z" w16du:dateUtc="2026-01-06T16:11:00Z">
              <w:tcPr>
                <w:tcW w:w="586" w:type="dxa"/>
              </w:tcPr>
            </w:tcPrChange>
          </w:tcPr>
          <w:p w14:paraId="70A4144D" w14:textId="77777777" w:rsidR="00C76A5C" w:rsidRDefault="002A147B">
            <w:pPr>
              <w:pStyle w:val="Compact"/>
            </w:pPr>
            <w:r>
              <w:t>BBM</w:t>
            </w:r>
          </w:p>
        </w:tc>
      </w:tr>
      <w:tr w:rsidR="00C76A5C" w14:paraId="70A41458" w14:textId="77777777" w:rsidTr="00772D03">
        <w:tc>
          <w:tcPr>
            <w:tcW w:w="2253" w:type="dxa"/>
            <w:tcPrChange w:id="123" w:author="Arthur Plassart" w:date="2026-01-06T17:11:00Z" w16du:dateUtc="2026-01-06T16:11:00Z">
              <w:tcPr>
                <w:tcW w:w="1906" w:type="dxa"/>
              </w:tcPr>
            </w:tcPrChange>
          </w:tcPr>
          <w:p w14:paraId="70A4144F" w14:textId="77777777" w:rsidR="00C76A5C" w:rsidRDefault="002A147B">
            <w:pPr>
              <w:pStyle w:val="Compact"/>
            </w:pPr>
            <w:r>
              <w:t>Chlamydomonas klinobasis</w:t>
            </w:r>
          </w:p>
        </w:tc>
        <w:tc>
          <w:tcPr>
            <w:tcW w:w="1008" w:type="dxa"/>
            <w:tcPrChange w:id="124" w:author="Arthur Plassart" w:date="2026-01-06T17:11:00Z" w16du:dateUtc="2026-01-06T16:11:00Z">
              <w:tcPr>
                <w:tcW w:w="586" w:type="dxa"/>
              </w:tcPr>
            </w:tcPrChange>
          </w:tcPr>
          <w:p w14:paraId="70A41450" w14:textId="77777777" w:rsidR="00C76A5C" w:rsidRDefault="002A147B">
            <w:pPr>
              <w:pStyle w:val="Compact"/>
            </w:pPr>
            <w:r>
              <w:t>Green</w:t>
            </w:r>
          </w:p>
        </w:tc>
        <w:tc>
          <w:tcPr>
            <w:tcW w:w="850" w:type="dxa"/>
            <w:tcPrChange w:id="125" w:author="Arthur Plassart" w:date="2026-01-06T17:11:00Z" w16du:dateUtc="2026-01-06T16:11:00Z">
              <w:tcPr>
                <w:tcW w:w="733" w:type="dxa"/>
                <w:gridSpan w:val="2"/>
              </w:tcPr>
            </w:tcPrChange>
          </w:tcPr>
          <w:p w14:paraId="70A41451" w14:textId="77777777" w:rsidR="00C76A5C" w:rsidRDefault="002A147B">
            <w:pPr>
              <w:pStyle w:val="Compact"/>
            </w:pPr>
            <w:r>
              <w:t>Polar</w:t>
            </w:r>
          </w:p>
        </w:tc>
        <w:tc>
          <w:tcPr>
            <w:tcW w:w="569" w:type="dxa"/>
            <w:tcPrChange w:id="126" w:author="Arthur Plassart" w:date="2026-01-06T17:11:00Z" w16du:dateUtc="2026-01-06T16:11:00Z">
              <w:tcPr>
                <w:tcW w:w="733" w:type="dxa"/>
                <w:gridSpan w:val="2"/>
              </w:tcPr>
            </w:tcPrChange>
          </w:tcPr>
          <w:p w14:paraId="70A41452" w14:textId="77777777" w:rsidR="00C76A5C" w:rsidRDefault="002A147B">
            <w:pPr>
              <w:pStyle w:val="Compact"/>
              <w:jc w:val="right"/>
            </w:pPr>
            <w:r>
              <w:t>4</w:t>
            </w:r>
          </w:p>
        </w:tc>
        <w:tc>
          <w:tcPr>
            <w:tcW w:w="867" w:type="dxa"/>
            <w:tcPrChange w:id="127" w:author="Arthur Plassart" w:date="2026-01-06T17:11:00Z" w16du:dateUtc="2026-01-06T16:11:00Z">
              <w:tcPr>
                <w:tcW w:w="733" w:type="dxa"/>
              </w:tcPr>
            </w:tcPrChange>
          </w:tcPr>
          <w:p w14:paraId="70A41453" w14:textId="77777777" w:rsidR="00C76A5C" w:rsidRDefault="002A147B">
            <w:pPr>
              <w:pStyle w:val="Compact"/>
              <w:jc w:val="right"/>
            </w:pPr>
            <w:r>
              <w:t>30.00</w:t>
            </w:r>
          </w:p>
        </w:tc>
        <w:tc>
          <w:tcPr>
            <w:tcW w:w="953" w:type="dxa"/>
            <w:tcPrChange w:id="128" w:author="Arthur Plassart" w:date="2026-01-06T17:11:00Z" w16du:dateUtc="2026-01-06T16:11:00Z">
              <w:tcPr>
                <w:tcW w:w="806" w:type="dxa"/>
              </w:tcPr>
            </w:tcPrChange>
          </w:tcPr>
          <w:p w14:paraId="70A41454" w14:textId="77777777" w:rsidR="00C76A5C" w:rsidRDefault="002A147B">
            <w:pPr>
              <w:pStyle w:val="Compact"/>
              <w:jc w:val="right"/>
            </w:pPr>
            <w:r>
              <w:t>0.43</w:t>
            </w:r>
          </w:p>
        </w:tc>
        <w:tc>
          <w:tcPr>
            <w:tcW w:w="780" w:type="dxa"/>
            <w:tcPrChange w:id="129" w:author="Arthur Plassart" w:date="2026-01-06T17:11:00Z" w16du:dateUtc="2026-01-06T16:11:00Z">
              <w:tcPr>
                <w:tcW w:w="660" w:type="dxa"/>
              </w:tcPr>
            </w:tcPrChange>
          </w:tcPr>
          <w:p w14:paraId="70A41455" w14:textId="77777777" w:rsidR="00C76A5C" w:rsidRDefault="002A147B">
            <w:pPr>
              <w:pStyle w:val="Compact"/>
              <w:jc w:val="right"/>
            </w:pPr>
            <w:r>
              <w:t>10</w:t>
            </w:r>
          </w:p>
        </w:tc>
        <w:tc>
          <w:tcPr>
            <w:tcW w:w="1387" w:type="dxa"/>
            <w:tcPrChange w:id="130" w:author="Arthur Plassart" w:date="2026-01-06T17:11:00Z" w16du:dateUtc="2026-01-06T16:11:00Z">
              <w:tcPr>
                <w:tcW w:w="1173" w:type="dxa"/>
              </w:tcPr>
            </w:tcPrChange>
          </w:tcPr>
          <w:p w14:paraId="70A41456" w14:textId="77777777" w:rsidR="00C76A5C" w:rsidRDefault="002A147B">
            <w:pPr>
              <w:pStyle w:val="Compact"/>
              <w:jc w:val="right"/>
            </w:pPr>
            <w:r>
              <w:t>24</w:t>
            </w:r>
          </w:p>
        </w:tc>
        <w:tc>
          <w:tcPr>
            <w:tcW w:w="693" w:type="dxa"/>
            <w:tcPrChange w:id="131" w:author="Arthur Plassart" w:date="2026-01-06T17:11:00Z" w16du:dateUtc="2026-01-06T16:11:00Z">
              <w:tcPr>
                <w:tcW w:w="586" w:type="dxa"/>
              </w:tcPr>
            </w:tcPrChange>
          </w:tcPr>
          <w:p w14:paraId="70A41457" w14:textId="77777777" w:rsidR="00C76A5C" w:rsidRDefault="002A147B">
            <w:pPr>
              <w:pStyle w:val="Compact"/>
            </w:pPr>
            <w:r>
              <w:t>BBM</w:t>
            </w:r>
          </w:p>
        </w:tc>
      </w:tr>
      <w:tr w:rsidR="00C76A5C" w14:paraId="70A41462" w14:textId="77777777" w:rsidTr="00772D03">
        <w:tc>
          <w:tcPr>
            <w:tcW w:w="2253" w:type="dxa"/>
            <w:tcPrChange w:id="132" w:author="Arthur Plassart" w:date="2026-01-06T17:11:00Z" w16du:dateUtc="2026-01-06T16:11:00Z">
              <w:tcPr>
                <w:tcW w:w="1906" w:type="dxa"/>
              </w:tcPr>
            </w:tcPrChange>
          </w:tcPr>
          <w:p w14:paraId="70A41459" w14:textId="77777777" w:rsidR="00C76A5C" w:rsidRDefault="002A147B">
            <w:pPr>
              <w:pStyle w:val="Compact"/>
            </w:pPr>
            <w:r>
              <w:t>Chlamydomonas malina</w:t>
            </w:r>
          </w:p>
        </w:tc>
        <w:tc>
          <w:tcPr>
            <w:tcW w:w="1008" w:type="dxa"/>
            <w:tcPrChange w:id="133" w:author="Arthur Plassart" w:date="2026-01-06T17:11:00Z" w16du:dateUtc="2026-01-06T16:11:00Z">
              <w:tcPr>
                <w:tcW w:w="586" w:type="dxa"/>
              </w:tcPr>
            </w:tcPrChange>
          </w:tcPr>
          <w:p w14:paraId="70A4145A" w14:textId="77777777" w:rsidR="00C76A5C" w:rsidRDefault="002A147B">
            <w:pPr>
              <w:pStyle w:val="Compact"/>
            </w:pPr>
            <w:r>
              <w:t>Green</w:t>
            </w:r>
          </w:p>
        </w:tc>
        <w:tc>
          <w:tcPr>
            <w:tcW w:w="850" w:type="dxa"/>
            <w:tcPrChange w:id="134" w:author="Arthur Plassart" w:date="2026-01-06T17:11:00Z" w16du:dateUtc="2026-01-06T16:11:00Z">
              <w:tcPr>
                <w:tcW w:w="733" w:type="dxa"/>
                <w:gridSpan w:val="2"/>
              </w:tcPr>
            </w:tcPrChange>
          </w:tcPr>
          <w:p w14:paraId="70A4145B" w14:textId="77777777" w:rsidR="00C76A5C" w:rsidRDefault="002A147B">
            <w:pPr>
              <w:pStyle w:val="Compact"/>
            </w:pPr>
            <w:r>
              <w:t>Polar</w:t>
            </w:r>
          </w:p>
        </w:tc>
        <w:tc>
          <w:tcPr>
            <w:tcW w:w="569" w:type="dxa"/>
            <w:tcPrChange w:id="135" w:author="Arthur Plassart" w:date="2026-01-06T17:11:00Z" w16du:dateUtc="2026-01-06T16:11:00Z">
              <w:tcPr>
                <w:tcW w:w="733" w:type="dxa"/>
                <w:gridSpan w:val="2"/>
              </w:tcPr>
            </w:tcPrChange>
          </w:tcPr>
          <w:p w14:paraId="70A4145C" w14:textId="77777777" w:rsidR="00C76A5C" w:rsidRDefault="002A147B">
            <w:pPr>
              <w:pStyle w:val="Compact"/>
              <w:jc w:val="right"/>
            </w:pPr>
            <w:r>
              <w:t>4</w:t>
            </w:r>
          </w:p>
        </w:tc>
        <w:tc>
          <w:tcPr>
            <w:tcW w:w="867" w:type="dxa"/>
            <w:tcPrChange w:id="136" w:author="Arthur Plassart" w:date="2026-01-06T17:11:00Z" w16du:dateUtc="2026-01-06T16:11:00Z">
              <w:tcPr>
                <w:tcW w:w="733" w:type="dxa"/>
              </w:tcPr>
            </w:tcPrChange>
          </w:tcPr>
          <w:p w14:paraId="70A4145D" w14:textId="77777777" w:rsidR="00C76A5C" w:rsidRDefault="002A147B">
            <w:pPr>
              <w:pStyle w:val="Compact"/>
              <w:jc w:val="right"/>
            </w:pPr>
            <w:r>
              <w:t>30.00</w:t>
            </w:r>
          </w:p>
        </w:tc>
        <w:tc>
          <w:tcPr>
            <w:tcW w:w="953" w:type="dxa"/>
            <w:tcPrChange w:id="137" w:author="Arthur Plassart" w:date="2026-01-06T17:11:00Z" w16du:dateUtc="2026-01-06T16:11:00Z">
              <w:tcPr>
                <w:tcW w:w="806" w:type="dxa"/>
              </w:tcPr>
            </w:tcPrChange>
          </w:tcPr>
          <w:p w14:paraId="70A4145E" w14:textId="77777777" w:rsidR="00C76A5C" w:rsidRDefault="002A147B">
            <w:pPr>
              <w:pStyle w:val="Compact"/>
              <w:jc w:val="right"/>
            </w:pPr>
            <w:r>
              <w:t>500.00</w:t>
            </w:r>
          </w:p>
        </w:tc>
        <w:tc>
          <w:tcPr>
            <w:tcW w:w="780" w:type="dxa"/>
            <w:tcPrChange w:id="138" w:author="Arthur Plassart" w:date="2026-01-06T17:11:00Z" w16du:dateUtc="2026-01-06T16:11:00Z">
              <w:tcPr>
                <w:tcW w:w="660" w:type="dxa"/>
              </w:tcPr>
            </w:tcPrChange>
          </w:tcPr>
          <w:p w14:paraId="70A4145F" w14:textId="77777777" w:rsidR="00C76A5C" w:rsidRDefault="002A147B">
            <w:pPr>
              <w:pStyle w:val="Compact"/>
              <w:jc w:val="right"/>
            </w:pPr>
            <w:r>
              <w:t>10</w:t>
            </w:r>
          </w:p>
        </w:tc>
        <w:tc>
          <w:tcPr>
            <w:tcW w:w="1387" w:type="dxa"/>
            <w:tcPrChange w:id="139" w:author="Arthur Plassart" w:date="2026-01-06T17:11:00Z" w16du:dateUtc="2026-01-06T16:11:00Z">
              <w:tcPr>
                <w:tcW w:w="1173" w:type="dxa"/>
              </w:tcPr>
            </w:tcPrChange>
          </w:tcPr>
          <w:p w14:paraId="70A41460" w14:textId="77777777" w:rsidR="00C76A5C" w:rsidRDefault="002A147B">
            <w:pPr>
              <w:pStyle w:val="Compact"/>
              <w:jc w:val="right"/>
            </w:pPr>
            <w:r>
              <w:t>24</w:t>
            </w:r>
          </w:p>
        </w:tc>
        <w:tc>
          <w:tcPr>
            <w:tcW w:w="693" w:type="dxa"/>
            <w:tcPrChange w:id="140" w:author="Arthur Plassart" w:date="2026-01-06T17:11:00Z" w16du:dateUtc="2026-01-06T16:11:00Z">
              <w:tcPr>
                <w:tcW w:w="586" w:type="dxa"/>
              </w:tcPr>
            </w:tcPrChange>
          </w:tcPr>
          <w:p w14:paraId="70A41461" w14:textId="77777777" w:rsidR="00C76A5C" w:rsidRDefault="002A147B">
            <w:pPr>
              <w:pStyle w:val="Compact"/>
            </w:pPr>
            <w:r>
              <w:t>BBM</w:t>
            </w:r>
          </w:p>
        </w:tc>
      </w:tr>
      <w:tr w:rsidR="00C76A5C" w14:paraId="70A4146C" w14:textId="77777777" w:rsidTr="00772D03">
        <w:tc>
          <w:tcPr>
            <w:tcW w:w="2253" w:type="dxa"/>
            <w:tcPrChange w:id="141" w:author="Arthur Plassart" w:date="2026-01-06T17:11:00Z" w16du:dateUtc="2026-01-06T16:11:00Z">
              <w:tcPr>
                <w:tcW w:w="1906" w:type="dxa"/>
              </w:tcPr>
            </w:tcPrChange>
          </w:tcPr>
          <w:p w14:paraId="70A41463" w14:textId="77777777" w:rsidR="00C76A5C" w:rsidRDefault="002A147B">
            <w:pPr>
              <w:pStyle w:val="Compact"/>
            </w:pPr>
            <w:r>
              <w:t>Chlamydomonas malina</w:t>
            </w:r>
          </w:p>
        </w:tc>
        <w:tc>
          <w:tcPr>
            <w:tcW w:w="1008" w:type="dxa"/>
            <w:tcPrChange w:id="142" w:author="Arthur Plassart" w:date="2026-01-06T17:11:00Z" w16du:dateUtc="2026-01-06T16:11:00Z">
              <w:tcPr>
                <w:tcW w:w="586" w:type="dxa"/>
              </w:tcPr>
            </w:tcPrChange>
          </w:tcPr>
          <w:p w14:paraId="70A41464" w14:textId="77777777" w:rsidR="00C76A5C" w:rsidRDefault="002A147B">
            <w:pPr>
              <w:pStyle w:val="Compact"/>
            </w:pPr>
            <w:r>
              <w:t>Green</w:t>
            </w:r>
          </w:p>
        </w:tc>
        <w:tc>
          <w:tcPr>
            <w:tcW w:w="850" w:type="dxa"/>
            <w:tcPrChange w:id="143" w:author="Arthur Plassart" w:date="2026-01-06T17:11:00Z" w16du:dateUtc="2026-01-06T16:11:00Z">
              <w:tcPr>
                <w:tcW w:w="733" w:type="dxa"/>
                <w:gridSpan w:val="2"/>
              </w:tcPr>
            </w:tcPrChange>
          </w:tcPr>
          <w:p w14:paraId="70A41465" w14:textId="77777777" w:rsidR="00C76A5C" w:rsidRDefault="002A147B">
            <w:pPr>
              <w:pStyle w:val="Compact"/>
            </w:pPr>
            <w:r>
              <w:t>Polar</w:t>
            </w:r>
          </w:p>
        </w:tc>
        <w:tc>
          <w:tcPr>
            <w:tcW w:w="569" w:type="dxa"/>
            <w:tcPrChange w:id="144" w:author="Arthur Plassart" w:date="2026-01-06T17:11:00Z" w16du:dateUtc="2026-01-06T16:11:00Z">
              <w:tcPr>
                <w:tcW w:w="733" w:type="dxa"/>
                <w:gridSpan w:val="2"/>
              </w:tcPr>
            </w:tcPrChange>
          </w:tcPr>
          <w:p w14:paraId="70A41466" w14:textId="77777777" w:rsidR="00C76A5C" w:rsidRDefault="002A147B">
            <w:pPr>
              <w:pStyle w:val="Compact"/>
              <w:jc w:val="right"/>
            </w:pPr>
            <w:r>
              <w:t>4</w:t>
            </w:r>
          </w:p>
        </w:tc>
        <w:tc>
          <w:tcPr>
            <w:tcW w:w="867" w:type="dxa"/>
            <w:tcPrChange w:id="145" w:author="Arthur Plassart" w:date="2026-01-06T17:11:00Z" w16du:dateUtc="2026-01-06T16:11:00Z">
              <w:tcPr>
                <w:tcW w:w="733" w:type="dxa"/>
              </w:tcPr>
            </w:tcPrChange>
          </w:tcPr>
          <w:p w14:paraId="70A41467" w14:textId="77777777" w:rsidR="00C76A5C" w:rsidRDefault="002A147B">
            <w:pPr>
              <w:pStyle w:val="Compact"/>
              <w:jc w:val="right"/>
            </w:pPr>
            <w:r>
              <w:t>70.00</w:t>
            </w:r>
          </w:p>
        </w:tc>
        <w:tc>
          <w:tcPr>
            <w:tcW w:w="953" w:type="dxa"/>
            <w:tcPrChange w:id="146" w:author="Arthur Plassart" w:date="2026-01-06T17:11:00Z" w16du:dateUtc="2026-01-06T16:11:00Z">
              <w:tcPr>
                <w:tcW w:w="806" w:type="dxa"/>
              </w:tcPr>
            </w:tcPrChange>
          </w:tcPr>
          <w:p w14:paraId="70A41468" w14:textId="77777777" w:rsidR="00C76A5C" w:rsidRDefault="002A147B">
            <w:pPr>
              <w:pStyle w:val="Compact"/>
              <w:jc w:val="right"/>
            </w:pPr>
            <w:r>
              <w:t>500.00</w:t>
            </w:r>
          </w:p>
        </w:tc>
        <w:tc>
          <w:tcPr>
            <w:tcW w:w="780" w:type="dxa"/>
            <w:tcPrChange w:id="147" w:author="Arthur Plassart" w:date="2026-01-06T17:11:00Z" w16du:dateUtc="2026-01-06T16:11:00Z">
              <w:tcPr>
                <w:tcW w:w="660" w:type="dxa"/>
              </w:tcPr>
            </w:tcPrChange>
          </w:tcPr>
          <w:p w14:paraId="70A41469" w14:textId="77777777" w:rsidR="00C76A5C" w:rsidRDefault="002A147B">
            <w:pPr>
              <w:pStyle w:val="Compact"/>
              <w:jc w:val="right"/>
            </w:pPr>
            <w:r>
              <w:t>10</w:t>
            </w:r>
          </w:p>
        </w:tc>
        <w:tc>
          <w:tcPr>
            <w:tcW w:w="1387" w:type="dxa"/>
            <w:tcPrChange w:id="148" w:author="Arthur Plassart" w:date="2026-01-06T17:11:00Z" w16du:dateUtc="2026-01-06T16:11:00Z">
              <w:tcPr>
                <w:tcW w:w="1173" w:type="dxa"/>
              </w:tcPr>
            </w:tcPrChange>
          </w:tcPr>
          <w:p w14:paraId="70A4146A" w14:textId="77777777" w:rsidR="00C76A5C" w:rsidRDefault="002A147B">
            <w:pPr>
              <w:pStyle w:val="Compact"/>
              <w:jc w:val="right"/>
            </w:pPr>
            <w:r>
              <w:t>24</w:t>
            </w:r>
          </w:p>
        </w:tc>
        <w:tc>
          <w:tcPr>
            <w:tcW w:w="693" w:type="dxa"/>
            <w:tcPrChange w:id="149" w:author="Arthur Plassart" w:date="2026-01-06T17:11:00Z" w16du:dateUtc="2026-01-06T16:11:00Z">
              <w:tcPr>
                <w:tcW w:w="586" w:type="dxa"/>
              </w:tcPr>
            </w:tcPrChange>
          </w:tcPr>
          <w:p w14:paraId="70A4146B" w14:textId="77777777" w:rsidR="00C76A5C" w:rsidRDefault="002A147B">
            <w:pPr>
              <w:pStyle w:val="Compact"/>
            </w:pPr>
            <w:r>
              <w:t>BBM</w:t>
            </w:r>
          </w:p>
        </w:tc>
      </w:tr>
      <w:tr w:rsidR="00C76A5C" w14:paraId="70A41476" w14:textId="77777777" w:rsidTr="00772D03">
        <w:tc>
          <w:tcPr>
            <w:tcW w:w="2253" w:type="dxa"/>
            <w:tcPrChange w:id="150" w:author="Arthur Plassart" w:date="2026-01-06T17:11:00Z" w16du:dateUtc="2026-01-06T16:11:00Z">
              <w:tcPr>
                <w:tcW w:w="1906" w:type="dxa"/>
              </w:tcPr>
            </w:tcPrChange>
          </w:tcPr>
          <w:p w14:paraId="70A4146D" w14:textId="77777777" w:rsidR="00C76A5C" w:rsidRDefault="002A147B">
            <w:pPr>
              <w:pStyle w:val="Compact"/>
            </w:pPr>
            <w:r>
              <w:t>Chlamydomonas malina</w:t>
            </w:r>
          </w:p>
        </w:tc>
        <w:tc>
          <w:tcPr>
            <w:tcW w:w="1008" w:type="dxa"/>
            <w:tcPrChange w:id="151" w:author="Arthur Plassart" w:date="2026-01-06T17:11:00Z" w16du:dateUtc="2026-01-06T16:11:00Z">
              <w:tcPr>
                <w:tcW w:w="586" w:type="dxa"/>
              </w:tcPr>
            </w:tcPrChange>
          </w:tcPr>
          <w:p w14:paraId="70A4146E" w14:textId="77777777" w:rsidR="00C76A5C" w:rsidRDefault="002A147B">
            <w:pPr>
              <w:pStyle w:val="Compact"/>
            </w:pPr>
            <w:r>
              <w:t>Green</w:t>
            </w:r>
          </w:p>
        </w:tc>
        <w:tc>
          <w:tcPr>
            <w:tcW w:w="850" w:type="dxa"/>
            <w:tcPrChange w:id="152" w:author="Arthur Plassart" w:date="2026-01-06T17:11:00Z" w16du:dateUtc="2026-01-06T16:11:00Z">
              <w:tcPr>
                <w:tcW w:w="733" w:type="dxa"/>
                <w:gridSpan w:val="2"/>
              </w:tcPr>
            </w:tcPrChange>
          </w:tcPr>
          <w:p w14:paraId="70A4146F" w14:textId="77777777" w:rsidR="00C76A5C" w:rsidRDefault="002A147B">
            <w:pPr>
              <w:pStyle w:val="Compact"/>
            </w:pPr>
            <w:r>
              <w:t>Polar</w:t>
            </w:r>
          </w:p>
        </w:tc>
        <w:tc>
          <w:tcPr>
            <w:tcW w:w="569" w:type="dxa"/>
            <w:tcPrChange w:id="153" w:author="Arthur Plassart" w:date="2026-01-06T17:11:00Z" w16du:dateUtc="2026-01-06T16:11:00Z">
              <w:tcPr>
                <w:tcW w:w="733" w:type="dxa"/>
                <w:gridSpan w:val="2"/>
              </w:tcPr>
            </w:tcPrChange>
          </w:tcPr>
          <w:p w14:paraId="70A41470" w14:textId="77777777" w:rsidR="00C76A5C" w:rsidRDefault="002A147B">
            <w:pPr>
              <w:pStyle w:val="Compact"/>
              <w:jc w:val="right"/>
            </w:pPr>
            <w:r>
              <w:t>4</w:t>
            </w:r>
          </w:p>
        </w:tc>
        <w:tc>
          <w:tcPr>
            <w:tcW w:w="867" w:type="dxa"/>
            <w:tcPrChange w:id="154" w:author="Arthur Plassart" w:date="2026-01-06T17:11:00Z" w16du:dateUtc="2026-01-06T16:11:00Z">
              <w:tcPr>
                <w:tcW w:w="733" w:type="dxa"/>
              </w:tcPr>
            </w:tcPrChange>
          </w:tcPr>
          <w:p w14:paraId="70A41471" w14:textId="77777777" w:rsidR="00C76A5C" w:rsidRDefault="002A147B">
            <w:pPr>
              <w:pStyle w:val="Compact"/>
              <w:jc w:val="right"/>
            </w:pPr>
            <w:r>
              <w:t>500.00</w:t>
            </w:r>
          </w:p>
        </w:tc>
        <w:tc>
          <w:tcPr>
            <w:tcW w:w="953" w:type="dxa"/>
            <w:tcPrChange w:id="155" w:author="Arthur Plassart" w:date="2026-01-06T17:11:00Z" w16du:dateUtc="2026-01-06T16:11:00Z">
              <w:tcPr>
                <w:tcW w:w="806" w:type="dxa"/>
              </w:tcPr>
            </w:tcPrChange>
          </w:tcPr>
          <w:p w14:paraId="70A41472" w14:textId="77777777" w:rsidR="00C76A5C" w:rsidRDefault="002A147B">
            <w:pPr>
              <w:pStyle w:val="Compact"/>
              <w:jc w:val="right"/>
            </w:pPr>
            <w:r>
              <w:t>500.00</w:t>
            </w:r>
          </w:p>
        </w:tc>
        <w:tc>
          <w:tcPr>
            <w:tcW w:w="780" w:type="dxa"/>
            <w:tcPrChange w:id="156" w:author="Arthur Plassart" w:date="2026-01-06T17:11:00Z" w16du:dateUtc="2026-01-06T16:11:00Z">
              <w:tcPr>
                <w:tcW w:w="660" w:type="dxa"/>
              </w:tcPr>
            </w:tcPrChange>
          </w:tcPr>
          <w:p w14:paraId="70A41473" w14:textId="77777777" w:rsidR="00C76A5C" w:rsidRDefault="002A147B">
            <w:pPr>
              <w:pStyle w:val="Compact"/>
              <w:jc w:val="right"/>
            </w:pPr>
            <w:r>
              <w:t>10</w:t>
            </w:r>
          </w:p>
        </w:tc>
        <w:tc>
          <w:tcPr>
            <w:tcW w:w="1387" w:type="dxa"/>
            <w:tcPrChange w:id="157" w:author="Arthur Plassart" w:date="2026-01-06T17:11:00Z" w16du:dateUtc="2026-01-06T16:11:00Z">
              <w:tcPr>
                <w:tcW w:w="1173" w:type="dxa"/>
              </w:tcPr>
            </w:tcPrChange>
          </w:tcPr>
          <w:p w14:paraId="70A41474" w14:textId="77777777" w:rsidR="00C76A5C" w:rsidRDefault="002A147B">
            <w:pPr>
              <w:pStyle w:val="Compact"/>
              <w:jc w:val="right"/>
            </w:pPr>
            <w:r>
              <w:t>24</w:t>
            </w:r>
          </w:p>
        </w:tc>
        <w:tc>
          <w:tcPr>
            <w:tcW w:w="693" w:type="dxa"/>
            <w:tcPrChange w:id="158" w:author="Arthur Plassart" w:date="2026-01-06T17:11:00Z" w16du:dateUtc="2026-01-06T16:11:00Z">
              <w:tcPr>
                <w:tcW w:w="586" w:type="dxa"/>
              </w:tcPr>
            </w:tcPrChange>
          </w:tcPr>
          <w:p w14:paraId="70A41475" w14:textId="77777777" w:rsidR="00C76A5C" w:rsidRDefault="002A147B">
            <w:pPr>
              <w:pStyle w:val="Compact"/>
            </w:pPr>
            <w:r>
              <w:t>BBM</w:t>
            </w:r>
          </w:p>
        </w:tc>
      </w:tr>
      <w:tr w:rsidR="00C76A5C" w14:paraId="70A41480" w14:textId="77777777" w:rsidTr="00772D03">
        <w:tc>
          <w:tcPr>
            <w:tcW w:w="2253" w:type="dxa"/>
            <w:tcPrChange w:id="159" w:author="Arthur Plassart" w:date="2026-01-06T17:11:00Z" w16du:dateUtc="2026-01-06T16:11:00Z">
              <w:tcPr>
                <w:tcW w:w="1906" w:type="dxa"/>
              </w:tcPr>
            </w:tcPrChange>
          </w:tcPr>
          <w:p w14:paraId="70A41477" w14:textId="77777777" w:rsidR="00C76A5C" w:rsidRDefault="002A147B">
            <w:pPr>
              <w:pStyle w:val="Compact"/>
            </w:pPr>
            <w:r>
              <w:t>Chlamydomonas priscui</w:t>
            </w:r>
          </w:p>
        </w:tc>
        <w:tc>
          <w:tcPr>
            <w:tcW w:w="1008" w:type="dxa"/>
            <w:tcPrChange w:id="160" w:author="Arthur Plassart" w:date="2026-01-06T17:11:00Z" w16du:dateUtc="2026-01-06T16:11:00Z">
              <w:tcPr>
                <w:tcW w:w="586" w:type="dxa"/>
              </w:tcPr>
            </w:tcPrChange>
          </w:tcPr>
          <w:p w14:paraId="70A41478" w14:textId="77777777" w:rsidR="00C76A5C" w:rsidRDefault="002A147B">
            <w:pPr>
              <w:pStyle w:val="Compact"/>
            </w:pPr>
            <w:r>
              <w:t>Green</w:t>
            </w:r>
          </w:p>
        </w:tc>
        <w:tc>
          <w:tcPr>
            <w:tcW w:w="850" w:type="dxa"/>
            <w:tcPrChange w:id="161" w:author="Arthur Plassart" w:date="2026-01-06T17:11:00Z" w16du:dateUtc="2026-01-06T16:11:00Z">
              <w:tcPr>
                <w:tcW w:w="733" w:type="dxa"/>
                <w:gridSpan w:val="2"/>
              </w:tcPr>
            </w:tcPrChange>
          </w:tcPr>
          <w:p w14:paraId="70A41479" w14:textId="77777777" w:rsidR="00C76A5C" w:rsidRDefault="002A147B">
            <w:pPr>
              <w:pStyle w:val="Compact"/>
            </w:pPr>
            <w:r>
              <w:t>Polar</w:t>
            </w:r>
          </w:p>
        </w:tc>
        <w:tc>
          <w:tcPr>
            <w:tcW w:w="569" w:type="dxa"/>
            <w:tcPrChange w:id="162" w:author="Arthur Plassart" w:date="2026-01-06T17:11:00Z" w16du:dateUtc="2026-01-06T16:11:00Z">
              <w:tcPr>
                <w:tcW w:w="733" w:type="dxa"/>
                <w:gridSpan w:val="2"/>
              </w:tcPr>
            </w:tcPrChange>
          </w:tcPr>
          <w:p w14:paraId="70A4147A" w14:textId="77777777" w:rsidR="00C76A5C" w:rsidRDefault="002A147B">
            <w:pPr>
              <w:pStyle w:val="Compact"/>
              <w:jc w:val="right"/>
            </w:pPr>
            <w:r>
              <w:t>4</w:t>
            </w:r>
          </w:p>
        </w:tc>
        <w:tc>
          <w:tcPr>
            <w:tcW w:w="867" w:type="dxa"/>
            <w:tcPrChange w:id="163" w:author="Arthur Plassart" w:date="2026-01-06T17:11:00Z" w16du:dateUtc="2026-01-06T16:11:00Z">
              <w:tcPr>
                <w:tcW w:w="733" w:type="dxa"/>
              </w:tcPr>
            </w:tcPrChange>
          </w:tcPr>
          <w:p w14:paraId="70A4147B" w14:textId="77777777" w:rsidR="00C76A5C" w:rsidRDefault="002A147B">
            <w:pPr>
              <w:pStyle w:val="Compact"/>
              <w:jc w:val="right"/>
            </w:pPr>
            <w:r>
              <w:t>30.00</w:t>
            </w:r>
          </w:p>
        </w:tc>
        <w:tc>
          <w:tcPr>
            <w:tcW w:w="953" w:type="dxa"/>
            <w:tcPrChange w:id="164" w:author="Arthur Plassart" w:date="2026-01-06T17:11:00Z" w16du:dateUtc="2026-01-06T16:11:00Z">
              <w:tcPr>
                <w:tcW w:w="806" w:type="dxa"/>
              </w:tcPr>
            </w:tcPrChange>
          </w:tcPr>
          <w:p w14:paraId="70A4147C" w14:textId="77777777" w:rsidR="00C76A5C" w:rsidRDefault="002A147B">
            <w:pPr>
              <w:pStyle w:val="Compact"/>
              <w:jc w:val="right"/>
            </w:pPr>
            <w:r>
              <w:t>500.00</w:t>
            </w:r>
          </w:p>
        </w:tc>
        <w:tc>
          <w:tcPr>
            <w:tcW w:w="780" w:type="dxa"/>
            <w:tcPrChange w:id="165" w:author="Arthur Plassart" w:date="2026-01-06T17:11:00Z" w16du:dateUtc="2026-01-06T16:11:00Z">
              <w:tcPr>
                <w:tcW w:w="660" w:type="dxa"/>
              </w:tcPr>
            </w:tcPrChange>
          </w:tcPr>
          <w:p w14:paraId="70A4147D" w14:textId="77777777" w:rsidR="00C76A5C" w:rsidRDefault="002A147B">
            <w:pPr>
              <w:pStyle w:val="Compact"/>
              <w:jc w:val="right"/>
            </w:pPr>
            <w:r>
              <w:t>10</w:t>
            </w:r>
          </w:p>
        </w:tc>
        <w:tc>
          <w:tcPr>
            <w:tcW w:w="1387" w:type="dxa"/>
            <w:tcPrChange w:id="166" w:author="Arthur Plassart" w:date="2026-01-06T17:11:00Z" w16du:dateUtc="2026-01-06T16:11:00Z">
              <w:tcPr>
                <w:tcW w:w="1173" w:type="dxa"/>
              </w:tcPr>
            </w:tcPrChange>
          </w:tcPr>
          <w:p w14:paraId="70A4147E" w14:textId="77777777" w:rsidR="00C76A5C" w:rsidRDefault="002A147B">
            <w:pPr>
              <w:pStyle w:val="Compact"/>
              <w:jc w:val="right"/>
            </w:pPr>
            <w:r>
              <w:t>24</w:t>
            </w:r>
          </w:p>
        </w:tc>
        <w:tc>
          <w:tcPr>
            <w:tcW w:w="693" w:type="dxa"/>
            <w:tcPrChange w:id="167" w:author="Arthur Plassart" w:date="2026-01-06T17:11:00Z" w16du:dateUtc="2026-01-06T16:11:00Z">
              <w:tcPr>
                <w:tcW w:w="586" w:type="dxa"/>
              </w:tcPr>
            </w:tcPrChange>
          </w:tcPr>
          <w:p w14:paraId="70A4147F" w14:textId="77777777" w:rsidR="00C76A5C" w:rsidRDefault="002A147B">
            <w:pPr>
              <w:pStyle w:val="Compact"/>
            </w:pPr>
            <w:r>
              <w:t>BBM</w:t>
            </w:r>
          </w:p>
        </w:tc>
      </w:tr>
      <w:tr w:rsidR="00C76A5C" w14:paraId="70A4148A" w14:textId="77777777" w:rsidTr="00772D03">
        <w:tc>
          <w:tcPr>
            <w:tcW w:w="2253" w:type="dxa"/>
            <w:tcPrChange w:id="168" w:author="Arthur Plassart" w:date="2026-01-06T17:11:00Z" w16du:dateUtc="2026-01-06T16:11:00Z">
              <w:tcPr>
                <w:tcW w:w="1906" w:type="dxa"/>
              </w:tcPr>
            </w:tcPrChange>
          </w:tcPr>
          <w:p w14:paraId="70A41481" w14:textId="77777777" w:rsidR="00C76A5C" w:rsidRDefault="002A147B">
            <w:pPr>
              <w:pStyle w:val="Compact"/>
            </w:pPr>
            <w:r>
              <w:t>Chlamydomonas priscui</w:t>
            </w:r>
          </w:p>
        </w:tc>
        <w:tc>
          <w:tcPr>
            <w:tcW w:w="1008" w:type="dxa"/>
            <w:tcPrChange w:id="169" w:author="Arthur Plassart" w:date="2026-01-06T17:11:00Z" w16du:dateUtc="2026-01-06T16:11:00Z">
              <w:tcPr>
                <w:tcW w:w="586" w:type="dxa"/>
              </w:tcPr>
            </w:tcPrChange>
          </w:tcPr>
          <w:p w14:paraId="70A41482" w14:textId="77777777" w:rsidR="00C76A5C" w:rsidRDefault="002A147B">
            <w:pPr>
              <w:pStyle w:val="Compact"/>
            </w:pPr>
            <w:r>
              <w:t>Green</w:t>
            </w:r>
          </w:p>
        </w:tc>
        <w:tc>
          <w:tcPr>
            <w:tcW w:w="850" w:type="dxa"/>
            <w:tcPrChange w:id="170" w:author="Arthur Plassart" w:date="2026-01-06T17:11:00Z" w16du:dateUtc="2026-01-06T16:11:00Z">
              <w:tcPr>
                <w:tcW w:w="733" w:type="dxa"/>
                <w:gridSpan w:val="2"/>
              </w:tcPr>
            </w:tcPrChange>
          </w:tcPr>
          <w:p w14:paraId="70A41483" w14:textId="77777777" w:rsidR="00C76A5C" w:rsidRDefault="002A147B">
            <w:pPr>
              <w:pStyle w:val="Compact"/>
            </w:pPr>
            <w:r>
              <w:t>Polar</w:t>
            </w:r>
          </w:p>
        </w:tc>
        <w:tc>
          <w:tcPr>
            <w:tcW w:w="569" w:type="dxa"/>
            <w:tcPrChange w:id="171" w:author="Arthur Plassart" w:date="2026-01-06T17:11:00Z" w16du:dateUtc="2026-01-06T16:11:00Z">
              <w:tcPr>
                <w:tcW w:w="733" w:type="dxa"/>
                <w:gridSpan w:val="2"/>
              </w:tcPr>
            </w:tcPrChange>
          </w:tcPr>
          <w:p w14:paraId="70A41484" w14:textId="77777777" w:rsidR="00C76A5C" w:rsidRDefault="002A147B">
            <w:pPr>
              <w:pStyle w:val="Compact"/>
              <w:jc w:val="right"/>
            </w:pPr>
            <w:r>
              <w:t>4</w:t>
            </w:r>
          </w:p>
        </w:tc>
        <w:tc>
          <w:tcPr>
            <w:tcW w:w="867" w:type="dxa"/>
            <w:tcPrChange w:id="172" w:author="Arthur Plassart" w:date="2026-01-06T17:11:00Z" w16du:dateUtc="2026-01-06T16:11:00Z">
              <w:tcPr>
                <w:tcW w:w="733" w:type="dxa"/>
              </w:tcPr>
            </w:tcPrChange>
          </w:tcPr>
          <w:p w14:paraId="70A41485" w14:textId="77777777" w:rsidR="00C76A5C" w:rsidRDefault="002A147B">
            <w:pPr>
              <w:pStyle w:val="Compact"/>
              <w:jc w:val="right"/>
            </w:pPr>
            <w:r>
              <w:t>70.00</w:t>
            </w:r>
          </w:p>
        </w:tc>
        <w:tc>
          <w:tcPr>
            <w:tcW w:w="953" w:type="dxa"/>
            <w:tcPrChange w:id="173" w:author="Arthur Plassart" w:date="2026-01-06T17:11:00Z" w16du:dateUtc="2026-01-06T16:11:00Z">
              <w:tcPr>
                <w:tcW w:w="806" w:type="dxa"/>
              </w:tcPr>
            </w:tcPrChange>
          </w:tcPr>
          <w:p w14:paraId="70A41486" w14:textId="77777777" w:rsidR="00C76A5C" w:rsidRDefault="002A147B">
            <w:pPr>
              <w:pStyle w:val="Compact"/>
              <w:jc w:val="right"/>
            </w:pPr>
            <w:r>
              <w:t>500.00</w:t>
            </w:r>
          </w:p>
        </w:tc>
        <w:tc>
          <w:tcPr>
            <w:tcW w:w="780" w:type="dxa"/>
            <w:tcPrChange w:id="174" w:author="Arthur Plassart" w:date="2026-01-06T17:11:00Z" w16du:dateUtc="2026-01-06T16:11:00Z">
              <w:tcPr>
                <w:tcW w:w="660" w:type="dxa"/>
              </w:tcPr>
            </w:tcPrChange>
          </w:tcPr>
          <w:p w14:paraId="70A41487" w14:textId="77777777" w:rsidR="00C76A5C" w:rsidRDefault="002A147B">
            <w:pPr>
              <w:pStyle w:val="Compact"/>
              <w:jc w:val="right"/>
            </w:pPr>
            <w:r>
              <w:t>10</w:t>
            </w:r>
          </w:p>
        </w:tc>
        <w:tc>
          <w:tcPr>
            <w:tcW w:w="1387" w:type="dxa"/>
            <w:tcPrChange w:id="175" w:author="Arthur Plassart" w:date="2026-01-06T17:11:00Z" w16du:dateUtc="2026-01-06T16:11:00Z">
              <w:tcPr>
                <w:tcW w:w="1173" w:type="dxa"/>
              </w:tcPr>
            </w:tcPrChange>
          </w:tcPr>
          <w:p w14:paraId="70A41488" w14:textId="77777777" w:rsidR="00C76A5C" w:rsidRDefault="002A147B">
            <w:pPr>
              <w:pStyle w:val="Compact"/>
              <w:jc w:val="right"/>
            </w:pPr>
            <w:r>
              <w:t>24</w:t>
            </w:r>
          </w:p>
        </w:tc>
        <w:tc>
          <w:tcPr>
            <w:tcW w:w="693" w:type="dxa"/>
            <w:tcPrChange w:id="176" w:author="Arthur Plassart" w:date="2026-01-06T17:11:00Z" w16du:dateUtc="2026-01-06T16:11:00Z">
              <w:tcPr>
                <w:tcW w:w="586" w:type="dxa"/>
              </w:tcPr>
            </w:tcPrChange>
          </w:tcPr>
          <w:p w14:paraId="70A41489" w14:textId="77777777" w:rsidR="00C76A5C" w:rsidRDefault="002A147B">
            <w:pPr>
              <w:pStyle w:val="Compact"/>
            </w:pPr>
            <w:r>
              <w:t>BBM</w:t>
            </w:r>
          </w:p>
        </w:tc>
      </w:tr>
      <w:tr w:rsidR="00C76A5C" w14:paraId="70A41494" w14:textId="77777777" w:rsidTr="00772D03">
        <w:tc>
          <w:tcPr>
            <w:tcW w:w="2253" w:type="dxa"/>
            <w:tcPrChange w:id="177" w:author="Arthur Plassart" w:date="2026-01-06T17:11:00Z" w16du:dateUtc="2026-01-06T16:11:00Z">
              <w:tcPr>
                <w:tcW w:w="1906" w:type="dxa"/>
              </w:tcPr>
            </w:tcPrChange>
          </w:tcPr>
          <w:p w14:paraId="70A4148B" w14:textId="77777777" w:rsidR="00C76A5C" w:rsidRDefault="002A147B">
            <w:pPr>
              <w:pStyle w:val="Compact"/>
            </w:pPr>
            <w:r>
              <w:t>Chlamydomonas priscui</w:t>
            </w:r>
          </w:p>
        </w:tc>
        <w:tc>
          <w:tcPr>
            <w:tcW w:w="1008" w:type="dxa"/>
            <w:tcPrChange w:id="178" w:author="Arthur Plassart" w:date="2026-01-06T17:11:00Z" w16du:dateUtc="2026-01-06T16:11:00Z">
              <w:tcPr>
                <w:tcW w:w="586" w:type="dxa"/>
              </w:tcPr>
            </w:tcPrChange>
          </w:tcPr>
          <w:p w14:paraId="70A4148C" w14:textId="77777777" w:rsidR="00C76A5C" w:rsidRDefault="002A147B">
            <w:pPr>
              <w:pStyle w:val="Compact"/>
            </w:pPr>
            <w:r>
              <w:t>Green</w:t>
            </w:r>
          </w:p>
        </w:tc>
        <w:tc>
          <w:tcPr>
            <w:tcW w:w="850" w:type="dxa"/>
            <w:tcPrChange w:id="179" w:author="Arthur Plassart" w:date="2026-01-06T17:11:00Z" w16du:dateUtc="2026-01-06T16:11:00Z">
              <w:tcPr>
                <w:tcW w:w="733" w:type="dxa"/>
                <w:gridSpan w:val="2"/>
              </w:tcPr>
            </w:tcPrChange>
          </w:tcPr>
          <w:p w14:paraId="70A4148D" w14:textId="77777777" w:rsidR="00C76A5C" w:rsidRDefault="002A147B">
            <w:pPr>
              <w:pStyle w:val="Compact"/>
            </w:pPr>
            <w:r>
              <w:t>Polar</w:t>
            </w:r>
          </w:p>
        </w:tc>
        <w:tc>
          <w:tcPr>
            <w:tcW w:w="569" w:type="dxa"/>
            <w:tcPrChange w:id="180" w:author="Arthur Plassart" w:date="2026-01-06T17:11:00Z" w16du:dateUtc="2026-01-06T16:11:00Z">
              <w:tcPr>
                <w:tcW w:w="733" w:type="dxa"/>
                <w:gridSpan w:val="2"/>
              </w:tcPr>
            </w:tcPrChange>
          </w:tcPr>
          <w:p w14:paraId="70A4148E" w14:textId="77777777" w:rsidR="00C76A5C" w:rsidRDefault="002A147B">
            <w:pPr>
              <w:pStyle w:val="Compact"/>
              <w:jc w:val="right"/>
            </w:pPr>
            <w:r>
              <w:t>4</w:t>
            </w:r>
          </w:p>
        </w:tc>
        <w:tc>
          <w:tcPr>
            <w:tcW w:w="867" w:type="dxa"/>
            <w:tcPrChange w:id="181" w:author="Arthur Plassart" w:date="2026-01-06T17:11:00Z" w16du:dateUtc="2026-01-06T16:11:00Z">
              <w:tcPr>
                <w:tcW w:w="733" w:type="dxa"/>
              </w:tcPr>
            </w:tcPrChange>
          </w:tcPr>
          <w:p w14:paraId="70A4148F" w14:textId="77777777" w:rsidR="00C76A5C" w:rsidRDefault="002A147B">
            <w:pPr>
              <w:pStyle w:val="Compact"/>
              <w:jc w:val="right"/>
            </w:pPr>
            <w:r>
              <w:t>500.00</w:t>
            </w:r>
          </w:p>
        </w:tc>
        <w:tc>
          <w:tcPr>
            <w:tcW w:w="953" w:type="dxa"/>
            <w:tcPrChange w:id="182" w:author="Arthur Plassart" w:date="2026-01-06T17:11:00Z" w16du:dateUtc="2026-01-06T16:11:00Z">
              <w:tcPr>
                <w:tcW w:w="806" w:type="dxa"/>
              </w:tcPr>
            </w:tcPrChange>
          </w:tcPr>
          <w:p w14:paraId="70A41490" w14:textId="77777777" w:rsidR="00C76A5C" w:rsidRDefault="002A147B">
            <w:pPr>
              <w:pStyle w:val="Compact"/>
              <w:jc w:val="right"/>
            </w:pPr>
            <w:r>
              <w:t>500.00</w:t>
            </w:r>
          </w:p>
        </w:tc>
        <w:tc>
          <w:tcPr>
            <w:tcW w:w="780" w:type="dxa"/>
            <w:tcPrChange w:id="183" w:author="Arthur Plassart" w:date="2026-01-06T17:11:00Z" w16du:dateUtc="2026-01-06T16:11:00Z">
              <w:tcPr>
                <w:tcW w:w="660" w:type="dxa"/>
              </w:tcPr>
            </w:tcPrChange>
          </w:tcPr>
          <w:p w14:paraId="70A41491" w14:textId="77777777" w:rsidR="00C76A5C" w:rsidRDefault="002A147B">
            <w:pPr>
              <w:pStyle w:val="Compact"/>
              <w:jc w:val="right"/>
            </w:pPr>
            <w:r>
              <w:t>10</w:t>
            </w:r>
          </w:p>
        </w:tc>
        <w:tc>
          <w:tcPr>
            <w:tcW w:w="1387" w:type="dxa"/>
            <w:tcPrChange w:id="184" w:author="Arthur Plassart" w:date="2026-01-06T17:11:00Z" w16du:dateUtc="2026-01-06T16:11:00Z">
              <w:tcPr>
                <w:tcW w:w="1173" w:type="dxa"/>
              </w:tcPr>
            </w:tcPrChange>
          </w:tcPr>
          <w:p w14:paraId="70A41492" w14:textId="77777777" w:rsidR="00C76A5C" w:rsidRDefault="002A147B">
            <w:pPr>
              <w:pStyle w:val="Compact"/>
              <w:jc w:val="right"/>
            </w:pPr>
            <w:r>
              <w:t>24</w:t>
            </w:r>
          </w:p>
        </w:tc>
        <w:tc>
          <w:tcPr>
            <w:tcW w:w="693" w:type="dxa"/>
            <w:tcPrChange w:id="185" w:author="Arthur Plassart" w:date="2026-01-06T17:11:00Z" w16du:dateUtc="2026-01-06T16:11:00Z">
              <w:tcPr>
                <w:tcW w:w="586" w:type="dxa"/>
              </w:tcPr>
            </w:tcPrChange>
          </w:tcPr>
          <w:p w14:paraId="70A41493" w14:textId="77777777" w:rsidR="00C76A5C" w:rsidRDefault="002A147B">
            <w:pPr>
              <w:pStyle w:val="Compact"/>
            </w:pPr>
            <w:r>
              <w:t>BBM</w:t>
            </w:r>
          </w:p>
        </w:tc>
      </w:tr>
      <w:tr w:rsidR="00C76A5C" w14:paraId="70A4149E" w14:textId="77777777" w:rsidTr="00772D03">
        <w:tc>
          <w:tcPr>
            <w:tcW w:w="2253" w:type="dxa"/>
            <w:tcPrChange w:id="186" w:author="Arthur Plassart" w:date="2026-01-06T17:11:00Z" w16du:dateUtc="2026-01-06T16:11:00Z">
              <w:tcPr>
                <w:tcW w:w="1906" w:type="dxa"/>
              </w:tcPr>
            </w:tcPrChange>
          </w:tcPr>
          <w:p w14:paraId="70A41495" w14:textId="77777777" w:rsidR="00C76A5C" w:rsidRDefault="002A147B">
            <w:pPr>
              <w:pStyle w:val="Compact"/>
            </w:pPr>
            <w:r>
              <w:t>Chlamydomonas priscui</w:t>
            </w:r>
          </w:p>
        </w:tc>
        <w:tc>
          <w:tcPr>
            <w:tcW w:w="1008" w:type="dxa"/>
            <w:tcPrChange w:id="187" w:author="Arthur Plassart" w:date="2026-01-06T17:11:00Z" w16du:dateUtc="2026-01-06T16:11:00Z">
              <w:tcPr>
                <w:tcW w:w="586" w:type="dxa"/>
              </w:tcPr>
            </w:tcPrChange>
          </w:tcPr>
          <w:p w14:paraId="70A41496" w14:textId="77777777" w:rsidR="00C76A5C" w:rsidRDefault="002A147B">
            <w:pPr>
              <w:pStyle w:val="Compact"/>
            </w:pPr>
            <w:r>
              <w:t>Green</w:t>
            </w:r>
          </w:p>
        </w:tc>
        <w:tc>
          <w:tcPr>
            <w:tcW w:w="850" w:type="dxa"/>
            <w:tcPrChange w:id="188" w:author="Arthur Plassart" w:date="2026-01-06T17:11:00Z" w16du:dateUtc="2026-01-06T16:11:00Z">
              <w:tcPr>
                <w:tcW w:w="733" w:type="dxa"/>
                <w:gridSpan w:val="2"/>
              </w:tcPr>
            </w:tcPrChange>
          </w:tcPr>
          <w:p w14:paraId="70A41497" w14:textId="77777777" w:rsidR="00C76A5C" w:rsidRDefault="002A147B">
            <w:pPr>
              <w:pStyle w:val="Compact"/>
            </w:pPr>
            <w:r>
              <w:t>Polar</w:t>
            </w:r>
          </w:p>
        </w:tc>
        <w:tc>
          <w:tcPr>
            <w:tcW w:w="569" w:type="dxa"/>
            <w:tcPrChange w:id="189" w:author="Arthur Plassart" w:date="2026-01-06T17:11:00Z" w16du:dateUtc="2026-01-06T16:11:00Z">
              <w:tcPr>
                <w:tcW w:w="733" w:type="dxa"/>
                <w:gridSpan w:val="2"/>
              </w:tcPr>
            </w:tcPrChange>
          </w:tcPr>
          <w:p w14:paraId="70A41498" w14:textId="77777777" w:rsidR="00C76A5C" w:rsidRDefault="002A147B">
            <w:pPr>
              <w:pStyle w:val="Compact"/>
              <w:jc w:val="right"/>
            </w:pPr>
            <w:r>
              <w:t>4</w:t>
            </w:r>
          </w:p>
        </w:tc>
        <w:tc>
          <w:tcPr>
            <w:tcW w:w="867" w:type="dxa"/>
            <w:tcPrChange w:id="190" w:author="Arthur Plassart" w:date="2026-01-06T17:11:00Z" w16du:dateUtc="2026-01-06T16:11:00Z">
              <w:tcPr>
                <w:tcW w:w="733" w:type="dxa"/>
              </w:tcPr>
            </w:tcPrChange>
          </w:tcPr>
          <w:p w14:paraId="70A41499" w14:textId="77777777" w:rsidR="00C76A5C" w:rsidRDefault="002A147B">
            <w:pPr>
              <w:pStyle w:val="Compact"/>
              <w:jc w:val="right"/>
            </w:pPr>
            <w:r>
              <w:t>700.00</w:t>
            </w:r>
          </w:p>
        </w:tc>
        <w:tc>
          <w:tcPr>
            <w:tcW w:w="953" w:type="dxa"/>
            <w:tcPrChange w:id="191" w:author="Arthur Plassart" w:date="2026-01-06T17:11:00Z" w16du:dateUtc="2026-01-06T16:11:00Z">
              <w:tcPr>
                <w:tcW w:w="806" w:type="dxa"/>
              </w:tcPr>
            </w:tcPrChange>
          </w:tcPr>
          <w:p w14:paraId="70A4149A" w14:textId="77777777" w:rsidR="00C76A5C" w:rsidRDefault="002A147B">
            <w:pPr>
              <w:pStyle w:val="Compact"/>
              <w:jc w:val="right"/>
            </w:pPr>
            <w:r>
              <w:t>500.00</w:t>
            </w:r>
          </w:p>
        </w:tc>
        <w:tc>
          <w:tcPr>
            <w:tcW w:w="780" w:type="dxa"/>
            <w:tcPrChange w:id="192" w:author="Arthur Plassart" w:date="2026-01-06T17:11:00Z" w16du:dateUtc="2026-01-06T16:11:00Z">
              <w:tcPr>
                <w:tcW w:w="660" w:type="dxa"/>
              </w:tcPr>
            </w:tcPrChange>
          </w:tcPr>
          <w:p w14:paraId="70A4149B" w14:textId="77777777" w:rsidR="00C76A5C" w:rsidRDefault="002A147B">
            <w:pPr>
              <w:pStyle w:val="Compact"/>
              <w:jc w:val="right"/>
            </w:pPr>
            <w:r>
              <w:t>10</w:t>
            </w:r>
          </w:p>
        </w:tc>
        <w:tc>
          <w:tcPr>
            <w:tcW w:w="1387" w:type="dxa"/>
            <w:tcPrChange w:id="193" w:author="Arthur Plassart" w:date="2026-01-06T17:11:00Z" w16du:dateUtc="2026-01-06T16:11:00Z">
              <w:tcPr>
                <w:tcW w:w="1173" w:type="dxa"/>
              </w:tcPr>
            </w:tcPrChange>
          </w:tcPr>
          <w:p w14:paraId="70A4149C" w14:textId="77777777" w:rsidR="00C76A5C" w:rsidRDefault="002A147B">
            <w:pPr>
              <w:pStyle w:val="Compact"/>
              <w:jc w:val="right"/>
            </w:pPr>
            <w:r>
              <w:t>24</w:t>
            </w:r>
          </w:p>
        </w:tc>
        <w:tc>
          <w:tcPr>
            <w:tcW w:w="693" w:type="dxa"/>
            <w:tcPrChange w:id="194" w:author="Arthur Plassart" w:date="2026-01-06T17:11:00Z" w16du:dateUtc="2026-01-06T16:11:00Z">
              <w:tcPr>
                <w:tcW w:w="586" w:type="dxa"/>
              </w:tcPr>
            </w:tcPrChange>
          </w:tcPr>
          <w:p w14:paraId="70A4149D" w14:textId="77777777" w:rsidR="00C76A5C" w:rsidRDefault="002A147B">
            <w:pPr>
              <w:pStyle w:val="Compact"/>
            </w:pPr>
            <w:r>
              <w:t>BBM</w:t>
            </w:r>
          </w:p>
        </w:tc>
      </w:tr>
      <w:tr w:rsidR="00C76A5C" w14:paraId="70A414A8" w14:textId="77777777" w:rsidTr="00772D03">
        <w:tc>
          <w:tcPr>
            <w:tcW w:w="2253" w:type="dxa"/>
            <w:tcPrChange w:id="195" w:author="Arthur Plassart" w:date="2026-01-06T17:11:00Z" w16du:dateUtc="2026-01-06T16:11:00Z">
              <w:tcPr>
                <w:tcW w:w="1906" w:type="dxa"/>
              </w:tcPr>
            </w:tcPrChange>
          </w:tcPr>
          <w:p w14:paraId="70A4149F" w14:textId="77777777" w:rsidR="00C76A5C" w:rsidRDefault="002A147B">
            <w:pPr>
              <w:pStyle w:val="Compact"/>
            </w:pPr>
            <w:r>
              <w:t>Chlamydomonas euryale</w:t>
            </w:r>
          </w:p>
        </w:tc>
        <w:tc>
          <w:tcPr>
            <w:tcW w:w="1008" w:type="dxa"/>
            <w:tcPrChange w:id="196" w:author="Arthur Plassart" w:date="2026-01-06T17:11:00Z" w16du:dateUtc="2026-01-06T16:11:00Z">
              <w:tcPr>
                <w:tcW w:w="586" w:type="dxa"/>
              </w:tcPr>
            </w:tcPrChange>
          </w:tcPr>
          <w:p w14:paraId="70A414A0" w14:textId="77777777" w:rsidR="00C76A5C" w:rsidRDefault="002A147B">
            <w:pPr>
              <w:pStyle w:val="Compact"/>
            </w:pPr>
            <w:r>
              <w:t>Green</w:t>
            </w:r>
          </w:p>
        </w:tc>
        <w:tc>
          <w:tcPr>
            <w:tcW w:w="850" w:type="dxa"/>
            <w:tcPrChange w:id="197" w:author="Arthur Plassart" w:date="2026-01-06T17:11:00Z" w16du:dateUtc="2026-01-06T16:11:00Z">
              <w:tcPr>
                <w:tcW w:w="733" w:type="dxa"/>
                <w:gridSpan w:val="2"/>
              </w:tcPr>
            </w:tcPrChange>
          </w:tcPr>
          <w:p w14:paraId="70A414A1" w14:textId="77777777" w:rsidR="00C76A5C" w:rsidRDefault="002A147B">
            <w:pPr>
              <w:pStyle w:val="Compact"/>
            </w:pPr>
            <w:r>
              <w:t>Temperate</w:t>
            </w:r>
          </w:p>
        </w:tc>
        <w:tc>
          <w:tcPr>
            <w:tcW w:w="569" w:type="dxa"/>
            <w:tcPrChange w:id="198" w:author="Arthur Plassart" w:date="2026-01-06T17:11:00Z" w16du:dateUtc="2026-01-06T16:11:00Z">
              <w:tcPr>
                <w:tcW w:w="733" w:type="dxa"/>
                <w:gridSpan w:val="2"/>
              </w:tcPr>
            </w:tcPrChange>
          </w:tcPr>
          <w:p w14:paraId="70A414A2" w14:textId="77777777" w:rsidR="00C76A5C" w:rsidRDefault="002A147B">
            <w:pPr>
              <w:pStyle w:val="Compact"/>
              <w:jc w:val="right"/>
            </w:pPr>
            <w:r>
              <w:t>24</w:t>
            </w:r>
          </w:p>
        </w:tc>
        <w:tc>
          <w:tcPr>
            <w:tcW w:w="867" w:type="dxa"/>
            <w:tcPrChange w:id="199" w:author="Arthur Plassart" w:date="2026-01-06T17:11:00Z" w16du:dateUtc="2026-01-06T16:11:00Z">
              <w:tcPr>
                <w:tcW w:w="733" w:type="dxa"/>
              </w:tcPr>
            </w:tcPrChange>
          </w:tcPr>
          <w:p w14:paraId="70A414A3" w14:textId="77777777" w:rsidR="00C76A5C" w:rsidRDefault="002A147B">
            <w:pPr>
              <w:pStyle w:val="Compact"/>
              <w:jc w:val="right"/>
            </w:pPr>
            <w:r>
              <w:t>30.00</w:t>
            </w:r>
          </w:p>
        </w:tc>
        <w:tc>
          <w:tcPr>
            <w:tcW w:w="953" w:type="dxa"/>
            <w:tcPrChange w:id="200" w:author="Arthur Plassart" w:date="2026-01-06T17:11:00Z" w16du:dateUtc="2026-01-06T16:11:00Z">
              <w:tcPr>
                <w:tcW w:w="806" w:type="dxa"/>
              </w:tcPr>
            </w:tcPrChange>
          </w:tcPr>
          <w:p w14:paraId="70A414A4" w14:textId="77777777" w:rsidR="00C76A5C" w:rsidRDefault="002A147B">
            <w:pPr>
              <w:pStyle w:val="Compact"/>
              <w:jc w:val="right"/>
            </w:pPr>
            <w:r>
              <w:t>500.00</w:t>
            </w:r>
          </w:p>
        </w:tc>
        <w:tc>
          <w:tcPr>
            <w:tcW w:w="780" w:type="dxa"/>
            <w:tcPrChange w:id="201" w:author="Arthur Plassart" w:date="2026-01-06T17:11:00Z" w16du:dateUtc="2026-01-06T16:11:00Z">
              <w:tcPr>
                <w:tcW w:w="660" w:type="dxa"/>
              </w:tcPr>
            </w:tcPrChange>
          </w:tcPr>
          <w:p w14:paraId="70A414A5" w14:textId="77777777" w:rsidR="00C76A5C" w:rsidRDefault="002A147B">
            <w:pPr>
              <w:pStyle w:val="Compact"/>
              <w:jc w:val="right"/>
            </w:pPr>
            <w:r>
              <w:t>10</w:t>
            </w:r>
          </w:p>
        </w:tc>
        <w:tc>
          <w:tcPr>
            <w:tcW w:w="1387" w:type="dxa"/>
            <w:tcPrChange w:id="202" w:author="Arthur Plassart" w:date="2026-01-06T17:11:00Z" w16du:dateUtc="2026-01-06T16:11:00Z">
              <w:tcPr>
                <w:tcW w:w="1173" w:type="dxa"/>
              </w:tcPr>
            </w:tcPrChange>
          </w:tcPr>
          <w:p w14:paraId="70A414A6" w14:textId="77777777" w:rsidR="00C76A5C" w:rsidRDefault="002A147B">
            <w:pPr>
              <w:pStyle w:val="Compact"/>
              <w:jc w:val="right"/>
            </w:pPr>
            <w:r>
              <w:t>24</w:t>
            </w:r>
          </w:p>
        </w:tc>
        <w:tc>
          <w:tcPr>
            <w:tcW w:w="693" w:type="dxa"/>
            <w:tcPrChange w:id="203" w:author="Arthur Plassart" w:date="2026-01-06T17:11:00Z" w16du:dateUtc="2026-01-06T16:11:00Z">
              <w:tcPr>
                <w:tcW w:w="586" w:type="dxa"/>
              </w:tcPr>
            </w:tcPrChange>
          </w:tcPr>
          <w:p w14:paraId="70A414A7" w14:textId="77777777" w:rsidR="00C76A5C" w:rsidRDefault="002A147B">
            <w:pPr>
              <w:pStyle w:val="Compact"/>
            </w:pPr>
            <w:r>
              <w:t>BBM_NH4</w:t>
            </w:r>
          </w:p>
        </w:tc>
      </w:tr>
      <w:tr w:rsidR="00C76A5C" w14:paraId="70A414B2" w14:textId="77777777" w:rsidTr="00772D03">
        <w:tc>
          <w:tcPr>
            <w:tcW w:w="2253" w:type="dxa"/>
            <w:tcPrChange w:id="204" w:author="Arthur Plassart" w:date="2026-01-06T17:11:00Z" w16du:dateUtc="2026-01-06T16:11:00Z">
              <w:tcPr>
                <w:tcW w:w="1906" w:type="dxa"/>
              </w:tcPr>
            </w:tcPrChange>
          </w:tcPr>
          <w:p w14:paraId="70A414A9" w14:textId="77777777" w:rsidR="00C76A5C" w:rsidRDefault="002A147B">
            <w:pPr>
              <w:pStyle w:val="Compact"/>
            </w:pPr>
            <w:r>
              <w:t>Chlamydomonas euryale</w:t>
            </w:r>
          </w:p>
        </w:tc>
        <w:tc>
          <w:tcPr>
            <w:tcW w:w="1008" w:type="dxa"/>
            <w:tcPrChange w:id="205" w:author="Arthur Plassart" w:date="2026-01-06T17:11:00Z" w16du:dateUtc="2026-01-06T16:11:00Z">
              <w:tcPr>
                <w:tcW w:w="586" w:type="dxa"/>
              </w:tcPr>
            </w:tcPrChange>
          </w:tcPr>
          <w:p w14:paraId="70A414AA" w14:textId="77777777" w:rsidR="00C76A5C" w:rsidRDefault="002A147B">
            <w:pPr>
              <w:pStyle w:val="Compact"/>
            </w:pPr>
            <w:r>
              <w:t>Green</w:t>
            </w:r>
          </w:p>
        </w:tc>
        <w:tc>
          <w:tcPr>
            <w:tcW w:w="850" w:type="dxa"/>
            <w:tcPrChange w:id="206" w:author="Arthur Plassart" w:date="2026-01-06T17:11:00Z" w16du:dateUtc="2026-01-06T16:11:00Z">
              <w:tcPr>
                <w:tcW w:w="733" w:type="dxa"/>
                <w:gridSpan w:val="2"/>
              </w:tcPr>
            </w:tcPrChange>
          </w:tcPr>
          <w:p w14:paraId="70A414AB" w14:textId="77777777" w:rsidR="00C76A5C" w:rsidRDefault="002A147B">
            <w:pPr>
              <w:pStyle w:val="Compact"/>
            </w:pPr>
            <w:r>
              <w:t>Temperate</w:t>
            </w:r>
          </w:p>
        </w:tc>
        <w:tc>
          <w:tcPr>
            <w:tcW w:w="569" w:type="dxa"/>
            <w:tcPrChange w:id="207" w:author="Arthur Plassart" w:date="2026-01-06T17:11:00Z" w16du:dateUtc="2026-01-06T16:11:00Z">
              <w:tcPr>
                <w:tcW w:w="733" w:type="dxa"/>
                <w:gridSpan w:val="2"/>
              </w:tcPr>
            </w:tcPrChange>
          </w:tcPr>
          <w:p w14:paraId="70A414AC" w14:textId="77777777" w:rsidR="00C76A5C" w:rsidRDefault="002A147B">
            <w:pPr>
              <w:pStyle w:val="Compact"/>
              <w:jc w:val="right"/>
            </w:pPr>
            <w:r>
              <w:t>24</w:t>
            </w:r>
          </w:p>
        </w:tc>
        <w:tc>
          <w:tcPr>
            <w:tcW w:w="867" w:type="dxa"/>
            <w:tcPrChange w:id="208" w:author="Arthur Plassart" w:date="2026-01-06T17:11:00Z" w16du:dateUtc="2026-01-06T16:11:00Z">
              <w:tcPr>
                <w:tcW w:w="733" w:type="dxa"/>
              </w:tcPr>
            </w:tcPrChange>
          </w:tcPr>
          <w:p w14:paraId="70A414AD" w14:textId="77777777" w:rsidR="00C76A5C" w:rsidRDefault="002A147B">
            <w:pPr>
              <w:pStyle w:val="Compact"/>
              <w:jc w:val="right"/>
            </w:pPr>
            <w:r>
              <w:t>70.00</w:t>
            </w:r>
          </w:p>
        </w:tc>
        <w:tc>
          <w:tcPr>
            <w:tcW w:w="953" w:type="dxa"/>
            <w:tcPrChange w:id="209" w:author="Arthur Plassart" w:date="2026-01-06T17:11:00Z" w16du:dateUtc="2026-01-06T16:11:00Z">
              <w:tcPr>
                <w:tcW w:w="806" w:type="dxa"/>
              </w:tcPr>
            </w:tcPrChange>
          </w:tcPr>
          <w:p w14:paraId="70A414AE" w14:textId="77777777" w:rsidR="00C76A5C" w:rsidRDefault="002A147B">
            <w:pPr>
              <w:pStyle w:val="Compact"/>
              <w:jc w:val="right"/>
            </w:pPr>
            <w:r>
              <w:t>500.00</w:t>
            </w:r>
          </w:p>
        </w:tc>
        <w:tc>
          <w:tcPr>
            <w:tcW w:w="780" w:type="dxa"/>
            <w:tcPrChange w:id="210" w:author="Arthur Plassart" w:date="2026-01-06T17:11:00Z" w16du:dateUtc="2026-01-06T16:11:00Z">
              <w:tcPr>
                <w:tcW w:w="660" w:type="dxa"/>
              </w:tcPr>
            </w:tcPrChange>
          </w:tcPr>
          <w:p w14:paraId="70A414AF" w14:textId="77777777" w:rsidR="00C76A5C" w:rsidRDefault="002A147B">
            <w:pPr>
              <w:pStyle w:val="Compact"/>
              <w:jc w:val="right"/>
            </w:pPr>
            <w:r>
              <w:t>10</w:t>
            </w:r>
          </w:p>
        </w:tc>
        <w:tc>
          <w:tcPr>
            <w:tcW w:w="1387" w:type="dxa"/>
            <w:tcPrChange w:id="211" w:author="Arthur Plassart" w:date="2026-01-06T17:11:00Z" w16du:dateUtc="2026-01-06T16:11:00Z">
              <w:tcPr>
                <w:tcW w:w="1173" w:type="dxa"/>
              </w:tcPr>
            </w:tcPrChange>
          </w:tcPr>
          <w:p w14:paraId="70A414B0" w14:textId="77777777" w:rsidR="00C76A5C" w:rsidRDefault="002A147B">
            <w:pPr>
              <w:pStyle w:val="Compact"/>
              <w:jc w:val="right"/>
            </w:pPr>
            <w:r>
              <w:t>24</w:t>
            </w:r>
          </w:p>
        </w:tc>
        <w:tc>
          <w:tcPr>
            <w:tcW w:w="693" w:type="dxa"/>
            <w:tcPrChange w:id="212" w:author="Arthur Plassart" w:date="2026-01-06T17:11:00Z" w16du:dateUtc="2026-01-06T16:11:00Z">
              <w:tcPr>
                <w:tcW w:w="586" w:type="dxa"/>
              </w:tcPr>
            </w:tcPrChange>
          </w:tcPr>
          <w:p w14:paraId="70A414B1" w14:textId="77777777" w:rsidR="00C76A5C" w:rsidRDefault="002A147B">
            <w:pPr>
              <w:pStyle w:val="Compact"/>
            </w:pPr>
            <w:r>
              <w:t>BBM_NH4</w:t>
            </w:r>
          </w:p>
        </w:tc>
      </w:tr>
      <w:tr w:rsidR="00C76A5C" w14:paraId="70A414BC" w14:textId="77777777" w:rsidTr="00772D03">
        <w:tc>
          <w:tcPr>
            <w:tcW w:w="2253" w:type="dxa"/>
            <w:tcPrChange w:id="213" w:author="Arthur Plassart" w:date="2026-01-06T17:11:00Z" w16du:dateUtc="2026-01-06T16:11:00Z">
              <w:tcPr>
                <w:tcW w:w="1906" w:type="dxa"/>
              </w:tcPr>
            </w:tcPrChange>
          </w:tcPr>
          <w:p w14:paraId="70A414B3" w14:textId="77777777" w:rsidR="00C76A5C" w:rsidRDefault="002A147B">
            <w:pPr>
              <w:pStyle w:val="Compact"/>
            </w:pPr>
            <w:r>
              <w:t>Chlamydomonas euryale</w:t>
            </w:r>
          </w:p>
        </w:tc>
        <w:tc>
          <w:tcPr>
            <w:tcW w:w="1008" w:type="dxa"/>
            <w:tcPrChange w:id="214" w:author="Arthur Plassart" w:date="2026-01-06T17:11:00Z" w16du:dateUtc="2026-01-06T16:11:00Z">
              <w:tcPr>
                <w:tcW w:w="586" w:type="dxa"/>
              </w:tcPr>
            </w:tcPrChange>
          </w:tcPr>
          <w:p w14:paraId="70A414B4" w14:textId="77777777" w:rsidR="00C76A5C" w:rsidRDefault="002A147B">
            <w:pPr>
              <w:pStyle w:val="Compact"/>
            </w:pPr>
            <w:r>
              <w:t>Green</w:t>
            </w:r>
          </w:p>
        </w:tc>
        <w:tc>
          <w:tcPr>
            <w:tcW w:w="850" w:type="dxa"/>
            <w:tcPrChange w:id="215" w:author="Arthur Plassart" w:date="2026-01-06T17:11:00Z" w16du:dateUtc="2026-01-06T16:11:00Z">
              <w:tcPr>
                <w:tcW w:w="733" w:type="dxa"/>
                <w:gridSpan w:val="2"/>
              </w:tcPr>
            </w:tcPrChange>
          </w:tcPr>
          <w:p w14:paraId="70A414B5" w14:textId="77777777" w:rsidR="00C76A5C" w:rsidRDefault="002A147B">
            <w:pPr>
              <w:pStyle w:val="Compact"/>
            </w:pPr>
            <w:r>
              <w:t>Temperate</w:t>
            </w:r>
          </w:p>
        </w:tc>
        <w:tc>
          <w:tcPr>
            <w:tcW w:w="569" w:type="dxa"/>
            <w:tcPrChange w:id="216" w:author="Arthur Plassart" w:date="2026-01-06T17:11:00Z" w16du:dateUtc="2026-01-06T16:11:00Z">
              <w:tcPr>
                <w:tcW w:w="733" w:type="dxa"/>
                <w:gridSpan w:val="2"/>
              </w:tcPr>
            </w:tcPrChange>
          </w:tcPr>
          <w:p w14:paraId="70A414B6" w14:textId="77777777" w:rsidR="00C76A5C" w:rsidRDefault="002A147B">
            <w:pPr>
              <w:pStyle w:val="Compact"/>
              <w:jc w:val="right"/>
            </w:pPr>
            <w:r>
              <w:t>24</w:t>
            </w:r>
          </w:p>
        </w:tc>
        <w:tc>
          <w:tcPr>
            <w:tcW w:w="867" w:type="dxa"/>
            <w:tcPrChange w:id="217" w:author="Arthur Plassart" w:date="2026-01-06T17:11:00Z" w16du:dateUtc="2026-01-06T16:11:00Z">
              <w:tcPr>
                <w:tcW w:w="733" w:type="dxa"/>
              </w:tcPr>
            </w:tcPrChange>
          </w:tcPr>
          <w:p w14:paraId="70A414B7" w14:textId="77777777" w:rsidR="00C76A5C" w:rsidRDefault="002A147B">
            <w:pPr>
              <w:pStyle w:val="Compact"/>
              <w:jc w:val="right"/>
            </w:pPr>
            <w:r>
              <w:t>500.00</w:t>
            </w:r>
          </w:p>
        </w:tc>
        <w:tc>
          <w:tcPr>
            <w:tcW w:w="953" w:type="dxa"/>
            <w:tcPrChange w:id="218" w:author="Arthur Plassart" w:date="2026-01-06T17:11:00Z" w16du:dateUtc="2026-01-06T16:11:00Z">
              <w:tcPr>
                <w:tcW w:w="806" w:type="dxa"/>
              </w:tcPr>
            </w:tcPrChange>
          </w:tcPr>
          <w:p w14:paraId="70A414B8" w14:textId="77777777" w:rsidR="00C76A5C" w:rsidRDefault="002A147B">
            <w:pPr>
              <w:pStyle w:val="Compact"/>
              <w:jc w:val="right"/>
            </w:pPr>
            <w:r>
              <w:t>500.00</w:t>
            </w:r>
          </w:p>
        </w:tc>
        <w:tc>
          <w:tcPr>
            <w:tcW w:w="780" w:type="dxa"/>
            <w:tcPrChange w:id="219" w:author="Arthur Plassart" w:date="2026-01-06T17:11:00Z" w16du:dateUtc="2026-01-06T16:11:00Z">
              <w:tcPr>
                <w:tcW w:w="660" w:type="dxa"/>
              </w:tcPr>
            </w:tcPrChange>
          </w:tcPr>
          <w:p w14:paraId="70A414B9" w14:textId="77777777" w:rsidR="00C76A5C" w:rsidRDefault="002A147B">
            <w:pPr>
              <w:pStyle w:val="Compact"/>
              <w:jc w:val="right"/>
            </w:pPr>
            <w:r>
              <w:t>10</w:t>
            </w:r>
          </w:p>
        </w:tc>
        <w:tc>
          <w:tcPr>
            <w:tcW w:w="1387" w:type="dxa"/>
            <w:tcPrChange w:id="220" w:author="Arthur Plassart" w:date="2026-01-06T17:11:00Z" w16du:dateUtc="2026-01-06T16:11:00Z">
              <w:tcPr>
                <w:tcW w:w="1173" w:type="dxa"/>
              </w:tcPr>
            </w:tcPrChange>
          </w:tcPr>
          <w:p w14:paraId="70A414BA" w14:textId="77777777" w:rsidR="00C76A5C" w:rsidRDefault="002A147B">
            <w:pPr>
              <w:pStyle w:val="Compact"/>
              <w:jc w:val="right"/>
            </w:pPr>
            <w:r>
              <w:t>24</w:t>
            </w:r>
          </w:p>
        </w:tc>
        <w:tc>
          <w:tcPr>
            <w:tcW w:w="693" w:type="dxa"/>
            <w:tcPrChange w:id="221" w:author="Arthur Plassart" w:date="2026-01-06T17:11:00Z" w16du:dateUtc="2026-01-06T16:11:00Z">
              <w:tcPr>
                <w:tcW w:w="586" w:type="dxa"/>
              </w:tcPr>
            </w:tcPrChange>
          </w:tcPr>
          <w:p w14:paraId="70A414BB" w14:textId="77777777" w:rsidR="00C76A5C" w:rsidRDefault="002A147B">
            <w:pPr>
              <w:pStyle w:val="Compact"/>
            </w:pPr>
            <w:r>
              <w:t>BBM_NH4</w:t>
            </w:r>
          </w:p>
        </w:tc>
      </w:tr>
      <w:tr w:rsidR="00C76A5C" w14:paraId="70A414C6" w14:textId="77777777" w:rsidTr="00772D03">
        <w:tc>
          <w:tcPr>
            <w:tcW w:w="2253" w:type="dxa"/>
            <w:tcPrChange w:id="222" w:author="Arthur Plassart" w:date="2026-01-06T17:11:00Z" w16du:dateUtc="2026-01-06T16:11:00Z">
              <w:tcPr>
                <w:tcW w:w="1906" w:type="dxa"/>
              </w:tcPr>
            </w:tcPrChange>
          </w:tcPr>
          <w:p w14:paraId="70A414BD" w14:textId="77777777" w:rsidR="00C76A5C" w:rsidRDefault="002A147B">
            <w:pPr>
              <w:pStyle w:val="Compact"/>
            </w:pPr>
            <w:r>
              <w:t>Chlamydomonas reinhardtii</w:t>
            </w:r>
          </w:p>
        </w:tc>
        <w:tc>
          <w:tcPr>
            <w:tcW w:w="1008" w:type="dxa"/>
            <w:tcPrChange w:id="223" w:author="Arthur Plassart" w:date="2026-01-06T17:11:00Z" w16du:dateUtc="2026-01-06T16:11:00Z">
              <w:tcPr>
                <w:tcW w:w="586" w:type="dxa"/>
              </w:tcPr>
            </w:tcPrChange>
          </w:tcPr>
          <w:p w14:paraId="70A414BE" w14:textId="77777777" w:rsidR="00C76A5C" w:rsidRDefault="002A147B">
            <w:pPr>
              <w:pStyle w:val="Compact"/>
            </w:pPr>
            <w:r>
              <w:t>Green</w:t>
            </w:r>
          </w:p>
        </w:tc>
        <w:tc>
          <w:tcPr>
            <w:tcW w:w="850" w:type="dxa"/>
            <w:tcPrChange w:id="224" w:author="Arthur Plassart" w:date="2026-01-06T17:11:00Z" w16du:dateUtc="2026-01-06T16:11:00Z">
              <w:tcPr>
                <w:tcW w:w="733" w:type="dxa"/>
                <w:gridSpan w:val="2"/>
              </w:tcPr>
            </w:tcPrChange>
          </w:tcPr>
          <w:p w14:paraId="70A414BF" w14:textId="77777777" w:rsidR="00C76A5C" w:rsidRDefault="002A147B">
            <w:pPr>
              <w:pStyle w:val="Compact"/>
            </w:pPr>
            <w:r>
              <w:t>Temperate</w:t>
            </w:r>
          </w:p>
        </w:tc>
        <w:tc>
          <w:tcPr>
            <w:tcW w:w="569" w:type="dxa"/>
            <w:tcPrChange w:id="225" w:author="Arthur Plassart" w:date="2026-01-06T17:11:00Z" w16du:dateUtc="2026-01-06T16:11:00Z">
              <w:tcPr>
                <w:tcW w:w="733" w:type="dxa"/>
                <w:gridSpan w:val="2"/>
              </w:tcPr>
            </w:tcPrChange>
          </w:tcPr>
          <w:p w14:paraId="70A414C0" w14:textId="77777777" w:rsidR="00C76A5C" w:rsidRDefault="002A147B">
            <w:pPr>
              <w:pStyle w:val="Compact"/>
              <w:jc w:val="right"/>
            </w:pPr>
            <w:r>
              <w:t>24</w:t>
            </w:r>
          </w:p>
        </w:tc>
        <w:tc>
          <w:tcPr>
            <w:tcW w:w="867" w:type="dxa"/>
            <w:tcPrChange w:id="226" w:author="Arthur Plassart" w:date="2026-01-06T17:11:00Z" w16du:dateUtc="2026-01-06T16:11:00Z">
              <w:tcPr>
                <w:tcW w:w="733" w:type="dxa"/>
              </w:tcPr>
            </w:tcPrChange>
          </w:tcPr>
          <w:p w14:paraId="70A414C1" w14:textId="77777777" w:rsidR="00C76A5C" w:rsidRDefault="002A147B">
            <w:pPr>
              <w:pStyle w:val="Compact"/>
              <w:jc w:val="right"/>
            </w:pPr>
            <w:r>
              <w:t>0.43</w:t>
            </w:r>
          </w:p>
        </w:tc>
        <w:tc>
          <w:tcPr>
            <w:tcW w:w="953" w:type="dxa"/>
            <w:tcPrChange w:id="227" w:author="Arthur Plassart" w:date="2026-01-06T17:11:00Z" w16du:dateUtc="2026-01-06T16:11:00Z">
              <w:tcPr>
                <w:tcW w:w="806" w:type="dxa"/>
              </w:tcPr>
            </w:tcPrChange>
          </w:tcPr>
          <w:p w14:paraId="70A414C2" w14:textId="77777777" w:rsidR="00C76A5C" w:rsidRDefault="002A147B">
            <w:pPr>
              <w:pStyle w:val="Compact"/>
              <w:jc w:val="right"/>
            </w:pPr>
            <w:r>
              <w:t>0.43</w:t>
            </w:r>
          </w:p>
        </w:tc>
        <w:tc>
          <w:tcPr>
            <w:tcW w:w="780" w:type="dxa"/>
            <w:tcPrChange w:id="228" w:author="Arthur Plassart" w:date="2026-01-06T17:11:00Z" w16du:dateUtc="2026-01-06T16:11:00Z">
              <w:tcPr>
                <w:tcW w:w="660" w:type="dxa"/>
              </w:tcPr>
            </w:tcPrChange>
          </w:tcPr>
          <w:p w14:paraId="70A414C3" w14:textId="77777777" w:rsidR="00C76A5C" w:rsidRDefault="002A147B">
            <w:pPr>
              <w:pStyle w:val="Compact"/>
              <w:jc w:val="right"/>
            </w:pPr>
            <w:r>
              <w:t>10</w:t>
            </w:r>
          </w:p>
        </w:tc>
        <w:tc>
          <w:tcPr>
            <w:tcW w:w="1387" w:type="dxa"/>
            <w:tcPrChange w:id="229" w:author="Arthur Plassart" w:date="2026-01-06T17:11:00Z" w16du:dateUtc="2026-01-06T16:11:00Z">
              <w:tcPr>
                <w:tcW w:w="1173" w:type="dxa"/>
              </w:tcPr>
            </w:tcPrChange>
          </w:tcPr>
          <w:p w14:paraId="70A414C4" w14:textId="77777777" w:rsidR="00C76A5C" w:rsidRDefault="002A147B">
            <w:pPr>
              <w:pStyle w:val="Compact"/>
              <w:jc w:val="right"/>
            </w:pPr>
            <w:r>
              <w:t>24</w:t>
            </w:r>
          </w:p>
        </w:tc>
        <w:tc>
          <w:tcPr>
            <w:tcW w:w="693" w:type="dxa"/>
            <w:tcPrChange w:id="230" w:author="Arthur Plassart" w:date="2026-01-06T17:11:00Z" w16du:dateUtc="2026-01-06T16:11:00Z">
              <w:tcPr>
                <w:tcW w:w="586" w:type="dxa"/>
              </w:tcPr>
            </w:tcPrChange>
          </w:tcPr>
          <w:p w14:paraId="70A414C5" w14:textId="77777777" w:rsidR="00C76A5C" w:rsidRDefault="002A147B">
            <w:pPr>
              <w:pStyle w:val="Compact"/>
            </w:pPr>
            <w:r>
              <w:t>BBM</w:t>
            </w:r>
          </w:p>
        </w:tc>
      </w:tr>
      <w:tr w:rsidR="00C76A5C" w14:paraId="70A414D0" w14:textId="77777777" w:rsidTr="00772D03">
        <w:tc>
          <w:tcPr>
            <w:tcW w:w="2253" w:type="dxa"/>
            <w:tcPrChange w:id="231" w:author="Arthur Plassart" w:date="2026-01-06T17:11:00Z" w16du:dateUtc="2026-01-06T16:11:00Z">
              <w:tcPr>
                <w:tcW w:w="1906" w:type="dxa"/>
              </w:tcPr>
            </w:tcPrChange>
          </w:tcPr>
          <w:p w14:paraId="70A414C7" w14:textId="77777777" w:rsidR="00C76A5C" w:rsidRDefault="002A147B">
            <w:pPr>
              <w:pStyle w:val="Compact"/>
            </w:pPr>
            <w:r>
              <w:t>Chlamydomonas reinhardtii</w:t>
            </w:r>
          </w:p>
        </w:tc>
        <w:tc>
          <w:tcPr>
            <w:tcW w:w="1008" w:type="dxa"/>
            <w:tcPrChange w:id="232" w:author="Arthur Plassart" w:date="2026-01-06T17:11:00Z" w16du:dateUtc="2026-01-06T16:11:00Z">
              <w:tcPr>
                <w:tcW w:w="586" w:type="dxa"/>
              </w:tcPr>
            </w:tcPrChange>
          </w:tcPr>
          <w:p w14:paraId="70A414C8" w14:textId="77777777" w:rsidR="00C76A5C" w:rsidRDefault="002A147B">
            <w:pPr>
              <w:pStyle w:val="Compact"/>
            </w:pPr>
            <w:r>
              <w:t>Green</w:t>
            </w:r>
          </w:p>
        </w:tc>
        <w:tc>
          <w:tcPr>
            <w:tcW w:w="850" w:type="dxa"/>
            <w:tcPrChange w:id="233" w:author="Arthur Plassart" w:date="2026-01-06T17:11:00Z" w16du:dateUtc="2026-01-06T16:11:00Z">
              <w:tcPr>
                <w:tcW w:w="733" w:type="dxa"/>
                <w:gridSpan w:val="2"/>
              </w:tcPr>
            </w:tcPrChange>
          </w:tcPr>
          <w:p w14:paraId="70A414C9" w14:textId="77777777" w:rsidR="00C76A5C" w:rsidRDefault="002A147B">
            <w:pPr>
              <w:pStyle w:val="Compact"/>
            </w:pPr>
            <w:r>
              <w:t>Temperate</w:t>
            </w:r>
          </w:p>
        </w:tc>
        <w:tc>
          <w:tcPr>
            <w:tcW w:w="569" w:type="dxa"/>
            <w:tcPrChange w:id="234" w:author="Arthur Plassart" w:date="2026-01-06T17:11:00Z" w16du:dateUtc="2026-01-06T16:11:00Z">
              <w:tcPr>
                <w:tcW w:w="733" w:type="dxa"/>
                <w:gridSpan w:val="2"/>
              </w:tcPr>
            </w:tcPrChange>
          </w:tcPr>
          <w:p w14:paraId="70A414CA" w14:textId="77777777" w:rsidR="00C76A5C" w:rsidRDefault="002A147B">
            <w:pPr>
              <w:pStyle w:val="Compact"/>
              <w:jc w:val="right"/>
            </w:pPr>
            <w:r>
              <w:t>24</w:t>
            </w:r>
          </w:p>
        </w:tc>
        <w:tc>
          <w:tcPr>
            <w:tcW w:w="867" w:type="dxa"/>
            <w:tcPrChange w:id="235" w:author="Arthur Plassart" w:date="2026-01-06T17:11:00Z" w16du:dateUtc="2026-01-06T16:11:00Z">
              <w:tcPr>
                <w:tcW w:w="733" w:type="dxa"/>
              </w:tcPr>
            </w:tcPrChange>
          </w:tcPr>
          <w:p w14:paraId="70A414CB" w14:textId="77777777" w:rsidR="00C76A5C" w:rsidRDefault="002A147B">
            <w:pPr>
              <w:pStyle w:val="Compact"/>
              <w:jc w:val="right"/>
            </w:pPr>
            <w:r>
              <w:t>10.00</w:t>
            </w:r>
          </w:p>
        </w:tc>
        <w:tc>
          <w:tcPr>
            <w:tcW w:w="953" w:type="dxa"/>
            <w:tcPrChange w:id="236" w:author="Arthur Plassart" w:date="2026-01-06T17:11:00Z" w16du:dateUtc="2026-01-06T16:11:00Z">
              <w:tcPr>
                <w:tcW w:w="806" w:type="dxa"/>
              </w:tcPr>
            </w:tcPrChange>
          </w:tcPr>
          <w:p w14:paraId="70A414CC" w14:textId="77777777" w:rsidR="00C76A5C" w:rsidRDefault="002A147B">
            <w:pPr>
              <w:pStyle w:val="Compact"/>
              <w:jc w:val="right"/>
            </w:pPr>
            <w:r>
              <w:t>0.43</w:t>
            </w:r>
          </w:p>
        </w:tc>
        <w:tc>
          <w:tcPr>
            <w:tcW w:w="780" w:type="dxa"/>
            <w:tcPrChange w:id="237" w:author="Arthur Plassart" w:date="2026-01-06T17:11:00Z" w16du:dateUtc="2026-01-06T16:11:00Z">
              <w:tcPr>
                <w:tcW w:w="660" w:type="dxa"/>
              </w:tcPr>
            </w:tcPrChange>
          </w:tcPr>
          <w:p w14:paraId="70A414CD" w14:textId="77777777" w:rsidR="00C76A5C" w:rsidRDefault="002A147B">
            <w:pPr>
              <w:pStyle w:val="Compact"/>
              <w:jc w:val="right"/>
            </w:pPr>
            <w:r>
              <w:t>10</w:t>
            </w:r>
          </w:p>
        </w:tc>
        <w:tc>
          <w:tcPr>
            <w:tcW w:w="1387" w:type="dxa"/>
            <w:tcPrChange w:id="238" w:author="Arthur Plassart" w:date="2026-01-06T17:11:00Z" w16du:dateUtc="2026-01-06T16:11:00Z">
              <w:tcPr>
                <w:tcW w:w="1173" w:type="dxa"/>
              </w:tcPr>
            </w:tcPrChange>
          </w:tcPr>
          <w:p w14:paraId="70A414CE" w14:textId="77777777" w:rsidR="00C76A5C" w:rsidRDefault="002A147B">
            <w:pPr>
              <w:pStyle w:val="Compact"/>
              <w:jc w:val="right"/>
            </w:pPr>
            <w:r>
              <w:t>24</w:t>
            </w:r>
          </w:p>
        </w:tc>
        <w:tc>
          <w:tcPr>
            <w:tcW w:w="693" w:type="dxa"/>
            <w:tcPrChange w:id="239" w:author="Arthur Plassart" w:date="2026-01-06T17:11:00Z" w16du:dateUtc="2026-01-06T16:11:00Z">
              <w:tcPr>
                <w:tcW w:w="586" w:type="dxa"/>
              </w:tcPr>
            </w:tcPrChange>
          </w:tcPr>
          <w:p w14:paraId="70A414CF" w14:textId="77777777" w:rsidR="00C76A5C" w:rsidRDefault="002A147B">
            <w:pPr>
              <w:pStyle w:val="Compact"/>
            </w:pPr>
            <w:r>
              <w:t>BBM</w:t>
            </w:r>
          </w:p>
        </w:tc>
      </w:tr>
      <w:tr w:rsidR="00C76A5C" w14:paraId="70A414DA" w14:textId="77777777" w:rsidTr="00772D03">
        <w:tc>
          <w:tcPr>
            <w:tcW w:w="2253" w:type="dxa"/>
            <w:tcPrChange w:id="240" w:author="Arthur Plassart" w:date="2026-01-06T17:11:00Z" w16du:dateUtc="2026-01-06T16:11:00Z">
              <w:tcPr>
                <w:tcW w:w="1906" w:type="dxa"/>
              </w:tcPr>
            </w:tcPrChange>
          </w:tcPr>
          <w:p w14:paraId="70A414D1" w14:textId="77777777" w:rsidR="00C76A5C" w:rsidRDefault="002A147B">
            <w:pPr>
              <w:pStyle w:val="Compact"/>
            </w:pPr>
            <w:r>
              <w:t>Chlamydomonas reinhardtii</w:t>
            </w:r>
          </w:p>
        </w:tc>
        <w:tc>
          <w:tcPr>
            <w:tcW w:w="1008" w:type="dxa"/>
            <w:tcPrChange w:id="241" w:author="Arthur Plassart" w:date="2026-01-06T17:11:00Z" w16du:dateUtc="2026-01-06T16:11:00Z">
              <w:tcPr>
                <w:tcW w:w="586" w:type="dxa"/>
              </w:tcPr>
            </w:tcPrChange>
          </w:tcPr>
          <w:p w14:paraId="70A414D2" w14:textId="77777777" w:rsidR="00C76A5C" w:rsidRDefault="002A147B">
            <w:pPr>
              <w:pStyle w:val="Compact"/>
            </w:pPr>
            <w:r>
              <w:t>Green</w:t>
            </w:r>
          </w:p>
        </w:tc>
        <w:tc>
          <w:tcPr>
            <w:tcW w:w="850" w:type="dxa"/>
            <w:tcPrChange w:id="242" w:author="Arthur Plassart" w:date="2026-01-06T17:11:00Z" w16du:dateUtc="2026-01-06T16:11:00Z">
              <w:tcPr>
                <w:tcW w:w="733" w:type="dxa"/>
                <w:gridSpan w:val="2"/>
              </w:tcPr>
            </w:tcPrChange>
          </w:tcPr>
          <w:p w14:paraId="70A414D3" w14:textId="77777777" w:rsidR="00C76A5C" w:rsidRDefault="002A147B">
            <w:pPr>
              <w:pStyle w:val="Compact"/>
            </w:pPr>
            <w:r>
              <w:t>Temperate</w:t>
            </w:r>
          </w:p>
        </w:tc>
        <w:tc>
          <w:tcPr>
            <w:tcW w:w="569" w:type="dxa"/>
            <w:tcPrChange w:id="243" w:author="Arthur Plassart" w:date="2026-01-06T17:11:00Z" w16du:dateUtc="2026-01-06T16:11:00Z">
              <w:tcPr>
                <w:tcW w:w="733" w:type="dxa"/>
                <w:gridSpan w:val="2"/>
              </w:tcPr>
            </w:tcPrChange>
          </w:tcPr>
          <w:p w14:paraId="70A414D4" w14:textId="77777777" w:rsidR="00C76A5C" w:rsidRDefault="002A147B">
            <w:pPr>
              <w:pStyle w:val="Compact"/>
              <w:jc w:val="right"/>
            </w:pPr>
            <w:r>
              <w:t>24</w:t>
            </w:r>
          </w:p>
        </w:tc>
        <w:tc>
          <w:tcPr>
            <w:tcW w:w="867" w:type="dxa"/>
            <w:tcPrChange w:id="244" w:author="Arthur Plassart" w:date="2026-01-06T17:11:00Z" w16du:dateUtc="2026-01-06T16:11:00Z">
              <w:tcPr>
                <w:tcW w:w="733" w:type="dxa"/>
              </w:tcPr>
            </w:tcPrChange>
          </w:tcPr>
          <w:p w14:paraId="70A414D5" w14:textId="77777777" w:rsidR="00C76A5C" w:rsidRDefault="002A147B">
            <w:pPr>
              <w:pStyle w:val="Compact"/>
              <w:jc w:val="right"/>
            </w:pPr>
            <w:r>
              <w:t>30.00</w:t>
            </w:r>
          </w:p>
        </w:tc>
        <w:tc>
          <w:tcPr>
            <w:tcW w:w="953" w:type="dxa"/>
            <w:tcPrChange w:id="245" w:author="Arthur Plassart" w:date="2026-01-06T17:11:00Z" w16du:dateUtc="2026-01-06T16:11:00Z">
              <w:tcPr>
                <w:tcW w:w="806" w:type="dxa"/>
              </w:tcPr>
            </w:tcPrChange>
          </w:tcPr>
          <w:p w14:paraId="70A414D6" w14:textId="77777777" w:rsidR="00C76A5C" w:rsidRDefault="002A147B">
            <w:pPr>
              <w:pStyle w:val="Compact"/>
              <w:jc w:val="right"/>
            </w:pPr>
            <w:r>
              <w:t>0.43</w:t>
            </w:r>
          </w:p>
        </w:tc>
        <w:tc>
          <w:tcPr>
            <w:tcW w:w="780" w:type="dxa"/>
            <w:tcPrChange w:id="246" w:author="Arthur Plassart" w:date="2026-01-06T17:11:00Z" w16du:dateUtc="2026-01-06T16:11:00Z">
              <w:tcPr>
                <w:tcW w:w="660" w:type="dxa"/>
              </w:tcPr>
            </w:tcPrChange>
          </w:tcPr>
          <w:p w14:paraId="70A414D7" w14:textId="77777777" w:rsidR="00C76A5C" w:rsidRDefault="002A147B">
            <w:pPr>
              <w:pStyle w:val="Compact"/>
              <w:jc w:val="right"/>
            </w:pPr>
            <w:r>
              <w:t>10</w:t>
            </w:r>
          </w:p>
        </w:tc>
        <w:tc>
          <w:tcPr>
            <w:tcW w:w="1387" w:type="dxa"/>
            <w:tcPrChange w:id="247" w:author="Arthur Plassart" w:date="2026-01-06T17:11:00Z" w16du:dateUtc="2026-01-06T16:11:00Z">
              <w:tcPr>
                <w:tcW w:w="1173" w:type="dxa"/>
              </w:tcPr>
            </w:tcPrChange>
          </w:tcPr>
          <w:p w14:paraId="70A414D8" w14:textId="77777777" w:rsidR="00C76A5C" w:rsidRDefault="002A147B">
            <w:pPr>
              <w:pStyle w:val="Compact"/>
              <w:jc w:val="right"/>
            </w:pPr>
            <w:r>
              <w:t>24</w:t>
            </w:r>
          </w:p>
        </w:tc>
        <w:tc>
          <w:tcPr>
            <w:tcW w:w="693" w:type="dxa"/>
            <w:tcPrChange w:id="248" w:author="Arthur Plassart" w:date="2026-01-06T17:11:00Z" w16du:dateUtc="2026-01-06T16:11:00Z">
              <w:tcPr>
                <w:tcW w:w="586" w:type="dxa"/>
              </w:tcPr>
            </w:tcPrChange>
          </w:tcPr>
          <w:p w14:paraId="70A414D9" w14:textId="77777777" w:rsidR="00C76A5C" w:rsidRDefault="002A147B">
            <w:pPr>
              <w:pStyle w:val="Compact"/>
            </w:pPr>
            <w:r>
              <w:t>BBM</w:t>
            </w:r>
          </w:p>
        </w:tc>
      </w:tr>
      <w:tr w:rsidR="00C76A5C" w14:paraId="70A414E4" w14:textId="77777777" w:rsidTr="00772D03">
        <w:tc>
          <w:tcPr>
            <w:tcW w:w="2253" w:type="dxa"/>
            <w:tcPrChange w:id="249" w:author="Arthur Plassart" w:date="2026-01-06T17:11:00Z" w16du:dateUtc="2026-01-06T16:11:00Z">
              <w:tcPr>
                <w:tcW w:w="1906" w:type="dxa"/>
              </w:tcPr>
            </w:tcPrChange>
          </w:tcPr>
          <w:p w14:paraId="70A414DB" w14:textId="77777777" w:rsidR="00C76A5C" w:rsidRDefault="002A147B">
            <w:pPr>
              <w:pStyle w:val="Compact"/>
            </w:pPr>
            <w:r>
              <w:t>Chlorella vulgaris</w:t>
            </w:r>
          </w:p>
        </w:tc>
        <w:tc>
          <w:tcPr>
            <w:tcW w:w="1008" w:type="dxa"/>
            <w:tcPrChange w:id="250" w:author="Arthur Plassart" w:date="2026-01-06T17:11:00Z" w16du:dateUtc="2026-01-06T16:11:00Z">
              <w:tcPr>
                <w:tcW w:w="586" w:type="dxa"/>
              </w:tcPr>
            </w:tcPrChange>
          </w:tcPr>
          <w:p w14:paraId="70A414DC" w14:textId="77777777" w:rsidR="00C76A5C" w:rsidRDefault="002A147B">
            <w:pPr>
              <w:pStyle w:val="Compact"/>
            </w:pPr>
            <w:r>
              <w:t>Green</w:t>
            </w:r>
          </w:p>
        </w:tc>
        <w:tc>
          <w:tcPr>
            <w:tcW w:w="850" w:type="dxa"/>
            <w:tcPrChange w:id="251" w:author="Arthur Plassart" w:date="2026-01-06T17:11:00Z" w16du:dateUtc="2026-01-06T16:11:00Z">
              <w:tcPr>
                <w:tcW w:w="733" w:type="dxa"/>
                <w:gridSpan w:val="2"/>
              </w:tcPr>
            </w:tcPrChange>
          </w:tcPr>
          <w:p w14:paraId="70A414DD" w14:textId="77777777" w:rsidR="00C76A5C" w:rsidRDefault="002A147B">
            <w:pPr>
              <w:pStyle w:val="Compact"/>
            </w:pPr>
            <w:r>
              <w:t>Temperate</w:t>
            </w:r>
          </w:p>
        </w:tc>
        <w:tc>
          <w:tcPr>
            <w:tcW w:w="569" w:type="dxa"/>
            <w:tcPrChange w:id="252" w:author="Arthur Plassart" w:date="2026-01-06T17:11:00Z" w16du:dateUtc="2026-01-06T16:11:00Z">
              <w:tcPr>
                <w:tcW w:w="733" w:type="dxa"/>
                <w:gridSpan w:val="2"/>
              </w:tcPr>
            </w:tcPrChange>
          </w:tcPr>
          <w:p w14:paraId="70A414DE" w14:textId="77777777" w:rsidR="00C76A5C" w:rsidRDefault="002A147B">
            <w:pPr>
              <w:pStyle w:val="Compact"/>
              <w:jc w:val="right"/>
            </w:pPr>
            <w:r>
              <w:t>22</w:t>
            </w:r>
          </w:p>
        </w:tc>
        <w:tc>
          <w:tcPr>
            <w:tcW w:w="867" w:type="dxa"/>
            <w:tcPrChange w:id="253" w:author="Arthur Plassart" w:date="2026-01-06T17:11:00Z" w16du:dateUtc="2026-01-06T16:11:00Z">
              <w:tcPr>
                <w:tcW w:w="733" w:type="dxa"/>
              </w:tcPr>
            </w:tcPrChange>
          </w:tcPr>
          <w:p w14:paraId="70A414DF" w14:textId="77777777" w:rsidR="00C76A5C" w:rsidRDefault="002A147B">
            <w:pPr>
              <w:pStyle w:val="Compact"/>
              <w:jc w:val="right"/>
            </w:pPr>
            <w:r>
              <w:t>500.00</w:t>
            </w:r>
          </w:p>
        </w:tc>
        <w:tc>
          <w:tcPr>
            <w:tcW w:w="953" w:type="dxa"/>
            <w:tcPrChange w:id="254" w:author="Arthur Plassart" w:date="2026-01-06T17:11:00Z" w16du:dateUtc="2026-01-06T16:11:00Z">
              <w:tcPr>
                <w:tcW w:w="806" w:type="dxa"/>
              </w:tcPr>
            </w:tcPrChange>
          </w:tcPr>
          <w:p w14:paraId="70A414E0" w14:textId="77777777" w:rsidR="00C76A5C" w:rsidRDefault="002A147B">
            <w:pPr>
              <w:pStyle w:val="Compact"/>
              <w:jc w:val="right"/>
            </w:pPr>
            <w:r>
              <w:t>500.00</w:t>
            </w:r>
          </w:p>
        </w:tc>
        <w:tc>
          <w:tcPr>
            <w:tcW w:w="780" w:type="dxa"/>
            <w:tcPrChange w:id="255" w:author="Arthur Plassart" w:date="2026-01-06T17:11:00Z" w16du:dateUtc="2026-01-06T16:11:00Z">
              <w:tcPr>
                <w:tcW w:w="660" w:type="dxa"/>
              </w:tcPr>
            </w:tcPrChange>
          </w:tcPr>
          <w:p w14:paraId="70A414E1" w14:textId="77777777" w:rsidR="00C76A5C" w:rsidRDefault="002A147B">
            <w:pPr>
              <w:pStyle w:val="Compact"/>
              <w:jc w:val="right"/>
            </w:pPr>
            <w:r>
              <w:t>50</w:t>
            </w:r>
          </w:p>
        </w:tc>
        <w:tc>
          <w:tcPr>
            <w:tcW w:w="1387" w:type="dxa"/>
            <w:tcPrChange w:id="256" w:author="Arthur Plassart" w:date="2026-01-06T17:11:00Z" w16du:dateUtc="2026-01-06T16:11:00Z">
              <w:tcPr>
                <w:tcW w:w="1173" w:type="dxa"/>
              </w:tcPr>
            </w:tcPrChange>
          </w:tcPr>
          <w:p w14:paraId="70A414E2" w14:textId="77777777" w:rsidR="00C76A5C" w:rsidRDefault="002A147B">
            <w:pPr>
              <w:pStyle w:val="Compact"/>
              <w:jc w:val="right"/>
            </w:pPr>
            <w:r>
              <w:t>12</w:t>
            </w:r>
          </w:p>
        </w:tc>
        <w:tc>
          <w:tcPr>
            <w:tcW w:w="693" w:type="dxa"/>
            <w:tcPrChange w:id="257" w:author="Arthur Plassart" w:date="2026-01-06T17:11:00Z" w16du:dateUtc="2026-01-06T16:11:00Z">
              <w:tcPr>
                <w:tcW w:w="586" w:type="dxa"/>
              </w:tcPr>
            </w:tcPrChange>
          </w:tcPr>
          <w:p w14:paraId="70A414E3" w14:textId="77777777" w:rsidR="00C76A5C" w:rsidRDefault="002A147B">
            <w:pPr>
              <w:pStyle w:val="Compact"/>
            </w:pPr>
            <w:r>
              <w:t>F2</w:t>
            </w:r>
          </w:p>
        </w:tc>
      </w:tr>
      <w:tr w:rsidR="00C76A5C" w14:paraId="70A414EE" w14:textId="77777777" w:rsidTr="00772D03">
        <w:tc>
          <w:tcPr>
            <w:tcW w:w="2253" w:type="dxa"/>
            <w:tcPrChange w:id="258" w:author="Arthur Plassart" w:date="2026-01-06T17:11:00Z" w16du:dateUtc="2026-01-06T16:11:00Z">
              <w:tcPr>
                <w:tcW w:w="1906" w:type="dxa"/>
              </w:tcPr>
            </w:tcPrChange>
          </w:tcPr>
          <w:p w14:paraId="70A414E5" w14:textId="77777777" w:rsidR="00C76A5C" w:rsidRDefault="002A147B">
            <w:pPr>
              <w:pStyle w:val="Compact"/>
            </w:pPr>
            <w:r>
              <w:t>Chlorella vulgaris</w:t>
            </w:r>
          </w:p>
        </w:tc>
        <w:tc>
          <w:tcPr>
            <w:tcW w:w="1008" w:type="dxa"/>
            <w:tcPrChange w:id="259" w:author="Arthur Plassart" w:date="2026-01-06T17:11:00Z" w16du:dateUtc="2026-01-06T16:11:00Z">
              <w:tcPr>
                <w:tcW w:w="586" w:type="dxa"/>
              </w:tcPr>
            </w:tcPrChange>
          </w:tcPr>
          <w:p w14:paraId="70A414E6" w14:textId="77777777" w:rsidR="00C76A5C" w:rsidRDefault="002A147B">
            <w:pPr>
              <w:pStyle w:val="Compact"/>
            </w:pPr>
            <w:r>
              <w:t>Green</w:t>
            </w:r>
          </w:p>
        </w:tc>
        <w:tc>
          <w:tcPr>
            <w:tcW w:w="850" w:type="dxa"/>
            <w:tcPrChange w:id="260" w:author="Arthur Plassart" w:date="2026-01-06T17:11:00Z" w16du:dateUtc="2026-01-06T16:11:00Z">
              <w:tcPr>
                <w:tcW w:w="733" w:type="dxa"/>
                <w:gridSpan w:val="2"/>
              </w:tcPr>
            </w:tcPrChange>
          </w:tcPr>
          <w:p w14:paraId="70A414E7" w14:textId="77777777" w:rsidR="00C76A5C" w:rsidRDefault="002A147B">
            <w:pPr>
              <w:pStyle w:val="Compact"/>
            </w:pPr>
            <w:r>
              <w:t>Temperate</w:t>
            </w:r>
          </w:p>
        </w:tc>
        <w:tc>
          <w:tcPr>
            <w:tcW w:w="569" w:type="dxa"/>
            <w:tcPrChange w:id="261" w:author="Arthur Plassart" w:date="2026-01-06T17:11:00Z" w16du:dateUtc="2026-01-06T16:11:00Z">
              <w:tcPr>
                <w:tcW w:w="733" w:type="dxa"/>
                <w:gridSpan w:val="2"/>
              </w:tcPr>
            </w:tcPrChange>
          </w:tcPr>
          <w:p w14:paraId="70A414E8" w14:textId="77777777" w:rsidR="00C76A5C" w:rsidRDefault="002A147B">
            <w:pPr>
              <w:pStyle w:val="Compact"/>
              <w:jc w:val="right"/>
            </w:pPr>
            <w:r>
              <w:t>22</w:t>
            </w:r>
          </w:p>
        </w:tc>
        <w:tc>
          <w:tcPr>
            <w:tcW w:w="867" w:type="dxa"/>
            <w:tcPrChange w:id="262" w:author="Arthur Plassart" w:date="2026-01-06T17:11:00Z" w16du:dateUtc="2026-01-06T16:11:00Z">
              <w:tcPr>
                <w:tcW w:w="733" w:type="dxa"/>
              </w:tcPr>
            </w:tcPrChange>
          </w:tcPr>
          <w:p w14:paraId="70A414E9" w14:textId="77777777" w:rsidR="00C76A5C" w:rsidRDefault="002A147B">
            <w:pPr>
              <w:pStyle w:val="Compact"/>
              <w:jc w:val="right"/>
            </w:pPr>
            <w:r>
              <w:t>500.00</w:t>
            </w:r>
          </w:p>
        </w:tc>
        <w:tc>
          <w:tcPr>
            <w:tcW w:w="953" w:type="dxa"/>
            <w:tcPrChange w:id="263" w:author="Arthur Plassart" w:date="2026-01-06T17:11:00Z" w16du:dateUtc="2026-01-06T16:11:00Z">
              <w:tcPr>
                <w:tcW w:w="806" w:type="dxa"/>
              </w:tcPr>
            </w:tcPrChange>
          </w:tcPr>
          <w:p w14:paraId="70A414EA" w14:textId="77777777" w:rsidR="00C76A5C" w:rsidRDefault="002A147B">
            <w:pPr>
              <w:pStyle w:val="Compact"/>
              <w:jc w:val="right"/>
            </w:pPr>
            <w:r>
              <w:t>500.00</w:t>
            </w:r>
          </w:p>
        </w:tc>
        <w:tc>
          <w:tcPr>
            <w:tcW w:w="780" w:type="dxa"/>
            <w:tcPrChange w:id="264" w:author="Arthur Plassart" w:date="2026-01-06T17:11:00Z" w16du:dateUtc="2026-01-06T16:11:00Z">
              <w:tcPr>
                <w:tcW w:w="660" w:type="dxa"/>
              </w:tcPr>
            </w:tcPrChange>
          </w:tcPr>
          <w:p w14:paraId="70A414EB" w14:textId="77777777" w:rsidR="00C76A5C" w:rsidRDefault="002A147B">
            <w:pPr>
              <w:pStyle w:val="Compact"/>
              <w:jc w:val="right"/>
            </w:pPr>
            <w:r>
              <w:t>50</w:t>
            </w:r>
          </w:p>
        </w:tc>
        <w:tc>
          <w:tcPr>
            <w:tcW w:w="1387" w:type="dxa"/>
            <w:tcPrChange w:id="265" w:author="Arthur Plassart" w:date="2026-01-06T17:11:00Z" w16du:dateUtc="2026-01-06T16:11:00Z">
              <w:tcPr>
                <w:tcW w:w="1173" w:type="dxa"/>
              </w:tcPr>
            </w:tcPrChange>
          </w:tcPr>
          <w:p w14:paraId="70A414EC" w14:textId="77777777" w:rsidR="00C76A5C" w:rsidRDefault="002A147B">
            <w:pPr>
              <w:pStyle w:val="Compact"/>
              <w:jc w:val="right"/>
            </w:pPr>
            <w:r>
              <w:t>12</w:t>
            </w:r>
          </w:p>
        </w:tc>
        <w:tc>
          <w:tcPr>
            <w:tcW w:w="693" w:type="dxa"/>
            <w:tcPrChange w:id="266" w:author="Arthur Plassart" w:date="2026-01-06T17:11:00Z" w16du:dateUtc="2026-01-06T16:11:00Z">
              <w:tcPr>
                <w:tcW w:w="586" w:type="dxa"/>
              </w:tcPr>
            </w:tcPrChange>
          </w:tcPr>
          <w:p w14:paraId="70A414ED" w14:textId="77777777" w:rsidR="00C76A5C" w:rsidRDefault="002A147B">
            <w:pPr>
              <w:pStyle w:val="Compact"/>
            </w:pPr>
            <w:r>
              <w:t>BG11</w:t>
            </w:r>
          </w:p>
        </w:tc>
      </w:tr>
    </w:tbl>
    <w:p w14:paraId="70A414EF" w14:textId="77777777" w:rsidR="00C76A5C" w:rsidRDefault="002A147B">
      <w:pPr>
        <w:pStyle w:val="Corpsdetexte"/>
      </w:pPr>
      <w:r>
        <w:rPr>
          <w:i/>
          <w:iCs/>
        </w:rPr>
        <w:t>Fragilariopsis cylindrus</w:t>
      </w:r>
      <w:r>
        <w:t xml:space="preserve"> is a psychrophilic (Fiala and Oriol, 1990) pennate diatom measuring 15-55 µm which forms large blooms in the high salinity and subzero temperatures of Arctic and Antarctic sea-ice systems (Otte et al., 2023; Cefarelli et al., 2010), </w:t>
      </w:r>
      <w:r>
        <w:lastRenderedPageBreak/>
        <w:t xml:space="preserve">and is a keystone species for polar ecosystems (von Quillfeldt, 2004; Otte et al., 2023; Kang and Fryxell, 1992). Sequenced in 2017, </w:t>
      </w:r>
      <w:r>
        <w:rPr>
          <w:i/>
          <w:iCs/>
        </w:rPr>
        <w:t>Fragilariopsis cylindrus</w:t>
      </w:r>
      <w:r>
        <w:t xml:space="preserve"> has since become the model psychrophilic diatom species for investigating molecular and physiological mechanisms of cold</w:t>
      </w:r>
      <w:r>
        <w:t xml:space="preserve"> adaptation (Mock et al., 2017). Conversely, </w:t>
      </w:r>
      <w:r>
        <w:rPr>
          <w:i/>
          <w:iCs/>
        </w:rPr>
        <w:t>Thalassiosira pseudonana</w:t>
      </w:r>
      <w:r>
        <w:t xml:space="preserve"> (</w:t>
      </w:r>
      <w:r>
        <w:rPr>
          <w:i/>
          <w:iCs/>
        </w:rPr>
        <w:t>Cyclotella nana</w:t>
      </w:r>
      <w:r>
        <w:t xml:space="preserve">) is a centric diatom (2.5-15 μm) found in diverse freshwater, coastal, brackish, and marine habitats (Poulsen and Kröger, 2023), across a range of salinities and temperatures (4–25°C) (Poulsen and Kröger, 2023). </w:t>
      </w:r>
      <w:r>
        <w:rPr>
          <w:i/>
          <w:iCs/>
        </w:rPr>
        <w:t>Chlamydomonas</w:t>
      </w:r>
      <w:r>
        <w:t xml:space="preserve"> sp. ICE-MDV and </w:t>
      </w:r>
      <w:r>
        <w:rPr>
          <w:i/>
          <w:iCs/>
        </w:rPr>
        <w:t>Chlamydomonas priscui</w:t>
      </w:r>
      <w:r>
        <w:t xml:space="preserve"> are halotolerant algae isolated from the perennially ice-covered hypersaline Lake Bonney, in McMurdo Dry Valleys, Antarctica (Cook et al., 2019; Stahl-Rommel et </w:t>
      </w:r>
      <w:r>
        <w:t xml:space="preserve">al., 2022). With 15 to 20 μm biflagellate cells, </w:t>
      </w:r>
      <w:r>
        <w:rPr>
          <w:i/>
          <w:iCs/>
        </w:rPr>
        <w:t>Chlamydomonas</w:t>
      </w:r>
      <w:r>
        <w:t xml:space="preserve"> sp. ICE-MDV dominates the shallow photic zone, where it experiences relatively higher irradiance, extreme nutrient limitation, and lower salinity (Cook et al., 2019; Li et al., 2016). The smaller </w:t>
      </w:r>
      <w:r>
        <w:rPr>
          <w:i/>
          <w:iCs/>
        </w:rPr>
        <w:t>Chlamydomonas priscui</w:t>
      </w:r>
      <w:r>
        <w:t xml:space="preserve"> dominates the deep photic zone, characterized by permanent low temperatures, low irradiance, and high salinity (Cvetkovska et al., 2022; Hüner et al., 2023). </w:t>
      </w:r>
      <w:r>
        <w:rPr>
          <w:i/>
          <w:iCs/>
        </w:rPr>
        <w:t>Chlamydomonas malina</w:t>
      </w:r>
      <w:r>
        <w:t xml:space="preserve"> is a marine microalga isolated from the Arctic Beauf</w:t>
      </w:r>
      <w:r>
        <w:t xml:space="preserve">ort Sea, around 10 μm in length and 5 μm in width, growing optimally at 4°C (Balzano et al., 2012; Morales-Sánchez et al., 2020). </w:t>
      </w:r>
      <w:r>
        <w:rPr>
          <w:i/>
          <w:iCs/>
        </w:rPr>
        <w:t>Chlamydomonas klinobasis</w:t>
      </w:r>
      <w:r>
        <w:t xml:space="preserve"> is a freshwater microalga isolated from XXXX, around XX μm in length and YY μm in width, growing optimally at 4°C [CITATIONS MACKENZIE?]. The temperate </w:t>
      </w:r>
      <w:r>
        <w:rPr>
          <w:i/>
          <w:iCs/>
        </w:rPr>
        <w:t>Chlamydomonas reinhardtii</w:t>
      </w:r>
      <w:r>
        <w:t xml:space="preserve"> is a model green alga approximately 10 μm in diamter, found in freshwater soil and aquatic environments with an optimal temperature range of 20-32°C (Sasso et al., 2018; Xie et al</w:t>
      </w:r>
      <w:r>
        <w:t xml:space="preserve">., 2013). The temperate </w:t>
      </w:r>
      <w:r>
        <w:rPr>
          <w:i/>
          <w:iCs/>
        </w:rPr>
        <w:t>Chlamydomonas euryale</w:t>
      </w:r>
      <w:r>
        <w:t xml:space="preserve"> is approximately 10 μm in diameter, isolated from ZZZZ[MacKenzieCITATION], with an optimal temperature of ~24°C [CITATIONSXXX]. </w:t>
      </w:r>
      <w:r>
        <w:rPr>
          <w:i/>
          <w:iCs/>
        </w:rPr>
        <w:t>Chlorella vulgaris</w:t>
      </w:r>
      <w:r>
        <w:t xml:space="preserve">, ranging from 2 μm to 10 </w:t>
      </w:r>
      <w:r>
        <w:lastRenderedPageBreak/>
        <w:t>μm in size, is primarily found in freshwater environments and grows optimally at 27°C (Wiel et al., 2017; Leyva et al., 2014).</w:t>
      </w:r>
    </w:p>
    <w:p w14:paraId="70A414F0" w14:textId="77777777" w:rsidR="00C76A5C" w:rsidRDefault="002A147B">
      <w:pPr>
        <w:pStyle w:val="Corpsdetexte"/>
      </w:pPr>
      <w:r>
        <w:t>XXXXMacKenzie add origins &amp; citations for C. euryale, C.klinobasis?</w:t>
      </w:r>
    </w:p>
    <w:p w14:paraId="70A414F1" w14:textId="77777777" w:rsidR="00C76A5C" w:rsidRDefault="002A147B">
      <w:pPr>
        <w:pStyle w:val="Corpsdetexte"/>
      </w:pPr>
      <w:r>
        <w:rPr>
          <w:i/>
          <w:iCs/>
        </w:rPr>
        <w:t>Thalassiosira pseudonana</w:t>
      </w:r>
      <w:r>
        <w:t xml:space="preserve"> and </w:t>
      </w:r>
      <w:r>
        <w:rPr>
          <w:i/>
          <w:iCs/>
        </w:rPr>
        <w:t>Chlorella vulgaris</w:t>
      </w:r>
      <w:r>
        <w:t xml:space="preserve"> were cultured by Naaman Omar (Mount Allison University); </w:t>
      </w:r>
      <w:r>
        <w:rPr>
          <w:i/>
          <w:iCs/>
        </w:rPr>
        <w:t>Chlamydomonas</w:t>
      </w:r>
      <w:r>
        <w:t xml:space="preserve"> strains were cultured by Mackenzie Poirier (Cvetkovska Lab, University of Ottawa) as reported previously (Poirier et al. (2025)); while </w:t>
      </w:r>
      <w:r>
        <w:rPr>
          <w:i/>
          <w:iCs/>
        </w:rPr>
        <w:t>Fragilariopsis cylindrus</w:t>
      </w:r>
      <w:r>
        <w:t xml:space="preserve"> was cultured by Sébastien Guérin (Takuvik International Research Laboratory, Université Laval).</w:t>
      </w:r>
    </w:p>
    <w:p w14:paraId="70A414F2" w14:textId="77777777" w:rsidR="00C76A5C" w:rsidRDefault="002A147B">
      <w:pPr>
        <w:pStyle w:val="Titre2"/>
      </w:pPr>
      <w:bookmarkStart w:id="267" w:name="X9683d6b2bf0074449bf1187a1d79f27d9c13873"/>
      <w:bookmarkEnd w:id="37"/>
      <w:r>
        <w:t>Single Turnover Variable Chlorophyll Fluorescence</w:t>
      </w:r>
    </w:p>
    <w:p w14:paraId="70A414F3" w14:textId="5A971B61" w:rsidR="00C76A5C" w:rsidRDefault="002A147B">
      <w:pPr>
        <w:pStyle w:val="FirstParagraph"/>
      </w:pPr>
      <w:r>
        <w:t>We used series of single turnover, saturating, flashes to induce variable chlorophyll fluorescence (ChlF) (Kolber, 1998), and evaluate progressive desynchronization of the S-State cycle in several polar and temperate phytoplankton species acclimated to a range of growth temperatures. We loaded a 3 mL sample of culture into a temperature-controlled water-jacketed quartz cuvette (Cafferty’s Scientific Glassblowing, Anola, Manitoba, Canada), placed within the measurement chamber of a Soliense fluorometer (Vers</w:t>
      </w:r>
      <w:r>
        <w:t xml:space="preserve">ion LIFT-REM 1.0, Soliense Inc., Shoreham NY, USA). The apparatus was covered to block out incident light, for a minimum of 30 seconds prior to measurements. In the dark PSII reaction centres relax to ground state, and are open for photochemistry upon receipt of an absorbed photon, with a low fluorescence yield (Schuback et al., 2021). In parallel the </w:t>
      </w:r>
      <w:commentRangeStart w:id="268"/>
      <w:del w:id="269" w:author="Arthur Plassart" w:date="2026-01-06T17:44:00Z" w16du:dateUtc="2026-01-06T16:44:00Z">
        <w:r w:rsidDel="00A74E9C">
          <w:delText>oxygen evolving complex (</w:delText>
        </w:r>
      </w:del>
      <w:r>
        <w:t>OEC</w:t>
      </w:r>
      <w:del w:id="270" w:author="Arthur Plassart" w:date="2026-01-06T17:44:00Z" w16du:dateUtc="2026-01-06T16:44:00Z">
        <w:r w:rsidDel="00A74E9C">
          <w:delText>)</w:delText>
        </w:r>
      </w:del>
      <w:r>
        <w:t xml:space="preserve"> </w:t>
      </w:r>
      <w:commentRangeEnd w:id="268"/>
      <w:r w:rsidR="00BC1EF8">
        <w:rPr>
          <w:rStyle w:val="Marquedecommentaire"/>
          <w:sz w:val="24"/>
          <w:szCs w:val="24"/>
        </w:rPr>
        <w:commentReference w:id="268"/>
      </w:r>
      <w:r>
        <w:t xml:space="preserve">relaxes primarily to S1 (Han et al., 2008), so the S-States of the population of PSII largely synchronize. The sample was then exposed to a series of 32 short, high irradiance evenly spaced flashes centred at </w:t>
      </w:r>
      <w:r>
        <w:lastRenderedPageBreak/>
        <w:t>445 nm. Each flash comprised a rapid series of 50-70 sub-saturating flashlets of 1.6 µs and ~ 30000 µmol photons m</w:t>
      </w:r>
      <w:r>
        <w:rPr>
          <w:vertAlign w:val="superscript"/>
        </w:rPr>
        <w:t>-2</w:t>
      </w:r>
      <w:r>
        <w:t xml:space="preserve"> s</w:t>
      </w:r>
      <w:r>
        <w:rPr>
          <w:vertAlign w:val="superscript"/>
        </w:rPr>
        <w:t>-1</w:t>
      </w:r>
      <w:r>
        <w:t>, , delivered every 4.1 µs, over a total 205 - 287 µs per flash (Schuback et al., 2021). These flashlets cumulatively deliver a photon to each PSII in the population, with each PSII i</w:t>
      </w:r>
      <w:r>
        <w:t>deally undergoing a single round of photochemistry and passing an electron downstream to Q</w:t>
      </w:r>
      <w:r>
        <w:rPr>
          <w:vertAlign w:val="subscript"/>
        </w:rPr>
        <w:t>A</w:t>
      </w:r>
      <w:r>
        <w:t>-, closing PSII for photochemistry for ~1000 µs, the lifetime (</w:t>
      </w:r>
      <w:r>
        <w:t>𝛕</w:t>
      </w:r>
      <w:r>
        <w:t>) for re-opening by downstream electron transport (Dau and Haumann, 2007; Schuback et al., 2021). Closing the photochemistry pathway transiently redirects a greater proportion of additional incoming excitation to ChlF, driving ChlF progressively from minimum (F</w:t>
      </w:r>
      <w:r>
        <w:rPr>
          <w:vertAlign w:val="subscript"/>
        </w:rPr>
        <w:t>O</w:t>
      </w:r>
      <w:r>
        <w:t>) towards a maximum (F</w:t>
      </w:r>
      <w:r>
        <w:rPr>
          <w:vertAlign w:val="subscript"/>
        </w:rPr>
        <w:t>M</w:t>
      </w:r>
      <w:r>
        <w:t>) as the PSII centres close (Schuback et al., 2021). For each flash-ind</w:t>
      </w:r>
      <w:r>
        <w:t>uced fluorescence rise, F</w:t>
      </w:r>
      <w:r>
        <w:rPr>
          <w:vertAlign w:val="subscript"/>
        </w:rPr>
        <w:t>O</w:t>
      </w:r>
      <w:r>
        <w:t xml:space="preserve"> and F</w:t>
      </w:r>
      <w:r>
        <w:rPr>
          <w:vertAlign w:val="subscript"/>
        </w:rPr>
        <w:t>M</w:t>
      </w:r>
      <w:r>
        <w:t xml:space="preserve"> were extracted using a fitting model (LIFT software version 22.11.11, Solisense Inc) (Kolber, 1998). F</w:t>
      </w:r>
      <w:r>
        <w:rPr>
          <w:vertAlign w:val="subscript"/>
        </w:rPr>
        <w:t>O</w:t>
      </w:r>
      <w:r>
        <w:t xml:space="preserve"> and F</w:t>
      </w:r>
      <w:r>
        <w:rPr>
          <w:vertAlign w:val="subscript"/>
        </w:rPr>
        <w:t>M</w:t>
      </w:r>
      <w:r>
        <w:t xml:space="preserve"> were then used to derive the maximum quantum yield of photochemistry for open PSII (Schuback et al., 2021), a secondary ChlF parameter calculated as:</w:t>
      </w:r>
    </w:p>
    <w:p w14:paraId="70A414F4" w14:textId="77777777" w:rsidR="00C76A5C" w:rsidRDefault="002A147B">
      <w:pPr>
        <w:pStyle w:val="Corpsdetexte"/>
      </w:pPr>
      <m:oMathPara>
        <m:oMathParaPr>
          <m:jc m:val="center"/>
        </m:oMathParaPr>
        <m:oMath>
          <m:f>
            <m:fPr>
              <m:ctrlPr>
                <w:ins w:id="271" w:author="Arthur Plassart" w:date="2026-01-08T14:54:00Z" w16du:dateUtc="2026-01-08T13:54:00Z">
                  <w:rPr>
                    <w:rFonts w:ascii="Cambria Math" w:hAnsi="Cambria Math"/>
                  </w:rPr>
                </w:ins>
              </m:ctrlPr>
            </m:fPr>
            <m:num>
              <m:sSub>
                <m:sSubPr>
                  <m:ctrlPr>
                    <w:ins w:id="272" w:author="Arthur Plassart" w:date="2026-01-08T14:54:00Z" w16du:dateUtc="2026-01-08T13:54:00Z">
                      <w:rPr>
                        <w:rFonts w:ascii="Cambria Math" w:hAnsi="Cambria Math"/>
                      </w:rPr>
                    </w:ins>
                  </m:ctrlPr>
                </m:sSubPr>
                <m:e>
                  <m:r>
                    <w:rPr>
                      <w:rFonts w:ascii="Cambria Math" w:hAnsi="Cambria Math"/>
                    </w:rPr>
                    <m:t>F</m:t>
                  </m:r>
                </m:e>
                <m:sub>
                  <m:r>
                    <w:rPr>
                      <w:rFonts w:ascii="Cambria Math" w:hAnsi="Cambria Math"/>
                    </w:rPr>
                    <m:t>V</m:t>
                  </m:r>
                </m:sub>
              </m:sSub>
            </m:num>
            <m:den>
              <m:sSub>
                <m:sSubPr>
                  <m:ctrlPr>
                    <w:ins w:id="273" w:author="Arthur Plassart" w:date="2026-01-08T14:54:00Z" w16du:dateUtc="2026-01-08T13:54:00Z">
                      <w:rPr>
                        <w:rFonts w:ascii="Cambria Math" w:hAnsi="Cambria Math"/>
                      </w:rPr>
                    </w:ins>
                  </m:ctrlPr>
                </m:sSubPr>
                <m:e>
                  <m:r>
                    <w:rPr>
                      <w:rFonts w:ascii="Cambria Math" w:hAnsi="Cambria Math"/>
                    </w:rPr>
                    <m:t>F</m:t>
                  </m:r>
                </m:e>
                <m:sub>
                  <m:r>
                    <w:rPr>
                      <w:rFonts w:ascii="Cambria Math" w:hAnsi="Cambria Math"/>
                    </w:rPr>
                    <m:t>M</m:t>
                  </m:r>
                </m:sub>
              </m:sSub>
            </m:den>
          </m:f>
          <m:r>
            <m:rPr>
              <m:sty m:val="p"/>
            </m:rPr>
            <w:rPr>
              <w:rFonts w:ascii="Cambria Math" w:hAnsi="Cambria Math"/>
            </w:rPr>
            <m:t>=</m:t>
          </m:r>
          <m:f>
            <m:fPr>
              <m:ctrlPr>
                <w:ins w:id="274" w:author="Arthur Plassart" w:date="2026-01-08T14:55:00Z" w16du:dateUtc="2026-01-08T13:55:00Z">
                  <w:rPr>
                    <w:rFonts w:ascii="Cambria Math" w:hAnsi="Cambria Math"/>
                  </w:rPr>
                </w:ins>
              </m:ctrlPr>
            </m:fPr>
            <m:num>
              <m:sSub>
                <m:sSubPr>
                  <m:ctrlPr>
                    <w:ins w:id="275" w:author="Arthur Plassart" w:date="2026-01-08T14:54:00Z" w16du:dateUtc="2026-01-08T13:54:00Z">
                      <w:rPr>
                        <w:rFonts w:ascii="Cambria Math" w:hAnsi="Cambria Math"/>
                      </w:rPr>
                    </w:ins>
                  </m:ctrlPr>
                </m:sSubPr>
                <m:e>
                  <m:r>
                    <w:rPr>
                      <w:rFonts w:ascii="Cambria Math" w:hAnsi="Cambria Math"/>
                    </w:rPr>
                    <m:t>F</m:t>
                  </m:r>
                </m:e>
                <m:sub>
                  <m:r>
                    <w:rPr>
                      <w:rFonts w:ascii="Cambria Math" w:hAnsi="Cambria Math"/>
                    </w:rPr>
                    <m:t>M</m:t>
                  </m:r>
                </m:sub>
              </m:sSub>
              <m:r>
                <m:rPr>
                  <m:sty m:val="p"/>
                </m:rPr>
                <w:rPr>
                  <w:rFonts w:ascii="Cambria Math" w:hAnsi="Cambria Math"/>
                </w:rPr>
                <m:t>-</m:t>
              </m:r>
              <m:sSub>
                <m:sSubPr>
                  <m:ctrlPr>
                    <w:ins w:id="276" w:author="Arthur Plassart" w:date="2026-01-08T14:54:00Z" w16du:dateUtc="2026-01-08T13:54:00Z">
                      <w:rPr>
                        <w:rFonts w:ascii="Cambria Math" w:hAnsi="Cambria Math"/>
                      </w:rPr>
                    </w:ins>
                  </m:ctrlPr>
                </m:sSubPr>
                <m:e>
                  <m:r>
                    <w:rPr>
                      <w:rFonts w:ascii="Cambria Math" w:hAnsi="Cambria Math"/>
                    </w:rPr>
                    <m:t>F</m:t>
                  </m:r>
                </m:e>
                <m:sub>
                  <m:r>
                    <w:rPr>
                      <w:rFonts w:ascii="Cambria Math" w:hAnsi="Cambria Math"/>
                    </w:rPr>
                    <m:t>O</m:t>
                  </m:r>
                </m:sub>
              </m:sSub>
            </m:num>
            <m:den>
              <m:sSub>
                <m:sSubPr>
                  <m:ctrlPr>
                    <w:ins w:id="277" w:author="Arthur Plassart" w:date="2026-01-08T14:55:00Z" w16du:dateUtc="2026-01-08T13:55:00Z">
                      <w:rPr>
                        <w:rFonts w:ascii="Cambria Math" w:hAnsi="Cambria Math"/>
                      </w:rPr>
                    </w:ins>
                  </m:ctrlPr>
                </m:sSubPr>
                <m:e>
                  <m:r>
                    <w:rPr>
                      <w:rFonts w:ascii="Cambria Math" w:hAnsi="Cambria Math"/>
                    </w:rPr>
                    <m:t>F</m:t>
                  </m:r>
                </m:e>
                <m:sub>
                  <m:r>
                    <w:rPr>
                      <w:rFonts w:ascii="Cambria Math" w:hAnsi="Cambria Math"/>
                    </w:rPr>
                    <m:t>M</m:t>
                  </m:r>
                </m:sub>
              </m:sSub>
            </m:den>
          </m:f>
          <m:r>
            <w:rPr>
              <w:rFonts w:ascii="Cambria Math" w:hAnsi="Cambria Math"/>
            </w:rPr>
            <m:t>  </m:t>
          </m:r>
          <m:d>
            <m:dPr>
              <m:ctrlPr>
                <w:ins w:id="278" w:author="Arthur Plassart" w:date="2026-01-08T14:55:00Z" w16du:dateUtc="2026-01-08T13:55:00Z">
                  <w:rPr>
                    <w:rFonts w:ascii="Cambria Math" w:hAnsi="Cambria Math"/>
                  </w:rPr>
                </w:ins>
              </m:ctrlPr>
            </m:dPr>
            <m:e>
              <m:r>
                <w:rPr>
                  <w:rFonts w:ascii="Cambria Math" w:hAnsi="Cambria Math"/>
                </w:rPr>
                <m:t>1</m:t>
              </m:r>
            </m:e>
          </m:d>
        </m:oMath>
      </m:oMathPara>
    </w:p>
    <w:p w14:paraId="70A414F5" w14:textId="77777777" w:rsidR="00C76A5C" w:rsidRDefault="002A147B">
      <w:pPr>
        <w:pStyle w:val="FirstParagraph"/>
      </w:pPr>
      <w:r>
        <w:t>For each culture sample we adjusted the number and excitation power of flashlets per flash to achieve closure of ~ 0.95 of PSII complexes, as estimated by the fitting of the chlorophyll fluorescence induction (Kolber, 1998; Schuback et al., 2021). Ideally the saturating flash would achieve complete closure of the PSII population, but concomitant re-opening of PSII centres by downstream electron transport results in a steady state ratio of mainly closed PSII to a fraction of open PSII, even at F</w:t>
      </w:r>
      <w:r>
        <w:rPr>
          <w:vertAlign w:val="subscript"/>
        </w:rPr>
        <w:t>M</w:t>
      </w:r>
      <w:r>
        <w:t xml:space="preserve">. The flash power required to drive the PSII population to closure depends largely upon the effective absorption cross-section of </w:t>
      </w:r>
      <w:r>
        <w:lastRenderedPageBreak/>
        <w:t>photosystem II (σ</w:t>
      </w:r>
      <w:r>
        <w:rPr>
          <w:vertAlign w:val="subscript"/>
        </w:rPr>
        <w:t>PSII</w:t>
      </w:r>
      <w:r>
        <w:t>), itself estimated from the ChlF induction curve during the saturation phase (Kolber, 1998). σ</w:t>
      </w:r>
      <w:r>
        <w:rPr>
          <w:vertAlign w:val="subscript"/>
        </w:rPr>
        <w:t>PSII</w:t>
      </w:r>
      <w:r>
        <w:t xml:space="preserve"> represents the probability of light capture by the PSII antenna bed associated with the dark-adapted PSII (Schuback et al., 2021; Xu et al., 2018). When σ</w:t>
      </w:r>
      <w:r>
        <w:rPr>
          <w:vertAlign w:val="subscript"/>
        </w:rPr>
        <w:t>PSII</w:t>
      </w:r>
      <w:r>
        <w:t xml:space="preserve"> for a sample is large, the higher probability of excitation delivery to PSII means fewer, or weaker, flashlets are required to sequentially saturate the population of PSII, while limiting excitation stress or double turnovers of PSII associated with excess light (Xu et al., 2018). Conversely, a sample with a smaller σ</w:t>
      </w:r>
      <w:r>
        <w:rPr>
          <w:vertAlign w:val="subscript"/>
        </w:rPr>
        <w:t>PSII</w:t>
      </w:r>
      <w:r>
        <w:t xml:space="preserve"> requires more numerous, or b</w:t>
      </w:r>
      <w:r>
        <w:t>righter, flashlets, to drive the proportion of closed reaction centres progressively towards saturation. If the brightness and number of sub-saturating flashlets are appropriate for the culture, the fluorescence will reach a plateau after approximately 70% of the flashlets are applied (Kolber, 1998).</w:t>
      </w:r>
    </w:p>
    <w:p w14:paraId="70A414F6" w14:textId="77777777" w:rsidR="00C76A5C" w:rsidRDefault="002A147B">
      <w:pPr>
        <w:pStyle w:val="Corpsdetexte"/>
      </w:pPr>
      <w:r>
        <w:t>We kept the single turnover excitation flash train as short as feasible, to avoid excessive excitation, and to limit the probability of ‘double hits’ (Han et al., 2012, 2022); re-openings of PSII, followed by re-closures of PSII complexes by a second round of photochemistry, which contribute to desynchronization of the progression of the PSII complexes through S-States. Thus, as sequential flashes are applied to the culture, each individual PSII is ideally driven through the four S-States (Fig 1) (Dau and H</w:t>
      </w:r>
      <w:r>
        <w:t xml:space="preserve">aumann, 2007). As </w:t>
      </w:r>
      <w:commentRangeStart w:id="279"/>
      <w:r>
        <w:t xml:space="preserve">the oxygen-evolving complex </w:t>
      </w:r>
      <w:commentRangeEnd w:id="279"/>
      <w:r w:rsidR="00290077">
        <w:rPr>
          <w:rStyle w:val="Marquedecommentaire"/>
          <w:sz w:val="24"/>
          <w:szCs w:val="24"/>
        </w:rPr>
        <w:commentReference w:id="279"/>
      </w:r>
      <w:r>
        <w:t>of PSII moves between S-States, it alters the system kinetics and free energy (Vinyard et al., 2013), so the yield of ChlF varies between S-States (Gates et al., 2020), and we can use ChlF to monitor S-State progression, until the PSII population desynchronizes to a distribution of S-States with an averaged ChlF.</w:t>
      </w:r>
    </w:p>
    <w:p w14:paraId="70A414F7" w14:textId="77777777" w:rsidR="00C76A5C" w:rsidRDefault="002A147B">
      <w:pPr>
        <w:pStyle w:val="CaptionedFigure"/>
      </w:pPr>
      <w:r>
        <w:rPr>
          <w:noProof/>
        </w:rPr>
        <w:lastRenderedPageBreak/>
        <w:drawing>
          <wp:inline distT="0" distB="0" distL="0" distR="0" wp14:anchorId="70A42483" wp14:editId="70A42484">
            <wp:extent cx="5943600" cy="3302000"/>
            <wp:effectExtent l="0" t="0" r="0" b="0"/>
            <wp:docPr id="27" name="Picture" descr="Fig 1: Representative oscillations of the maximum quantum yield of PSII photochemistry over a Series of Single Turnover Saturating Flashes applied to Chlamydomonas priscui. FV/FM was normalized to the average value over the series, measured at 4 or 12 °C, with spacing of 1, 4, or 16 s between sequential flashes, excitation rates equivalent to irradiance with 0.708, 0.177 or 0.044 µmol photons m-2 s-1. Symbol colour indicates inferred majority S-State, based upon relaxation to S1 during the dark incubation preceding the flash sequence."/>
            <wp:cNvGraphicFramePr/>
            <a:graphic xmlns:a="http://schemas.openxmlformats.org/drawingml/2006/main">
              <a:graphicData uri="http://schemas.openxmlformats.org/drawingml/2006/picture">
                <pic:pic xmlns:pic="http://schemas.openxmlformats.org/drawingml/2006/picture">
                  <pic:nvPicPr>
                    <pic:cNvPr id="28" name="Picture" descr="Figures/Rep_osc.png"/>
                    <pic:cNvPicPr>
                      <a:picLocks noChangeAspect="1" noChangeArrowheads="1"/>
                    </pic:cNvPicPr>
                  </pic:nvPicPr>
                  <pic:blipFill>
                    <a:blip r:embed="rId11"/>
                    <a:stretch>
                      <a:fillRect/>
                    </a:stretch>
                  </pic:blipFill>
                  <pic:spPr bwMode="auto">
                    <a:xfrm>
                      <a:off x="0" y="0"/>
                      <a:ext cx="5943600" cy="3302000"/>
                    </a:xfrm>
                    <a:prstGeom prst="rect">
                      <a:avLst/>
                    </a:prstGeom>
                    <a:noFill/>
                    <a:ln w="9525">
                      <a:noFill/>
                      <a:headEnd/>
                      <a:tailEnd/>
                    </a:ln>
                  </pic:spPr>
                </pic:pic>
              </a:graphicData>
            </a:graphic>
          </wp:inline>
        </w:drawing>
      </w:r>
    </w:p>
    <w:p w14:paraId="70A414F8" w14:textId="77777777" w:rsidR="00C76A5C" w:rsidRDefault="002A147B">
      <w:pPr>
        <w:pStyle w:val="ImageCaption"/>
      </w:pPr>
      <w:bookmarkStart w:id="280" w:name="fig:reposc"/>
      <w:bookmarkEnd w:id="280"/>
      <w:r>
        <w:t xml:space="preserve">Fig 1: </w:t>
      </w:r>
      <w:r>
        <w:rPr>
          <w:b/>
          <w:bCs/>
        </w:rPr>
        <w:t xml:space="preserve">Representative oscillations of the maximum quantum yield of PSII photochemistry over a Series of Single Turnover Saturating Flashes applied to </w:t>
      </w:r>
      <w:r>
        <w:rPr>
          <w:b/>
          <w:bCs/>
          <w:i/>
          <w:iCs/>
        </w:rPr>
        <w:t>Chlamydomonas priscui</w:t>
      </w:r>
      <w:r>
        <w:t>. F</w:t>
      </w:r>
      <w:r>
        <w:rPr>
          <w:vertAlign w:val="subscript"/>
        </w:rPr>
        <w:t>V</w:t>
      </w:r>
      <w:r>
        <w:t>/F</w:t>
      </w:r>
      <w:r>
        <w:rPr>
          <w:vertAlign w:val="subscript"/>
        </w:rPr>
        <w:t>M</w:t>
      </w:r>
      <w:r>
        <w:t xml:space="preserve"> was normalized to the average value over the series, measured at 4 or 12 °C, with spacing of 1, 4, or 16 s between sequential flashes, excitation rates equivalent to irradiance with 0.708, 0.177 or 0.044 µmol photons m</w:t>
      </w:r>
      <w:r>
        <w:rPr>
          <w:vertAlign w:val="superscript"/>
        </w:rPr>
        <w:t>-2</w:t>
      </w:r>
      <w:r>
        <w:t xml:space="preserve"> s</w:t>
      </w:r>
      <w:r>
        <w:rPr>
          <w:vertAlign w:val="superscript"/>
        </w:rPr>
        <w:t>-1</w:t>
      </w:r>
      <w:r>
        <w:t>. Symbol colour indicates inferred majority S-State, based upon relaxation to S1 during the dark incubation precedin</w:t>
      </w:r>
      <w:r>
        <w:t>g the flash sequence.</w:t>
      </w:r>
    </w:p>
    <w:p w14:paraId="70A414F9" w14:textId="77777777" w:rsidR="00C76A5C" w:rsidRDefault="002A147B">
      <w:pPr>
        <w:pStyle w:val="Titre2"/>
      </w:pPr>
      <w:bookmarkStart w:id="281" w:name="measurements"/>
      <w:bookmarkEnd w:id="267"/>
      <w:r>
        <w:t>Measurements</w:t>
      </w:r>
    </w:p>
    <w:p w14:paraId="70A414FA" w14:textId="77777777" w:rsidR="00C76A5C" w:rsidRDefault="002A147B">
      <w:pPr>
        <w:pStyle w:val="FirstParagraph"/>
      </w:pPr>
      <w:r>
        <w:t xml:space="preserve">By evaluating the oscillations in ChlF (Fig 1), we tracked S-State cycling of polar and temperate taxa of diatoms and green algae under a range of measurement temperatures and effective light levels </w:t>
      </w:r>
      <w:commentRangeStart w:id="282"/>
      <w:commentRangeStart w:id="283"/>
      <w:r>
        <w:t xml:space="preserve">(2), </w:t>
      </w:r>
      <w:commentRangeEnd w:id="282"/>
      <w:r w:rsidR="00AC1279">
        <w:rPr>
          <w:rStyle w:val="Marquedecommentaire"/>
          <w:sz w:val="24"/>
          <w:szCs w:val="24"/>
        </w:rPr>
        <w:commentReference w:id="282"/>
      </w:r>
      <w:commentRangeEnd w:id="283"/>
      <w:r w:rsidR="0052471D">
        <w:rPr>
          <w:rStyle w:val="Marquedecommentaire"/>
          <w:sz w:val="24"/>
          <w:szCs w:val="24"/>
        </w:rPr>
        <w:commentReference w:id="283"/>
      </w:r>
      <w:r>
        <w:t>to determine if polar taxa maintain synchronized PSII function, as an index of their capacity for electron transport under low light, by suppressing wasteful photochemical misses. Measurement temperatures ranged from 0 to 28°C, depending on the taxa (2).</w:t>
      </w:r>
    </w:p>
    <w:p w14:paraId="70A414FB" w14:textId="77777777" w:rsidR="00C76A5C" w:rsidRDefault="002A147B">
      <w:pPr>
        <w:pStyle w:val="Corpsdetexte"/>
      </w:pPr>
      <w:r>
        <w:t xml:space="preserve">Increasing the spacing between sequential flashes decreases the repeat rate for excitations arriving at PSII, thereby approximating a decrease in excitations delivered to PSII </w:t>
      </w:r>
      <w:r>
        <w:lastRenderedPageBreak/>
        <w:t>per second under a decrease in continuous irradiance (Fig 1). Our instrument control limited our minimum flash spacing to 1 s, so cultures were evaluated at flash spacings of 1, 2, 4, 8, and 16 seconds (2). The equivalent effective light levels were then estimated using the σ</w:t>
      </w:r>
      <w:r>
        <w:rPr>
          <w:vertAlign w:val="subscript"/>
        </w:rPr>
        <w:t>PSII</w:t>
      </w:r>
      <w:r>
        <w:t xml:space="preserve"> determined for each culture as follows:</w:t>
      </w:r>
    </w:p>
    <w:p w14:paraId="70A414FC" w14:textId="77777777" w:rsidR="00C76A5C" w:rsidRDefault="002A147B">
      <w:pPr>
        <w:pStyle w:val="Corpsdetexte"/>
      </w:pPr>
      <m:oMathPara>
        <m:oMathParaPr>
          <m:jc m:val="center"/>
        </m:oMathParaPr>
        <m:oMath>
          <m:r>
            <m:rPr>
              <m:sty m:val="p"/>
            </m:rPr>
            <w:rPr>
              <w:rFonts w:ascii="Cambria Math" w:hAnsi="Cambria Math"/>
            </w:rPr>
            <m:t>Light</m:t>
          </m:r>
          <m:d>
            <m:dPr>
              <m:ctrlPr>
                <w:ins w:id="284" w:author="Arthur Plassart" w:date="2026-01-08T14:55:00Z" w16du:dateUtc="2026-01-08T13:55:00Z">
                  <w:rPr>
                    <w:rFonts w:ascii="Cambria Math" w:hAnsi="Cambria Math"/>
                  </w:rPr>
                </w:ins>
              </m:ctrlPr>
            </m:dPr>
            <m:e>
              <m:sSup>
                <m:sSupPr>
                  <m:ctrlPr>
                    <w:ins w:id="285" w:author="Arthur Plassart" w:date="2026-01-08T14:55:00Z" w16du:dateUtc="2026-01-08T13:55:00Z">
                      <w:rPr>
                        <w:rFonts w:ascii="Cambria Math" w:hAnsi="Cambria Math"/>
                      </w:rPr>
                    </w:ins>
                  </m:ctrlPr>
                </m:sSupPr>
                <m:e>
                  <m:r>
                    <m:rPr>
                      <m:sty m:val="p"/>
                    </m:rPr>
                    <w:rPr>
                      <w:rFonts w:ascii="Cambria Math" w:hAnsi="Cambria Math"/>
                    </w:rPr>
                    <m:t>photons m</m:t>
                  </m:r>
                </m:e>
                <m:sup>
                  <m:r>
                    <m:rPr>
                      <m:sty m:val="p"/>
                    </m:rPr>
                    <w:rPr>
                      <w:rFonts w:ascii="Cambria Math" w:hAnsi="Cambria Math"/>
                    </w:rPr>
                    <m:t>-</m:t>
                  </m:r>
                  <m:r>
                    <w:rPr>
                      <w:rFonts w:ascii="Cambria Math" w:hAnsi="Cambria Math"/>
                    </w:rPr>
                    <m:t>2</m:t>
                  </m:r>
                </m:sup>
              </m:sSup>
              <m:sSup>
                <m:sSupPr>
                  <m:ctrlPr>
                    <w:ins w:id="286" w:author="Arthur Plassart" w:date="2026-01-08T14:55:00Z" w16du:dateUtc="2026-01-08T13:55:00Z">
                      <w:rPr>
                        <w:rFonts w:ascii="Cambria Math" w:hAnsi="Cambria Math"/>
                      </w:rPr>
                    </w:ins>
                  </m:ctrlPr>
                </m:sSupPr>
                <m:e>
                  <m:r>
                    <m:rPr>
                      <m:sty m:val="p"/>
                    </m:rPr>
                    <w:rPr>
                      <w:rFonts w:ascii="Cambria Math" w:hAnsi="Cambria Math"/>
                    </w:rPr>
                    <m:t> </m:t>
                  </m:r>
                  <m:r>
                    <m:rPr>
                      <m:sty m:val="p"/>
                    </m:rPr>
                    <w:rPr>
                      <w:rFonts w:ascii="Cambria Math" w:hAnsi="Cambria Math"/>
                    </w:rPr>
                    <m:t>s</m:t>
                  </m:r>
                </m:e>
                <m:sup>
                  <m:r>
                    <m:rPr>
                      <m:sty m:val="p"/>
                    </m:rPr>
                    <w:rPr>
                      <w:rFonts w:ascii="Cambria Math" w:hAnsi="Cambria Math"/>
                    </w:rPr>
                    <m:t>-</m:t>
                  </m:r>
                  <m:r>
                    <w:rPr>
                      <w:rFonts w:ascii="Cambria Math" w:hAnsi="Cambria Math"/>
                    </w:rPr>
                    <m:t>1</m:t>
                  </m:r>
                </m:sup>
              </m:sSup>
            </m:e>
          </m:d>
          <m:r>
            <m:rPr>
              <m:sty m:val="p"/>
            </m:rPr>
            <w:rPr>
              <w:rFonts w:ascii="Cambria Math" w:hAnsi="Cambria Math"/>
            </w:rPr>
            <m:t>=</m:t>
          </m:r>
          <m:f>
            <m:fPr>
              <m:ctrlPr>
                <w:ins w:id="287" w:author="Arthur Plassart" w:date="2026-01-08T14:55:00Z" w16du:dateUtc="2026-01-08T13:55:00Z">
                  <w:rPr>
                    <w:rFonts w:ascii="Cambria Math" w:hAnsi="Cambria Math"/>
                  </w:rPr>
                </w:ins>
              </m:ctrlPr>
            </m:fPr>
            <m:num>
              <m:r>
                <w:rPr>
                  <w:rFonts w:ascii="Cambria Math" w:hAnsi="Cambria Math"/>
                </w:rPr>
                <m:t>1</m:t>
              </m:r>
            </m:num>
            <m:den>
              <m:r>
                <m:rPr>
                  <m:sty m:val="p"/>
                </m:rPr>
                <w:rPr>
                  <w:rFonts w:ascii="Cambria Math" w:hAnsi="Cambria Math"/>
                </w:rPr>
                <m:t>flash spacing </m:t>
              </m:r>
              <m:d>
                <m:dPr>
                  <m:ctrlPr>
                    <w:ins w:id="288" w:author="Arthur Plassart" w:date="2026-01-08T14:55:00Z" w16du:dateUtc="2026-01-08T13:55:00Z">
                      <w:rPr>
                        <w:rFonts w:ascii="Cambria Math" w:hAnsi="Cambria Math"/>
                      </w:rPr>
                    </w:ins>
                  </m:ctrlPr>
                </m:dPr>
                <m:e>
                  <m:r>
                    <m:rPr>
                      <m:sty m:val="p"/>
                    </m:rPr>
                    <w:rPr>
                      <w:rFonts w:ascii="Cambria Math" w:hAnsi="Cambria Math"/>
                    </w:rPr>
                    <m:t>s</m:t>
                  </m:r>
                </m:e>
              </m:d>
            </m:den>
          </m:f>
          <m:r>
            <m:rPr>
              <m:sty m:val="p"/>
            </m:rPr>
            <w:rPr>
              <w:rFonts w:ascii="Cambria Math" w:hAnsi="Cambria Math"/>
            </w:rPr>
            <m:t>×</m:t>
          </m:r>
          <m:f>
            <m:fPr>
              <m:ctrlPr>
                <w:ins w:id="289" w:author="Arthur Plassart" w:date="2026-01-08T14:55:00Z" w16du:dateUtc="2026-01-08T13:55:00Z">
                  <w:rPr>
                    <w:rFonts w:ascii="Cambria Math" w:hAnsi="Cambria Math"/>
                  </w:rPr>
                </w:ins>
              </m:ctrlPr>
            </m:fPr>
            <m:num>
              <m:r>
                <w:rPr>
                  <w:rFonts w:ascii="Cambria Math" w:hAnsi="Cambria Math"/>
                </w:rPr>
                <m:t>1</m:t>
              </m:r>
            </m:num>
            <m:den>
              <m:sSub>
                <m:sSubPr>
                  <m:ctrlPr>
                    <w:ins w:id="290" w:author="Arthur Plassart" w:date="2026-01-08T14:55:00Z" w16du:dateUtc="2026-01-08T13:55:00Z">
                      <w:rPr>
                        <w:rFonts w:ascii="Cambria Math" w:hAnsi="Cambria Math"/>
                      </w:rPr>
                    </w:ins>
                  </m:ctrlPr>
                </m:sSubPr>
                <m:e>
                  <m:r>
                    <w:rPr>
                      <w:rFonts w:ascii="Cambria Math" w:hAnsi="Cambria Math"/>
                    </w:rPr>
                    <m:t>σ</m:t>
                  </m:r>
                </m:e>
                <m:sub>
                  <m:r>
                    <w:rPr>
                      <w:rFonts w:ascii="Cambria Math" w:hAnsi="Cambria Math"/>
                    </w:rPr>
                    <m:t>PSII</m:t>
                  </m:r>
                </m:sub>
              </m:sSub>
              <m:r>
                <w:rPr>
                  <w:rFonts w:ascii="Cambria Math" w:hAnsi="Cambria Math"/>
                </w:rPr>
                <m:t> </m:t>
              </m:r>
              <m:d>
                <m:dPr>
                  <m:ctrlPr>
                    <w:ins w:id="291" w:author="Arthur Plassart" w:date="2026-01-08T14:55:00Z" w16du:dateUtc="2026-01-08T13:55:00Z">
                      <w:rPr>
                        <w:rFonts w:ascii="Cambria Math" w:hAnsi="Cambria Math"/>
                      </w:rPr>
                    </w:ins>
                  </m:ctrlPr>
                </m:dPr>
                <m:e>
                  <m:sSup>
                    <m:sSupPr>
                      <m:ctrlPr>
                        <w:ins w:id="292" w:author="Arthur Plassart" w:date="2026-01-08T14:55:00Z" w16du:dateUtc="2026-01-08T13:55:00Z">
                          <w:rPr>
                            <w:rFonts w:ascii="Cambria Math" w:hAnsi="Cambria Math"/>
                          </w:rPr>
                        </w:ins>
                      </m:ctrlPr>
                    </m:sSupPr>
                    <m:e>
                      <m:r>
                        <m:rPr>
                          <m:sty m:val="p"/>
                        </m:rPr>
                        <w:rPr>
                          <w:rFonts w:ascii="Cambria Math" w:hAnsi="Cambria Math"/>
                        </w:rPr>
                        <m:t>m</m:t>
                      </m:r>
                    </m:e>
                    <m:sup>
                      <m:r>
                        <w:rPr>
                          <w:rFonts w:ascii="Cambria Math" w:hAnsi="Cambria Math"/>
                        </w:rPr>
                        <m:t>2</m:t>
                      </m:r>
                    </m:sup>
                  </m:sSup>
                  <m:r>
                    <w:rPr>
                      <w:rFonts w:ascii="Cambria Math" w:hAnsi="Cambria Math"/>
                    </w:rPr>
                    <m:t> </m:t>
                  </m:r>
                  <m:sSup>
                    <m:sSupPr>
                      <m:ctrlPr>
                        <w:ins w:id="293" w:author="Arthur Plassart" w:date="2026-01-08T14:55:00Z" w16du:dateUtc="2026-01-08T13:55:00Z">
                          <w:rPr>
                            <w:rFonts w:ascii="Cambria Math" w:hAnsi="Cambria Math"/>
                          </w:rPr>
                        </w:ins>
                      </m:ctrlPr>
                    </m:sSupPr>
                    <m:e>
                      <m:r>
                        <m:rPr>
                          <m:sty m:val="p"/>
                        </m:rPr>
                        <w:rPr>
                          <w:rFonts w:ascii="Cambria Math" w:hAnsi="Cambria Math"/>
                        </w:rPr>
                        <m:t>photons</m:t>
                      </m:r>
                    </m:e>
                    <m:sup>
                      <m:r>
                        <m:rPr>
                          <m:sty m:val="p"/>
                        </m:rPr>
                        <w:rPr>
                          <w:rFonts w:ascii="Cambria Math" w:hAnsi="Cambria Math"/>
                        </w:rPr>
                        <m:t>-</m:t>
                      </m:r>
                      <m:r>
                        <w:rPr>
                          <w:rFonts w:ascii="Cambria Math" w:hAnsi="Cambria Math"/>
                        </w:rPr>
                        <m:t>1</m:t>
                      </m:r>
                    </m:sup>
                  </m:sSup>
                </m:e>
              </m:d>
            </m:den>
          </m:f>
          <m:r>
            <w:rPr>
              <w:rFonts w:ascii="Cambria Math" w:hAnsi="Cambria Math"/>
            </w:rPr>
            <m:t>  </m:t>
          </m:r>
          <m:d>
            <m:dPr>
              <m:ctrlPr>
                <w:ins w:id="294" w:author="Arthur Plassart" w:date="2026-01-08T14:55:00Z" w16du:dateUtc="2026-01-08T13:55:00Z">
                  <w:rPr>
                    <w:rFonts w:ascii="Cambria Math" w:hAnsi="Cambria Math"/>
                  </w:rPr>
                </w:ins>
              </m:ctrlPr>
            </m:dPr>
            <m:e>
              <m:r>
                <w:rPr>
                  <w:rFonts w:ascii="Cambria Math" w:hAnsi="Cambria Math"/>
                </w:rPr>
                <m:t>2</m:t>
              </m:r>
            </m:e>
          </m:d>
        </m:oMath>
      </m:oMathPara>
    </w:p>
    <w:p w14:paraId="70A414FD" w14:textId="77777777" w:rsidR="00C76A5C" w:rsidRDefault="002A147B">
      <w:pPr>
        <w:pStyle w:val="FirstParagraph"/>
      </w:pPr>
      <w:r>
        <w:t>1/σ</w:t>
      </w:r>
      <w:r>
        <w:rPr>
          <w:vertAlign w:val="subscript"/>
        </w:rPr>
        <w:t>PSII</w:t>
      </w:r>
      <w:r>
        <w:t xml:space="preserve"> is multiplied by flash spacing (s) to convert the probability that an individual incident photon is absorbed by PSII, into an equivalent photon flux density, i.e. to estimate effective light availability serving PSII photochemistry.</w:t>
      </w:r>
    </w:p>
    <w:p w14:paraId="70A414FE" w14:textId="77777777" w:rsidR="00C76A5C" w:rsidRDefault="002A147B">
      <w:pPr>
        <w:pStyle w:val="Corpsdetexte"/>
      </w:pPr>
      <w:r>
        <w:t>Since the population of PSII starts predominantly from S1 in the dark acclimated state, the population of PSII will initially cycle synchronously through S States, reflected by an oscillation in chlorophyll fluorescence with a period of four (Fig 1)(de Wijn and van Gorkom, 2002). Photochemical misses, including wasteful recombination reactions causing loss of a charge separation in a PSII, will cause a missed step in the S-State cycling of an individual PSII. As more photochemical misses occur, desynchroniz</w:t>
      </w:r>
      <w:r>
        <w:t>ation of S-State cycling among the population of PSII will scramble the periodic changes in ChlF, dampening the observed oscillation of the population-level fluorescence (de Wijn and van Gorkom, 2002; Han et al., 2022). Prolonged four-step synchronous cycling of PSII fluorescence thus reflects a lower probability of desynchronization at each excitation, and thus a lower probability of losses through photochemical misses. Photochemical double hits also contribute to desynchronization (Han et al., 2022; Han e</w:t>
      </w:r>
      <w:r>
        <w:t>t al., 2008), but should not vary strongly across changes in flash spacing nor measurement temperature within a sample.</w:t>
      </w:r>
    </w:p>
    <w:p w14:paraId="70A414FF" w14:textId="77777777" w:rsidR="00C76A5C" w:rsidRDefault="002A147B">
      <w:pPr>
        <w:pStyle w:val="Titre2"/>
      </w:pPr>
      <w:bookmarkStart w:id="295" w:name="analytical-methods"/>
      <w:bookmarkEnd w:id="281"/>
      <w:r>
        <w:lastRenderedPageBreak/>
        <w:t>Analytical Methods</w:t>
      </w:r>
    </w:p>
    <w:p w14:paraId="70A41500" w14:textId="77777777" w:rsidR="00C76A5C" w:rsidRDefault="002A147B">
      <w:pPr>
        <w:pStyle w:val="FirstParagraph"/>
      </w:pPr>
      <w:r>
        <w:t>Data was processed using R version 4.3.2 (R Core Team, 2023) and RStudio version 2023.12.0+369 (Posit team, 2025) on the x86_64-apple-darwin20 (64-bit) platform and running under macOS Sonoma 14.3.1. Fluorescence data files generated by LIFT software were imported, tidied and combined with metadata on each culture using the tidyverse (Wickham, 2023), lubridate (Spinu et al., 2024), and googlesheets4 (Bryan, 2023) packages. The doBy (Halekoh and Højsgaard, 2025), and WaveletComp (Roesch and Schmidbauer, 2018</w:t>
      </w:r>
      <w:r>
        <w:t>) packages were used for wavelet analyses. The mgcv (Wood, 2011) and mgcViz (Fasiolo et al., 2020) packages were used for generalized additive modelling, while the ggplot2 (Wickham, 2016), ggh4x (van den Brand, 2025), and metR (Campitelli, 2021) packages were used for data visualization. Statistical results tables were done using the packages ‘broom’ (Robinson et al., 2025), ‘knitr’ (Xie, 2025), and ‘kableExtra’ (Zhu, 2024).</w:t>
      </w:r>
    </w:p>
    <w:p w14:paraId="70A41501" w14:textId="77777777" w:rsidR="00C76A5C" w:rsidRDefault="002A147B">
      <w:pPr>
        <w:pStyle w:val="Titre2"/>
      </w:pPr>
      <w:bookmarkStart w:id="296" w:name="wavelet-transformations"/>
      <w:bookmarkEnd w:id="295"/>
      <w:r>
        <w:t>Wavelet Transformations</w:t>
      </w:r>
    </w:p>
    <w:p w14:paraId="70A41502" w14:textId="77777777" w:rsidR="00C76A5C" w:rsidRDefault="002A147B">
      <w:pPr>
        <w:pStyle w:val="FirstParagraph"/>
      </w:pPr>
      <w:r>
        <w:t>The fluorescence data yields a time series of F</w:t>
      </w:r>
      <w:r>
        <w:rPr>
          <w:vertAlign w:val="subscript"/>
        </w:rPr>
        <w:t>V</w:t>
      </w:r>
      <w:r>
        <w:t>/F</w:t>
      </w:r>
      <w:r>
        <w:rPr>
          <w:vertAlign w:val="subscript"/>
        </w:rPr>
        <w:t>M</w:t>
      </w:r>
      <w:r>
        <w:t xml:space="preserve"> over 32 sequentially applied flashes, for each flash spacing, and each measurement temperature, for each culture sample. The F</w:t>
      </w:r>
      <w:r>
        <w:rPr>
          <w:vertAlign w:val="subscript"/>
        </w:rPr>
        <w:t>V</w:t>
      </w:r>
      <w:r>
        <w:t>/F</w:t>
      </w:r>
      <w:r>
        <w:rPr>
          <w:vertAlign w:val="subscript"/>
        </w:rPr>
        <w:t>M</w:t>
      </w:r>
      <w:r>
        <w:t xml:space="preserve"> time series were analyzed for each combination of strain, growth conditions, measurement temperature, and flash spacing, using wavelet transformations (Theis and Meyer-Bäse, 2010), as exemplified in (Fig 2). Unlike traditional methods, wavelet analysis does not assume that the statistical properties of a time series are constant. Instead, wavelet transformations locally dec</w:t>
      </w:r>
      <w:r>
        <w:t xml:space="preserve">ompose the signal across different time scales and estimate spectral characteristics as a function of time (Cazelles et al., 2008). By examining the </w:t>
      </w:r>
      <w:r>
        <w:lastRenderedPageBreak/>
        <w:t>frequency and wavelet power spectra, we can uncover the dominant patterns in the data (Theis and Meyer-Bäse, 2010).</w:t>
      </w:r>
    </w:p>
    <w:p w14:paraId="70A41503" w14:textId="77777777" w:rsidR="00C76A5C" w:rsidRDefault="002A147B">
      <w:pPr>
        <w:pStyle w:val="CaptionedFigure"/>
      </w:pPr>
      <w:r>
        <w:rPr>
          <w:noProof/>
        </w:rPr>
        <w:drawing>
          <wp:inline distT="0" distB="0" distL="0" distR="0" wp14:anchorId="70A42485" wp14:editId="70A42486">
            <wp:extent cx="5943600" cy="3566160"/>
            <wp:effectExtent l="0" t="0" r="0" b="0"/>
            <wp:docPr id="34" name="Picture" descr="Fig 2: Representative wavelet transformations of Antarctic Chlamydomonas priscui variable chlorophyll fluorescence (FV/FM) measured at 4, 8 or 12°C, over 32 consecutive single turnover saturating flashes, applied at spacings of 1, 2, 4, 8, 16 s, equivalent to photon delivery rates to PSII achieved under light levels from 0.708 down to 0.045 µmol photons m-2 s-1."/>
            <wp:cNvGraphicFramePr/>
            <a:graphic xmlns:a="http://schemas.openxmlformats.org/drawingml/2006/main">
              <a:graphicData uri="http://schemas.openxmlformats.org/drawingml/2006/picture">
                <pic:pic xmlns:pic="http://schemas.openxmlformats.org/drawingml/2006/picture">
                  <pic:nvPicPr>
                    <pic:cNvPr id="35" name="Picture" descr="Figures/Rep_recon.png"/>
                    <pic:cNvPicPr>
                      <a:picLocks noChangeAspect="1" noChangeArrowheads="1"/>
                    </pic:cNvPicPr>
                  </pic:nvPicPr>
                  <pic:blipFill>
                    <a:blip r:embed="rId12"/>
                    <a:stretch>
                      <a:fillRect/>
                    </a:stretch>
                  </pic:blipFill>
                  <pic:spPr bwMode="auto">
                    <a:xfrm>
                      <a:off x="0" y="0"/>
                      <a:ext cx="5943600" cy="3566160"/>
                    </a:xfrm>
                    <a:prstGeom prst="rect">
                      <a:avLst/>
                    </a:prstGeom>
                    <a:noFill/>
                    <a:ln w="9525">
                      <a:noFill/>
                      <a:headEnd/>
                      <a:tailEnd/>
                    </a:ln>
                  </pic:spPr>
                </pic:pic>
              </a:graphicData>
            </a:graphic>
          </wp:inline>
        </w:drawing>
      </w:r>
    </w:p>
    <w:p w14:paraId="70A41504" w14:textId="77777777" w:rsidR="00C76A5C" w:rsidRDefault="002A147B">
      <w:pPr>
        <w:pStyle w:val="ImageCaption"/>
      </w:pPr>
      <w:bookmarkStart w:id="297" w:name="fig:reprecon"/>
      <w:bookmarkEnd w:id="297"/>
      <w:r>
        <w:t xml:space="preserve">Fig 2: Representative wavelet transformations of Antarctic </w:t>
      </w:r>
      <w:r>
        <w:rPr>
          <w:i/>
          <w:iCs/>
        </w:rPr>
        <w:t>Chlamydomonas priscui</w:t>
      </w:r>
      <w:r>
        <w:t xml:space="preserve"> variable chlorophyll fluorescence (F</w:t>
      </w:r>
      <w:r>
        <w:rPr>
          <w:vertAlign w:val="subscript"/>
        </w:rPr>
        <w:t>V</w:t>
      </w:r>
      <w:r>
        <w:t>/F</w:t>
      </w:r>
      <w:r>
        <w:rPr>
          <w:vertAlign w:val="subscript"/>
        </w:rPr>
        <w:t>M</w:t>
      </w:r>
      <w:r>
        <w:t>) measured at 4, 8 or 12°C, over 32 consecutive single turnover saturating flashes, applied at spacings of 1, 2, 4, 8, 16 s, equivalent to photon delivery rates to PSII achieved under light levels from 0.708 down to 0.045 µmol photons m</w:t>
      </w:r>
      <w:r>
        <w:rPr>
          <w:vertAlign w:val="superscript"/>
        </w:rPr>
        <w:t>-2</w:t>
      </w:r>
      <w:r>
        <w:t xml:space="preserve"> s</w:t>
      </w:r>
      <w:r>
        <w:rPr>
          <w:vertAlign w:val="superscript"/>
        </w:rPr>
        <w:t>-1</w:t>
      </w:r>
      <w:r>
        <w:t>.</w:t>
      </w:r>
    </w:p>
    <w:p w14:paraId="70A41505" w14:textId="77777777" w:rsidR="00C76A5C" w:rsidRDefault="002A147B">
      <w:pPr>
        <w:pStyle w:val="Corpsdetexte"/>
      </w:pPr>
      <w:r>
        <w:t>The wavelet transformation involves computing the wavelet power spectrum of the standardized time series using the Morlet wavelet (Theis and Meyer-Bäse, 2010). The statistical significance of the periodic components in the time series was then calculated using a simulation algorithm. Surrogate time series are generated based on a white noise model, consisting of uncorrelated random values with constant mean and variance. The wavelet transform of the data is compared with the white noise model, to estimate p</w:t>
      </w:r>
      <w:r>
        <w:t>-values for whether the observed periodic components are statistically significant (Theis and Meyer-</w:t>
      </w:r>
      <w:r>
        <w:lastRenderedPageBreak/>
        <w:t>Bäse, 2010). Statistical significance of the wavelet power at a periodicity of four indicates the culture is exhibiting periodic oscillations in chlorophyll fluorescence, reflecting synchronous S-State cycling across the PSII population. For wavelets exhibiting detectable S-State cycling, we generated a reconstruction, limited to the sub-set of flashes showing a signal that was statistically different from th</w:t>
      </w:r>
      <w:r>
        <w:t>e average value of F</w:t>
      </w:r>
      <w:r>
        <w:rPr>
          <w:vertAlign w:val="subscript"/>
        </w:rPr>
        <w:t>V</w:t>
      </w:r>
      <w:r>
        <w:t>/F</w:t>
      </w:r>
      <w:r>
        <w:rPr>
          <w:vertAlign w:val="subscript"/>
        </w:rPr>
        <w:t>M</w:t>
      </w:r>
      <w:r>
        <w:t xml:space="preserve">. </w:t>
      </w:r>
      <w:commentRangeStart w:id="298"/>
      <w:commentRangeStart w:id="299"/>
      <w:r>
        <w:t xml:space="preserve">We then extracted a Damping Index as the number of flashes applied before desynchronization results in the reconstructed wavelet dropping below a detection threshold significance of p=0.05 above random noise. </w:t>
      </w:r>
      <w:commentRangeEnd w:id="298"/>
      <w:r w:rsidR="002A3BF2">
        <w:rPr>
          <w:rStyle w:val="Marquedecommentaire"/>
          <w:sz w:val="24"/>
          <w:szCs w:val="24"/>
        </w:rPr>
        <w:commentReference w:id="298"/>
      </w:r>
      <w:commentRangeEnd w:id="299"/>
      <w:r w:rsidR="00A11E5F">
        <w:rPr>
          <w:rStyle w:val="Marquedecommentaire"/>
          <w:sz w:val="24"/>
          <w:szCs w:val="24"/>
        </w:rPr>
        <w:commentReference w:id="299"/>
      </w:r>
      <w:r>
        <w:t>This Damping Index indicates how many successive photochemical charge separations occur in the PSII population before recombinations, other photochemical misses, or photochemical double hits, desynchronize the S-State cycle to a randomized distribution of S-States across the population.</w:t>
      </w:r>
    </w:p>
    <w:p w14:paraId="70A41506" w14:textId="77777777" w:rsidR="00C76A5C" w:rsidRDefault="002A147B">
      <w:pPr>
        <w:pStyle w:val="Titre2"/>
      </w:pPr>
      <w:bookmarkStart w:id="300" w:name="generalized-additive-modelling"/>
      <w:bookmarkEnd w:id="296"/>
      <w:r>
        <w:t>Generalized Additive Modelling</w:t>
      </w:r>
    </w:p>
    <w:p w14:paraId="70A41507" w14:textId="77777777" w:rsidR="00C76A5C" w:rsidRDefault="002A147B">
      <w:pPr>
        <w:pStyle w:val="FirstParagraph"/>
      </w:pPr>
      <w:r>
        <w:t>The patterns in the persistence of S-State cycling within taxa were then modeled using the nonparametric method of generalized additive modelling (GAM). GAMs fit a model to predict the damping index based on a tensor product smooth of the two predictors, measurement temperature, and equivalent effective light level. The response variable is linked to the independent variables using a smoothing function, where many localized polynomials are joined to form a piecewise function called a spline (Pinilla and Neg</w:t>
      </w:r>
      <w:r>
        <w:t>rín, 2021). For each strain, GAM models were fit to the data using the restricted maximum likelihood method (REML).</w:t>
      </w:r>
    </w:p>
    <w:p w14:paraId="70A41508" w14:textId="56CDE8BA" w:rsidR="00C76A5C" w:rsidRDefault="002A147B">
      <w:pPr>
        <w:pStyle w:val="Corpsdetexte"/>
      </w:pPr>
      <w:r>
        <w:t>The GAM model examines the response of S-State damping to the measurement temperature (°C) and the equivalent effective light level (µmol photons m</w:t>
      </w:r>
      <w:r>
        <w:rPr>
          <w:vertAlign w:val="superscript"/>
        </w:rPr>
        <w:t>-2</w:t>
      </w:r>
      <w:r>
        <w:t xml:space="preserve"> s</w:t>
      </w:r>
      <w:r>
        <w:rPr>
          <w:vertAlign w:val="superscript"/>
        </w:rPr>
        <w:t>-1</w:t>
      </w:r>
      <w:r>
        <w:t xml:space="preserve">) for the </w:t>
      </w:r>
      <w:r>
        <w:lastRenderedPageBreak/>
        <w:t xml:space="preserve">measurement flash spacing. The generalized additive models were fitted using the R-package </w:t>
      </w:r>
      <w:r>
        <w:rPr>
          <w:rStyle w:val="VerbatimChar"/>
          <w:i/>
          <w:iCs/>
        </w:rPr>
        <w:t>mgcv</w:t>
      </w:r>
      <w:r>
        <w:t xml:space="preserve"> (Wood, 2025). Only S-State damping estimates for which the amplitude of standard error was smaller than 320% of the fitted S-State damping were included in the GAM. Models were validated by verifying the choice of basis dimensions (k) and evaluating the residual plots (Schoenig et al., 2023) using gam.check</w:t>
      </w:r>
      <w:del w:id="301" w:author="Arthur Plassart" w:date="2026-01-07T08:20:00Z" w16du:dateUtc="2026-01-07T07:20:00Z">
        <w:r w:rsidDel="00B17D6F">
          <w:delText>()</w:delText>
        </w:r>
      </w:del>
      <w:r>
        <w:t xml:space="preserve"> from the R-package </w:t>
      </w:r>
      <w:r>
        <w:rPr>
          <w:rStyle w:val="VerbatimChar"/>
          <w:i/>
          <w:iCs/>
        </w:rPr>
        <w:t>mgcv</w:t>
      </w:r>
      <w:r>
        <w:t xml:space="preserve"> (Wood, 2025) (Table ??). Based on the fitted models, the damping </w:t>
      </w:r>
      <w:r>
        <w:t>index can then be predicted for other combinations of temperature and light (Wood, 2017), represented with a contour plot.</w:t>
      </w:r>
    </w:p>
    <w:p w14:paraId="70A41509" w14:textId="77777777" w:rsidR="00C76A5C" w:rsidRDefault="002A147B">
      <w:pPr>
        <w:pStyle w:val="Titre2"/>
      </w:pPr>
      <w:bookmarkStart w:id="302" w:name="analyses-of-variance"/>
      <w:bookmarkEnd w:id="300"/>
      <w:r>
        <w:t>Analyses of Variance</w:t>
      </w:r>
    </w:p>
    <w:p w14:paraId="70A4150A" w14:textId="77777777" w:rsidR="00C76A5C" w:rsidRDefault="002A147B">
      <w:pPr>
        <w:pStyle w:val="FirstParagraph"/>
      </w:pPr>
      <w:r>
        <w:t>Analyses of Variance (ANOVA) were run using the aov function (R Core Team, 2023) to detect effects of taxa , measurement equivalent effective light levels (derived from flash spacing), measurement temperature, and growth salinity, upon the Damping Index.</w:t>
      </w:r>
    </w:p>
    <w:p w14:paraId="70A4150B" w14:textId="77777777" w:rsidR="00C76A5C" w:rsidRDefault="002A147B">
      <w:pPr>
        <w:pStyle w:val="Titre1"/>
      </w:pPr>
      <w:bookmarkStart w:id="303" w:name="results"/>
      <w:bookmarkEnd w:id="36"/>
      <w:bookmarkEnd w:id="302"/>
      <w:r>
        <w:t>Results</w:t>
      </w:r>
    </w:p>
    <w:p w14:paraId="70A4150C" w14:textId="77777777" w:rsidR="00C76A5C" w:rsidRDefault="002A147B">
      <w:pPr>
        <w:pStyle w:val="Titre2"/>
      </w:pPr>
      <w:bookmarkStart w:id="304" w:name="X751d85612684049c408471e0af01b1d1e65a0ea"/>
      <w:r>
        <w:t>Single Turnover Variable Chlorophyll Fluorescence</w:t>
      </w:r>
    </w:p>
    <w:p w14:paraId="70A4150D" w14:textId="77777777" w:rsidR="00C76A5C" w:rsidRDefault="002A147B">
      <w:pPr>
        <w:pStyle w:val="FirstParagraph"/>
      </w:pPr>
      <w:r>
        <w:t xml:space="preserve">Exposing phytoplankton cultures to a series of </w:t>
      </w:r>
      <w:commentRangeStart w:id="305"/>
      <w:r>
        <w:t xml:space="preserve">20-32 </w:t>
      </w:r>
      <w:commentRangeEnd w:id="305"/>
      <w:r w:rsidR="002C70BD">
        <w:rPr>
          <w:rStyle w:val="Marquedecommentaire"/>
          <w:sz w:val="24"/>
          <w:szCs w:val="24"/>
        </w:rPr>
        <w:commentReference w:id="305"/>
      </w:r>
      <w:r>
        <w:t>successive single turnover, saturating flashes produced oscillations in the maximum quantum yield of photochemistry of PSII, as estimated through the secondary chlorophyll fluorescence parameter F</w:t>
      </w:r>
      <w:r>
        <w:rPr>
          <w:vertAlign w:val="subscript"/>
        </w:rPr>
        <w:t>V</w:t>
      </w:r>
      <w:r>
        <w:t>/F</w:t>
      </w:r>
      <w:r>
        <w:rPr>
          <w:vertAlign w:val="subscript"/>
        </w:rPr>
        <w:t>M</w:t>
      </w:r>
      <w:r>
        <w:t xml:space="preserve">. Initially, the majority of the dark-adapted population of PSII is at S1, with a smaller fraction at S0 (Gates et al., 2020; de Wijn and van Gorkom, 2002). As shown in representative data from polar </w:t>
      </w:r>
      <w:r>
        <w:rPr>
          <w:i/>
          <w:iCs/>
        </w:rPr>
        <w:t>Chlamydomonas priscui</w:t>
      </w:r>
      <w:r>
        <w:t xml:space="preserve"> Fig 1 and temperate </w:t>
      </w:r>
      <w:r>
        <w:rPr>
          <w:i/>
          <w:iCs/>
        </w:rPr>
        <w:t>Chlamydomonas rheinhardtii</w:t>
      </w:r>
      <w:r>
        <w:t xml:space="preserve"> Fig 2, each grown at respective optimal sal</w:t>
      </w:r>
      <w:r>
        <w:t>inities, the time series of F</w:t>
      </w:r>
      <w:r>
        <w:rPr>
          <w:vertAlign w:val="subscript"/>
        </w:rPr>
        <w:t>V</w:t>
      </w:r>
      <w:r>
        <w:t>/F</w:t>
      </w:r>
      <w:r>
        <w:rPr>
          <w:vertAlign w:val="subscript"/>
        </w:rPr>
        <w:t>M</w:t>
      </w:r>
      <w:r>
        <w:t xml:space="preserve"> over successive flashes reveals consistent variations in fluorescence yield as the predominant S-States, with </w:t>
      </w:r>
      <w:r>
        <w:lastRenderedPageBreak/>
        <w:t xml:space="preserve">different yields for ChlF, follow each other across the PSII within the population. The amplitudes of the ChlF oscillations, however, decline progressively over successive flashes. The persistence of oscillations decreases with wider spacing between sequential flashes, equivalent to decreasing effective light levels, and at higher measurement temperatures. The full </w:t>
      </w:r>
      <w:r>
        <w:t>set of S-State time courses captured across taxa and growth salinities are in Supplemental Data. XXX</w:t>
      </w:r>
    </w:p>
    <w:p w14:paraId="70A4150E" w14:textId="77777777" w:rsidR="00C76A5C" w:rsidRDefault="002A147B">
      <w:pPr>
        <w:pStyle w:val="Corpsdetexte"/>
      </w:pPr>
      <w:r>
        <w:t>Photochemical misses, including recombination reactions causing loss of charge separation in a PSII, will cause a missed step in the S-State cycling of an individual PSII. As more photochemical misses occur, desynchronization of S-State cycling among the population of PSII will scramble the periodic changes in ChlF, dampening the observed oscillation of the population-level fluorescence (de Wijn and van Gorkom, 2002; Han et al., 2022). Prolonged synchronous cycling thus reflects a lower probability of desyn</w:t>
      </w:r>
      <w:r>
        <w:t>chronization at each excitation, and thus a lower probability of losses through photochemical misses. Photochemical double hits also contribute to desynchronization (Han et al., 2022; Han et al., 2008), but should not vary strongly across changes in flash spacing nor temperature within a sample.</w:t>
      </w:r>
    </w:p>
    <w:p w14:paraId="70A4150F" w14:textId="77777777" w:rsidR="00C76A5C" w:rsidRDefault="002A147B">
      <w:pPr>
        <w:pStyle w:val="Corpsdetexte"/>
      </w:pPr>
      <w:r>
        <w:t>The conversions of flash spacing to equivalent effective light levels gave similar ranges of light levels applied to each strain (Table 2). For comparison, full sunlight at the sea surface is ~ 2000 µmol photons m</w:t>
      </w:r>
      <w:r>
        <w:rPr>
          <w:vertAlign w:val="superscript"/>
        </w:rPr>
        <w:t>-2</w:t>
      </w:r>
      <w:r>
        <w:t>s</w:t>
      </w:r>
      <w:r>
        <w:rPr>
          <w:vertAlign w:val="superscript"/>
        </w:rPr>
        <w:t>-1</w:t>
      </w:r>
      <w:r>
        <w:t>, while the threshold for the bottom of the photic zone supporting photosynthetic productivity in the oceans is conventionally defined as ~ 20 µmol photons m</w:t>
      </w:r>
      <w:r>
        <w:rPr>
          <w:vertAlign w:val="superscript"/>
        </w:rPr>
        <w:t>-2</w:t>
      </w:r>
      <w:r>
        <w:t>s</w:t>
      </w:r>
      <w:r>
        <w:rPr>
          <w:vertAlign w:val="superscript"/>
        </w:rPr>
        <w:t>-1</w:t>
      </w:r>
      <w:r>
        <w:t xml:space="preserve"> (Raven et al., 2000). </w:t>
      </w:r>
      <w:commentRangeStart w:id="306"/>
      <w:r>
        <w:t xml:space="preserve">Therefore our measurement light ranges are ~ 5 orders of magnitude lower than full sunlight, and ~ 2-3 orders of magnitude below the minimum </w:t>
      </w:r>
      <w:r>
        <w:lastRenderedPageBreak/>
        <w:t>photic zone threshold, but nevertheless span light ranges found to support phytoplankton productivity in field studies (Hancke et al., 2018; Randelhoff et al., 2020; Hoppe et al., 2</w:t>
      </w:r>
      <w:r>
        <w:t>024).</w:t>
      </w:r>
      <w:commentRangeEnd w:id="306"/>
      <w:r w:rsidR="00361479">
        <w:rPr>
          <w:rStyle w:val="Marquedecommentaire"/>
          <w:sz w:val="24"/>
          <w:szCs w:val="24"/>
        </w:rPr>
        <w:commentReference w:id="306"/>
      </w:r>
    </w:p>
    <w:p w14:paraId="70A41510" w14:textId="77777777" w:rsidR="00C76A5C" w:rsidRDefault="002A147B">
      <w:pPr>
        <w:pStyle w:val="Titre2"/>
      </w:pPr>
      <w:bookmarkStart w:id="307" w:name="wavelet-analysis"/>
      <w:bookmarkEnd w:id="304"/>
      <w:r>
        <w:t>Wavelet Analysis</w:t>
      </w:r>
    </w:p>
    <w:p w14:paraId="70A41511" w14:textId="77777777" w:rsidR="00C76A5C" w:rsidRDefault="002A147B">
      <w:pPr>
        <w:pStyle w:val="FirstParagraph"/>
      </w:pPr>
      <w:r>
        <w:t xml:space="preserve">Wavelet transformations were computed for the fluorescence time series of each unique combination of measurement temperature, flash spacing, growth temperature, and species or strain. Assessing the wavelet power of a 4-step periodicity across conditions, key trends emerge. As exemplified by the Antarctic green alga </w:t>
      </w:r>
      <w:r>
        <w:rPr>
          <w:i/>
          <w:iCs/>
        </w:rPr>
        <w:t>Chlamydomonas priscui</w:t>
      </w:r>
      <w:r>
        <w:t xml:space="preserve"> (Figure 3), the average wavelet power declines with increasing flash spacings, equivalent to decreasing effective light levels, and also declines with increasing measurement temperatures.</w:t>
      </w:r>
    </w:p>
    <w:p w14:paraId="70A41512" w14:textId="77777777" w:rsidR="00C76A5C" w:rsidRDefault="002A147B">
      <w:pPr>
        <w:pStyle w:val="CaptionedFigure"/>
      </w:pPr>
      <w:r>
        <w:rPr>
          <w:noProof/>
        </w:rPr>
        <w:drawing>
          <wp:inline distT="0" distB="0" distL="0" distR="0" wp14:anchorId="70A42487" wp14:editId="70A42488">
            <wp:extent cx="5943600" cy="3128210"/>
            <wp:effectExtent l="0" t="0" r="0" b="0"/>
            <wp:docPr id="43" name="Picture" descr="Fig 3: Sample plot of wavelet powers by period of oscillations in the maximum quantum yield of photochemistry Antarctic green algae Chlamydomonas priscui, grown at 4°C and 500 mM NaCl, and measured across a range of measurement temperatures and flash spacings, with the equivalent effective light levels. Regions where wavelet power reached statistical significance (p &lt; 0.05) are shaded in blue."/>
            <wp:cNvGraphicFramePr/>
            <a:graphic xmlns:a="http://schemas.openxmlformats.org/drawingml/2006/main">
              <a:graphicData uri="http://schemas.openxmlformats.org/drawingml/2006/picture">
                <pic:pic xmlns:pic="http://schemas.openxmlformats.org/drawingml/2006/picture">
                  <pic:nvPicPr>
                    <pic:cNvPr id="44" name="Picture" descr="Figures/Cpriscui_waveletpower.png"/>
                    <pic:cNvPicPr>
                      <a:picLocks noChangeAspect="1" noChangeArrowheads="1"/>
                    </pic:cNvPicPr>
                  </pic:nvPicPr>
                  <pic:blipFill>
                    <a:blip r:embed="rId13"/>
                    <a:stretch>
                      <a:fillRect/>
                    </a:stretch>
                  </pic:blipFill>
                  <pic:spPr bwMode="auto">
                    <a:xfrm>
                      <a:off x="0" y="0"/>
                      <a:ext cx="5943600" cy="3128210"/>
                    </a:xfrm>
                    <a:prstGeom prst="rect">
                      <a:avLst/>
                    </a:prstGeom>
                    <a:noFill/>
                    <a:ln w="9525">
                      <a:noFill/>
                      <a:headEnd/>
                      <a:tailEnd/>
                    </a:ln>
                  </pic:spPr>
                </pic:pic>
              </a:graphicData>
            </a:graphic>
          </wp:inline>
        </w:drawing>
      </w:r>
    </w:p>
    <w:p w14:paraId="70A41513" w14:textId="77777777" w:rsidR="00C76A5C" w:rsidRDefault="002A147B">
      <w:pPr>
        <w:pStyle w:val="ImageCaption"/>
      </w:pPr>
      <w:bookmarkStart w:id="308" w:name="fig:cpriscuiwaveletpower"/>
      <w:bookmarkEnd w:id="308"/>
      <w:r>
        <w:t xml:space="preserve">Fig 3: Sample plot of wavelet powers by period of oscillations in the maximum quantum yield of photochemistry Antarctic green algae </w:t>
      </w:r>
      <w:r>
        <w:rPr>
          <w:i/>
          <w:iCs/>
        </w:rPr>
        <w:t>Chlamydomonas priscui</w:t>
      </w:r>
      <w:r>
        <w:t>, grown at 4°C and 500 mM NaCl, and measured across a range of measurement temperatures and flash spacings, with the equivalent effective light levels. Regions where wavelet power reached statistical significance (p &lt; 0.05) are shaded in blue.</w:t>
      </w:r>
    </w:p>
    <w:p w14:paraId="70A41514" w14:textId="77777777" w:rsidR="00C76A5C" w:rsidRDefault="002A147B">
      <w:pPr>
        <w:pStyle w:val="Corpsdetexte"/>
      </w:pPr>
      <w:r>
        <w:lastRenderedPageBreak/>
        <w:t xml:space="preserve">In contrast, in the temperate green algae </w:t>
      </w:r>
      <w:r>
        <w:rPr>
          <w:i/>
          <w:iCs/>
        </w:rPr>
        <w:t>Chlamydomonas reinhardtii</w:t>
      </w:r>
      <w:r>
        <w:t xml:space="preserve"> (Figure 4), the wavelet power is consistently lower, showing a weaker 4-step periodicity of ChlF in the temperate taxa, which only reaches statistical significance at shorter flash spacings, with higher equivalent effective light levels.</w:t>
      </w:r>
    </w:p>
    <w:p w14:paraId="70A41515" w14:textId="77777777" w:rsidR="00C76A5C" w:rsidRDefault="002A147B">
      <w:pPr>
        <w:pStyle w:val="CaptionedFigure"/>
      </w:pPr>
      <w:r>
        <w:rPr>
          <w:noProof/>
        </w:rPr>
        <w:drawing>
          <wp:inline distT="0" distB="0" distL="0" distR="0" wp14:anchorId="70A42489" wp14:editId="70A4248A">
            <wp:extent cx="5943600" cy="3128210"/>
            <wp:effectExtent l="0" t="0" r="0" b="0"/>
            <wp:docPr id="47" name="Picture" descr="Fig 4: Sample plot of wavelet powers by period of oscillations in the maximum quantum yield of photochemistry in the temperate green algae Chlamydomonas reinhardtii, grown at 24°C and 0.43 mM NaCl, and measured across a range of measurement temperatures and flash spacings, with the equivalent effective light levels. Regions where wavelet power reached statistical significance (p &lt; 0.05) shaded in blue."/>
            <wp:cNvGraphicFramePr/>
            <a:graphic xmlns:a="http://schemas.openxmlformats.org/drawingml/2006/main">
              <a:graphicData uri="http://schemas.openxmlformats.org/drawingml/2006/picture">
                <pic:pic xmlns:pic="http://schemas.openxmlformats.org/drawingml/2006/picture">
                  <pic:nvPicPr>
                    <pic:cNvPr id="48" name="Picture" descr="Figures/Creinhardtii_waveletpower.png"/>
                    <pic:cNvPicPr>
                      <a:picLocks noChangeAspect="1" noChangeArrowheads="1"/>
                    </pic:cNvPicPr>
                  </pic:nvPicPr>
                  <pic:blipFill>
                    <a:blip r:embed="rId14"/>
                    <a:stretch>
                      <a:fillRect/>
                    </a:stretch>
                  </pic:blipFill>
                  <pic:spPr bwMode="auto">
                    <a:xfrm>
                      <a:off x="0" y="0"/>
                      <a:ext cx="5943600" cy="3128210"/>
                    </a:xfrm>
                    <a:prstGeom prst="rect">
                      <a:avLst/>
                    </a:prstGeom>
                    <a:noFill/>
                    <a:ln w="9525">
                      <a:noFill/>
                      <a:headEnd/>
                      <a:tailEnd/>
                    </a:ln>
                  </pic:spPr>
                </pic:pic>
              </a:graphicData>
            </a:graphic>
          </wp:inline>
        </w:drawing>
      </w:r>
    </w:p>
    <w:p w14:paraId="70A41516" w14:textId="77777777" w:rsidR="00C76A5C" w:rsidRDefault="002A147B">
      <w:pPr>
        <w:pStyle w:val="ImageCaption"/>
      </w:pPr>
      <w:bookmarkStart w:id="309" w:name="fig:creinhardtiiiwaveletpower"/>
      <w:bookmarkEnd w:id="309"/>
      <w:r>
        <w:t xml:space="preserve">Fig 4: Sample plot of wavelet powers by period of oscillations in the maximum quantum yield of photochemistry in the temperate green algae </w:t>
      </w:r>
      <w:r>
        <w:rPr>
          <w:i/>
          <w:iCs/>
        </w:rPr>
        <w:t>Chlamydomonas reinhardtii</w:t>
      </w:r>
      <w:r>
        <w:t>, grown at 24°C and 0.43 mM NaCl, and measured across a range of measurement temperatures and flash spacings, with the equivalent effective light levels. Regions where wavelet power reached statistical significance (p &lt; 0.05) shaded in blue.</w:t>
      </w:r>
    </w:p>
    <w:p w14:paraId="70A41517" w14:textId="77777777" w:rsidR="00C76A5C" w:rsidRDefault="002A147B">
      <w:pPr>
        <w:pStyle w:val="Titre2"/>
      </w:pPr>
      <w:bookmarkStart w:id="310" w:name="X694b14b270fb833c56c12092c98cb4eae2f769f"/>
      <w:bookmarkEnd w:id="307"/>
      <w:r>
        <w:t>Generalized Additive Modelling of Damping of 4-step oscillations By Measurement Temperature</w:t>
      </w:r>
    </w:p>
    <w:p w14:paraId="70A41518" w14:textId="00269973" w:rsidR="00C76A5C" w:rsidRDefault="002A147B">
      <w:pPr>
        <w:pStyle w:val="FirstParagraph"/>
      </w:pPr>
      <w:r>
        <w:t>Predictions from generalized additive modelling were generated for the damping of S-State-induced chlorophyll fluorescence oscillations, as predicted by the tensor product smooth of the temperature during measurements (°C) and the equivalent effective light level (µmol photons m</w:t>
      </w:r>
      <w:r>
        <w:rPr>
          <w:vertAlign w:val="superscript"/>
        </w:rPr>
        <w:t>-2</w:t>
      </w:r>
      <w:ins w:id="311" w:author="Arthur Plassart" w:date="2026-01-08T13:35:00Z" w16du:dateUtc="2026-01-08T12:35:00Z">
        <w:r w:rsidR="00527EA8">
          <w:rPr>
            <w:vertAlign w:val="superscript"/>
          </w:rPr>
          <w:t xml:space="preserve"> </w:t>
        </w:r>
      </w:ins>
      <w:r>
        <w:t>s</w:t>
      </w:r>
      <w:r>
        <w:rPr>
          <w:vertAlign w:val="superscript"/>
        </w:rPr>
        <w:t>-1</w:t>
      </w:r>
      <w:r>
        <w:t xml:space="preserve">) set by flash spacing, for each strain; Table 2; Table ??. All of the model fits explained over 50% of the variation in the response variable, damping index, except the </w:t>
      </w:r>
      <w:r>
        <w:lastRenderedPageBreak/>
        <w:t xml:space="preserve">GAM fits for </w:t>
      </w:r>
      <w:r>
        <w:rPr>
          <w:i/>
          <w:iCs/>
        </w:rPr>
        <w:t>C. euryale</w:t>
      </w:r>
      <w:r>
        <w:t xml:space="preserve">, which failed to fit. Both diatom taxa exhibited the longest predicted periodic oscillations in ChlF at higher effective light levels and lower temperatures. Notably, the polar </w:t>
      </w:r>
      <w:r>
        <w:rPr>
          <w:i/>
          <w:iCs/>
        </w:rPr>
        <w:t>Fragilariopsis cylindrus</w:t>
      </w:r>
      <w:r>
        <w:t xml:space="preserve"> sustained cycling longer than its temperate counterpart, </w:t>
      </w:r>
      <w:r>
        <w:rPr>
          <w:i/>
          <w:iCs/>
        </w:rPr>
        <w:t>Thalassiosira pseudonana</w:t>
      </w:r>
      <w:r>
        <w:t>, under comparable conditions</w:t>
      </w:r>
      <w:r>
        <w:t xml:space="preserve">. This disparity was particularly prevalent at measurements taken above the growth temperature and when longer spacing between flashes produced lower effective light levels (Fig 5), where </w:t>
      </w:r>
      <w:r>
        <w:rPr>
          <w:i/>
          <w:iCs/>
        </w:rPr>
        <w:t>Thalassiosira pseudonana</w:t>
      </w:r>
      <w:r>
        <w:t xml:space="preserve"> cultures did not retain the significant 4-step oscillation in ChlF indicative of synchronized S-State cycling.</w:t>
      </w:r>
    </w:p>
    <w:p w14:paraId="70A41519" w14:textId="77777777" w:rsidR="00C76A5C" w:rsidRDefault="002A147B">
      <w:pPr>
        <w:pStyle w:val="Corpsdetexte"/>
      </w:pPr>
      <w:r>
        <w:t xml:space="preserve">Similarly the GAM outputs varied among the green algae tested (Table ??). The polar, saline strains </w:t>
      </w:r>
      <w:r>
        <w:rPr>
          <w:i/>
          <w:iCs/>
        </w:rPr>
        <w:t>Chlamydomonas</w:t>
      </w:r>
      <w:r>
        <w:t xml:space="preserve"> ICEMDV, </w:t>
      </w:r>
      <w:r>
        <w:rPr>
          <w:i/>
          <w:iCs/>
        </w:rPr>
        <w:t>Chlamydomonas malina</w:t>
      </w:r>
      <w:r>
        <w:t xml:space="preserve"> and </w:t>
      </w:r>
      <w:r>
        <w:rPr>
          <w:i/>
          <w:iCs/>
        </w:rPr>
        <w:t>Chlamydomonas priscui</w:t>
      </w:r>
      <w:r>
        <w:t xml:space="preserve"> showed GAM model predictions of maximum damping indices of ~ 10-11 flashes, centred at lower temperatures but extending over a wide range of effective light levels (Fig 6). The polar freshwater **</w:t>
      </w:r>
      <w:r w:rsidRPr="00962561">
        <w:rPr>
          <w:i/>
          <w:iCs/>
          <w:rPrChange w:id="312" w:author="Arthur Plassart" w:date="2026-01-08T13:44:00Z" w16du:dateUtc="2026-01-08T12:44:00Z">
            <w:rPr/>
          </w:rPrChange>
        </w:rPr>
        <w:t>Chlamydomonas klinobasis</w:t>
      </w:r>
      <w:r>
        <w:t xml:space="preserve">* also showed maximum damping indices at lower temperatures, across a range of effective light levels. Further, much like the temperate diatoms, the freshwater temperate algae </w:t>
      </w:r>
      <w:r>
        <w:rPr>
          <w:i/>
          <w:iCs/>
        </w:rPr>
        <w:t>Chlamydomonas reinhardtii</w:t>
      </w:r>
      <w:r>
        <w:t xml:space="preserve"> and </w:t>
      </w:r>
      <w:r>
        <w:rPr>
          <w:i/>
          <w:iCs/>
        </w:rPr>
        <w:t>Chlorella vulgaris</w:t>
      </w:r>
      <w:r>
        <w:t xml:space="preserve"> did not exhibit significant periodic oscillations in ChlF at measurement temperatures near or above their growth temperature, under longer flash spacings equivalent to lower light. The marine temperate </w:t>
      </w:r>
      <w:r>
        <w:rPr>
          <w:i/>
          <w:iCs/>
        </w:rPr>
        <w:t>Chlamydomonas klinobasis</w:t>
      </w:r>
      <w:r>
        <w:t xml:space="preserve"> did not generate a statistically significant GAM model, consistent with limited evidence for periodic oscillations from </w:t>
      </w:r>
      <w:r>
        <w:rPr>
          <w:i/>
          <w:iCs/>
        </w:rPr>
        <w:t>Chlamydomonas klinobasis</w:t>
      </w:r>
      <w:r>
        <w:t>.</w:t>
      </w:r>
    </w:p>
    <w:p w14:paraId="70A4151A" w14:textId="77777777" w:rsidR="00C76A5C" w:rsidRDefault="002A147B">
      <w:pPr>
        <w:pStyle w:val="Corpsdetexte"/>
      </w:pPr>
      <w:r>
        <w:t>Strain</w:t>
      </w:r>
    </w:p>
    <w:p w14:paraId="70A4151B" w14:textId="77777777" w:rsidR="00C76A5C" w:rsidRDefault="002A147B">
      <w:pPr>
        <w:pStyle w:val="Corpsdetexte"/>
      </w:pPr>
      <w:r>
        <w:lastRenderedPageBreak/>
        <w:t>term</w:t>
      </w:r>
    </w:p>
    <w:p w14:paraId="70A4151C" w14:textId="77777777" w:rsidR="00C76A5C" w:rsidRDefault="002A147B">
      <w:pPr>
        <w:pStyle w:val="Corpsdetexte"/>
      </w:pPr>
      <w:r>
        <w:t>edf</w:t>
      </w:r>
    </w:p>
    <w:p w14:paraId="70A4151D" w14:textId="77777777" w:rsidR="00C76A5C" w:rsidRDefault="002A147B">
      <w:pPr>
        <w:pStyle w:val="Corpsdetexte"/>
      </w:pPr>
      <w:r>
        <w:t>ref.df</w:t>
      </w:r>
    </w:p>
    <w:p w14:paraId="70A4151E" w14:textId="77777777" w:rsidR="00C76A5C" w:rsidRDefault="002A147B">
      <w:pPr>
        <w:pStyle w:val="Corpsdetexte"/>
      </w:pPr>
      <w:r>
        <w:t>statistic</w:t>
      </w:r>
    </w:p>
    <w:p w14:paraId="70A4151F" w14:textId="77777777" w:rsidR="00C76A5C" w:rsidRDefault="002A147B">
      <w:pPr>
        <w:pStyle w:val="Corpsdetexte"/>
      </w:pPr>
      <w:r>
        <w:t>p.value</w:t>
      </w:r>
    </w:p>
    <w:p w14:paraId="70A41520" w14:textId="77777777" w:rsidR="00C76A5C" w:rsidRDefault="002A147B">
      <w:pPr>
        <w:pStyle w:val="Corpsdetexte"/>
      </w:pPr>
      <w:r>
        <w:t>Fragilariopsis_cylindrus</w:t>
      </w:r>
    </w:p>
    <w:p w14:paraId="70A41521" w14:textId="77777777" w:rsidR="00C76A5C" w:rsidRDefault="002A147B">
      <w:pPr>
        <w:pStyle w:val="Corpsdetexte"/>
      </w:pPr>
      <w:r>
        <w:t>s(LightLevel_ue)</w:t>
      </w:r>
    </w:p>
    <w:p w14:paraId="70A41522" w14:textId="77777777" w:rsidR="00C76A5C" w:rsidRDefault="002A147B">
      <w:pPr>
        <w:pStyle w:val="Corpsdetexte"/>
      </w:pPr>
      <w:r>
        <w:t>1.829</w:t>
      </w:r>
    </w:p>
    <w:p w14:paraId="70A41523" w14:textId="77777777" w:rsidR="00C76A5C" w:rsidRDefault="002A147B">
      <w:pPr>
        <w:pStyle w:val="Corpsdetexte"/>
      </w:pPr>
      <w:r>
        <w:t>1.971</w:t>
      </w:r>
    </w:p>
    <w:p w14:paraId="70A41524" w14:textId="77777777" w:rsidR="00C76A5C" w:rsidRDefault="002A147B">
      <w:pPr>
        <w:pStyle w:val="Corpsdetexte"/>
      </w:pPr>
      <w:r>
        <w:t>4.714</w:t>
      </w:r>
    </w:p>
    <w:p w14:paraId="70A41525" w14:textId="77777777" w:rsidR="00C76A5C" w:rsidRDefault="002A147B">
      <w:pPr>
        <w:pStyle w:val="Corpsdetexte"/>
      </w:pPr>
      <w:r>
        <w:t>0.032</w:t>
      </w:r>
    </w:p>
    <w:p w14:paraId="70A41526" w14:textId="77777777" w:rsidR="00C76A5C" w:rsidRDefault="002A147B">
      <w:pPr>
        <w:pStyle w:val="Corpsdetexte"/>
      </w:pPr>
      <w:r>
        <w:t>Fragilariopsis_cylindrus</w:t>
      </w:r>
    </w:p>
    <w:p w14:paraId="70A41527" w14:textId="77777777" w:rsidR="00C76A5C" w:rsidRDefault="002A147B">
      <w:pPr>
        <w:pStyle w:val="Corpsdetexte"/>
      </w:pPr>
      <w:r>
        <w:t>s(Temp_C)</w:t>
      </w:r>
    </w:p>
    <w:p w14:paraId="70A41528" w14:textId="77777777" w:rsidR="00C76A5C" w:rsidRDefault="002A147B">
      <w:pPr>
        <w:pStyle w:val="Corpsdetexte"/>
      </w:pPr>
      <w:r>
        <w:t>1.000</w:t>
      </w:r>
    </w:p>
    <w:p w14:paraId="70A41529" w14:textId="77777777" w:rsidR="00C76A5C" w:rsidRDefault="002A147B">
      <w:pPr>
        <w:pStyle w:val="Corpsdetexte"/>
      </w:pPr>
      <w:r>
        <w:t>1.000</w:t>
      </w:r>
    </w:p>
    <w:p w14:paraId="70A4152A" w14:textId="77777777" w:rsidR="00C76A5C" w:rsidRDefault="002A147B">
      <w:pPr>
        <w:pStyle w:val="Corpsdetexte"/>
      </w:pPr>
      <w:r>
        <w:lastRenderedPageBreak/>
        <w:t>0.056</w:t>
      </w:r>
    </w:p>
    <w:p w14:paraId="70A4152B" w14:textId="77777777" w:rsidR="00C76A5C" w:rsidRDefault="002A147B">
      <w:pPr>
        <w:pStyle w:val="Corpsdetexte"/>
      </w:pPr>
      <w:r>
        <w:t>0.817</w:t>
      </w:r>
    </w:p>
    <w:p w14:paraId="70A4152C" w14:textId="77777777" w:rsidR="00C76A5C" w:rsidRDefault="002A147B">
      <w:pPr>
        <w:pStyle w:val="Corpsdetexte"/>
      </w:pPr>
      <w:r>
        <w:t>Fragilariopsis_cylindrus</w:t>
      </w:r>
    </w:p>
    <w:p w14:paraId="70A4152D" w14:textId="77777777" w:rsidR="00C76A5C" w:rsidRDefault="002A147B">
      <w:pPr>
        <w:pStyle w:val="Corpsdetexte"/>
      </w:pPr>
      <w:r>
        <w:t>ti(Temp_C,LightLevel_ue)</w:t>
      </w:r>
    </w:p>
    <w:p w14:paraId="70A4152E" w14:textId="77777777" w:rsidR="00C76A5C" w:rsidRDefault="002A147B">
      <w:pPr>
        <w:pStyle w:val="Corpsdetexte"/>
      </w:pPr>
      <w:r>
        <w:t>1.000</w:t>
      </w:r>
    </w:p>
    <w:p w14:paraId="70A4152F" w14:textId="77777777" w:rsidR="00C76A5C" w:rsidRDefault="002A147B">
      <w:pPr>
        <w:pStyle w:val="Corpsdetexte"/>
      </w:pPr>
      <w:r>
        <w:t>1.000</w:t>
      </w:r>
    </w:p>
    <w:p w14:paraId="70A41530" w14:textId="77777777" w:rsidR="00C76A5C" w:rsidRDefault="002A147B">
      <w:pPr>
        <w:pStyle w:val="Corpsdetexte"/>
      </w:pPr>
      <w:r>
        <w:t>0.032</w:t>
      </w:r>
    </w:p>
    <w:p w14:paraId="70A41531" w14:textId="77777777" w:rsidR="00C76A5C" w:rsidRDefault="002A147B">
      <w:pPr>
        <w:pStyle w:val="Corpsdetexte"/>
      </w:pPr>
      <w:r>
        <w:t>0.860</w:t>
      </w:r>
    </w:p>
    <w:p w14:paraId="70A41532" w14:textId="77777777" w:rsidR="00C76A5C" w:rsidRDefault="002A147B">
      <w:pPr>
        <w:pStyle w:val="Corpsdetexte"/>
      </w:pPr>
      <w:r>
        <w:t>Fragilariopsis_cylindrus</w:t>
      </w:r>
    </w:p>
    <w:p w14:paraId="70A41533" w14:textId="77777777" w:rsidR="00C76A5C" w:rsidRDefault="002A147B">
      <w:pPr>
        <w:pStyle w:val="Corpsdetexte"/>
      </w:pPr>
      <w:r>
        <w:t>s(LightLevel_ue)</w:t>
      </w:r>
    </w:p>
    <w:p w14:paraId="70A41534" w14:textId="77777777" w:rsidR="00C76A5C" w:rsidRDefault="002A147B">
      <w:pPr>
        <w:pStyle w:val="Corpsdetexte"/>
      </w:pPr>
      <w:r>
        <w:t>1.105</w:t>
      </w:r>
    </w:p>
    <w:p w14:paraId="70A41535" w14:textId="77777777" w:rsidR="00C76A5C" w:rsidRDefault="002A147B">
      <w:pPr>
        <w:pStyle w:val="Corpsdetexte"/>
      </w:pPr>
      <w:r>
        <w:t>1.196</w:t>
      </w:r>
    </w:p>
    <w:p w14:paraId="70A41536" w14:textId="77777777" w:rsidR="00C76A5C" w:rsidRDefault="002A147B">
      <w:pPr>
        <w:pStyle w:val="Corpsdetexte"/>
      </w:pPr>
      <w:r>
        <w:t>3.267</w:t>
      </w:r>
    </w:p>
    <w:p w14:paraId="70A41537" w14:textId="77777777" w:rsidR="00C76A5C" w:rsidRDefault="002A147B">
      <w:pPr>
        <w:pStyle w:val="Corpsdetexte"/>
      </w:pPr>
      <w:r>
        <w:t>0.069</w:t>
      </w:r>
    </w:p>
    <w:p w14:paraId="70A41538" w14:textId="77777777" w:rsidR="00C76A5C" w:rsidRDefault="002A147B">
      <w:pPr>
        <w:pStyle w:val="Corpsdetexte"/>
      </w:pPr>
      <w:r>
        <w:t>Fragilariopsis_cylindrus</w:t>
      </w:r>
    </w:p>
    <w:p w14:paraId="70A41539" w14:textId="77777777" w:rsidR="00C76A5C" w:rsidRDefault="002A147B">
      <w:pPr>
        <w:pStyle w:val="Corpsdetexte"/>
      </w:pPr>
      <w:r>
        <w:lastRenderedPageBreak/>
        <w:t>s(Temp_C)</w:t>
      </w:r>
    </w:p>
    <w:p w14:paraId="70A4153A" w14:textId="77777777" w:rsidR="00C76A5C" w:rsidRDefault="002A147B">
      <w:pPr>
        <w:pStyle w:val="Corpsdetexte"/>
      </w:pPr>
      <w:r>
        <w:t>1.000</w:t>
      </w:r>
    </w:p>
    <w:p w14:paraId="70A4153B" w14:textId="77777777" w:rsidR="00C76A5C" w:rsidRDefault="002A147B">
      <w:pPr>
        <w:pStyle w:val="Corpsdetexte"/>
      </w:pPr>
      <w:r>
        <w:t>1.000</w:t>
      </w:r>
    </w:p>
    <w:p w14:paraId="70A4153C" w14:textId="77777777" w:rsidR="00C76A5C" w:rsidRDefault="002A147B">
      <w:pPr>
        <w:pStyle w:val="Corpsdetexte"/>
      </w:pPr>
      <w:r>
        <w:t>2.355</w:t>
      </w:r>
    </w:p>
    <w:p w14:paraId="70A4153D" w14:textId="77777777" w:rsidR="00C76A5C" w:rsidRDefault="002A147B">
      <w:pPr>
        <w:pStyle w:val="Corpsdetexte"/>
      </w:pPr>
      <w:r>
        <w:t>0.146</w:t>
      </w:r>
    </w:p>
    <w:p w14:paraId="70A4153E" w14:textId="77777777" w:rsidR="00C76A5C" w:rsidRDefault="002A147B">
      <w:pPr>
        <w:pStyle w:val="Corpsdetexte"/>
      </w:pPr>
      <w:r>
        <w:t>Fragilariopsis_cylindrus</w:t>
      </w:r>
    </w:p>
    <w:p w14:paraId="70A4153F" w14:textId="77777777" w:rsidR="00C76A5C" w:rsidRDefault="002A147B">
      <w:pPr>
        <w:pStyle w:val="Corpsdetexte"/>
      </w:pPr>
      <w:r>
        <w:t>ti(Temp_C,LightLevel_ue)</w:t>
      </w:r>
    </w:p>
    <w:p w14:paraId="70A41540" w14:textId="77777777" w:rsidR="00C76A5C" w:rsidRDefault="002A147B">
      <w:pPr>
        <w:pStyle w:val="Corpsdetexte"/>
      </w:pPr>
      <w:r>
        <w:t>1.457</w:t>
      </w:r>
    </w:p>
    <w:p w14:paraId="70A41541" w14:textId="77777777" w:rsidR="00C76A5C" w:rsidRDefault="002A147B">
      <w:pPr>
        <w:pStyle w:val="Corpsdetexte"/>
      </w:pPr>
      <w:r>
        <w:t>1.702</w:t>
      </w:r>
    </w:p>
    <w:p w14:paraId="70A41542" w14:textId="77777777" w:rsidR="00C76A5C" w:rsidRDefault="002A147B">
      <w:pPr>
        <w:pStyle w:val="Corpsdetexte"/>
      </w:pPr>
      <w:r>
        <w:t>2.817</w:t>
      </w:r>
    </w:p>
    <w:p w14:paraId="70A41543" w14:textId="77777777" w:rsidR="00C76A5C" w:rsidRDefault="002A147B">
      <w:pPr>
        <w:pStyle w:val="Corpsdetexte"/>
      </w:pPr>
      <w:r>
        <w:t>0.178</w:t>
      </w:r>
    </w:p>
    <w:p w14:paraId="70A41544" w14:textId="77777777" w:rsidR="00C76A5C" w:rsidRDefault="002A147B">
      <w:pPr>
        <w:pStyle w:val="Corpsdetexte"/>
      </w:pPr>
      <w:r>
        <w:t>Chlorella_vulgaris</w:t>
      </w:r>
    </w:p>
    <w:p w14:paraId="70A41545" w14:textId="77777777" w:rsidR="00C76A5C" w:rsidRDefault="002A147B">
      <w:pPr>
        <w:pStyle w:val="Corpsdetexte"/>
      </w:pPr>
      <w:r>
        <w:t>s(LightLevel_ue)</w:t>
      </w:r>
    </w:p>
    <w:p w14:paraId="70A41546" w14:textId="77777777" w:rsidR="00C76A5C" w:rsidRDefault="002A147B">
      <w:pPr>
        <w:pStyle w:val="Corpsdetexte"/>
      </w:pPr>
      <w:r>
        <w:t>1.943</w:t>
      </w:r>
    </w:p>
    <w:p w14:paraId="70A41547" w14:textId="77777777" w:rsidR="00C76A5C" w:rsidRDefault="002A147B">
      <w:pPr>
        <w:pStyle w:val="Corpsdetexte"/>
      </w:pPr>
      <w:r>
        <w:t>1.997</w:t>
      </w:r>
    </w:p>
    <w:p w14:paraId="70A41548" w14:textId="77777777" w:rsidR="00C76A5C" w:rsidRDefault="002A147B">
      <w:pPr>
        <w:pStyle w:val="Corpsdetexte"/>
      </w:pPr>
      <w:r>
        <w:lastRenderedPageBreak/>
        <w:t>8.412</w:t>
      </w:r>
    </w:p>
    <w:p w14:paraId="70A41549" w14:textId="77777777" w:rsidR="00C76A5C" w:rsidRDefault="002A147B">
      <w:pPr>
        <w:pStyle w:val="Corpsdetexte"/>
      </w:pPr>
      <w:r>
        <w:t>0.002</w:t>
      </w:r>
    </w:p>
    <w:p w14:paraId="70A4154A" w14:textId="77777777" w:rsidR="00C76A5C" w:rsidRDefault="002A147B">
      <w:pPr>
        <w:pStyle w:val="Corpsdetexte"/>
      </w:pPr>
      <w:r>
        <w:t>Chlorella_vulgaris</w:t>
      </w:r>
    </w:p>
    <w:p w14:paraId="70A4154B" w14:textId="77777777" w:rsidR="00C76A5C" w:rsidRDefault="002A147B">
      <w:pPr>
        <w:pStyle w:val="Corpsdetexte"/>
      </w:pPr>
      <w:r>
        <w:t>s(Temp_C)</w:t>
      </w:r>
    </w:p>
    <w:p w14:paraId="70A4154C" w14:textId="77777777" w:rsidR="00C76A5C" w:rsidRDefault="002A147B">
      <w:pPr>
        <w:pStyle w:val="Corpsdetexte"/>
      </w:pPr>
      <w:r>
        <w:t>1.893</w:t>
      </w:r>
    </w:p>
    <w:p w14:paraId="70A4154D" w14:textId="77777777" w:rsidR="00C76A5C" w:rsidRDefault="002A147B">
      <w:pPr>
        <w:pStyle w:val="Corpsdetexte"/>
      </w:pPr>
      <w:r>
        <w:t>1.989</w:t>
      </w:r>
    </w:p>
    <w:p w14:paraId="70A4154E" w14:textId="77777777" w:rsidR="00C76A5C" w:rsidRDefault="002A147B">
      <w:pPr>
        <w:pStyle w:val="Corpsdetexte"/>
      </w:pPr>
      <w:r>
        <w:t>4.706</w:t>
      </w:r>
    </w:p>
    <w:p w14:paraId="70A4154F" w14:textId="77777777" w:rsidR="00C76A5C" w:rsidRDefault="002A147B">
      <w:pPr>
        <w:pStyle w:val="Corpsdetexte"/>
      </w:pPr>
      <w:r>
        <w:t>0.022</w:t>
      </w:r>
    </w:p>
    <w:p w14:paraId="70A41550" w14:textId="77777777" w:rsidR="00C76A5C" w:rsidRDefault="002A147B">
      <w:pPr>
        <w:pStyle w:val="Corpsdetexte"/>
      </w:pPr>
      <w:r>
        <w:t>Chlorella_vulgaris</w:t>
      </w:r>
    </w:p>
    <w:p w14:paraId="70A41551" w14:textId="77777777" w:rsidR="00C76A5C" w:rsidRDefault="002A147B">
      <w:pPr>
        <w:pStyle w:val="Corpsdetexte"/>
      </w:pPr>
      <w:r>
        <w:t>ti(Temp_C,LightLevel_ue)</w:t>
      </w:r>
    </w:p>
    <w:p w14:paraId="70A41552" w14:textId="77777777" w:rsidR="00C76A5C" w:rsidRDefault="002A147B">
      <w:pPr>
        <w:pStyle w:val="Corpsdetexte"/>
      </w:pPr>
      <w:r>
        <w:t>1.000</w:t>
      </w:r>
    </w:p>
    <w:p w14:paraId="70A41553" w14:textId="77777777" w:rsidR="00C76A5C" w:rsidRDefault="002A147B">
      <w:pPr>
        <w:pStyle w:val="Corpsdetexte"/>
      </w:pPr>
      <w:r>
        <w:t>1.000</w:t>
      </w:r>
    </w:p>
    <w:p w14:paraId="70A41554" w14:textId="77777777" w:rsidR="00C76A5C" w:rsidRDefault="002A147B">
      <w:pPr>
        <w:pStyle w:val="Corpsdetexte"/>
      </w:pPr>
      <w:r>
        <w:t>0.710</w:t>
      </w:r>
    </w:p>
    <w:p w14:paraId="70A41555" w14:textId="77777777" w:rsidR="00C76A5C" w:rsidRDefault="002A147B">
      <w:pPr>
        <w:pStyle w:val="Corpsdetexte"/>
      </w:pPr>
      <w:r>
        <w:t>0.410</w:t>
      </w:r>
    </w:p>
    <w:p w14:paraId="70A41556" w14:textId="77777777" w:rsidR="00C76A5C" w:rsidRDefault="002A147B">
      <w:pPr>
        <w:pStyle w:val="Corpsdetexte"/>
      </w:pPr>
      <w:r>
        <w:t>Thalassiosira_pseudonana</w:t>
      </w:r>
    </w:p>
    <w:p w14:paraId="70A41557" w14:textId="77777777" w:rsidR="00C76A5C" w:rsidRDefault="002A147B">
      <w:pPr>
        <w:pStyle w:val="Corpsdetexte"/>
      </w:pPr>
      <w:r>
        <w:lastRenderedPageBreak/>
        <w:t>s(LightLevel_ue)</w:t>
      </w:r>
    </w:p>
    <w:p w14:paraId="70A41558" w14:textId="77777777" w:rsidR="00C76A5C" w:rsidRDefault="002A147B">
      <w:pPr>
        <w:pStyle w:val="Corpsdetexte"/>
      </w:pPr>
      <w:r>
        <w:t>1.955</w:t>
      </w:r>
    </w:p>
    <w:p w14:paraId="70A41559" w14:textId="77777777" w:rsidR="00C76A5C" w:rsidRDefault="002A147B">
      <w:pPr>
        <w:pStyle w:val="Corpsdetexte"/>
      </w:pPr>
      <w:r>
        <w:t>1.993</w:t>
      </w:r>
    </w:p>
    <w:p w14:paraId="70A4155A" w14:textId="77777777" w:rsidR="00C76A5C" w:rsidRDefault="002A147B">
      <w:pPr>
        <w:pStyle w:val="Corpsdetexte"/>
      </w:pPr>
      <w:r>
        <w:t>10.252</w:t>
      </w:r>
    </w:p>
    <w:p w14:paraId="70A4155B" w14:textId="77777777" w:rsidR="00C76A5C" w:rsidRDefault="002A147B">
      <w:pPr>
        <w:pStyle w:val="Corpsdetexte"/>
      </w:pPr>
      <w:r>
        <w:t>0.000</w:t>
      </w:r>
    </w:p>
    <w:p w14:paraId="70A4155C" w14:textId="77777777" w:rsidR="00C76A5C" w:rsidRDefault="002A147B">
      <w:pPr>
        <w:pStyle w:val="Corpsdetexte"/>
      </w:pPr>
      <w:r>
        <w:t>Thalassiosira_pseudonana</w:t>
      </w:r>
    </w:p>
    <w:p w14:paraId="70A4155D" w14:textId="77777777" w:rsidR="00C76A5C" w:rsidRDefault="002A147B">
      <w:pPr>
        <w:pStyle w:val="Corpsdetexte"/>
      </w:pPr>
      <w:r>
        <w:t>s(Temp_C)</w:t>
      </w:r>
    </w:p>
    <w:p w14:paraId="70A4155E" w14:textId="77777777" w:rsidR="00C76A5C" w:rsidRDefault="002A147B">
      <w:pPr>
        <w:pStyle w:val="Corpsdetexte"/>
      </w:pPr>
      <w:r>
        <w:t>1.000</w:t>
      </w:r>
    </w:p>
    <w:p w14:paraId="70A4155F" w14:textId="77777777" w:rsidR="00C76A5C" w:rsidRDefault="002A147B">
      <w:pPr>
        <w:pStyle w:val="Corpsdetexte"/>
      </w:pPr>
      <w:r>
        <w:t>1.001</w:t>
      </w:r>
    </w:p>
    <w:p w14:paraId="70A41560" w14:textId="77777777" w:rsidR="00C76A5C" w:rsidRDefault="002A147B">
      <w:pPr>
        <w:pStyle w:val="Corpsdetexte"/>
      </w:pPr>
      <w:r>
        <w:t>2.834</w:t>
      </w:r>
    </w:p>
    <w:p w14:paraId="70A41561" w14:textId="77777777" w:rsidR="00C76A5C" w:rsidRDefault="002A147B">
      <w:pPr>
        <w:pStyle w:val="Corpsdetexte"/>
      </w:pPr>
      <w:r>
        <w:t>0.103</w:t>
      </w:r>
    </w:p>
    <w:p w14:paraId="70A41562" w14:textId="77777777" w:rsidR="00C76A5C" w:rsidRDefault="002A147B">
      <w:pPr>
        <w:pStyle w:val="Corpsdetexte"/>
      </w:pPr>
      <w:r>
        <w:t>Thalassiosira_pseudonana</w:t>
      </w:r>
    </w:p>
    <w:p w14:paraId="70A41563" w14:textId="77777777" w:rsidR="00C76A5C" w:rsidRDefault="002A147B">
      <w:pPr>
        <w:pStyle w:val="Corpsdetexte"/>
      </w:pPr>
      <w:r>
        <w:t>ti(Temp_C,LightLevel_ue)</w:t>
      </w:r>
    </w:p>
    <w:p w14:paraId="70A41564" w14:textId="77777777" w:rsidR="00C76A5C" w:rsidRDefault="002A147B">
      <w:pPr>
        <w:pStyle w:val="Corpsdetexte"/>
      </w:pPr>
      <w:r>
        <w:t>2.174</w:t>
      </w:r>
    </w:p>
    <w:p w14:paraId="70A41565" w14:textId="77777777" w:rsidR="00C76A5C" w:rsidRDefault="002A147B">
      <w:pPr>
        <w:pStyle w:val="Corpsdetexte"/>
      </w:pPr>
      <w:r>
        <w:t>2.631</w:t>
      </w:r>
    </w:p>
    <w:p w14:paraId="70A41566" w14:textId="77777777" w:rsidR="00C76A5C" w:rsidRDefault="002A147B">
      <w:pPr>
        <w:pStyle w:val="Corpsdetexte"/>
      </w:pPr>
      <w:r>
        <w:lastRenderedPageBreak/>
        <w:t>3.957</w:t>
      </w:r>
    </w:p>
    <w:p w14:paraId="70A41567" w14:textId="77777777" w:rsidR="00C76A5C" w:rsidRDefault="002A147B">
      <w:pPr>
        <w:pStyle w:val="Corpsdetexte"/>
      </w:pPr>
      <w:r>
        <w:t>0.038</w:t>
      </w:r>
    </w:p>
    <w:p w14:paraId="70A41568" w14:textId="77777777" w:rsidR="00C76A5C" w:rsidRDefault="002A147B">
      <w:pPr>
        <w:pStyle w:val="Corpsdetexte"/>
      </w:pPr>
      <w:r>
        <w:t>Chlamydomonas_euryale</w:t>
      </w:r>
    </w:p>
    <w:p w14:paraId="70A41569" w14:textId="77777777" w:rsidR="00C76A5C" w:rsidRDefault="002A147B">
      <w:pPr>
        <w:pStyle w:val="Corpsdetexte"/>
      </w:pPr>
      <w:r>
        <w:t>s(LightLevel_ue)</w:t>
      </w:r>
    </w:p>
    <w:p w14:paraId="70A4156A" w14:textId="77777777" w:rsidR="00C76A5C" w:rsidRDefault="002A147B">
      <w:pPr>
        <w:pStyle w:val="Corpsdetexte"/>
      </w:pPr>
      <w:r>
        <w:t>1.000</w:t>
      </w:r>
    </w:p>
    <w:p w14:paraId="70A4156B" w14:textId="77777777" w:rsidR="00C76A5C" w:rsidRDefault="002A147B">
      <w:pPr>
        <w:pStyle w:val="Corpsdetexte"/>
      </w:pPr>
      <w:r>
        <w:t>1.000</w:t>
      </w:r>
    </w:p>
    <w:p w14:paraId="70A4156C" w14:textId="77777777" w:rsidR="00C76A5C" w:rsidRDefault="002A147B">
      <w:pPr>
        <w:pStyle w:val="Corpsdetexte"/>
      </w:pPr>
      <w:r>
        <w:t>188.809</w:t>
      </w:r>
    </w:p>
    <w:p w14:paraId="70A4156D" w14:textId="77777777" w:rsidR="00C76A5C" w:rsidRDefault="002A147B">
      <w:pPr>
        <w:pStyle w:val="Corpsdetexte"/>
      </w:pPr>
      <w:r>
        <w:t>0.000</w:t>
      </w:r>
    </w:p>
    <w:p w14:paraId="70A4156E" w14:textId="77777777" w:rsidR="00C76A5C" w:rsidRDefault="002A147B">
      <w:pPr>
        <w:pStyle w:val="Corpsdetexte"/>
      </w:pPr>
      <w:r>
        <w:t>Chlamydomonas_euryale</w:t>
      </w:r>
    </w:p>
    <w:p w14:paraId="70A4156F" w14:textId="77777777" w:rsidR="00C76A5C" w:rsidRDefault="002A147B">
      <w:pPr>
        <w:pStyle w:val="Corpsdetexte"/>
      </w:pPr>
      <w:r>
        <w:t>s(Temp_C)</w:t>
      </w:r>
    </w:p>
    <w:p w14:paraId="70A41570" w14:textId="77777777" w:rsidR="00C76A5C" w:rsidRDefault="002A147B">
      <w:pPr>
        <w:pStyle w:val="Corpsdetexte"/>
      </w:pPr>
      <w:r>
        <w:t>1.963</w:t>
      </w:r>
    </w:p>
    <w:p w14:paraId="70A41571" w14:textId="77777777" w:rsidR="00C76A5C" w:rsidRDefault="002A147B">
      <w:pPr>
        <w:pStyle w:val="Corpsdetexte"/>
      </w:pPr>
      <w:r>
        <w:t>1.000</w:t>
      </w:r>
    </w:p>
    <w:p w14:paraId="70A41572" w14:textId="77777777" w:rsidR="00C76A5C" w:rsidRDefault="002A147B">
      <w:pPr>
        <w:pStyle w:val="Corpsdetexte"/>
      </w:pPr>
      <w:r>
        <w:t>537.239</w:t>
      </w:r>
    </w:p>
    <w:p w14:paraId="70A41573" w14:textId="77777777" w:rsidR="00C76A5C" w:rsidRDefault="002A147B">
      <w:pPr>
        <w:pStyle w:val="Corpsdetexte"/>
      </w:pPr>
      <w:r>
        <w:t>0.000</w:t>
      </w:r>
    </w:p>
    <w:p w14:paraId="70A41574" w14:textId="77777777" w:rsidR="00C76A5C" w:rsidRDefault="002A147B">
      <w:pPr>
        <w:pStyle w:val="Corpsdetexte"/>
      </w:pPr>
      <w:r>
        <w:t>Chlamydomonas_euryale</w:t>
      </w:r>
    </w:p>
    <w:p w14:paraId="70A41575" w14:textId="77777777" w:rsidR="00C76A5C" w:rsidRDefault="002A147B">
      <w:pPr>
        <w:pStyle w:val="Corpsdetexte"/>
      </w:pPr>
      <w:r>
        <w:lastRenderedPageBreak/>
        <w:t>ti(Temp_C,LightLevel_ue)</w:t>
      </w:r>
    </w:p>
    <w:p w14:paraId="70A41576" w14:textId="77777777" w:rsidR="00C76A5C" w:rsidRDefault="002A147B">
      <w:pPr>
        <w:pStyle w:val="Corpsdetexte"/>
      </w:pPr>
      <w:r>
        <w:t>1.000</w:t>
      </w:r>
    </w:p>
    <w:p w14:paraId="70A41577" w14:textId="77777777" w:rsidR="00C76A5C" w:rsidRDefault="002A147B">
      <w:pPr>
        <w:pStyle w:val="Corpsdetexte"/>
      </w:pPr>
      <w:r>
        <w:t>1.000</w:t>
      </w:r>
    </w:p>
    <w:p w14:paraId="70A41578" w14:textId="77777777" w:rsidR="00C76A5C" w:rsidRDefault="002A147B">
      <w:pPr>
        <w:pStyle w:val="Corpsdetexte"/>
      </w:pPr>
      <w:r>
        <w:t>42.557</w:t>
      </w:r>
    </w:p>
    <w:p w14:paraId="70A41579" w14:textId="77777777" w:rsidR="00C76A5C" w:rsidRDefault="002A147B">
      <w:pPr>
        <w:pStyle w:val="Corpsdetexte"/>
      </w:pPr>
      <w:r>
        <w:t>0.000</w:t>
      </w:r>
    </w:p>
    <w:p w14:paraId="70A4157A" w14:textId="77777777" w:rsidR="00C76A5C" w:rsidRDefault="002A147B">
      <w:pPr>
        <w:pStyle w:val="Corpsdetexte"/>
      </w:pPr>
      <w:r>
        <w:t>Chlamydomonas_ICEMDV</w:t>
      </w:r>
    </w:p>
    <w:p w14:paraId="70A4157B" w14:textId="77777777" w:rsidR="00C76A5C" w:rsidRDefault="002A147B">
      <w:pPr>
        <w:pStyle w:val="Corpsdetexte"/>
      </w:pPr>
      <w:r>
        <w:t>s(LightLevel_ue)</w:t>
      </w:r>
    </w:p>
    <w:p w14:paraId="70A4157C" w14:textId="77777777" w:rsidR="00C76A5C" w:rsidRDefault="002A147B">
      <w:pPr>
        <w:pStyle w:val="Corpsdetexte"/>
      </w:pPr>
      <w:r>
        <w:t>1.736</w:t>
      </w:r>
    </w:p>
    <w:p w14:paraId="70A4157D" w14:textId="77777777" w:rsidR="00C76A5C" w:rsidRDefault="002A147B">
      <w:pPr>
        <w:pStyle w:val="Corpsdetexte"/>
      </w:pPr>
      <w:r>
        <w:t>1.930</w:t>
      </w:r>
    </w:p>
    <w:p w14:paraId="70A4157E" w14:textId="77777777" w:rsidR="00C76A5C" w:rsidRDefault="002A147B">
      <w:pPr>
        <w:pStyle w:val="Corpsdetexte"/>
      </w:pPr>
      <w:r>
        <w:t>3.331</w:t>
      </w:r>
    </w:p>
    <w:p w14:paraId="70A4157F" w14:textId="77777777" w:rsidR="00C76A5C" w:rsidRDefault="002A147B">
      <w:pPr>
        <w:pStyle w:val="Corpsdetexte"/>
      </w:pPr>
      <w:r>
        <w:t>0.067</w:t>
      </w:r>
    </w:p>
    <w:p w14:paraId="70A41580" w14:textId="77777777" w:rsidR="00C76A5C" w:rsidRDefault="002A147B">
      <w:pPr>
        <w:pStyle w:val="Corpsdetexte"/>
      </w:pPr>
      <w:r>
        <w:t>Chlamydomonas_ICEMDV</w:t>
      </w:r>
    </w:p>
    <w:p w14:paraId="70A41581" w14:textId="77777777" w:rsidR="00C76A5C" w:rsidRDefault="002A147B">
      <w:pPr>
        <w:pStyle w:val="Corpsdetexte"/>
      </w:pPr>
      <w:r>
        <w:t>s(Temp_C)</w:t>
      </w:r>
    </w:p>
    <w:p w14:paraId="70A41582" w14:textId="77777777" w:rsidR="00C76A5C" w:rsidRDefault="002A147B">
      <w:pPr>
        <w:pStyle w:val="Corpsdetexte"/>
      </w:pPr>
      <w:r>
        <w:t>1.000</w:t>
      </w:r>
    </w:p>
    <w:p w14:paraId="70A41583" w14:textId="77777777" w:rsidR="00C76A5C" w:rsidRDefault="002A147B">
      <w:pPr>
        <w:pStyle w:val="Corpsdetexte"/>
      </w:pPr>
      <w:r>
        <w:t>1.000</w:t>
      </w:r>
    </w:p>
    <w:p w14:paraId="70A41584" w14:textId="77777777" w:rsidR="00C76A5C" w:rsidRDefault="002A147B">
      <w:pPr>
        <w:pStyle w:val="Corpsdetexte"/>
      </w:pPr>
      <w:r>
        <w:lastRenderedPageBreak/>
        <w:t>0.305</w:t>
      </w:r>
    </w:p>
    <w:p w14:paraId="70A41585" w14:textId="77777777" w:rsidR="00C76A5C" w:rsidRDefault="002A147B">
      <w:pPr>
        <w:pStyle w:val="Corpsdetexte"/>
      </w:pPr>
      <w:r>
        <w:t>0.593</w:t>
      </w:r>
    </w:p>
    <w:p w14:paraId="70A41586" w14:textId="77777777" w:rsidR="00C76A5C" w:rsidRDefault="002A147B">
      <w:pPr>
        <w:pStyle w:val="Corpsdetexte"/>
      </w:pPr>
      <w:r>
        <w:t>Chlamydomonas_ICEMDV</w:t>
      </w:r>
    </w:p>
    <w:p w14:paraId="70A41587" w14:textId="77777777" w:rsidR="00C76A5C" w:rsidRDefault="002A147B">
      <w:pPr>
        <w:pStyle w:val="Corpsdetexte"/>
      </w:pPr>
      <w:r>
        <w:t>ti(Temp_C,LightLevel_ue)</w:t>
      </w:r>
    </w:p>
    <w:p w14:paraId="70A41588" w14:textId="77777777" w:rsidR="00C76A5C" w:rsidRDefault="002A147B">
      <w:pPr>
        <w:pStyle w:val="Corpsdetexte"/>
      </w:pPr>
      <w:r>
        <w:t>1.000</w:t>
      </w:r>
    </w:p>
    <w:p w14:paraId="70A41589" w14:textId="77777777" w:rsidR="00C76A5C" w:rsidRDefault="002A147B">
      <w:pPr>
        <w:pStyle w:val="Corpsdetexte"/>
      </w:pPr>
      <w:r>
        <w:t>1.000</w:t>
      </w:r>
    </w:p>
    <w:p w14:paraId="70A4158A" w14:textId="77777777" w:rsidR="00C76A5C" w:rsidRDefault="002A147B">
      <w:pPr>
        <w:pStyle w:val="Corpsdetexte"/>
      </w:pPr>
      <w:r>
        <w:t>0.029</w:t>
      </w:r>
    </w:p>
    <w:p w14:paraId="70A4158B" w14:textId="77777777" w:rsidR="00C76A5C" w:rsidRDefault="002A147B">
      <w:pPr>
        <w:pStyle w:val="Corpsdetexte"/>
      </w:pPr>
      <w:r>
        <w:t>0.868</w:t>
      </w:r>
    </w:p>
    <w:p w14:paraId="70A4158C" w14:textId="77777777" w:rsidR="00C76A5C" w:rsidRDefault="002A147B">
      <w:pPr>
        <w:pStyle w:val="Corpsdetexte"/>
      </w:pPr>
      <w:r>
        <w:t>Chlamydomonas_klinobasis</w:t>
      </w:r>
    </w:p>
    <w:p w14:paraId="70A4158D" w14:textId="77777777" w:rsidR="00C76A5C" w:rsidRDefault="002A147B">
      <w:pPr>
        <w:pStyle w:val="Corpsdetexte"/>
      </w:pPr>
      <w:r>
        <w:t>s(LightLevel_ue)</w:t>
      </w:r>
    </w:p>
    <w:p w14:paraId="70A4158E" w14:textId="77777777" w:rsidR="00C76A5C" w:rsidRDefault="002A147B">
      <w:pPr>
        <w:pStyle w:val="Corpsdetexte"/>
      </w:pPr>
      <w:r>
        <w:t>1.849</w:t>
      </w:r>
    </w:p>
    <w:p w14:paraId="70A4158F" w14:textId="77777777" w:rsidR="00C76A5C" w:rsidRDefault="002A147B">
      <w:pPr>
        <w:pStyle w:val="Corpsdetexte"/>
      </w:pPr>
      <w:r>
        <w:t>1.977</w:t>
      </w:r>
    </w:p>
    <w:p w14:paraId="70A41590" w14:textId="77777777" w:rsidR="00C76A5C" w:rsidRDefault="002A147B">
      <w:pPr>
        <w:pStyle w:val="Corpsdetexte"/>
      </w:pPr>
      <w:r>
        <w:t>5.809</w:t>
      </w:r>
    </w:p>
    <w:p w14:paraId="70A41591" w14:textId="77777777" w:rsidR="00C76A5C" w:rsidRDefault="002A147B">
      <w:pPr>
        <w:pStyle w:val="Corpsdetexte"/>
      </w:pPr>
      <w:r>
        <w:t>0.013</w:t>
      </w:r>
    </w:p>
    <w:p w14:paraId="70A41592" w14:textId="77777777" w:rsidR="00C76A5C" w:rsidRDefault="002A147B">
      <w:pPr>
        <w:pStyle w:val="Corpsdetexte"/>
      </w:pPr>
      <w:r>
        <w:t>Chlamydomonas_klinobasis</w:t>
      </w:r>
    </w:p>
    <w:p w14:paraId="70A41593" w14:textId="77777777" w:rsidR="00C76A5C" w:rsidRDefault="002A147B">
      <w:pPr>
        <w:pStyle w:val="Corpsdetexte"/>
      </w:pPr>
      <w:r>
        <w:lastRenderedPageBreak/>
        <w:t>s(Temp_C)</w:t>
      </w:r>
    </w:p>
    <w:p w14:paraId="70A41594" w14:textId="77777777" w:rsidR="00C76A5C" w:rsidRDefault="002A147B">
      <w:pPr>
        <w:pStyle w:val="Corpsdetexte"/>
      </w:pPr>
      <w:r>
        <w:t>1.253</w:t>
      </w:r>
    </w:p>
    <w:p w14:paraId="70A41595" w14:textId="77777777" w:rsidR="00C76A5C" w:rsidRDefault="002A147B">
      <w:pPr>
        <w:pStyle w:val="Corpsdetexte"/>
      </w:pPr>
      <w:r>
        <w:t>1.442</w:t>
      </w:r>
    </w:p>
    <w:p w14:paraId="70A41596" w14:textId="77777777" w:rsidR="00C76A5C" w:rsidRDefault="002A147B">
      <w:pPr>
        <w:pStyle w:val="Corpsdetexte"/>
      </w:pPr>
      <w:r>
        <w:t>2.066</w:t>
      </w:r>
    </w:p>
    <w:p w14:paraId="70A41597" w14:textId="77777777" w:rsidR="00C76A5C" w:rsidRDefault="002A147B">
      <w:pPr>
        <w:pStyle w:val="Corpsdetexte"/>
      </w:pPr>
      <w:r>
        <w:t>0.148</w:t>
      </w:r>
    </w:p>
    <w:p w14:paraId="70A41598" w14:textId="77777777" w:rsidR="00C76A5C" w:rsidRDefault="002A147B">
      <w:pPr>
        <w:pStyle w:val="Corpsdetexte"/>
      </w:pPr>
      <w:r>
        <w:t>Chlamydomonas_klinobasis</w:t>
      </w:r>
    </w:p>
    <w:p w14:paraId="70A41599" w14:textId="77777777" w:rsidR="00C76A5C" w:rsidRDefault="002A147B">
      <w:pPr>
        <w:pStyle w:val="Corpsdetexte"/>
      </w:pPr>
      <w:r>
        <w:t>ti(Temp_C,LightLevel_ue)</w:t>
      </w:r>
    </w:p>
    <w:p w14:paraId="70A4159A" w14:textId="77777777" w:rsidR="00C76A5C" w:rsidRDefault="002A147B">
      <w:pPr>
        <w:pStyle w:val="Corpsdetexte"/>
      </w:pPr>
      <w:r>
        <w:t>1.000</w:t>
      </w:r>
    </w:p>
    <w:p w14:paraId="70A4159B" w14:textId="77777777" w:rsidR="00C76A5C" w:rsidRDefault="002A147B">
      <w:pPr>
        <w:pStyle w:val="Corpsdetexte"/>
      </w:pPr>
      <w:r>
        <w:t>1.000</w:t>
      </w:r>
    </w:p>
    <w:p w14:paraId="70A4159C" w14:textId="77777777" w:rsidR="00C76A5C" w:rsidRDefault="002A147B">
      <w:pPr>
        <w:pStyle w:val="Corpsdetexte"/>
      </w:pPr>
      <w:r>
        <w:t>2.758</w:t>
      </w:r>
    </w:p>
    <w:p w14:paraId="70A4159D" w14:textId="77777777" w:rsidR="00C76A5C" w:rsidRDefault="002A147B">
      <w:pPr>
        <w:pStyle w:val="Corpsdetexte"/>
      </w:pPr>
      <w:r>
        <w:t>0.119</w:t>
      </w:r>
    </w:p>
    <w:p w14:paraId="70A4159E" w14:textId="77777777" w:rsidR="00C76A5C" w:rsidRDefault="002A147B">
      <w:pPr>
        <w:pStyle w:val="Corpsdetexte"/>
      </w:pPr>
      <w:r>
        <w:t>Chlamydomonas_malina</w:t>
      </w:r>
    </w:p>
    <w:p w14:paraId="70A4159F" w14:textId="77777777" w:rsidR="00C76A5C" w:rsidRDefault="002A147B">
      <w:pPr>
        <w:pStyle w:val="Corpsdetexte"/>
      </w:pPr>
      <w:r>
        <w:t>s(LightLevel_ue)</w:t>
      </w:r>
    </w:p>
    <w:p w14:paraId="70A415A0" w14:textId="77777777" w:rsidR="00C76A5C" w:rsidRDefault="002A147B">
      <w:pPr>
        <w:pStyle w:val="Corpsdetexte"/>
      </w:pPr>
      <w:r>
        <w:t>1.839</w:t>
      </w:r>
    </w:p>
    <w:p w14:paraId="70A415A1" w14:textId="77777777" w:rsidR="00C76A5C" w:rsidRDefault="002A147B">
      <w:pPr>
        <w:pStyle w:val="Corpsdetexte"/>
      </w:pPr>
      <w:r>
        <w:t>1.974</w:t>
      </w:r>
    </w:p>
    <w:p w14:paraId="70A415A2" w14:textId="77777777" w:rsidR="00C76A5C" w:rsidRDefault="002A147B">
      <w:pPr>
        <w:pStyle w:val="Corpsdetexte"/>
      </w:pPr>
      <w:r>
        <w:lastRenderedPageBreak/>
        <w:t>3.735</w:t>
      </w:r>
    </w:p>
    <w:p w14:paraId="70A415A3" w14:textId="77777777" w:rsidR="00C76A5C" w:rsidRDefault="002A147B">
      <w:pPr>
        <w:pStyle w:val="Corpsdetexte"/>
      </w:pPr>
      <w:r>
        <w:t>0.057</w:t>
      </w:r>
    </w:p>
    <w:p w14:paraId="70A415A4" w14:textId="77777777" w:rsidR="00C76A5C" w:rsidRDefault="002A147B">
      <w:pPr>
        <w:pStyle w:val="Corpsdetexte"/>
      </w:pPr>
      <w:r>
        <w:t>Chlamydomonas_malina</w:t>
      </w:r>
    </w:p>
    <w:p w14:paraId="70A415A5" w14:textId="77777777" w:rsidR="00C76A5C" w:rsidRDefault="002A147B">
      <w:pPr>
        <w:pStyle w:val="Corpsdetexte"/>
      </w:pPr>
      <w:r>
        <w:t>s(Temp_C)</w:t>
      </w:r>
    </w:p>
    <w:p w14:paraId="70A415A6" w14:textId="77777777" w:rsidR="00C76A5C" w:rsidRDefault="002A147B">
      <w:pPr>
        <w:pStyle w:val="Corpsdetexte"/>
      </w:pPr>
      <w:r>
        <w:t>1.000</w:t>
      </w:r>
    </w:p>
    <w:p w14:paraId="70A415A7" w14:textId="77777777" w:rsidR="00C76A5C" w:rsidRDefault="002A147B">
      <w:pPr>
        <w:pStyle w:val="Corpsdetexte"/>
      </w:pPr>
      <w:r>
        <w:t>1.000</w:t>
      </w:r>
    </w:p>
    <w:p w14:paraId="70A415A8" w14:textId="77777777" w:rsidR="00C76A5C" w:rsidRDefault="002A147B">
      <w:pPr>
        <w:pStyle w:val="Corpsdetexte"/>
      </w:pPr>
      <w:r>
        <w:t>0.537</w:t>
      </w:r>
    </w:p>
    <w:p w14:paraId="70A415A9" w14:textId="77777777" w:rsidR="00C76A5C" w:rsidRDefault="002A147B">
      <w:pPr>
        <w:pStyle w:val="Corpsdetexte"/>
      </w:pPr>
      <w:r>
        <w:t>0.477</w:t>
      </w:r>
    </w:p>
    <w:p w14:paraId="70A415AA" w14:textId="77777777" w:rsidR="00C76A5C" w:rsidRDefault="002A147B">
      <w:pPr>
        <w:pStyle w:val="Corpsdetexte"/>
      </w:pPr>
      <w:r>
        <w:t>Chlamydomonas_malina</w:t>
      </w:r>
    </w:p>
    <w:p w14:paraId="70A415AB" w14:textId="77777777" w:rsidR="00C76A5C" w:rsidRDefault="002A147B">
      <w:pPr>
        <w:pStyle w:val="Corpsdetexte"/>
      </w:pPr>
      <w:r>
        <w:t>ti(Temp_C,LightLevel_ue)</w:t>
      </w:r>
    </w:p>
    <w:p w14:paraId="70A415AC" w14:textId="77777777" w:rsidR="00C76A5C" w:rsidRDefault="002A147B">
      <w:pPr>
        <w:pStyle w:val="Corpsdetexte"/>
      </w:pPr>
      <w:r>
        <w:t>1.000</w:t>
      </w:r>
    </w:p>
    <w:p w14:paraId="70A415AD" w14:textId="77777777" w:rsidR="00C76A5C" w:rsidRDefault="002A147B">
      <w:pPr>
        <w:pStyle w:val="Corpsdetexte"/>
      </w:pPr>
      <w:r>
        <w:t>1.000</w:t>
      </w:r>
    </w:p>
    <w:p w14:paraId="70A415AE" w14:textId="77777777" w:rsidR="00C76A5C" w:rsidRDefault="002A147B">
      <w:pPr>
        <w:pStyle w:val="Corpsdetexte"/>
      </w:pPr>
      <w:r>
        <w:t>0.989</w:t>
      </w:r>
    </w:p>
    <w:p w14:paraId="70A415AF" w14:textId="77777777" w:rsidR="00C76A5C" w:rsidRDefault="002A147B">
      <w:pPr>
        <w:pStyle w:val="Corpsdetexte"/>
      </w:pPr>
      <w:r>
        <w:t>0.338</w:t>
      </w:r>
    </w:p>
    <w:p w14:paraId="70A415B0" w14:textId="77777777" w:rsidR="00C76A5C" w:rsidRDefault="002A147B">
      <w:pPr>
        <w:pStyle w:val="Corpsdetexte"/>
      </w:pPr>
      <w:r>
        <w:t>Chlamydomonas_priscui</w:t>
      </w:r>
    </w:p>
    <w:p w14:paraId="70A415B1" w14:textId="77777777" w:rsidR="00C76A5C" w:rsidRDefault="002A147B">
      <w:pPr>
        <w:pStyle w:val="Corpsdetexte"/>
      </w:pPr>
      <w:r>
        <w:lastRenderedPageBreak/>
        <w:t>s(LightLevel_ue)</w:t>
      </w:r>
    </w:p>
    <w:p w14:paraId="70A415B2" w14:textId="77777777" w:rsidR="00C76A5C" w:rsidRDefault="002A147B">
      <w:pPr>
        <w:pStyle w:val="Corpsdetexte"/>
      </w:pPr>
      <w:r>
        <w:t>1.904</w:t>
      </w:r>
    </w:p>
    <w:p w14:paraId="70A415B3" w14:textId="77777777" w:rsidR="00C76A5C" w:rsidRDefault="002A147B">
      <w:pPr>
        <w:pStyle w:val="Corpsdetexte"/>
      </w:pPr>
      <w:r>
        <w:t>1.991</w:t>
      </w:r>
    </w:p>
    <w:p w14:paraId="70A415B4" w14:textId="77777777" w:rsidR="00C76A5C" w:rsidRDefault="002A147B">
      <w:pPr>
        <w:pStyle w:val="Corpsdetexte"/>
      </w:pPr>
      <w:r>
        <w:t>11.072</w:t>
      </w:r>
    </w:p>
    <w:p w14:paraId="70A415B5" w14:textId="77777777" w:rsidR="00C76A5C" w:rsidRDefault="002A147B">
      <w:pPr>
        <w:pStyle w:val="Corpsdetexte"/>
      </w:pPr>
      <w:r>
        <w:t>0.000</w:t>
      </w:r>
    </w:p>
    <w:p w14:paraId="70A415B6" w14:textId="77777777" w:rsidR="00C76A5C" w:rsidRDefault="002A147B">
      <w:pPr>
        <w:pStyle w:val="Corpsdetexte"/>
      </w:pPr>
      <w:r>
        <w:t>Chlamydomonas_priscui</w:t>
      </w:r>
    </w:p>
    <w:p w14:paraId="70A415B7" w14:textId="77777777" w:rsidR="00C76A5C" w:rsidRDefault="002A147B">
      <w:pPr>
        <w:pStyle w:val="Corpsdetexte"/>
      </w:pPr>
      <w:r>
        <w:t>s(Temp_C)</w:t>
      </w:r>
    </w:p>
    <w:p w14:paraId="70A415B8" w14:textId="77777777" w:rsidR="00C76A5C" w:rsidRDefault="002A147B">
      <w:pPr>
        <w:pStyle w:val="Corpsdetexte"/>
      </w:pPr>
      <w:r>
        <w:t>1.767</w:t>
      </w:r>
    </w:p>
    <w:p w14:paraId="70A415B9" w14:textId="77777777" w:rsidR="00C76A5C" w:rsidRDefault="002A147B">
      <w:pPr>
        <w:pStyle w:val="Corpsdetexte"/>
      </w:pPr>
      <w:r>
        <w:t>1.946</w:t>
      </w:r>
    </w:p>
    <w:p w14:paraId="70A415BA" w14:textId="77777777" w:rsidR="00C76A5C" w:rsidRDefault="002A147B">
      <w:pPr>
        <w:pStyle w:val="Corpsdetexte"/>
      </w:pPr>
      <w:r>
        <w:t>7.211</w:t>
      </w:r>
    </w:p>
    <w:p w14:paraId="70A415BB" w14:textId="77777777" w:rsidR="00C76A5C" w:rsidRDefault="002A147B">
      <w:pPr>
        <w:pStyle w:val="Corpsdetexte"/>
      </w:pPr>
      <w:r>
        <w:t>0.002</w:t>
      </w:r>
    </w:p>
    <w:p w14:paraId="70A415BC" w14:textId="77777777" w:rsidR="00C76A5C" w:rsidRDefault="002A147B">
      <w:pPr>
        <w:pStyle w:val="Corpsdetexte"/>
      </w:pPr>
      <w:r>
        <w:t>Chlamydomonas_priscui</w:t>
      </w:r>
    </w:p>
    <w:p w14:paraId="70A415BD" w14:textId="77777777" w:rsidR="00C76A5C" w:rsidRDefault="002A147B">
      <w:pPr>
        <w:pStyle w:val="Corpsdetexte"/>
      </w:pPr>
      <w:r>
        <w:t>ti(Temp_C,LightLevel_ue)</w:t>
      </w:r>
    </w:p>
    <w:p w14:paraId="70A415BE" w14:textId="77777777" w:rsidR="00C76A5C" w:rsidRDefault="002A147B">
      <w:pPr>
        <w:pStyle w:val="Corpsdetexte"/>
      </w:pPr>
      <w:r>
        <w:t>1.000</w:t>
      </w:r>
    </w:p>
    <w:p w14:paraId="70A415BF" w14:textId="77777777" w:rsidR="00C76A5C" w:rsidRDefault="002A147B">
      <w:pPr>
        <w:pStyle w:val="Corpsdetexte"/>
      </w:pPr>
      <w:r>
        <w:t>1.000</w:t>
      </w:r>
    </w:p>
    <w:p w14:paraId="70A415C0" w14:textId="77777777" w:rsidR="00C76A5C" w:rsidRDefault="002A147B">
      <w:pPr>
        <w:pStyle w:val="Corpsdetexte"/>
      </w:pPr>
      <w:r>
        <w:lastRenderedPageBreak/>
        <w:t>7.782</w:t>
      </w:r>
    </w:p>
    <w:p w14:paraId="70A415C1" w14:textId="77777777" w:rsidR="00C76A5C" w:rsidRDefault="002A147B">
      <w:pPr>
        <w:pStyle w:val="Corpsdetexte"/>
      </w:pPr>
      <w:r>
        <w:t>0.008</w:t>
      </w:r>
    </w:p>
    <w:p w14:paraId="70A415C2" w14:textId="77777777" w:rsidR="00C76A5C" w:rsidRDefault="002A147B">
      <w:pPr>
        <w:pStyle w:val="Corpsdetexte"/>
      </w:pPr>
      <w:r>
        <w:t>Chlamydomonas_reinhardtii</w:t>
      </w:r>
    </w:p>
    <w:p w14:paraId="70A415C3" w14:textId="77777777" w:rsidR="00C76A5C" w:rsidRDefault="002A147B">
      <w:pPr>
        <w:pStyle w:val="Corpsdetexte"/>
      </w:pPr>
      <w:r>
        <w:t>s(LightLevel_ue)</w:t>
      </w:r>
    </w:p>
    <w:p w14:paraId="70A415C4" w14:textId="77777777" w:rsidR="00C76A5C" w:rsidRDefault="002A147B">
      <w:pPr>
        <w:pStyle w:val="Corpsdetexte"/>
      </w:pPr>
      <w:r>
        <w:t>1.866</w:t>
      </w:r>
    </w:p>
    <w:p w14:paraId="70A415C5" w14:textId="77777777" w:rsidR="00C76A5C" w:rsidRDefault="002A147B">
      <w:pPr>
        <w:pStyle w:val="Corpsdetexte"/>
      </w:pPr>
      <w:r>
        <w:t>1.934</w:t>
      </w:r>
    </w:p>
    <w:p w14:paraId="70A415C6" w14:textId="77777777" w:rsidR="00C76A5C" w:rsidRDefault="002A147B">
      <w:pPr>
        <w:pStyle w:val="Corpsdetexte"/>
      </w:pPr>
      <w:r>
        <w:t>2.549</w:t>
      </w:r>
    </w:p>
    <w:p w14:paraId="70A415C7" w14:textId="77777777" w:rsidR="00C76A5C" w:rsidRDefault="002A147B">
      <w:pPr>
        <w:pStyle w:val="Corpsdetexte"/>
      </w:pPr>
      <w:r>
        <w:t>0.107</w:t>
      </w:r>
    </w:p>
    <w:p w14:paraId="70A415C8" w14:textId="77777777" w:rsidR="00C76A5C" w:rsidRDefault="002A147B">
      <w:pPr>
        <w:pStyle w:val="Corpsdetexte"/>
      </w:pPr>
      <w:r>
        <w:t>Chlamydomonas_reinhardtii</w:t>
      </w:r>
    </w:p>
    <w:p w14:paraId="70A415C9" w14:textId="77777777" w:rsidR="00C76A5C" w:rsidRDefault="002A147B">
      <w:pPr>
        <w:pStyle w:val="Corpsdetexte"/>
      </w:pPr>
      <w:r>
        <w:t>s(Temp_C)</w:t>
      </w:r>
    </w:p>
    <w:p w14:paraId="70A415CA" w14:textId="77777777" w:rsidR="00C76A5C" w:rsidRDefault="002A147B">
      <w:pPr>
        <w:pStyle w:val="Corpsdetexte"/>
      </w:pPr>
      <w:r>
        <w:t>1.000</w:t>
      </w:r>
    </w:p>
    <w:p w14:paraId="70A415CB" w14:textId="77777777" w:rsidR="00C76A5C" w:rsidRDefault="002A147B">
      <w:pPr>
        <w:pStyle w:val="Corpsdetexte"/>
      </w:pPr>
      <w:r>
        <w:t>1.000</w:t>
      </w:r>
    </w:p>
    <w:p w14:paraId="70A415CC" w14:textId="77777777" w:rsidR="00C76A5C" w:rsidRDefault="002A147B">
      <w:pPr>
        <w:pStyle w:val="Corpsdetexte"/>
      </w:pPr>
      <w:r>
        <w:t>6.538</w:t>
      </w:r>
    </w:p>
    <w:p w14:paraId="70A415CD" w14:textId="77777777" w:rsidR="00C76A5C" w:rsidRDefault="002A147B">
      <w:pPr>
        <w:pStyle w:val="Corpsdetexte"/>
      </w:pPr>
      <w:r>
        <w:t>0.015</w:t>
      </w:r>
    </w:p>
    <w:p w14:paraId="70A415CE" w14:textId="77777777" w:rsidR="00C76A5C" w:rsidRDefault="002A147B">
      <w:pPr>
        <w:pStyle w:val="Corpsdetexte"/>
      </w:pPr>
      <w:r>
        <w:t>Chlamydomonas_reinhardtii</w:t>
      </w:r>
    </w:p>
    <w:p w14:paraId="70A415CF" w14:textId="77777777" w:rsidR="00C76A5C" w:rsidRDefault="002A147B">
      <w:pPr>
        <w:pStyle w:val="Corpsdetexte"/>
      </w:pPr>
      <w:r>
        <w:lastRenderedPageBreak/>
        <w:t>ti(Temp_C,LightLevel_ue)</w:t>
      </w:r>
    </w:p>
    <w:p w14:paraId="70A415D0" w14:textId="77777777" w:rsidR="00C76A5C" w:rsidRDefault="002A147B">
      <w:pPr>
        <w:pStyle w:val="Corpsdetexte"/>
      </w:pPr>
      <w:r>
        <w:t>2.194</w:t>
      </w:r>
    </w:p>
    <w:p w14:paraId="70A415D1" w14:textId="77777777" w:rsidR="00C76A5C" w:rsidRDefault="002A147B">
      <w:pPr>
        <w:pStyle w:val="Corpsdetexte"/>
      </w:pPr>
      <w:r>
        <w:t>2.649</w:t>
      </w:r>
    </w:p>
    <w:p w14:paraId="70A415D2" w14:textId="77777777" w:rsidR="00C76A5C" w:rsidRDefault="002A147B">
      <w:pPr>
        <w:pStyle w:val="Corpsdetexte"/>
      </w:pPr>
      <w:r>
        <w:t>1.076</w:t>
      </w:r>
    </w:p>
    <w:p w14:paraId="70A415D3" w14:textId="77777777" w:rsidR="00C76A5C" w:rsidRDefault="002A147B">
      <w:pPr>
        <w:pStyle w:val="Corpsdetexte"/>
      </w:pPr>
      <w:r>
        <w:t>0.485</w:t>
      </w:r>
    </w:p>
    <w:p w14:paraId="70A415D4" w14:textId="77777777" w:rsidR="00C76A5C" w:rsidRDefault="002A147B">
      <w:pPr>
        <w:pStyle w:val="CaptionedFigure"/>
      </w:pPr>
      <w:commentRangeStart w:id="313"/>
      <w:r>
        <w:rPr>
          <w:noProof/>
        </w:rPr>
        <w:drawing>
          <wp:inline distT="0" distB="0" distL="0" distR="0" wp14:anchorId="70A4248B" wp14:editId="70A4248C">
            <wp:extent cx="5943600" cy="3962399"/>
            <wp:effectExtent l="0" t="0" r="0" b="0"/>
            <wp:docPr id="52" name="Picture" descr="Fig 5: GAM models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Dashed vertical lines represent the growth temperatures. Measurement temperatures varied across taxa but the temperature scaling ranges are comparable across plots."/>
            <wp:cNvGraphicFramePr/>
            <a:graphic xmlns:a="http://schemas.openxmlformats.org/drawingml/2006/main">
              <a:graphicData uri="http://schemas.openxmlformats.org/drawingml/2006/picture">
                <pic:pic xmlns:pic="http://schemas.openxmlformats.org/drawingml/2006/picture">
                  <pic:nvPicPr>
                    <pic:cNvPr id="53" name="Picture" descr="Figures/DiatomsGAMOptSal.png"/>
                    <pic:cNvPicPr>
                      <a:picLocks noChangeAspect="1" noChangeArrowheads="1"/>
                    </pic:cNvPicPr>
                  </pic:nvPicPr>
                  <pic:blipFill>
                    <a:blip r:embed="rId15"/>
                    <a:stretch>
                      <a:fillRect/>
                    </a:stretch>
                  </pic:blipFill>
                  <pic:spPr bwMode="auto">
                    <a:xfrm>
                      <a:off x="0" y="0"/>
                      <a:ext cx="5943600" cy="3962399"/>
                    </a:xfrm>
                    <a:prstGeom prst="rect">
                      <a:avLst/>
                    </a:prstGeom>
                    <a:noFill/>
                    <a:ln w="9525">
                      <a:noFill/>
                      <a:headEnd/>
                      <a:tailEnd/>
                    </a:ln>
                  </pic:spPr>
                </pic:pic>
              </a:graphicData>
            </a:graphic>
          </wp:inline>
        </w:drawing>
      </w:r>
      <w:commentRangeEnd w:id="313"/>
      <w:r w:rsidR="00097796">
        <w:rPr>
          <w:rStyle w:val="Marquedecommentaire"/>
          <w:sz w:val="24"/>
          <w:szCs w:val="24"/>
        </w:rPr>
        <w:commentReference w:id="313"/>
      </w:r>
    </w:p>
    <w:p w14:paraId="70A415D5" w14:textId="2927ADD2" w:rsidR="00C76A5C" w:rsidRDefault="002A147B">
      <w:pPr>
        <w:pStyle w:val="ImageCaption"/>
      </w:pPr>
      <w:bookmarkStart w:id="314" w:name="fig:diatomsgamtemp"/>
      <w:bookmarkEnd w:id="314"/>
      <w:r>
        <w:t>Fig 5: GAM models for polar and temperate diatoms, of consecutive flashes before damping of S</w:t>
      </w:r>
      <w:ins w:id="315" w:author="Arthur Plassart" w:date="2026-01-06T18:59:00Z" w16du:dateUtc="2026-01-06T17:59:00Z">
        <w:r w:rsidR="009813A1">
          <w:t>-</w:t>
        </w:r>
      </w:ins>
      <w:r>
        <w:t>State induced chlorophyll fluorescence oscillations. GAM model predicted by the temperature (°C) imposed during measurements and the effective light level (µmol photons m</w:t>
      </w:r>
      <w:r>
        <w:rPr>
          <w:vertAlign w:val="superscript"/>
        </w:rPr>
        <w:t>-2</w:t>
      </w:r>
      <w:ins w:id="316" w:author="Arthur Plassart" w:date="2026-01-06T19:00:00Z" w16du:dateUtc="2026-01-06T18:00:00Z">
        <w:r w:rsidR="001D44FC">
          <w:rPr>
            <w:vertAlign w:val="superscript"/>
          </w:rPr>
          <w:t xml:space="preserve"> </w:t>
        </w:r>
      </w:ins>
      <w:r>
        <w:t>s</w:t>
      </w:r>
      <w:r>
        <w:rPr>
          <w:vertAlign w:val="superscript"/>
        </w:rPr>
        <w:t>-1</w:t>
      </w:r>
      <w:r>
        <w:t>, estimated from flash spacings in seconds). Dashed vertical lines represent the growth temperatures. Measurement temperatures varied across taxa but the temperature scaling ranges are comparable across plots.</w:t>
      </w:r>
    </w:p>
    <w:p w14:paraId="70A415D6" w14:textId="77777777" w:rsidR="00C76A5C" w:rsidRDefault="002A147B">
      <w:pPr>
        <w:pStyle w:val="CaptionedFigure"/>
      </w:pPr>
      <w:r>
        <w:rPr>
          <w:noProof/>
        </w:rPr>
        <w:lastRenderedPageBreak/>
        <w:drawing>
          <wp:inline distT="0" distB="0" distL="0" distR="0" wp14:anchorId="70A4248D" wp14:editId="70A4248E">
            <wp:extent cx="5943600" cy="3962399"/>
            <wp:effectExtent l="0" t="0" r="0" b="0"/>
            <wp:docPr id="56" name="Picture" descr="Fig 6: GAM models for polar and temperate green algae, of consecutive flashes before damping of SState induced chlorophyll fluorescence oscillations. GAM model predicted by the temperature (Δ°C) imposed during measurements and the effective light level (µmol photons m-2s-1, estimated from flash spacings in seconds). Dashed vertical lines represent the growth temperatures. Measurement temperatures varied across taxa but the temperature scaling ranges are comparable across plots."/>
            <wp:cNvGraphicFramePr/>
            <a:graphic xmlns:a="http://schemas.openxmlformats.org/drawingml/2006/main">
              <a:graphicData uri="http://schemas.openxmlformats.org/drawingml/2006/picture">
                <pic:pic xmlns:pic="http://schemas.openxmlformats.org/drawingml/2006/picture">
                  <pic:nvPicPr>
                    <pic:cNvPr id="57" name="Picture" descr="Figures/AlgaeGAMOptSal.png"/>
                    <pic:cNvPicPr>
                      <a:picLocks noChangeAspect="1" noChangeArrowheads="1"/>
                    </pic:cNvPicPr>
                  </pic:nvPicPr>
                  <pic:blipFill>
                    <a:blip r:embed="rId16"/>
                    <a:stretch>
                      <a:fillRect/>
                    </a:stretch>
                  </pic:blipFill>
                  <pic:spPr bwMode="auto">
                    <a:xfrm>
                      <a:off x="0" y="0"/>
                      <a:ext cx="5943600" cy="3962399"/>
                    </a:xfrm>
                    <a:prstGeom prst="rect">
                      <a:avLst/>
                    </a:prstGeom>
                    <a:noFill/>
                    <a:ln w="9525">
                      <a:noFill/>
                      <a:headEnd/>
                      <a:tailEnd/>
                    </a:ln>
                  </pic:spPr>
                </pic:pic>
              </a:graphicData>
            </a:graphic>
          </wp:inline>
        </w:drawing>
      </w:r>
    </w:p>
    <w:p w14:paraId="70A415D7" w14:textId="77777777" w:rsidR="00C76A5C" w:rsidRDefault="002A147B">
      <w:pPr>
        <w:pStyle w:val="ImageCaption"/>
      </w:pPr>
      <w:bookmarkStart w:id="317" w:name="fig:greensgamtemp"/>
      <w:bookmarkEnd w:id="317"/>
      <w:r>
        <w:t>Fig 6: GAM models for polar and temperate green algae, of consecutive flashes before damping of SState induced chlorophyll fluorescence oscillations. GAM model predicted by the temperature (Δ°C) imposed during measurements and the effective light level (µmol photons m</w:t>
      </w:r>
      <w:r>
        <w:rPr>
          <w:vertAlign w:val="superscript"/>
        </w:rPr>
        <w:t>-2</w:t>
      </w:r>
      <w:r>
        <w:t>s</w:t>
      </w:r>
      <w:r>
        <w:rPr>
          <w:vertAlign w:val="superscript"/>
        </w:rPr>
        <w:t>-1</w:t>
      </w:r>
      <w:r>
        <w:t>, estimated from flash spacings in seconds). Dashed vertical lines represent the growth temperatures. Measurement temperatures varied across taxa but the temperature scaling ranges are comparable across plots.</w:t>
      </w:r>
    </w:p>
    <w:p w14:paraId="70A415D8" w14:textId="77777777" w:rsidR="00C76A5C" w:rsidRDefault="002A147B">
      <w:pPr>
        <w:pStyle w:val="Corpsdetexte"/>
      </w:pPr>
      <w:r>
        <w:t xml:space="preserve">Within, and across, species of </w:t>
      </w:r>
      <w:r>
        <w:rPr>
          <w:i/>
          <w:iCs/>
        </w:rPr>
        <w:t>Chlamydomonas</w:t>
      </w:r>
      <w:r>
        <w:t xml:space="preserve"> XXXXCITE Pomona PaperXXXX growth under higher salinities increases maintenance of F</w:t>
      </w:r>
      <w:r>
        <w:rPr>
          <w:vertAlign w:val="subscript"/>
        </w:rPr>
        <w:t>V</w:t>
      </w:r>
      <w:r>
        <w:t>/F</w:t>
      </w:r>
      <w:r>
        <w:rPr>
          <w:vertAlign w:val="subscript"/>
        </w:rPr>
        <w:t>M</w:t>
      </w:r>
      <w:r>
        <w:t xml:space="preserve"> and photosynthetic capacity during stress. We therefore grew each </w:t>
      </w:r>
      <w:r>
        <w:rPr>
          <w:i/>
          <w:iCs/>
        </w:rPr>
        <w:t>Chlamydomonas</w:t>
      </w:r>
      <w:r>
        <w:t xml:space="preserve"> strain across three growth-permissive salinities</w:t>
      </w:r>
      <w:commentRangeStart w:id="318"/>
      <w:r>
        <w:t xml:space="preserve"> 1 </w:t>
      </w:r>
      <w:commentRangeEnd w:id="318"/>
      <w:r w:rsidR="00563FC8">
        <w:rPr>
          <w:rStyle w:val="Marquedecommentaire"/>
          <w:sz w:val="24"/>
          <w:szCs w:val="24"/>
        </w:rPr>
        <w:commentReference w:id="318"/>
      </w:r>
      <w:r>
        <w:t xml:space="preserve">and performed saturating flash trains over a range of flash spacings, and at measurement temperatures flanking the growth temperature for each taxa. We ran an ANOVA for damping indices testing effects of taxa, effective equivalent light level (derived from the saturating flash spacing and </w:t>
      </w:r>
      <w:r>
        <w:t>𝛔</w:t>
      </w:r>
      <w:r>
        <w:rPr>
          <w:vertAlign w:val="subscript"/>
        </w:rPr>
        <w:t>PSII</w:t>
      </w:r>
      <w:r>
        <w:t xml:space="preserve">), measurement temperature, and the growth concentration of NaCl, with interactions among all factors ??. As expected, taxa, effective </w:t>
      </w:r>
      <w:r>
        <w:lastRenderedPageBreak/>
        <w:t>equivalent light level and measurement temperature all showed strongly significan</w:t>
      </w:r>
      <w:r>
        <w:t>t influences on damping indices. NaCl concentration also showed a significant influence on damping indices across strains, with a significant interaction with effective equivalent light level.</w:t>
      </w:r>
    </w:p>
    <w:p w14:paraId="70A415D9" w14:textId="77777777" w:rsidR="00C76A5C" w:rsidRDefault="002A147B">
      <w:pPr>
        <w:pStyle w:val="SourceCode"/>
      </w:pPr>
      <w:r>
        <w:rPr>
          <w:rStyle w:val="VerbatimChar"/>
        </w:rPr>
        <w:t xml:space="preserve">##                                      Df Sum Sq Mean Sq F value   Pr(&gt;F)    </w:t>
      </w:r>
      <w:r>
        <w:br/>
      </w:r>
      <w:r>
        <w:rPr>
          <w:rStyle w:val="VerbatimChar"/>
        </w:rPr>
        <w:t>## Strain                                4 2128.0   532.0  78.485  &lt; 2e-16 ***</w:t>
      </w:r>
      <w:r>
        <w:br/>
      </w:r>
      <w:r>
        <w:rPr>
          <w:rStyle w:val="VerbatimChar"/>
        </w:rPr>
        <w:t>## LightLevel_ue                         1  576.5   576.5  85.051  &lt; 2e-16 ***</w:t>
      </w:r>
      <w:r>
        <w:br/>
      </w:r>
      <w:r>
        <w:rPr>
          <w:rStyle w:val="VerbatimChar"/>
        </w:rPr>
        <w:t>## Temp_C                                1  488.2   488.2  72.015 1.18e-15 ***</w:t>
      </w:r>
      <w:r>
        <w:br/>
      </w:r>
      <w:r>
        <w:rPr>
          <w:rStyle w:val="VerbatimChar"/>
        </w:rPr>
        <w:t xml:space="preserve">## NaCl_mM                               1   35.2    35.2   5.198   0.0233 *  </w:t>
      </w:r>
      <w:r>
        <w:br/>
      </w:r>
      <w:r>
        <w:rPr>
          <w:rStyle w:val="VerbatimChar"/>
        </w:rPr>
        <w:t>## Strain:LightLevel_ue                  4  368.9    92.2  13.606 3.65e-10 ***</w:t>
      </w:r>
      <w:r>
        <w:br/>
      </w:r>
      <w:r>
        <w:rPr>
          <w:rStyle w:val="VerbatimChar"/>
        </w:rPr>
        <w:t>## Strain:Temp_C                         4  203.3    50.8   7.498 9.36e-06 ***</w:t>
      </w:r>
      <w:r>
        <w:br/>
      </w:r>
      <w:r>
        <w:rPr>
          <w:rStyle w:val="VerbatimChar"/>
        </w:rPr>
        <w:t xml:space="preserve">## LightLevel_ue:Temp_C              </w:t>
      </w:r>
      <w:r>
        <w:rPr>
          <w:rStyle w:val="VerbatimChar"/>
        </w:rPr>
        <w:t xml:space="preserve">    1    1.4     1.4   0.211   0.6463    </w:t>
      </w:r>
      <w:r>
        <w:br/>
      </w:r>
      <w:r>
        <w:rPr>
          <w:rStyle w:val="VerbatimChar"/>
        </w:rPr>
        <w:t xml:space="preserve">## Strain:NaCl_mM                        4   39.2     9.8   1.445   0.2193    </w:t>
      </w:r>
      <w:r>
        <w:br/>
      </w:r>
      <w:r>
        <w:rPr>
          <w:rStyle w:val="VerbatimChar"/>
        </w:rPr>
        <w:t xml:space="preserve">## LightLevel_ue:NaCl_mM                 1   26.9    26.9   3.967   0.0474 *  </w:t>
      </w:r>
      <w:r>
        <w:br/>
      </w:r>
      <w:r>
        <w:rPr>
          <w:rStyle w:val="VerbatimChar"/>
        </w:rPr>
        <w:t xml:space="preserve">## Temp_C:NaCl_mM                        1   10.9    10.9   1.604   0.2064    </w:t>
      </w:r>
      <w:r>
        <w:br/>
      </w:r>
      <w:r>
        <w:rPr>
          <w:rStyle w:val="VerbatimChar"/>
        </w:rPr>
        <w:t xml:space="preserve">## Strain:LightLevel_ue:Temp_C           4   74.0    18.5   2.729   0.0295 *  </w:t>
      </w:r>
      <w:r>
        <w:br/>
      </w:r>
      <w:r>
        <w:rPr>
          <w:rStyle w:val="VerbatimChar"/>
        </w:rPr>
        <w:t xml:space="preserve">## Strain:LightLevel_ue:NaCl_mM          4    8.2     2.0   0.302   0.8767    </w:t>
      </w:r>
      <w:r>
        <w:br/>
      </w:r>
      <w:r>
        <w:rPr>
          <w:rStyle w:val="VerbatimChar"/>
        </w:rPr>
        <w:t xml:space="preserve">## Strain:Temp_C:NaCl_mM                 4   46.7    11.7   1.721   0.1454 </w:t>
      </w:r>
      <w:r>
        <w:rPr>
          <w:rStyle w:val="VerbatimChar"/>
        </w:rPr>
        <w:t xml:space="preserve">   </w:t>
      </w:r>
      <w:r>
        <w:br/>
      </w:r>
      <w:r>
        <w:rPr>
          <w:rStyle w:val="VerbatimChar"/>
        </w:rPr>
        <w:t xml:space="preserve">## LightLevel_ue:Temp_C:NaCl_mM          1    5.4     5.4   0.797   0.3727    </w:t>
      </w:r>
      <w:r>
        <w:br/>
      </w:r>
      <w:r>
        <w:rPr>
          <w:rStyle w:val="VerbatimChar"/>
        </w:rPr>
        <w:t xml:space="preserve">## Strain:LightLevel_ue:Temp_C:NaCl_mM   4   37.8     9.5   1.396   0.2355    </w:t>
      </w:r>
      <w:r>
        <w:br/>
      </w:r>
      <w:r>
        <w:rPr>
          <w:rStyle w:val="VerbatimChar"/>
        </w:rPr>
        <w:t xml:space="preserve">## Residuals                           285 1931.9     6.8                     </w:t>
      </w:r>
      <w:r>
        <w:br/>
      </w:r>
      <w:r>
        <w:rPr>
          <w:rStyle w:val="VerbatimChar"/>
        </w:rPr>
        <w:t>## ---</w:t>
      </w:r>
      <w:r>
        <w:br/>
      </w:r>
      <w:r>
        <w:rPr>
          <w:rStyle w:val="VerbatimChar"/>
        </w:rPr>
        <w:t>## Signif. codes:  0 '***' 0.001 '**' 0.01 '*' 0.05 '.' 0.1 ' ' 1</w:t>
      </w:r>
    </w:p>
    <w:p w14:paraId="70A415DA" w14:textId="77777777" w:rsidR="00C76A5C" w:rsidRDefault="002A147B">
      <w:pPr>
        <w:pStyle w:val="FirstParagraph"/>
      </w:pPr>
      <w:r>
        <w:t xml:space="preserve">We then ran the ANOVA for each taxa separately ??. Within a taxa only </w:t>
      </w:r>
      <w:r>
        <w:rPr>
          <w:i/>
          <w:iCs/>
        </w:rPr>
        <w:t>Chlamydomonas priscui</w:t>
      </w:r>
      <w:r>
        <w:t xml:space="preserve"> showed a significant effect of NaCl on damping indices, suggesting the statistical influence of NaCl detected across taxa derives from different taxa growing at different salinites and showing different responses of damping indices, rather than a direct effect of NaCl on damping indices in most strains.</w:t>
      </w:r>
    </w:p>
    <w:tbl>
      <w:tblPr>
        <w:tblStyle w:val="Table"/>
        <w:tblW w:w="5000" w:type="pct"/>
        <w:tblLayout w:type="fixed"/>
        <w:tblLook w:val="0020" w:firstRow="1" w:lastRow="0" w:firstColumn="0" w:lastColumn="0" w:noHBand="0" w:noVBand="0"/>
      </w:tblPr>
      <w:tblGrid>
        <w:gridCol w:w="1101"/>
        <w:gridCol w:w="1312"/>
        <w:gridCol w:w="1229"/>
        <w:gridCol w:w="1355"/>
        <w:gridCol w:w="1398"/>
        <w:gridCol w:w="1525"/>
        <w:gridCol w:w="1440"/>
      </w:tblGrid>
      <w:tr w:rsidR="00C76A5C" w14:paraId="70A415E2" w14:textId="77777777" w:rsidTr="00C76A5C">
        <w:trPr>
          <w:cnfStyle w:val="100000000000" w:firstRow="1" w:lastRow="0" w:firstColumn="0" w:lastColumn="0" w:oddVBand="0" w:evenVBand="0" w:oddHBand="0" w:evenHBand="0" w:firstRowFirstColumn="0" w:firstRowLastColumn="0" w:lastRowFirstColumn="0" w:lastRowLastColumn="0"/>
          <w:tblHeader/>
        </w:trPr>
        <w:tc>
          <w:tcPr>
            <w:tcW w:w="931" w:type="dxa"/>
          </w:tcPr>
          <w:p w14:paraId="70A415DB" w14:textId="77777777" w:rsidR="00C76A5C" w:rsidRDefault="002A147B">
            <w:pPr>
              <w:pStyle w:val="Compact"/>
            </w:pPr>
            <w:r>
              <w:lastRenderedPageBreak/>
              <w:t>Strain</w:t>
            </w:r>
          </w:p>
        </w:tc>
        <w:tc>
          <w:tcPr>
            <w:tcW w:w="1110" w:type="dxa"/>
          </w:tcPr>
          <w:p w14:paraId="70A415DC" w14:textId="77777777" w:rsidR="00C76A5C" w:rsidRDefault="002A147B">
            <w:pPr>
              <w:pStyle w:val="Compact"/>
            </w:pPr>
            <w:r>
              <w:t>Strains_aovinteract_Param_term</w:t>
            </w:r>
          </w:p>
        </w:tc>
        <w:tc>
          <w:tcPr>
            <w:tcW w:w="1039" w:type="dxa"/>
          </w:tcPr>
          <w:p w14:paraId="70A415DD" w14:textId="77777777" w:rsidR="00C76A5C" w:rsidRDefault="002A147B">
            <w:pPr>
              <w:pStyle w:val="Compact"/>
              <w:jc w:val="right"/>
            </w:pPr>
            <w:r>
              <w:t>Strains_aovinteract_Param_df</w:t>
            </w:r>
          </w:p>
        </w:tc>
        <w:tc>
          <w:tcPr>
            <w:tcW w:w="1146" w:type="dxa"/>
          </w:tcPr>
          <w:p w14:paraId="70A415DE" w14:textId="77777777" w:rsidR="00C76A5C" w:rsidRDefault="002A147B">
            <w:pPr>
              <w:pStyle w:val="Compact"/>
              <w:jc w:val="right"/>
            </w:pPr>
            <w:r>
              <w:t>Strains_aovinteract_Param_sumsq</w:t>
            </w:r>
          </w:p>
        </w:tc>
        <w:tc>
          <w:tcPr>
            <w:tcW w:w="1182" w:type="dxa"/>
          </w:tcPr>
          <w:p w14:paraId="70A415DF" w14:textId="77777777" w:rsidR="00C76A5C" w:rsidRDefault="002A147B">
            <w:pPr>
              <w:pStyle w:val="Compact"/>
              <w:jc w:val="right"/>
            </w:pPr>
            <w:r>
              <w:t>Strains_aovinteract_Param_meansq</w:t>
            </w:r>
          </w:p>
        </w:tc>
        <w:tc>
          <w:tcPr>
            <w:tcW w:w="1290" w:type="dxa"/>
          </w:tcPr>
          <w:p w14:paraId="70A415E0" w14:textId="77777777" w:rsidR="00C76A5C" w:rsidRDefault="002A147B">
            <w:pPr>
              <w:pStyle w:val="Compact"/>
              <w:jc w:val="right"/>
            </w:pPr>
            <w:r>
              <w:t>Strains_aovinteract_Param_statistic</w:t>
            </w:r>
          </w:p>
        </w:tc>
        <w:tc>
          <w:tcPr>
            <w:tcW w:w="1218" w:type="dxa"/>
          </w:tcPr>
          <w:p w14:paraId="70A415E1" w14:textId="77777777" w:rsidR="00C76A5C" w:rsidRDefault="002A147B">
            <w:pPr>
              <w:pStyle w:val="Compact"/>
              <w:jc w:val="right"/>
            </w:pPr>
            <w:r>
              <w:t>Strains_aovinteract_Param_p.value</w:t>
            </w:r>
          </w:p>
        </w:tc>
      </w:tr>
      <w:tr w:rsidR="00C76A5C" w14:paraId="70A415EA" w14:textId="77777777">
        <w:tc>
          <w:tcPr>
            <w:tcW w:w="931" w:type="dxa"/>
          </w:tcPr>
          <w:p w14:paraId="70A415E3" w14:textId="77777777" w:rsidR="00C76A5C" w:rsidRDefault="002A147B">
            <w:pPr>
              <w:pStyle w:val="Compact"/>
            </w:pPr>
            <w:r>
              <w:t>Chlamydomonas_euryale</w:t>
            </w:r>
          </w:p>
        </w:tc>
        <w:tc>
          <w:tcPr>
            <w:tcW w:w="1110" w:type="dxa"/>
          </w:tcPr>
          <w:p w14:paraId="70A415E4" w14:textId="77777777" w:rsidR="00C76A5C" w:rsidRDefault="002A147B">
            <w:pPr>
              <w:pStyle w:val="Compact"/>
            </w:pPr>
            <w:r>
              <w:t>LightLevel_ue</w:t>
            </w:r>
          </w:p>
        </w:tc>
        <w:tc>
          <w:tcPr>
            <w:tcW w:w="1039" w:type="dxa"/>
          </w:tcPr>
          <w:p w14:paraId="70A415E5" w14:textId="77777777" w:rsidR="00C76A5C" w:rsidRDefault="002A147B">
            <w:pPr>
              <w:pStyle w:val="Compact"/>
              <w:jc w:val="right"/>
            </w:pPr>
            <w:r>
              <w:t>1</w:t>
            </w:r>
          </w:p>
        </w:tc>
        <w:tc>
          <w:tcPr>
            <w:tcW w:w="1146" w:type="dxa"/>
          </w:tcPr>
          <w:p w14:paraId="70A415E6" w14:textId="77777777" w:rsidR="00C76A5C" w:rsidRDefault="002A147B">
            <w:pPr>
              <w:pStyle w:val="Compact"/>
              <w:jc w:val="right"/>
            </w:pPr>
            <w:r>
              <w:t>30.46160</w:t>
            </w:r>
          </w:p>
        </w:tc>
        <w:tc>
          <w:tcPr>
            <w:tcW w:w="1182" w:type="dxa"/>
          </w:tcPr>
          <w:p w14:paraId="70A415E7" w14:textId="77777777" w:rsidR="00C76A5C" w:rsidRDefault="002A147B">
            <w:pPr>
              <w:pStyle w:val="Compact"/>
              <w:jc w:val="right"/>
            </w:pPr>
            <w:r>
              <w:t>30.46160</w:t>
            </w:r>
          </w:p>
        </w:tc>
        <w:tc>
          <w:tcPr>
            <w:tcW w:w="1290" w:type="dxa"/>
          </w:tcPr>
          <w:p w14:paraId="70A415E8" w14:textId="77777777" w:rsidR="00C76A5C" w:rsidRDefault="002A147B">
            <w:pPr>
              <w:pStyle w:val="Compact"/>
              <w:jc w:val="right"/>
            </w:pPr>
            <w:r>
              <w:t>5.136345</w:t>
            </w:r>
          </w:p>
        </w:tc>
        <w:tc>
          <w:tcPr>
            <w:tcW w:w="1218" w:type="dxa"/>
          </w:tcPr>
          <w:p w14:paraId="70A415E9" w14:textId="77777777" w:rsidR="00C76A5C" w:rsidRDefault="002A147B">
            <w:pPr>
              <w:pStyle w:val="Compact"/>
              <w:jc w:val="right"/>
            </w:pPr>
            <w:r>
              <w:t>0.0277899</w:t>
            </w:r>
          </w:p>
        </w:tc>
      </w:tr>
      <w:tr w:rsidR="00C76A5C" w14:paraId="70A415F2" w14:textId="77777777">
        <w:tc>
          <w:tcPr>
            <w:tcW w:w="931" w:type="dxa"/>
          </w:tcPr>
          <w:p w14:paraId="70A415EB" w14:textId="77777777" w:rsidR="00C76A5C" w:rsidRDefault="002A147B">
            <w:pPr>
              <w:pStyle w:val="Compact"/>
            </w:pPr>
            <w:r>
              <w:t>Chlamydomonas_klinobasis</w:t>
            </w:r>
          </w:p>
        </w:tc>
        <w:tc>
          <w:tcPr>
            <w:tcW w:w="1110" w:type="dxa"/>
          </w:tcPr>
          <w:p w14:paraId="70A415EC" w14:textId="77777777" w:rsidR="00C76A5C" w:rsidRDefault="002A147B">
            <w:pPr>
              <w:pStyle w:val="Compact"/>
            </w:pPr>
            <w:r>
              <w:t>LightLevel_ue</w:t>
            </w:r>
          </w:p>
        </w:tc>
        <w:tc>
          <w:tcPr>
            <w:tcW w:w="1039" w:type="dxa"/>
          </w:tcPr>
          <w:p w14:paraId="70A415ED" w14:textId="77777777" w:rsidR="00C76A5C" w:rsidRDefault="002A147B">
            <w:pPr>
              <w:pStyle w:val="Compact"/>
              <w:jc w:val="right"/>
            </w:pPr>
            <w:r>
              <w:t>1</w:t>
            </w:r>
          </w:p>
        </w:tc>
        <w:tc>
          <w:tcPr>
            <w:tcW w:w="1146" w:type="dxa"/>
          </w:tcPr>
          <w:p w14:paraId="70A415EE" w14:textId="77777777" w:rsidR="00C76A5C" w:rsidRDefault="002A147B">
            <w:pPr>
              <w:pStyle w:val="Compact"/>
              <w:jc w:val="right"/>
            </w:pPr>
            <w:r>
              <w:t>550.11063</w:t>
            </w:r>
          </w:p>
        </w:tc>
        <w:tc>
          <w:tcPr>
            <w:tcW w:w="1182" w:type="dxa"/>
          </w:tcPr>
          <w:p w14:paraId="70A415EF" w14:textId="77777777" w:rsidR="00C76A5C" w:rsidRDefault="002A147B">
            <w:pPr>
              <w:pStyle w:val="Compact"/>
              <w:jc w:val="right"/>
            </w:pPr>
            <w:r>
              <w:t>550.11063</w:t>
            </w:r>
          </w:p>
        </w:tc>
        <w:tc>
          <w:tcPr>
            <w:tcW w:w="1290" w:type="dxa"/>
          </w:tcPr>
          <w:p w14:paraId="70A415F0" w14:textId="77777777" w:rsidR="00C76A5C" w:rsidRDefault="002A147B">
            <w:pPr>
              <w:pStyle w:val="Compact"/>
              <w:jc w:val="right"/>
            </w:pPr>
            <w:r>
              <w:t>77.519111</w:t>
            </w:r>
          </w:p>
        </w:tc>
        <w:tc>
          <w:tcPr>
            <w:tcW w:w="1218" w:type="dxa"/>
          </w:tcPr>
          <w:p w14:paraId="70A415F1" w14:textId="77777777" w:rsidR="00C76A5C" w:rsidRDefault="002A147B">
            <w:pPr>
              <w:pStyle w:val="Compact"/>
              <w:jc w:val="right"/>
            </w:pPr>
            <w:r>
              <w:t>0.0000000</w:t>
            </w:r>
          </w:p>
        </w:tc>
      </w:tr>
      <w:tr w:rsidR="00C76A5C" w14:paraId="70A415FA" w14:textId="77777777">
        <w:tc>
          <w:tcPr>
            <w:tcW w:w="931" w:type="dxa"/>
          </w:tcPr>
          <w:p w14:paraId="70A415F3" w14:textId="77777777" w:rsidR="00C76A5C" w:rsidRDefault="002A147B">
            <w:pPr>
              <w:pStyle w:val="Compact"/>
            </w:pPr>
            <w:r>
              <w:t>Chlamydomonas_klinobasis</w:t>
            </w:r>
          </w:p>
        </w:tc>
        <w:tc>
          <w:tcPr>
            <w:tcW w:w="1110" w:type="dxa"/>
          </w:tcPr>
          <w:p w14:paraId="70A415F4" w14:textId="77777777" w:rsidR="00C76A5C" w:rsidRDefault="002A147B">
            <w:pPr>
              <w:pStyle w:val="Compact"/>
            </w:pPr>
            <w:r>
              <w:t>Temp_C</w:t>
            </w:r>
          </w:p>
        </w:tc>
        <w:tc>
          <w:tcPr>
            <w:tcW w:w="1039" w:type="dxa"/>
          </w:tcPr>
          <w:p w14:paraId="70A415F5" w14:textId="77777777" w:rsidR="00C76A5C" w:rsidRDefault="002A147B">
            <w:pPr>
              <w:pStyle w:val="Compact"/>
              <w:jc w:val="right"/>
            </w:pPr>
            <w:r>
              <w:t>1</w:t>
            </w:r>
          </w:p>
        </w:tc>
        <w:tc>
          <w:tcPr>
            <w:tcW w:w="1146" w:type="dxa"/>
          </w:tcPr>
          <w:p w14:paraId="70A415F6" w14:textId="77777777" w:rsidR="00C76A5C" w:rsidRDefault="002A147B">
            <w:pPr>
              <w:pStyle w:val="Compact"/>
              <w:jc w:val="right"/>
            </w:pPr>
            <w:r>
              <w:t>136.58520</w:t>
            </w:r>
          </w:p>
        </w:tc>
        <w:tc>
          <w:tcPr>
            <w:tcW w:w="1182" w:type="dxa"/>
          </w:tcPr>
          <w:p w14:paraId="70A415F7" w14:textId="77777777" w:rsidR="00C76A5C" w:rsidRDefault="002A147B">
            <w:pPr>
              <w:pStyle w:val="Compact"/>
              <w:jc w:val="right"/>
            </w:pPr>
            <w:r>
              <w:t>136.58520</w:t>
            </w:r>
          </w:p>
        </w:tc>
        <w:tc>
          <w:tcPr>
            <w:tcW w:w="1290" w:type="dxa"/>
          </w:tcPr>
          <w:p w14:paraId="70A415F8" w14:textId="77777777" w:rsidR="00C76A5C" w:rsidRDefault="002A147B">
            <w:pPr>
              <w:pStyle w:val="Compact"/>
              <w:jc w:val="right"/>
            </w:pPr>
            <w:r>
              <w:t>19.246971</w:t>
            </w:r>
          </w:p>
        </w:tc>
        <w:tc>
          <w:tcPr>
            <w:tcW w:w="1218" w:type="dxa"/>
          </w:tcPr>
          <w:p w14:paraId="70A415F9" w14:textId="77777777" w:rsidR="00C76A5C" w:rsidRDefault="002A147B">
            <w:pPr>
              <w:pStyle w:val="Compact"/>
              <w:jc w:val="right"/>
            </w:pPr>
            <w:r>
              <w:t>0.0000550</w:t>
            </w:r>
          </w:p>
        </w:tc>
      </w:tr>
      <w:tr w:rsidR="00C76A5C" w14:paraId="70A41602" w14:textId="77777777">
        <w:tc>
          <w:tcPr>
            <w:tcW w:w="931" w:type="dxa"/>
          </w:tcPr>
          <w:p w14:paraId="70A415FB" w14:textId="77777777" w:rsidR="00C76A5C" w:rsidRDefault="002A147B">
            <w:pPr>
              <w:pStyle w:val="Compact"/>
            </w:pPr>
            <w:r>
              <w:t>Chlamydomonas_malina</w:t>
            </w:r>
          </w:p>
        </w:tc>
        <w:tc>
          <w:tcPr>
            <w:tcW w:w="1110" w:type="dxa"/>
          </w:tcPr>
          <w:p w14:paraId="70A415FC" w14:textId="77777777" w:rsidR="00C76A5C" w:rsidRDefault="002A147B">
            <w:pPr>
              <w:pStyle w:val="Compact"/>
            </w:pPr>
            <w:r>
              <w:t>LightLevel_ue</w:t>
            </w:r>
          </w:p>
        </w:tc>
        <w:tc>
          <w:tcPr>
            <w:tcW w:w="1039" w:type="dxa"/>
          </w:tcPr>
          <w:p w14:paraId="70A415FD" w14:textId="77777777" w:rsidR="00C76A5C" w:rsidRDefault="002A147B">
            <w:pPr>
              <w:pStyle w:val="Compact"/>
              <w:jc w:val="right"/>
            </w:pPr>
            <w:r>
              <w:t>1</w:t>
            </w:r>
          </w:p>
        </w:tc>
        <w:tc>
          <w:tcPr>
            <w:tcW w:w="1146" w:type="dxa"/>
          </w:tcPr>
          <w:p w14:paraId="70A415FE" w14:textId="77777777" w:rsidR="00C76A5C" w:rsidRDefault="002A147B">
            <w:pPr>
              <w:pStyle w:val="Compact"/>
              <w:jc w:val="right"/>
            </w:pPr>
            <w:r>
              <w:t>140.11121</w:t>
            </w:r>
          </w:p>
        </w:tc>
        <w:tc>
          <w:tcPr>
            <w:tcW w:w="1182" w:type="dxa"/>
          </w:tcPr>
          <w:p w14:paraId="70A415FF" w14:textId="77777777" w:rsidR="00C76A5C" w:rsidRDefault="002A147B">
            <w:pPr>
              <w:pStyle w:val="Compact"/>
              <w:jc w:val="right"/>
            </w:pPr>
            <w:r>
              <w:t>140.11121</w:t>
            </w:r>
          </w:p>
        </w:tc>
        <w:tc>
          <w:tcPr>
            <w:tcW w:w="1290" w:type="dxa"/>
          </w:tcPr>
          <w:p w14:paraId="70A41600" w14:textId="77777777" w:rsidR="00C76A5C" w:rsidRDefault="002A147B">
            <w:pPr>
              <w:pStyle w:val="Compact"/>
              <w:jc w:val="right"/>
            </w:pPr>
            <w:r>
              <w:t>14.462098</w:t>
            </w:r>
          </w:p>
        </w:tc>
        <w:tc>
          <w:tcPr>
            <w:tcW w:w="1218" w:type="dxa"/>
          </w:tcPr>
          <w:p w14:paraId="70A41601" w14:textId="77777777" w:rsidR="00C76A5C" w:rsidRDefault="002A147B">
            <w:pPr>
              <w:pStyle w:val="Compact"/>
              <w:jc w:val="right"/>
            </w:pPr>
            <w:r>
              <w:t>0.0004041</w:t>
            </w:r>
          </w:p>
        </w:tc>
      </w:tr>
      <w:tr w:rsidR="00C76A5C" w14:paraId="70A4160A" w14:textId="77777777">
        <w:tc>
          <w:tcPr>
            <w:tcW w:w="931" w:type="dxa"/>
          </w:tcPr>
          <w:p w14:paraId="70A41603" w14:textId="77777777" w:rsidR="00C76A5C" w:rsidRDefault="002A147B">
            <w:pPr>
              <w:pStyle w:val="Compact"/>
            </w:pPr>
            <w:r>
              <w:t>Chlamydomonas_priscui</w:t>
            </w:r>
          </w:p>
        </w:tc>
        <w:tc>
          <w:tcPr>
            <w:tcW w:w="1110" w:type="dxa"/>
          </w:tcPr>
          <w:p w14:paraId="70A41604" w14:textId="77777777" w:rsidR="00C76A5C" w:rsidRDefault="002A147B">
            <w:pPr>
              <w:pStyle w:val="Compact"/>
            </w:pPr>
            <w:r>
              <w:t>LightLevel_ue</w:t>
            </w:r>
          </w:p>
        </w:tc>
        <w:tc>
          <w:tcPr>
            <w:tcW w:w="1039" w:type="dxa"/>
          </w:tcPr>
          <w:p w14:paraId="70A41605" w14:textId="77777777" w:rsidR="00C76A5C" w:rsidRDefault="002A147B">
            <w:pPr>
              <w:pStyle w:val="Compact"/>
              <w:jc w:val="right"/>
            </w:pPr>
            <w:r>
              <w:t>1</w:t>
            </w:r>
          </w:p>
        </w:tc>
        <w:tc>
          <w:tcPr>
            <w:tcW w:w="1146" w:type="dxa"/>
          </w:tcPr>
          <w:p w14:paraId="70A41606" w14:textId="77777777" w:rsidR="00C76A5C" w:rsidRDefault="002A147B">
            <w:pPr>
              <w:pStyle w:val="Compact"/>
              <w:jc w:val="right"/>
            </w:pPr>
            <w:r>
              <w:t>254.82592</w:t>
            </w:r>
          </w:p>
        </w:tc>
        <w:tc>
          <w:tcPr>
            <w:tcW w:w="1182" w:type="dxa"/>
          </w:tcPr>
          <w:p w14:paraId="70A41607" w14:textId="77777777" w:rsidR="00C76A5C" w:rsidRDefault="002A147B">
            <w:pPr>
              <w:pStyle w:val="Compact"/>
              <w:jc w:val="right"/>
            </w:pPr>
            <w:r>
              <w:t>254.82592</w:t>
            </w:r>
          </w:p>
        </w:tc>
        <w:tc>
          <w:tcPr>
            <w:tcW w:w="1290" w:type="dxa"/>
          </w:tcPr>
          <w:p w14:paraId="70A41608" w14:textId="77777777" w:rsidR="00C76A5C" w:rsidRDefault="002A147B">
            <w:pPr>
              <w:pStyle w:val="Compact"/>
              <w:jc w:val="right"/>
            </w:pPr>
            <w:r>
              <w:t>31.347386</w:t>
            </w:r>
          </w:p>
        </w:tc>
        <w:tc>
          <w:tcPr>
            <w:tcW w:w="1218" w:type="dxa"/>
          </w:tcPr>
          <w:p w14:paraId="70A41609" w14:textId="77777777" w:rsidR="00C76A5C" w:rsidRDefault="002A147B">
            <w:pPr>
              <w:pStyle w:val="Compact"/>
              <w:jc w:val="right"/>
            </w:pPr>
            <w:r>
              <w:t>0.0000004</w:t>
            </w:r>
          </w:p>
        </w:tc>
      </w:tr>
      <w:tr w:rsidR="00C76A5C" w14:paraId="70A41612" w14:textId="77777777">
        <w:tc>
          <w:tcPr>
            <w:tcW w:w="931" w:type="dxa"/>
          </w:tcPr>
          <w:p w14:paraId="70A4160B" w14:textId="77777777" w:rsidR="00C76A5C" w:rsidRDefault="002A147B">
            <w:pPr>
              <w:pStyle w:val="Compact"/>
            </w:pPr>
            <w:r>
              <w:t>Chlamydomonas_priscui</w:t>
            </w:r>
          </w:p>
        </w:tc>
        <w:tc>
          <w:tcPr>
            <w:tcW w:w="1110" w:type="dxa"/>
          </w:tcPr>
          <w:p w14:paraId="70A4160C" w14:textId="77777777" w:rsidR="00C76A5C" w:rsidRDefault="002A147B">
            <w:pPr>
              <w:pStyle w:val="Compact"/>
            </w:pPr>
            <w:r>
              <w:t>Temp_C</w:t>
            </w:r>
          </w:p>
        </w:tc>
        <w:tc>
          <w:tcPr>
            <w:tcW w:w="1039" w:type="dxa"/>
          </w:tcPr>
          <w:p w14:paraId="70A4160D" w14:textId="77777777" w:rsidR="00C76A5C" w:rsidRDefault="002A147B">
            <w:pPr>
              <w:pStyle w:val="Compact"/>
              <w:jc w:val="right"/>
            </w:pPr>
            <w:r>
              <w:t>1</w:t>
            </w:r>
          </w:p>
        </w:tc>
        <w:tc>
          <w:tcPr>
            <w:tcW w:w="1146" w:type="dxa"/>
          </w:tcPr>
          <w:p w14:paraId="70A4160E" w14:textId="77777777" w:rsidR="00C76A5C" w:rsidRDefault="002A147B">
            <w:pPr>
              <w:pStyle w:val="Compact"/>
              <w:jc w:val="right"/>
            </w:pPr>
            <w:r>
              <w:t>475.80733</w:t>
            </w:r>
          </w:p>
        </w:tc>
        <w:tc>
          <w:tcPr>
            <w:tcW w:w="1182" w:type="dxa"/>
          </w:tcPr>
          <w:p w14:paraId="70A4160F" w14:textId="77777777" w:rsidR="00C76A5C" w:rsidRDefault="002A147B">
            <w:pPr>
              <w:pStyle w:val="Compact"/>
              <w:jc w:val="right"/>
            </w:pPr>
            <w:r>
              <w:t>475.80733</w:t>
            </w:r>
          </w:p>
        </w:tc>
        <w:tc>
          <w:tcPr>
            <w:tcW w:w="1290" w:type="dxa"/>
          </w:tcPr>
          <w:p w14:paraId="70A41610" w14:textId="77777777" w:rsidR="00C76A5C" w:rsidRDefault="002A147B">
            <w:pPr>
              <w:pStyle w:val="Compact"/>
              <w:jc w:val="right"/>
            </w:pPr>
            <w:r>
              <w:t>58.531394</w:t>
            </w:r>
          </w:p>
        </w:tc>
        <w:tc>
          <w:tcPr>
            <w:tcW w:w="1218" w:type="dxa"/>
          </w:tcPr>
          <w:p w14:paraId="70A41611" w14:textId="77777777" w:rsidR="00C76A5C" w:rsidRDefault="002A147B">
            <w:pPr>
              <w:pStyle w:val="Compact"/>
              <w:jc w:val="right"/>
            </w:pPr>
            <w:r>
              <w:t>0.0000000</w:t>
            </w:r>
          </w:p>
        </w:tc>
      </w:tr>
      <w:tr w:rsidR="00C76A5C" w14:paraId="70A4161A" w14:textId="77777777">
        <w:tc>
          <w:tcPr>
            <w:tcW w:w="931" w:type="dxa"/>
          </w:tcPr>
          <w:p w14:paraId="70A41613" w14:textId="77777777" w:rsidR="00C76A5C" w:rsidRDefault="002A147B">
            <w:pPr>
              <w:pStyle w:val="Compact"/>
            </w:pPr>
            <w:r>
              <w:t>Chlamydomonas_priscui</w:t>
            </w:r>
          </w:p>
        </w:tc>
        <w:tc>
          <w:tcPr>
            <w:tcW w:w="1110" w:type="dxa"/>
          </w:tcPr>
          <w:p w14:paraId="70A41614" w14:textId="77777777" w:rsidR="00C76A5C" w:rsidRDefault="002A147B">
            <w:pPr>
              <w:pStyle w:val="Compact"/>
            </w:pPr>
            <w:r>
              <w:t>NaCl_mM</w:t>
            </w:r>
          </w:p>
        </w:tc>
        <w:tc>
          <w:tcPr>
            <w:tcW w:w="1039" w:type="dxa"/>
          </w:tcPr>
          <w:p w14:paraId="70A41615" w14:textId="77777777" w:rsidR="00C76A5C" w:rsidRDefault="002A147B">
            <w:pPr>
              <w:pStyle w:val="Compact"/>
              <w:jc w:val="right"/>
            </w:pPr>
            <w:r>
              <w:t>1</w:t>
            </w:r>
          </w:p>
        </w:tc>
        <w:tc>
          <w:tcPr>
            <w:tcW w:w="1146" w:type="dxa"/>
          </w:tcPr>
          <w:p w14:paraId="70A41616" w14:textId="77777777" w:rsidR="00C76A5C" w:rsidRDefault="002A147B">
            <w:pPr>
              <w:pStyle w:val="Compact"/>
              <w:jc w:val="right"/>
            </w:pPr>
            <w:r>
              <w:t>39.56866</w:t>
            </w:r>
          </w:p>
        </w:tc>
        <w:tc>
          <w:tcPr>
            <w:tcW w:w="1182" w:type="dxa"/>
          </w:tcPr>
          <w:p w14:paraId="70A41617" w14:textId="77777777" w:rsidR="00C76A5C" w:rsidRDefault="002A147B">
            <w:pPr>
              <w:pStyle w:val="Compact"/>
              <w:jc w:val="right"/>
            </w:pPr>
            <w:r>
              <w:t>39.56866</w:t>
            </w:r>
          </w:p>
        </w:tc>
        <w:tc>
          <w:tcPr>
            <w:tcW w:w="1290" w:type="dxa"/>
          </w:tcPr>
          <w:p w14:paraId="70A41618" w14:textId="77777777" w:rsidR="00C76A5C" w:rsidRDefault="002A147B">
            <w:pPr>
              <w:pStyle w:val="Compact"/>
              <w:jc w:val="right"/>
            </w:pPr>
            <w:r>
              <w:t>4.867535</w:t>
            </w:r>
          </w:p>
        </w:tc>
        <w:tc>
          <w:tcPr>
            <w:tcW w:w="1218" w:type="dxa"/>
          </w:tcPr>
          <w:p w14:paraId="70A41619" w14:textId="77777777" w:rsidR="00C76A5C" w:rsidRDefault="002A147B">
            <w:pPr>
              <w:pStyle w:val="Compact"/>
              <w:jc w:val="right"/>
            </w:pPr>
            <w:r>
              <w:t>0.0306984</w:t>
            </w:r>
          </w:p>
        </w:tc>
      </w:tr>
      <w:tr w:rsidR="00C76A5C" w14:paraId="70A41622" w14:textId="77777777">
        <w:tc>
          <w:tcPr>
            <w:tcW w:w="931" w:type="dxa"/>
          </w:tcPr>
          <w:p w14:paraId="70A4161B" w14:textId="77777777" w:rsidR="00C76A5C" w:rsidRDefault="002A147B">
            <w:pPr>
              <w:pStyle w:val="Compact"/>
            </w:pPr>
            <w:r>
              <w:t>Chlamydomonas_reinhardtii</w:t>
            </w:r>
          </w:p>
        </w:tc>
        <w:tc>
          <w:tcPr>
            <w:tcW w:w="1110" w:type="dxa"/>
          </w:tcPr>
          <w:p w14:paraId="70A4161C" w14:textId="77777777" w:rsidR="00C76A5C" w:rsidRDefault="002A147B">
            <w:pPr>
              <w:pStyle w:val="Compact"/>
            </w:pPr>
            <w:r>
              <w:t>Temp_C</w:t>
            </w:r>
          </w:p>
        </w:tc>
        <w:tc>
          <w:tcPr>
            <w:tcW w:w="1039" w:type="dxa"/>
          </w:tcPr>
          <w:p w14:paraId="70A4161D" w14:textId="77777777" w:rsidR="00C76A5C" w:rsidRDefault="002A147B">
            <w:pPr>
              <w:pStyle w:val="Compact"/>
              <w:jc w:val="right"/>
            </w:pPr>
            <w:r>
              <w:t>1</w:t>
            </w:r>
          </w:p>
        </w:tc>
        <w:tc>
          <w:tcPr>
            <w:tcW w:w="1146" w:type="dxa"/>
          </w:tcPr>
          <w:p w14:paraId="70A4161E" w14:textId="77777777" w:rsidR="00C76A5C" w:rsidRDefault="002A147B">
            <w:pPr>
              <w:pStyle w:val="Compact"/>
              <w:jc w:val="right"/>
            </w:pPr>
            <w:r>
              <w:t>18.49120</w:t>
            </w:r>
          </w:p>
        </w:tc>
        <w:tc>
          <w:tcPr>
            <w:tcW w:w="1182" w:type="dxa"/>
          </w:tcPr>
          <w:p w14:paraId="70A4161F" w14:textId="77777777" w:rsidR="00C76A5C" w:rsidRDefault="002A147B">
            <w:pPr>
              <w:pStyle w:val="Compact"/>
              <w:jc w:val="right"/>
            </w:pPr>
            <w:r>
              <w:t>18.49120</w:t>
            </w:r>
          </w:p>
        </w:tc>
        <w:tc>
          <w:tcPr>
            <w:tcW w:w="1290" w:type="dxa"/>
          </w:tcPr>
          <w:p w14:paraId="70A41620" w14:textId="77777777" w:rsidR="00C76A5C" w:rsidRDefault="002A147B">
            <w:pPr>
              <w:pStyle w:val="Compact"/>
              <w:jc w:val="right"/>
            </w:pPr>
            <w:r>
              <w:t>5.152300</w:t>
            </w:r>
          </w:p>
        </w:tc>
        <w:tc>
          <w:tcPr>
            <w:tcW w:w="1218" w:type="dxa"/>
          </w:tcPr>
          <w:p w14:paraId="70A41621" w14:textId="77777777" w:rsidR="00C76A5C" w:rsidRDefault="002A147B">
            <w:pPr>
              <w:pStyle w:val="Compact"/>
              <w:jc w:val="right"/>
            </w:pPr>
            <w:r>
              <w:t>0.0265393</w:t>
            </w:r>
          </w:p>
        </w:tc>
      </w:tr>
    </w:tbl>
    <w:p w14:paraId="70A41623" w14:textId="77777777" w:rsidR="00C76A5C" w:rsidRDefault="002A147B">
      <w:pPr>
        <w:pStyle w:val="Titre1"/>
      </w:pPr>
      <w:bookmarkStart w:id="319" w:name="discussion"/>
      <w:bookmarkEnd w:id="303"/>
      <w:bookmarkEnd w:id="310"/>
      <w:r>
        <w:t>Discussion</w:t>
      </w:r>
    </w:p>
    <w:p w14:paraId="70A41624" w14:textId="77777777" w:rsidR="00C76A5C" w:rsidRDefault="002A147B">
      <w:pPr>
        <w:pStyle w:val="FirstParagraph"/>
      </w:pPr>
      <w:r>
        <w:t>Across all study strains ChlF oscillations, provoked by a series of single turnover saturating flashes, showed wavelet power at a period of four, that declined with increasing measurement temperatures and increasing spacing of flashes, equivalent to decreasing light. Thus sustained synchronized S-State cycling of PSII decayed faster under higher temperatures and lower equivalent light (Figure 3) (de Wijn and van Gorkom, 2002). While light absorption and excitation energy transfer within PSII are not tempera</w:t>
      </w:r>
      <w:r>
        <w:t xml:space="preserve">ture-sensitive, the redox reactions associated with downstream electron transport are highly temperature-dependent (Hüner et al., 2023). Furthermore, the probabilities of charge recombinations decrease as temperature drops below the activation energies for recombination paths, 21 - </w:t>
      </w:r>
      <w:r>
        <w:lastRenderedPageBreak/>
        <w:t>29 °C for recombination to S2 from Q</w:t>
      </w:r>
      <w:r>
        <w:rPr>
          <w:vertAlign w:val="subscript"/>
        </w:rPr>
        <w:t>A</w:t>
      </w:r>
      <w:r>
        <w:rPr>
          <w:vertAlign w:val="superscript"/>
        </w:rPr>
        <w:t>-</w:t>
      </w:r>
      <w:r>
        <w:t>, or 35 - 41 for recombination to S2 from Q</w:t>
      </w:r>
      <w:r>
        <w:rPr>
          <w:vertAlign w:val="subscript"/>
        </w:rPr>
        <w:t>B</w:t>
      </w:r>
      <w:r>
        <w:rPr>
          <w:vertAlign w:val="superscript"/>
        </w:rPr>
        <w:t>-</w:t>
      </w:r>
      <w:r>
        <w:t xml:space="preserve"> (Ivanov et al., 2006). This temperature dependence may interact with acclimatory mechanisms to regulate photosynthetic electron flow, S-State tra</w:t>
      </w:r>
      <w:r>
        <w:t>nsitions, and energy partitioning (Hüner et al., 2023).</w:t>
      </w:r>
    </w:p>
    <w:p w14:paraId="70A41625" w14:textId="77777777" w:rsidR="00C76A5C" w:rsidRDefault="002A147B">
      <w:pPr>
        <w:pStyle w:val="Corpsdetexte"/>
      </w:pPr>
      <w:r>
        <w:t>The desynchronization of S-State cycling among the PSII in a population indicates that sufficient photochemical misses, including charge recombinations, have taken place to create a PSII population with a randomized distribution of S-States. Thus, if this desynchronization occurs after fewer consecutive flashes, it signifies an increased proportion of PSII undergoing photochemical misses for each flash. By inference, PSII populations with increased incidence of energetically wasteful misses, including charg</w:t>
      </w:r>
      <w:r>
        <w:t xml:space="preserve">e recombinations, such as those under high temperatures and low light levels, are less efficient in their photosynthetic energy conversion (Rappaport et al., 2005), which becomes a critical factor for maintaining photosynthesis under low light, with wide spacings between sequential excitations of each PSII. </w:t>
      </w:r>
      <w:commentRangeStart w:id="320"/>
      <w:r>
        <w:t xml:space="preserve">While light absorption and excitation energy transfer within PSII are not temperature-sensitive, the redox reactions associated with downstream electron transport are highly temperature-dependent (Hüner </w:t>
      </w:r>
      <w:r>
        <w:t>et al., 2023).</w:t>
      </w:r>
      <w:commentRangeEnd w:id="320"/>
      <w:r w:rsidR="002B6B09">
        <w:rPr>
          <w:rStyle w:val="Marquedecommentaire"/>
          <w:sz w:val="24"/>
          <w:szCs w:val="24"/>
        </w:rPr>
        <w:commentReference w:id="320"/>
      </w:r>
      <w:r>
        <w:t xml:space="preserve"> Furthermore, the probability of charge recombinations decrease below room temperature (Ivanov et al., 2006; Han et al., 2008), as temperature drops below the activation energies for recombination paths. This temperature dependence may interact with acclimatory mechanisms to regulate photosynthetic electron flow, S-State transitions, and energy partitioning (Hüner et al., 2023).</w:t>
      </w:r>
    </w:p>
    <w:p w14:paraId="70A41626" w14:textId="77777777" w:rsidR="00C76A5C" w:rsidRDefault="002A147B">
      <w:pPr>
        <w:pStyle w:val="Corpsdetexte"/>
      </w:pPr>
      <w:r>
        <w:lastRenderedPageBreak/>
        <w:t>These results are consistent with previous literature evaluating the responses of photochemical misses to light conditions. As light levels decline, there are longer intervals between successive PSII excitations, pushing fewer electrons through the electron transport chain (Keren et al., 1997). Consequently, the probability of energetically wasteful charge recombinations is higher over the longer intervals between excitations, leading to weaker maintenance of S-State cycling (Keren et al., 1997; de Wijn and</w:t>
      </w:r>
      <w:r>
        <w:t xml:space="preserve"> van Gorkom, 2002). These findings are consistent with recombination reactions decreasing with temperature (Ivanov et al., 2006) as ambient temperature falls below the activation temperatures of the recombinations. In contrast, in PSII-enriched membrane fractions isolated from spinach, the average miss probability of S-State transitions was highest at -10 °C and lowest at 10 °C (Han et al., 2022).</w:t>
      </w:r>
    </w:p>
    <w:p w14:paraId="70A41627" w14:textId="77777777" w:rsidR="00C76A5C" w:rsidRDefault="002A147B">
      <w:pPr>
        <w:pStyle w:val="Corpsdetexte"/>
      </w:pPr>
      <w:r>
        <w:rPr>
          <w:i/>
          <w:iCs/>
        </w:rPr>
        <w:t>Chlamydomonas</w:t>
      </w:r>
      <w:r>
        <w:t xml:space="preserve"> sp. ICE-MDV, </w:t>
      </w:r>
      <w:r>
        <w:rPr>
          <w:i/>
          <w:iCs/>
        </w:rPr>
        <w:t>Chlamydomonas malina</w:t>
      </w:r>
      <w:r>
        <w:t xml:space="preserve"> and </w:t>
      </w:r>
      <w:r>
        <w:rPr>
          <w:i/>
          <w:iCs/>
        </w:rPr>
        <w:t>Chlamydomonas priscui</w:t>
      </w:r>
      <w:r>
        <w:t xml:space="preserve"> originate from Lake Bonney in Antarctica, but previous work found differential responses to light among the strains. Unlike the obligately shade-adapted </w:t>
      </w:r>
      <w:r>
        <w:rPr>
          <w:i/>
          <w:iCs/>
        </w:rPr>
        <w:t>Chlamydomonas priscui</w:t>
      </w:r>
      <w:r>
        <w:t xml:space="preserve"> that is only present in the deep photic zone, </w:t>
      </w:r>
      <w:r>
        <w:rPr>
          <w:i/>
          <w:iCs/>
        </w:rPr>
        <w:t>Chlamydomonas</w:t>
      </w:r>
      <w:r>
        <w:t xml:space="preserve"> sp. ICE-MDV has been isolated from various depths within the lake (Li and Morgan-Kiss (2019)) including shallow and seasonally open waters (Sherwell et al. (2022)) where it encounters a wider range of light condition</w:t>
      </w:r>
      <w:r>
        <w:t xml:space="preserve">s. Thus, in contrast with </w:t>
      </w:r>
      <w:r>
        <w:rPr>
          <w:i/>
          <w:iCs/>
        </w:rPr>
        <w:t>Chlamydomonas priscui</w:t>
      </w:r>
      <w:r>
        <w:t xml:space="preserve"> that has a “locked” physiology, </w:t>
      </w:r>
      <w:r>
        <w:rPr>
          <w:i/>
          <w:iCs/>
        </w:rPr>
        <w:t>Chlamydomonas</w:t>
      </w:r>
      <w:r>
        <w:t xml:space="preserve"> sp. ICE-MDV has retained the ability to balance excitation pressure through state transitions (Kalra et al. (2023)), can modify its photosynthetic apparatus due to nutrient availability (Cook et al. (2019)), exhibits phototactic motility in response to light signals (Poirier et al.) and can successfully acclimate to a range of wavelengths and light </w:t>
      </w:r>
      <w:r>
        <w:lastRenderedPageBreak/>
        <w:t>intensities (Poirier et al. (2025)). It is evident that physiologic</w:t>
      </w:r>
      <w:r>
        <w:t>al differences exist among polar species, likely as a result of life in comparably cold, but otherwise differing environments.</w:t>
      </w:r>
    </w:p>
    <w:p w14:paraId="70A41628" w14:textId="1E3C609C" w:rsidR="00C76A5C" w:rsidRDefault="002A147B">
      <w:pPr>
        <w:pStyle w:val="Corpsdetexte"/>
      </w:pPr>
      <w:r>
        <w:t>Nevertheless, strong, sustained periodicity of ChlF emissions is a common trait across the diverse polar strains of diatoms and green algae (Figures 3; 4; 5; 6. Further, the polar exhibited significant 4-step ChlF oscillations under a broader range of measurement conditions around their growth temperatures than did their temperate counterparts</w:t>
      </w:r>
      <w:commentRangeStart w:id="321"/>
      <w:r>
        <w:t xml:space="preserve">. These findings illustrate that polar phytoplankton species, at and around their lower growth temperatures, show higher capacity to maintain synchronized S-State cycling than do temperate strains around their higher growth temperatures. The rates of photochemical misses, notably through charge recombinations, relative to productive photochemistry, increase under lower light and higher temperatures (Keren et al., 1997; Ivanov et al., 2006). </w:t>
      </w:r>
      <w:commentRangeEnd w:id="321"/>
      <w:r w:rsidR="00DF31C0">
        <w:rPr>
          <w:rStyle w:val="Marquedecommentaire"/>
          <w:sz w:val="24"/>
          <w:szCs w:val="24"/>
        </w:rPr>
        <w:commentReference w:id="321"/>
      </w:r>
      <w:r>
        <w:t>Thus, sustained synchronized S-State cycling reflects suppression of energetically wasteful photochemical misses in the polar strains</w:t>
      </w:r>
      <w:r>
        <w:t xml:space="preserve">, measured at the lower growth temperatures possible for </w:t>
      </w:r>
      <w:del w:id="322" w:author="Arthur Plassart" w:date="2026-01-08T15:45:00Z" w16du:dateUtc="2026-01-08T14:45:00Z">
        <w:r w:rsidDel="003515D0">
          <w:delText>poalr</w:delText>
        </w:r>
      </w:del>
      <w:ins w:id="323" w:author="Arthur Plassart" w:date="2026-01-08T15:45:00Z" w16du:dateUtc="2026-01-08T14:45:00Z">
        <w:r w:rsidR="003515D0">
          <w:t>polar</w:t>
        </w:r>
      </w:ins>
      <w:r>
        <w:t xml:space="preserve"> strains. Stable S-State cycling and minimizing energy losses through charge recombination support electron flow</w:t>
      </w:r>
      <w:ins w:id="324" w:author="Arthur Plassart" w:date="2026-01-08T15:46:00Z" w16du:dateUtc="2026-01-08T14:46:00Z">
        <w:r w:rsidR="006B4DB3">
          <w:t xml:space="preserve"> to</w:t>
        </w:r>
      </w:ins>
      <w:ins w:id="325" w:author="Arthur Plassart" w:date="2026-01-08T15:45:00Z" w16du:dateUtc="2026-01-08T14:45:00Z">
        <w:r w:rsidR="003515D0">
          <w:t xml:space="preserve"> </w:t>
        </w:r>
      </w:ins>
      <w:ins w:id="326" w:author="Arthur Plassart" w:date="2026-01-08T15:46:00Z" w16du:dateUtc="2026-01-08T14:46:00Z">
        <w:r w:rsidR="006B4DB3" w:rsidRPr="006B4DB3">
          <w:t>the linear photosynthetic chain</w:t>
        </w:r>
      </w:ins>
      <w:r>
        <w:t>, sustaining ATP and NADPH production, and minimizing the risk of photodamage to the photosynthetic machinery (Rappaport et al., 2005; Keren et al., 1997). Thus, sustaining PSII function even under widely spaced excitations appears as an emergent property for the productivity of polar phytoplankton under the ice during the polar night.</w:t>
      </w:r>
    </w:p>
    <w:p w14:paraId="70A41629" w14:textId="77777777" w:rsidR="00C76A5C" w:rsidRDefault="002A147B">
      <w:pPr>
        <w:pStyle w:val="Corpsdetexte"/>
      </w:pPr>
      <w:r>
        <w:t xml:space="preserve">Salinities vary widely across the habitats of the tested strains, and fluctuate within some habitats during ice formation and melting XXXMACKENZIE CITATIONSXXXX. Higher </w:t>
      </w:r>
      <w:r>
        <w:lastRenderedPageBreak/>
        <w:t xml:space="preserve">salinity stabilizes PSII function under stress across strains of </w:t>
      </w:r>
      <w:r>
        <w:rPr>
          <w:i/>
          <w:iCs/>
        </w:rPr>
        <w:t>Chlamydomonas</w:t>
      </w:r>
      <w:r>
        <w:t xml:space="preserve"> XXXXPOMONA CITATIONXXX. NaCl concentration showed an influence on dampening indices when analyzed across all tested </w:t>
      </w:r>
      <w:r>
        <w:rPr>
          <w:i/>
          <w:iCs/>
        </w:rPr>
        <w:t>Chlamydomonas</w:t>
      </w:r>
      <w:r>
        <w:t xml:space="preserve"> taxa, but when tested within taxa, NaCl only showed an influence within </w:t>
      </w:r>
      <w:r>
        <w:rPr>
          <w:i/>
          <w:iCs/>
        </w:rPr>
        <w:t>Chlamydomonas priscui</w:t>
      </w:r>
      <w:r>
        <w:t xml:space="preserve">. </w:t>
      </w:r>
      <w:commentRangeStart w:id="327"/>
      <w:r>
        <w:t xml:space="preserve">It is important to note that faster desynchronization of S-State cycling does not indicate a loss nor instability of PSII function </w:t>
      </w:r>
      <w:r>
        <w:rPr>
          <w:i/>
          <w:iCs/>
        </w:rPr>
        <w:t>per se</w:t>
      </w:r>
      <w:r>
        <w:t xml:space="preserve">. </w:t>
      </w:r>
      <w:commentRangeEnd w:id="327"/>
      <w:r w:rsidR="00046FB6">
        <w:rPr>
          <w:rStyle w:val="Marquedecommentaire"/>
          <w:sz w:val="24"/>
          <w:szCs w:val="24"/>
        </w:rPr>
        <w:commentReference w:id="327"/>
      </w:r>
      <w:r>
        <w:t>Instad, desynchronization reflects randomization of the S-States of the PSII population. Prolonged synchronization under low effective light levels is thus an indicator of the capacity of PSII to exploit widely spaced photons under low light, not the stability of PSII function.</w:t>
      </w:r>
    </w:p>
    <w:p w14:paraId="70A4162A" w14:textId="77777777" w:rsidR="00C76A5C" w:rsidRDefault="002A147B">
      <w:pPr>
        <w:pStyle w:val="Corpsdetexte"/>
      </w:pPr>
      <w:r>
        <w:t>Understanding and detecting mechanisms enabling polar phytoplankton to sustain slow, but significant, productivity under the ice in the winter can help predict the changing dynamics of spring phytoplankton blooms, in the face of rapid warming (Ardyna and Arrigo, 2020). Beyond direct temperature changes, polar aquatic ecosystems are experiencing declines in sea ice extent and thickness, escalating freshwater inputs, acidification, and increased winds and storms (Ardyna and Arrigo, 2020; Cvetkovska et al., 20</w:t>
      </w:r>
      <w:r>
        <w:t>22). These pressures are altering the productivity and seasonal peaks of phytoplankton blooms (Ardyna and Arrigo, 2020). Maintaining photosynthetic energy conversion over winter is crucial for the timing and speed of spring bloom initiation (Hancke et al., 2018). Our findings indicate that low growth temperature is a factor enabling phytoplankton to exploit extreme low light. Taxa with this capacity then possess a competitive advantage in quickly initiating spring growth, giving them first access to the nut</w:t>
      </w:r>
      <w:r>
        <w:t>rients required to form an extensive bloom and in turn, exert bottom-up effects on changing polar ecosystems (Ardyna and Arrigo, 2020).</w:t>
      </w:r>
    </w:p>
    <w:p w14:paraId="70A4162B" w14:textId="77777777" w:rsidR="00C76A5C" w:rsidRDefault="002A147B">
      <w:pPr>
        <w:pStyle w:val="Titre1"/>
      </w:pPr>
      <w:bookmarkStart w:id="328" w:name="acknowledgements"/>
      <w:bookmarkEnd w:id="319"/>
      <w:r>
        <w:lastRenderedPageBreak/>
        <w:t>Acknowledgements</w:t>
      </w:r>
    </w:p>
    <w:p w14:paraId="70A4162C" w14:textId="77777777" w:rsidR="00C76A5C" w:rsidRDefault="002A147B">
      <w:pPr>
        <w:pStyle w:val="Titre1"/>
      </w:pPr>
      <w:bookmarkStart w:id="329" w:name="supporting-information"/>
      <w:bookmarkEnd w:id="328"/>
      <w:r>
        <w:t>Supporting information</w:t>
      </w:r>
    </w:p>
    <w:p w14:paraId="70A4162D" w14:textId="77777777" w:rsidR="00C76A5C" w:rsidRDefault="002A147B">
      <w:pPr>
        <w:pStyle w:val="TableCaption"/>
      </w:pPr>
      <w:bookmarkStart w:id="330" w:name="tab:fluormeas"/>
      <w:bookmarkEnd w:id="330"/>
      <w:r>
        <w:t>Table 2: Study taxa and single turnover saturating flash measurement conditions, with equivalent effective light levels (µmol photons m</w:t>
      </w:r>
      <w:r>
        <w:rPr>
          <w:vertAlign w:val="superscript"/>
        </w:rPr>
        <w:t>-2</w:t>
      </w:r>
      <w:r>
        <w:t>s</w:t>
      </w:r>
      <w:r>
        <w:rPr>
          <w:vertAlign w:val="superscript"/>
        </w:rPr>
        <w:t>-1</w:t>
      </w:r>
      <w:r>
        <w:t>).</w:t>
      </w:r>
    </w:p>
    <w:tbl>
      <w:tblPr>
        <w:tblStyle w:val="Table"/>
        <w:tblW w:w="5000" w:type="pct"/>
        <w:tblLayout w:type="fixed"/>
        <w:tblLook w:val="0020" w:firstRow="1" w:lastRow="0" w:firstColumn="0" w:lastColumn="0" w:noHBand="0" w:noVBand="0"/>
        <w:tblCaption w:val="Table 2: Study taxa and single turnover saturating flash measurement conditions, with equivalent effective light levels (µmol photons m-2s-1)."/>
      </w:tblPr>
      <w:tblGrid>
        <w:gridCol w:w="1844"/>
        <w:gridCol w:w="1347"/>
        <w:gridCol w:w="2127"/>
        <w:gridCol w:w="1560"/>
        <w:gridCol w:w="1773"/>
        <w:gridCol w:w="709"/>
      </w:tblGrid>
      <w:tr w:rsidR="00C76A5C" w14:paraId="70A41634" w14:textId="77777777" w:rsidTr="00C76A5C">
        <w:trPr>
          <w:cnfStyle w:val="100000000000" w:firstRow="1" w:lastRow="0" w:firstColumn="0" w:lastColumn="0" w:oddVBand="0" w:evenVBand="0" w:oddHBand="0" w:evenHBand="0" w:firstRowFirstColumn="0" w:firstRowLastColumn="0" w:lastRowFirstColumn="0" w:lastRowLastColumn="0"/>
          <w:tblHeader/>
        </w:trPr>
        <w:tc>
          <w:tcPr>
            <w:tcW w:w="1560" w:type="dxa"/>
          </w:tcPr>
          <w:p w14:paraId="70A4162E" w14:textId="77777777" w:rsidR="00C76A5C" w:rsidRDefault="002A147B">
            <w:pPr>
              <w:pStyle w:val="Compact"/>
            </w:pPr>
            <w:r>
              <w:t>Taxa</w:t>
            </w:r>
          </w:p>
        </w:tc>
        <w:tc>
          <w:tcPr>
            <w:tcW w:w="1140" w:type="dxa"/>
          </w:tcPr>
          <w:p w14:paraId="70A4162F" w14:textId="77777777" w:rsidR="00C76A5C" w:rsidRDefault="002A147B">
            <w:pPr>
              <w:pStyle w:val="Compact"/>
              <w:jc w:val="right"/>
            </w:pPr>
            <w:r>
              <w:t>Flash Spacings (s)</w:t>
            </w:r>
          </w:p>
        </w:tc>
        <w:tc>
          <w:tcPr>
            <w:tcW w:w="1800" w:type="dxa"/>
          </w:tcPr>
          <w:p w14:paraId="70A41630" w14:textId="77777777" w:rsidR="00C76A5C" w:rsidRDefault="002A147B">
            <w:pPr>
              <w:pStyle w:val="Compact"/>
              <w:jc w:val="right"/>
            </w:pPr>
            <w:r>
              <w:t>Measurement Temperatures (°C)</w:t>
            </w:r>
          </w:p>
        </w:tc>
        <w:tc>
          <w:tcPr>
            <w:tcW w:w="1320" w:type="dxa"/>
          </w:tcPr>
          <w:p w14:paraId="70A41631" w14:textId="77777777" w:rsidR="00C76A5C" w:rsidRDefault="002A147B">
            <w:pPr>
              <w:pStyle w:val="Compact"/>
              <w:jc w:val="right"/>
            </w:pPr>
            <w:r>
              <w:t>Equivalent Light (µE)</w:t>
            </w:r>
          </w:p>
        </w:tc>
        <w:tc>
          <w:tcPr>
            <w:tcW w:w="1500" w:type="dxa"/>
          </w:tcPr>
          <w:p w14:paraId="70A41632" w14:textId="77777777" w:rsidR="00C76A5C" w:rsidRDefault="002A147B">
            <w:pPr>
              <w:pStyle w:val="Compact"/>
              <w:jc w:val="right"/>
            </w:pPr>
            <w:r>
              <w:t>Growth Temperatures (°C)</w:t>
            </w:r>
          </w:p>
        </w:tc>
        <w:tc>
          <w:tcPr>
            <w:tcW w:w="600" w:type="dxa"/>
          </w:tcPr>
          <w:p w14:paraId="70A41633" w14:textId="77777777" w:rsidR="00C76A5C" w:rsidRDefault="002A147B">
            <w:pPr>
              <w:pStyle w:val="Compact"/>
              <w:jc w:val="right"/>
            </w:pPr>
            <w:r>
              <w:t>NaCl (mM)</w:t>
            </w:r>
          </w:p>
        </w:tc>
      </w:tr>
      <w:tr w:rsidR="00C76A5C" w14:paraId="70A4163B" w14:textId="77777777">
        <w:tc>
          <w:tcPr>
            <w:tcW w:w="1560" w:type="dxa"/>
          </w:tcPr>
          <w:p w14:paraId="70A41635" w14:textId="77777777" w:rsidR="00C76A5C" w:rsidRDefault="002A147B">
            <w:pPr>
              <w:pStyle w:val="Compact"/>
            </w:pPr>
            <w:r>
              <w:t>Chlamydomonas_euryale</w:t>
            </w:r>
          </w:p>
        </w:tc>
        <w:tc>
          <w:tcPr>
            <w:tcW w:w="1140" w:type="dxa"/>
          </w:tcPr>
          <w:p w14:paraId="70A41636" w14:textId="77777777" w:rsidR="00C76A5C" w:rsidRDefault="002A147B">
            <w:pPr>
              <w:pStyle w:val="Compact"/>
              <w:jc w:val="right"/>
            </w:pPr>
            <w:r>
              <w:t>1</w:t>
            </w:r>
          </w:p>
        </w:tc>
        <w:tc>
          <w:tcPr>
            <w:tcW w:w="1800" w:type="dxa"/>
          </w:tcPr>
          <w:p w14:paraId="70A41637" w14:textId="77777777" w:rsidR="00C76A5C" w:rsidRDefault="002A147B">
            <w:pPr>
              <w:pStyle w:val="Compact"/>
              <w:jc w:val="right"/>
            </w:pPr>
            <w:r>
              <w:t>16</w:t>
            </w:r>
          </w:p>
        </w:tc>
        <w:tc>
          <w:tcPr>
            <w:tcW w:w="1320" w:type="dxa"/>
          </w:tcPr>
          <w:p w14:paraId="70A41638" w14:textId="77777777" w:rsidR="00C76A5C" w:rsidRDefault="002A147B">
            <w:pPr>
              <w:pStyle w:val="Compact"/>
              <w:jc w:val="right"/>
            </w:pPr>
            <w:r>
              <w:t>0.70619</w:t>
            </w:r>
          </w:p>
        </w:tc>
        <w:tc>
          <w:tcPr>
            <w:tcW w:w="1500" w:type="dxa"/>
          </w:tcPr>
          <w:p w14:paraId="70A41639" w14:textId="77777777" w:rsidR="00C76A5C" w:rsidRDefault="002A147B">
            <w:pPr>
              <w:pStyle w:val="Compact"/>
              <w:jc w:val="right"/>
            </w:pPr>
            <w:r>
              <w:t>24</w:t>
            </w:r>
          </w:p>
        </w:tc>
        <w:tc>
          <w:tcPr>
            <w:tcW w:w="600" w:type="dxa"/>
          </w:tcPr>
          <w:p w14:paraId="70A4163A" w14:textId="77777777" w:rsidR="00C76A5C" w:rsidRDefault="002A147B">
            <w:pPr>
              <w:pStyle w:val="Compact"/>
              <w:jc w:val="right"/>
            </w:pPr>
            <w:r>
              <w:t>30.00</w:t>
            </w:r>
          </w:p>
        </w:tc>
      </w:tr>
      <w:tr w:rsidR="00C76A5C" w14:paraId="70A41642" w14:textId="77777777">
        <w:tc>
          <w:tcPr>
            <w:tcW w:w="1560" w:type="dxa"/>
          </w:tcPr>
          <w:p w14:paraId="70A4163C" w14:textId="77777777" w:rsidR="00C76A5C" w:rsidRDefault="002A147B">
            <w:pPr>
              <w:pStyle w:val="Compact"/>
            </w:pPr>
            <w:r>
              <w:t>Chlamydomonas_euryale</w:t>
            </w:r>
          </w:p>
        </w:tc>
        <w:tc>
          <w:tcPr>
            <w:tcW w:w="1140" w:type="dxa"/>
          </w:tcPr>
          <w:p w14:paraId="70A4163D" w14:textId="77777777" w:rsidR="00C76A5C" w:rsidRDefault="002A147B">
            <w:pPr>
              <w:pStyle w:val="Compact"/>
              <w:jc w:val="right"/>
            </w:pPr>
            <w:r>
              <w:t>1</w:t>
            </w:r>
          </w:p>
        </w:tc>
        <w:tc>
          <w:tcPr>
            <w:tcW w:w="1800" w:type="dxa"/>
          </w:tcPr>
          <w:p w14:paraId="70A4163E" w14:textId="77777777" w:rsidR="00C76A5C" w:rsidRDefault="002A147B">
            <w:pPr>
              <w:pStyle w:val="Compact"/>
              <w:jc w:val="right"/>
            </w:pPr>
            <w:r>
              <w:t>16</w:t>
            </w:r>
          </w:p>
        </w:tc>
        <w:tc>
          <w:tcPr>
            <w:tcW w:w="1320" w:type="dxa"/>
          </w:tcPr>
          <w:p w14:paraId="70A4163F" w14:textId="77777777" w:rsidR="00C76A5C" w:rsidRDefault="002A147B">
            <w:pPr>
              <w:pStyle w:val="Compact"/>
              <w:jc w:val="right"/>
            </w:pPr>
            <w:r>
              <w:t>0.73733</w:t>
            </w:r>
          </w:p>
        </w:tc>
        <w:tc>
          <w:tcPr>
            <w:tcW w:w="1500" w:type="dxa"/>
          </w:tcPr>
          <w:p w14:paraId="70A41640" w14:textId="77777777" w:rsidR="00C76A5C" w:rsidRDefault="002A147B">
            <w:pPr>
              <w:pStyle w:val="Compact"/>
              <w:jc w:val="right"/>
            </w:pPr>
            <w:r>
              <w:t>24</w:t>
            </w:r>
          </w:p>
        </w:tc>
        <w:tc>
          <w:tcPr>
            <w:tcW w:w="600" w:type="dxa"/>
          </w:tcPr>
          <w:p w14:paraId="70A41641" w14:textId="77777777" w:rsidR="00C76A5C" w:rsidRDefault="002A147B">
            <w:pPr>
              <w:pStyle w:val="Compact"/>
              <w:jc w:val="right"/>
            </w:pPr>
            <w:r>
              <w:t>70.00</w:t>
            </w:r>
          </w:p>
        </w:tc>
      </w:tr>
      <w:tr w:rsidR="00C76A5C" w14:paraId="70A41649" w14:textId="77777777">
        <w:tc>
          <w:tcPr>
            <w:tcW w:w="1560" w:type="dxa"/>
          </w:tcPr>
          <w:p w14:paraId="70A41643" w14:textId="77777777" w:rsidR="00C76A5C" w:rsidRDefault="002A147B">
            <w:pPr>
              <w:pStyle w:val="Compact"/>
            </w:pPr>
            <w:r>
              <w:t>Chlamydomonas_euryale</w:t>
            </w:r>
          </w:p>
        </w:tc>
        <w:tc>
          <w:tcPr>
            <w:tcW w:w="1140" w:type="dxa"/>
          </w:tcPr>
          <w:p w14:paraId="70A41644" w14:textId="77777777" w:rsidR="00C76A5C" w:rsidRDefault="002A147B">
            <w:pPr>
              <w:pStyle w:val="Compact"/>
              <w:jc w:val="right"/>
            </w:pPr>
            <w:r>
              <w:t>1</w:t>
            </w:r>
          </w:p>
        </w:tc>
        <w:tc>
          <w:tcPr>
            <w:tcW w:w="1800" w:type="dxa"/>
          </w:tcPr>
          <w:p w14:paraId="70A41645" w14:textId="77777777" w:rsidR="00C76A5C" w:rsidRDefault="002A147B">
            <w:pPr>
              <w:pStyle w:val="Compact"/>
              <w:jc w:val="right"/>
            </w:pPr>
            <w:r>
              <w:t>16</w:t>
            </w:r>
          </w:p>
        </w:tc>
        <w:tc>
          <w:tcPr>
            <w:tcW w:w="1320" w:type="dxa"/>
          </w:tcPr>
          <w:p w14:paraId="70A41646" w14:textId="77777777" w:rsidR="00C76A5C" w:rsidRDefault="002A147B">
            <w:pPr>
              <w:pStyle w:val="Compact"/>
              <w:jc w:val="right"/>
            </w:pPr>
            <w:r>
              <w:t>0.76025</w:t>
            </w:r>
          </w:p>
        </w:tc>
        <w:tc>
          <w:tcPr>
            <w:tcW w:w="1500" w:type="dxa"/>
          </w:tcPr>
          <w:p w14:paraId="70A41647" w14:textId="77777777" w:rsidR="00C76A5C" w:rsidRDefault="002A147B">
            <w:pPr>
              <w:pStyle w:val="Compact"/>
              <w:jc w:val="right"/>
            </w:pPr>
            <w:r>
              <w:t>24</w:t>
            </w:r>
          </w:p>
        </w:tc>
        <w:tc>
          <w:tcPr>
            <w:tcW w:w="600" w:type="dxa"/>
          </w:tcPr>
          <w:p w14:paraId="70A41648" w14:textId="77777777" w:rsidR="00C76A5C" w:rsidRDefault="002A147B">
            <w:pPr>
              <w:pStyle w:val="Compact"/>
              <w:jc w:val="right"/>
            </w:pPr>
            <w:r>
              <w:t>500.00</w:t>
            </w:r>
          </w:p>
        </w:tc>
      </w:tr>
      <w:tr w:rsidR="00C76A5C" w14:paraId="70A41650" w14:textId="77777777">
        <w:tc>
          <w:tcPr>
            <w:tcW w:w="1560" w:type="dxa"/>
          </w:tcPr>
          <w:p w14:paraId="70A4164A" w14:textId="77777777" w:rsidR="00C76A5C" w:rsidRDefault="002A147B">
            <w:pPr>
              <w:pStyle w:val="Compact"/>
            </w:pPr>
            <w:r>
              <w:t>Chlamydomonas_euryale</w:t>
            </w:r>
          </w:p>
        </w:tc>
        <w:tc>
          <w:tcPr>
            <w:tcW w:w="1140" w:type="dxa"/>
          </w:tcPr>
          <w:p w14:paraId="70A4164B" w14:textId="77777777" w:rsidR="00C76A5C" w:rsidRDefault="002A147B">
            <w:pPr>
              <w:pStyle w:val="Compact"/>
              <w:jc w:val="right"/>
            </w:pPr>
            <w:r>
              <w:t>1</w:t>
            </w:r>
          </w:p>
        </w:tc>
        <w:tc>
          <w:tcPr>
            <w:tcW w:w="1800" w:type="dxa"/>
          </w:tcPr>
          <w:p w14:paraId="70A4164C" w14:textId="77777777" w:rsidR="00C76A5C" w:rsidRDefault="002A147B">
            <w:pPr>
              <w:pStyle w:val="Compact"/>
              <w:jc w:val="right"/>
            </w:pPr>
            <w:r>
              <w:t>20</w:t>
            </w:r>
          </w:p>
        </w:tc>
        <w:tc>
          <w:tcPr>
            <w:tcW w:w="1320" w:type="dxa"/>
          </w:tcPr>
          <w:p w14:paraId="70A4164D" w14:textId="77777777" w:rsidR="00C76A5C" w:rsidRDefault="002A147B">
            <w:pPr>
              <w:pStyle w:val="Compact"/>
              <w:jc w:val="right"/>
            </w:pPr>
            <w:r>
              <w:t>0.70195</w:t>
            </w:r>
          </w:p>
        </w:tc>
        <w:tc>
          <w:tcPr>
            <w:tcW w:w="1500" w:type="dxa"/>
          </w:tcPr>
          <w:p w14:paraId="70A4164E" w14:textId="77777777" w:rsidR="00C76A5C" w:rsidRDefault="002A147B">
            <w:pPr>
              <w:pStyle w:val="Compact"/>
              <w:jc w:val="right"/>
            </w:pPr>
            <w:r>
              <w:t>24</w:t>
            </w:r>
          </w:p>
        </w:tc>
        <w:tc>
          <w:tcPr>
            <w:tcW w:w="600" w:type="dxa"/>
          </w:tcPr>
          <w:p w14:paraId="70A4164F" w14:textId="77777777" w:rsidR="00C76A5C" w:rsidRDefault="002A147B">
            <w:pPr>
              <w:pStyle w:val="Compact"/>
              <w:jc w:val="right"/>
            </w:pPr>
            <w:r>
              <w:t>30.00</w:t>
            </w:r>
          </w:p>
        </w:tc>
      </w:tr>
      <w:tr w:rsidR="00C76A5C" w14:paraId="70A41657" w14:textId="77777777">
        <w:tc>
          <w:tcPr>
            <w:tcW w:w="1560" w:type="dxa"/>
          </w:tcPr>
          <w:p w14:paraId="70A41651" w14:textId="77777777" w:rsidR="00C76A5C" w:rsidRDefault="002A147B">
            <w:pPr>
              <w:pStyle w:val="Compact"/>
            </w:pPr>
            <w:r>
              <w:t>Chlamydomonas_euryale</w:t>
            </w:r>
          </w:p>
        </w:tc>
        <w:tc>
          <w:tcPr>
            <w:tcW w:w="1140" w:type="dxa"/>
          </w:tcPr>
          <w:p w14:paraId="70A41652" w14:textId="77777777" w:rsidR="00C76A5C" w:rsidRDefault="002A147B">
            <w:pPr>
              <w:pStyle w:val="Compact"/>
              <w:jc w:val="right"/>
            </w:pPr>
            <w:r>
              <w:t>1</w:t>
            </w:r>
          </w:p>
        </w:tc>
        <w:tc>
          <w:tcPr>
            <w:tcW w:w="1800" w:type="dxa"/>
          </w:tcPr>
          <w:p w14:paraId="70A41653" w14:textId="77777777" w:rsidR="00C76A5C" w:rsidRDefault="002A147B">
            <w:pPr>
              <w:pStyle w:val="Compact"/>
              <w:jc w:val="right"/>
            </w:pPr>
            <w:r>
              <w:t>20</w:t>
            </w:r>
          </w:p>
        </w:tc>
        <w:tc>
          <w:tcPr>
            <w:tcW w:w="1320" w:type="dxa"/>
          </w:tcPr>
          <w:p w14:paraId="70A41654" w14:textId="77777777" w:rsidR="00C76A5C" w:rsidRDefault="002A147B">
            <w:pPr>
              <w:pStyle w:val="Compact"/>
              <w:jc w:val="right"/>
            </w:pPr>
            <w:r>
              <w:t>0.71115</w:t>
            </w:r>
          </w:p>
        </w:tc>
        <w:tc>
          <w:tcPr>
            <w:tcW w:w="1500" w:type="dxa"/>
          </w:tcPr>
          <w:p w14:paraId="70A41655" w14:textId="77777777" w:rsidR="00C76A5C" w:rsidRDefault="002A147B">
            <w:pPr>
              <w:pStyle w:val="Compact"/>
              <w:jc w:val="right"/>
            </w:pPr>
            <w:r>
              <w:t>24</w:t>
            </w:r>
          </w:p>
        </w:tc>
        <w:tc>
          <w:tcPr>
            <w:tcW w:w="600" w:type="dxa"/>
          </w:tcPr>
          <w:p w14:paraId="70A41656" w14:textId="77777777" w:rsidR="00C76A5C" w:rsidRDefault="002A147B">
            <w:pPr>
              <w:pStyle w:val="Compact"/>
              <w:jc w:val="right"/>
            </w:pPr>
            <w:r>
              <w:t>70.00</w:t>
            </w:r>
          </w:p>
        </w:tc>
      </w:tr>
      <w:tr w:rsidR="00C76A5C" w14:paraId="70A4165E" w14:textId="77777777">
        <w:tc>
          <w:tcPr>
            <w:tcW w:w="1560" w:type="dxa"/>
          </w:tcPr>
          <w:p w14:paraId="70A41658" w14:textId="77777777" w:rsidR="00C76A5C" w:rsidRDefault="002A147B">
            <w:pPr>
              <w:pStyle w:val="Compact"/>
            </w:pPr>
            <w:r>
              <w:t>Chlamydomonas_euryale</w:t>
            </w:r>
          </w:p>
        </w:tc>
        <w:tc>
          <w:tcPr>
            <w:tcW w:w="1140" w:type="dxa"/>
          </w:tcPr>
          <w:p w14:paraId="70A41659" w14:textId="77777777" w:rsidR="00C76A5C" w:rsidRDefault="002A147B">
            <w:pPr>
              <w:pStyle w:val="Compact"/>
              <w:jc w:val="right"/>
            </w:pPr>
            <w:r>
              <w:t>1</w:t>
            </w:r>
          </w:p>
        </w:tc>
        <w:tc>
          <w:tcPr>
            <w:tcW w:w="1800" w:type="dxa"/>
          </w:tcPr>
          <w:p w14:paraId="70A4165A" w14:textId="77777777" w:rsidR="00C76A5C" w:rsidRDefault="002A147B">
            <w:pPr>
              <w:pStyle w:val="Compact"/>
              <w:jc w:val="right"/>
            </w:pPr>
            <w:r>
              <w:t>20</w:t>
            </w:r>
          </w:p>
        </w:tc>
        <w:tc>
          <w:tcPr>
            <w:tcW w:w="1320" w:type="dxa"/>
          </w:tcPr>
          <w:p w14:paraId="70A4165B" w14:textId="77777777" w:rsidR="00C76A5C" w:rsidRDefault="002A147B">
            <w:pPr>
              <w:pStyle w:val="Compact"/>
              <w:jc w:val="right"/>
            </w:pPr>
            <w:r>
              <w:t>0.74576</w:t>
            </w:r>
          </w:p>
        </w:tc>
        <w:tc>
          <w:tcPr>
            <w:tcW w:w="1500" w:type="dxa"/>
          </w:tcPr>
          <w:p w14:paraId="70A4165C" w14:textId="77777777" w:rsidR="00C76A5C" w:rsidRDefault="002A147B">
            <w:pPr>
              <w:pStyle w:val="Compact"/>
              <w:jc w:val="right"/>
            </w:pPr>
            <w:r>
              <w:t>24</w:t>
            </w:r>
          </w:p>
        </w:tc>
        <w:tc>
          <w:tcPr>
            <w:tcW w:w="600" w:type="dxa"/>
          </w:tcPr>
          <w:p w14:paraId="70A4165D" w14:textId="77777777" w:rsidR="00C76A5C" w:rsidRDefault="002A147B">
            <w:pPr>
              <w:pStyle w:val="Compact"/>
              <w:jc w:val="right"/>
            </w:pPr>
            <w:r>
              <w:t>500.00</w:t>
            </w:r>
          </w:p>
        </w:tc>
      </w:tr>
      <w:tr w:rsidR="00C76A5C" w14:paraId="70A41665" w14:textId="77777777">
        <w:tc>
          <w:tcPr>
            <w:tcW w:w="1560" w:type="dxa"/>
          </w:tcPr>
          <w:p w14:paraId="70A4165F" w14:textId="77777777" w:rsidR="00C76A5C" w:rsidRDefault="002A147B">
            <w:pPr>
              <w:pStyle w:val="Compact"/>
            </w:pPr>
            <w:r>
              <w:t>Chlamydomonas_euryale</w:t>
            </w:r>
          </w:p>
        </w:tc>
        <w:tc>
          <w:tcPr>
            <w:tcW w:w="1140" w:type="dxa"/>
          </w:tcPr>
          <w:p w14:paraId="70A41660" w14:textId="77777777" w:rsidR="00C76A5C" w:rsidRDefault="002A147B">
            <w:pPr>
              <w:pStyle w:val="Compact"/>
              <w:jc w:val="right"/>
            </w:pPr>
            <w:r>
              <w:t>1</w:t>
            </w:r>
          </w:p>
        </w:tc>
        <w:tc>
          <w:tcPr>
            <w:tcW w:w="1800" w:type="dxa"/>
          </w:tcPr>
          <w:p w14:paraId="70A41661" w14:textId="77777777" w:rsidR="00C76A5C" w:rsidRDefault="002A147B">
            <w:pPr>
              <w:pStyle w:val="Compact"/>
              <w:jc w:val="right"/>
            </w:pPr>
            <w:r>
              <w:t>24</w:t>
            </w:r>
          </w:p>
        </w:tc>
        <w:tc>
          <w:tcPr>
            <w:tcW w:w="1320" w:type="dxa"/>
          </w:tcPr>
          <w:p w14:paraId="70A41662" w14:textId="77777777" w:rsidR="00C76A5C" w:rsidRDefault="002A147B">
            <w:pPr>
              <w:pStyle w:val="Compact"/>
              <w:jc w:val="right"/>
            </w:pPr>
            <w:r>
              <w:t>0.71579</w:t>
            </w:r>
          </w:p>
        </w:tc>
        <w:tc>
          <w:tcPr>
            <w:tcW w:w="1500" w:type="dxa"/>
          </w:tcPr>
          <w:p w14:paraId="70A41663" w14:textId="77777777" w:rsidR="00C76A5C" w:rsidRDefault="002A147B">
            <w:pPr>
              <w:pStyle w:val="Compact"/>
              <w:jc w:val="right"/>
            </w:pPr>
            <w:r>
              <w:t>24</w:t>
            </w:r>
          </w:p>
        </w:tc>
        <w:tc>
          <w:tcPr>
            <w:tcW w:w="600" w:type="dxa"/>
          </w:tcPr>
          <w:p w14:paraId="70A41664" w14:textId="77777777" w:rsidR="00C76A5C" w:rsidRDefault="002A147B">
            <w:pPr>
              <w:pStyle w:val="Compact"/>
              <w:jc w:val="right"/>
            </w:pPr>
            <w:r>
              <w:t>30.00</w:t>
            </w:r>
          </w:p>
        </w:tc>
      </w:tr>
      <w:tr w:rsidR="00C76A5C" w14:paraId="70A4166C" w14:textId="77777777">
        <w:tc>
          <w:tcPr>
            <w:tcW w:w="1560" w:type="dxa"/>
          </w:tcPr>
          <w:p w14:paraId="70A41666" w14:textId="77777777" w:rsidR="00C76A5C" w:rsidRDefault="002A147B">
            <w:pPr>
              <w:pStyle w:val="Compact"/>
            </w:pPr>
            <w:r>
              <w:t>Chlamydomonas_euryale</w:t>
            </w:r>
          </w:p>
        </w:tc>
        <w:tc>
          <w:tcPr>
            <w:tcW w:w="1140" w:type="dxa"/>
          </w:tcPr>
          <w:p w14:paraId="70A41667" w14:textId="77777777" w:rsidR="00C76A5C" w:rsidRDefault="002A147B">
            <w:pPr>
              <w:pStyle w:val="Compact"/>
              <w:jc w:val="right"/>
            </w:pPr>
            <w:r>
              <w:t>1</w:t>
            </w:r>
          </w:p>
        </w:tc>
        <w:tc>
          <w:tcPr>
            <w:tcW w:w="1800" w:type="dxa"/>
          </w:tcPr>
          <w:p w14:paraId="70A41668" w14:textId="77777777" w:rsidR="00C76A5C" w:rsidRDefault="002A147B">
            <w:pPr>
              <w:pStyle w:val="Compact"/>
              <w:jc w:val="right"/>
            </w:pPr>
            <w:r>
              <w:t>24</w:t>
            </w:r>
          </w:p>
        </w:tc>
        <w:tc>
          <w:tcPr>
            <w:tcW w:w="1320" w:type="dxa"/>
          </w:tcPr>
          <w:p w14:paraId="70A41669" w14:textId="77777777" w:rsidR="00C76A5C" w:rsidRDefault="002A147B">
            <w:pPr>
              <w:pStyle w:val="Compact"/>
              <w:jc w:val="right"/>
            </w:pPr>
            <w:r>
              <w:t>0.74750</w:t>
            </w:r>
          </w:p>
        </w:tc>
        <w:tc>
          <w:tcPr>
            <w:tcW w:w="1500" w:type="dxa"/>
          </w:tcPr>
          <w:p w14:paraId="70A4166A" w14:textId="77777777" w:rsidR="00C76A5C" w:rsidRDefault="002A147B">
            <w:pPr>
              <w:pStyle w:val="Compact"/>
              <w:jc w:val="right"/>
            </w:pPr>
            <w:r>
              <w:t>24</w:t>
            </w:r>
          </w:p>
        </w:tc>
        <w:tc>
          <w:tcPr>
            <w:tcW w:w="600" w:type="dxa"/>
          </w:tcPr>
          <w:p w14:paraId="70A4166B" w14:textId="77777777" w:rsidR="00C76A5C" w:rsidRDefault="002A147B">
            <w:pPr>
              <w:pStyle w:val="Compact"/>
              <w:jc w:val="right"/>
            </w:pPr>
            <w:r>
              <w:t>70.00</w:t>
            </w:r>
          </w:p>
        </w:tc>
      </w:tr>
      <w:tr w:rsidR="00C76A5C" w14:paraId="70A41673" w14:textId="77777777">
        <w:tc>
          <w:tcPr>
            <w:tcW w:w="1560" w:type="dxa"/>
          </w:tcPr>
          <w:p w14:paraId="70A4166D" w14:textId="77777777" w:rsidR="00C76A5C" w:rsidRDefault="002A147B">
            <w:pPr>
              <w:pStyle w:val="Compact"/>
            </w:pPr>
            <w:r>
              <w:t>Chlamydomonas_euryale</w:t>
            </w:r>
          </w:p>
        </w:tc>
        <w:tc>
          <w:tcPr>
            <w:tcW w:w="1140" w:type="dxa"/>
          </w:tcPr>
          <w:p w14:paraId="70A4166E" w14:textId="77777777" w:rsidR="00C76A5C" w:rsidRDefault="002A147B">
            <w:pPr>
              <w:pStyle w:val="Compact"/>
              <w:jc w:val="right"/>
            </w:pPr>
            <w:r>
              <w:t>1</w:t>
            </w:r>
          </w:p>
        </w:tc>
        <w:tc>
          <w:tcPr>
            <w:tcW w:w="1800" w:type="dxa"/>
          </w:tcPr>
          <w:p w14:paraId="70A4166F" w14:textId="77777777" w:rsidR="00C76A5C" w:rsidRDefault="002A147B">
            <w:pPr>
              <w:pStyle w:val="Compact"/>
              <w:jc w:val="right"/>
            </w:pPr>
            <w:r>
              <w:t>24</w:t>
            </w:r>
          </w:p>
        </w:tc>
        <w:tc>
          <w:tcPr>
            <w:tcW w:w="1320" w:type="dxa"/>
          </w:tcPr>
          <w:p w14:paraId="70A41670" w14:textId="77777777" w:rsidR="00C76A5C" w:rsidRDefault="002A147B">
            <w:pPr>
              <w:pStyle w:val="Compact"/>
              <w:jc w:val="right"/>
            </w:pPr>
            <w:r>
              <w:t>0.75646</w:t>
            </w:r>
          </w:p>
        </w:tc>
        <w:tc>
          <w:tcPr>
            <w:tcW w:w="1500" w:type="dxa"/>
          </w:tcPr>
          <w:p w14:paraId="70A41671" w14:textId="77777777" w:rsidR="00C76A5C" w:rsidRDefault="002A147B">
            <w:pPr>
              <w:pStyle w:val="Compact"/>
              <w:jc w:val="right"/>
            </w:pPr>
            <w:r>
              <w:t>24</w:t>
            </w:r>
          </w:p>
        </w:tc>
        <w:tc>
          <w:tcPr>
            <w:tcW w:w="600" w:type="dxa"/>
          </w:tcPr>
          <w:p w14:paraId="70A41672" w14:textId="77777777" w:rsidR="00C76A5C" w:rsidRDefault="002A147B">
            <w:pPr>
              <w:pStyle w:val="Compact"/>
              <w:jc w:val="right"/>
            </w:pPr>
            <w:r>
              <w:t>500.00</w:t>
            </w:r>
          </w:p>
        </w:tc>
      </w:tr>
      <w:tr w:rsidR="00C76A5C" w14:paraId="70A4167A" w14:textId="77777777">
        <w:tc>
          <w:tcPr>
            <w:tcW w:w="1560" w:type="dxa"/>
          </w:tcPr>
          <w:p w14:paraId="70A41674" w14:textId="77777777" w:rsidR="00C76A5C" w:rsidRDefault="002A147B">
            <w:pPr>
              <w:pStyle w:val="Compact"/>
            </w:pPr>
            <w:r>
              <w:t>Chlamydomonas_euryale</w:t>
            </w:r>
          </w:p>
        </w:tc>
        <w:tc>
          <w:tcPr>
            <w:tcW w:w="1140" w:type="dxa"/>
          </w:tcPr>
          <w:p w14:paraId="70A41675" w14:textId="77777777" w:rsidR="00C76A5C" w:rsidRDefault="002A147B">
            <w:pPr>
              <w:pStyle w:val="Compact"/>
              <w:jc w:val="right"/>
            </w:pPr>
            <w:r>
              <w:t>1</w:t>
            </w:r>
          </w:p>
        </w:tc>
        <w:tc>
          <w:tcPr>
            <w:tcW w:w="1800" w:type="dxa"/>
          </w:tcPr>
          <w:p w14:paraId="70A41676" w14:textId="77777777" w:rsidR="00C76A5C" w:rsidRDefault="002A147B">
            <w:pPr>
              <w:pStyle w:val="Compact"/>
              <w:jc w:val="right"/>
            </w:pPr>
            <w:r>
              <w:t>28</w:t>
            </w:r>
          </w:p>
        </w:tc>
        <w:tc>
          <w:tcPr>
            <w:tcW w:w="1320" w:type="dxa"/>
          </w:tcPr>
          <w:p w14:paraId="70A41677" w14:textId="77777777" w:rsidR="00C76A5C" w:rsidRDefault="002A147B">
            <w:pPr>
              <w:pStyle w:val="Compact"/>
              <w:jc w:val="right"/>
            </w:pPr>
            <w:r>
              <w:t>0.69095</w:t>
            </w:r>
          </w:p>
        </w:tc>
        <w:tc>
          <w:tcPr>
            <w:tcW w:w="1500" w:type="dxa"/>
          </w:tcPr>
          <w:p w14:paraId="70A41678" w14:textId="77777777" w:rsidR="00C76A5C" w:rsidRDefault="002A147B">
            <w:pPr>
              <w:pStyle w:val="Compact"/>
              <w:jc w:val="right"/>
            </w:pPr>
            <w:r>
              <w:t>24</w:t>
            </w:r>
          </w:p>
        </w:tc>
        <w:tc>
          <w:tcPr>
            <w:tcW w:w="600" w:type="dxa"/>
          </w:tcPr>
          <w:p w14:paraId="70A41679" w14:textId="77777777" w:rsidR="00C76A5C" w:rsidRDefault="002A147B">
            <w:pPr>
              <w:pStyle w:val="Compact"/>
              <w:jc w:val="right"/>
            </w:pPr>
            <w:r>
              <w:t>30.00</w:t>
            </w:r>
          </w:p>
        </w:tc>
      </w:tr>
      <w:tr w:rsidR="00C76A5C" w14:paraId="70A41681" w14:textId="77777777">
        <w:tc>
          <w:tcPr>
            <w:tcW w:w="1560" w:type="dxa"/>
          </w:tcPr>
          <w:p w14:paraId="70A4167B" w14:textId="77777777" w:rsidR="00C76A5C" w:rsidRDefault="002A147B">
            <w:pPr>
              <w:pStyle w:val="Compact"/>
            </w:pPr>
            <w:r>
              <w:t>Chlamydomonas_euryale</w:t>
            </w:r>
          </w:p>
        </w:tc>
        <w:tc>
          <w:tcPr>
            <w:tcW w:w="1140" w:type="dxa"/>
          </w:tcPr>
          <w:p w14:paraId="70A4167C" w14:textId="77777777" w:rsidR="00C76A5C" w:rsidRDefault="002A147B">
            <w:pPr>
              <w:pStyle w:val="Compact"/>
              <w:jc w:val="right"/>
            </w:pPr>
            <w:r>
              <w:t>1</w:t>
            </w:r>
          </w:p>
        </w:tc>
        <w:tc>
          <w:tcPr>
            <w:tcW w:w="1800" w:type="dxa"/>
          </w:tcPr>
          <w:p w14:paraId="70A4167D" w14:textId="77777777" w:rsidR="00C76A5C" w:rsidRDefault="002A147B">
            <w:pPr>
              <w:pStyle w:val="Compact"/>
              <w:jc w:val="right"/>
            </w:pPr>
            <w:r>
              <w:t>28</w:t>
            </w:r>
          </w:p>
        </w:tc>
        <w:tc>
          <w:tcPr>
            <w:tcW w:w="1320" w:type="dxa"/>
          </w:tcPr>
          <w:p w14:paraId="70A4167E" w14:textId="77777777" w:rsidR="00C76A5C" w:rsidRDefault="002A147B">
            <w:pPr>
              <w:pStyle w:val="Compact"/>
              <w:jc w:val="right"/>
            </w:pPr>
            <w:r>
              <w:t>0.71163</w:t>
            </w:r>
          </w:p>
        </w:tc>
        <w:tc>
          <w:tcPr>
            <w:tcW w:w="1500" w:type="dxa"/>
          </w:tcPr>
          <w:p w14:paraId="70A4167F" w14:textId="77777777" w:rsidR="00C76A5C" w:rsidRDefault="002A147B">
            <w:pPr>
              <w:pStyle w:val="Compact"/>
              <w:jc w:val="right"/>
            </w:pPr>
            <w:r>
              <w:t>24</w:t>
            </w:r>
          </w:p>
        </w:tc>
        <w:tc>
          <w:tcPr>
            <w:tcW w:w="600" w:type="dxa"/>
          </w:tcPr>
          <w:p w14:paraId="70A41680" w14:textId="77777777" w:rsidR="00C76A5C" w:rsidRDefault="002A147B">
            <w:pPr>
              <w:pStyle w:val="Compact"/>
              <w:jc w:val="right"/>
            </w:pPr>
            <w:r>
              <w:t>70.00</w:t>
            </w:r>
          </w:p>
        </w:tc>
      </w:tr>
      <w:tr w:rsidR="00C76A5C" w14:paraId="70A41688" w14:textId="77777777">
        <w:tc>
          <w:tcPr>
            <w:tcW w:w="1560" w:type="dxa"/>
          </w:tcPr>
          <w:p w14:paraId="70A41682" w14:textId="77777777" w:rsidR="00C76A5C" w:rsidRDefault="002A147B">
            <w:pPr>
              <w:pStyle w:val="Compact"/>
            </w:pPr>
            <w:r>
              <w:t>Chlamydomonas_euryale</w:t>
            </w:r>
          </w:p>
        </w:tc>
        <w:tc>
          <w:tcPr>
            <w:tcW w:w="1140" w:type="dxa"/>
          </w:tcPr>
          <w:p w14:paraId="70A41683" w14:textId="77777777" w:rsidR="00C76A5C" w:rsidRDefault="002A147B">
            <w:pPr>
              <w:pStyle w:val="Compact"/>
              <w:jc w:val="right"/>
            </w:pPr>
            <w:r>
              <w:t>1</w:t>
            </w:r>
          </w:p>
        </w:tc>
        <w:tc>
          <w:tcPr>
            <w:tcW w:w="1800" w:type="dxa"/>
          </w:tcPr>
          <w:p w14:paraId="70A41684" w14:textId="77777777" w:rsidR="00C76A5C" w:rsidRDefault="002A147B">
            <w:pPr>
              <w:pStyle w:val="Compact"/>
              <w:jc w:val="right"/>
            </w:pPr>
            <w:r>
              <w:t>28</w:t>
            </w:r>
          </w:p>
        </w:tc>
        <w:tc>
          <w:tcPr>
            <w:tcW w:w="1320" w:type="dxa"/>
          </w:tcPr>
          <w:p w14:paraId="70A41685" w14:textId="77777777" w:rsidR="00C76A5C" w:rsidRDefault="002A147B">
            <w:pPr>
              <w:pStyle w:val="Compact"/>
              <w:jc w:val="right"/>
            </w:pPr>
            <w:r>
              <w:t>0.71551</w:t>
            </w:r>
          </w:p>
        </w:tc>
        <w:tc>
          <w:tcPr>
            <w:tcW w:w="1500" w:type="dxa"/>
          </w:tcPr>
          <w:p w14:paraId="70A41686" w14:textId="77777777" w:rsidR="00C76A5C" w:rsidRDefault="002A147B">
            <w:pPr>
              <w:pStyle w:val="Compact"/>
              <w:jc w:val="right"/>
            </w:pPr>
            <w:r>
              <w:t>24</w:t>
            </w:r>
          </w:p>
        </w:tc>
        <w:tc>
          <w:tcPr>
            <w:tcW w:w="600" w:type="dxa"/>
          </w:tcPr>
          <w:p w14:paraId="70A41687" w14:textId="77777777" w:rsidR="00C76A5C" w:rsidRDefault="002A147B">
            <w:pPr>
              <w:pStyle w:val="Compact"/>
              <w:jc w:val="right"/>
            </w:pPr>
            <w:r>
              <w:t>500.00</w:t>
            </w:r>
          </w:p>
        </w:tc>
      </w:tr>
      <w:tr w:rsidR="00C76A5C" w14:paraId="70A4168F" w14:textId="77777777">
        <w:tc>
          <w:tcPr>
            <w:tcW w:w="1560" w:type="dxa"/>
          </w:tcPr>
          <w:p w14:paraId="70A41689" w14:textId="77777777" w:rsidR="00C76A5C" w:rsidRDefault="002A147B">
            <w:pPr>
              <w:pStyle w:val="Compact"/>
            </w:pPr>
            <w:r>
              <w:t>Chlamydomonas_euryale</w:t>
            </w:r>
          </w:p>
        </w:tc>
        <w:tc>
          <w:tcPr>
            <w:tcW w:w="1140" w:type="dxa"/>
          </w:tcPr>
          <w:p w14:paraId="70A4168A" w14:textId="77777777" w:rsidR="00C76A5C" w:rsidRDefault="002A147B">
            <w:pPr>
              <w:pStyle w:val="Compact"/>
              <w:jc w:val="right"/>
            </w:pPr>
            <w:r>
              <w:t>2</w:t>
            </w:r>
          </w:p>
        </w:tc>
        <w:tc>
          <w:tcPr>
            <w:tcW w:w="1800" w:type="dxa"/>
          </w:tcPr>
          <w:p w14:paraId="70A4168B" w14:textId="77777777" w:rsidR="00C76A5C" w:rsidRDefault="002A147B">
            <w:pPr>
              <w:pStyle w:val="Compact"/>
              <w:jc w:val="right"/>
            </w:pPr>
            <w:r>
              <w:t>16</w:t>
            </w:r>
          </w:p>
        </w:tc>
        <w:tc>
          <w:tcPr>
            <w:tcW w:w="1320" w:type="dxa"/>
          </w:tcPr>
          <w:p w14:paraId="70A4168C" w14:textId="77777777" w:rsidR="00C76A5C" w:rsidRDefault="002A147B">
            <w:pPr>
              <w:pStyle w:val="Compact"/>
              <w:jc w:val="right"/>
            </w:pPr>
            <w:r>
              <w:t>0.35324</w:t>
            </w:r>
          </w:p>
        </w:tc>
        <w:tc>
          <w:tcPr>
            <w:tcW w:w="1500" w:type="dxa"/>
          </w:tcPr>
          <w:p w14:paraId="70A4168D" w14:textId="77777777" w:rsidR="00C76A5C" w:rsidRDefault="002A147B">
            <w:pPr>
              <w:pStyle w:val="Compact"/>
              <w:jc w:val="right"/>
            </w:pPr>
            <w:r>
              <w:t>24</w:t>
            </w:r>
          </w:p>
        </w:tc>
        <w:tc>
          <w:tcPr>
            <w:tcW w:w="600" w:type="dxa"/>
          </w:tcPr>
          <w:p w14:paraId="70A4168E" w14:textId="77777777" w:rsidR="00C76A5C" w:rsidRDefault="002A147B">
            <w:pPr>
              <w:pStyle w:val="Compact"/>
              <w:jc w:val="right"/>
            </w:pPr>
            <w:r>
              <w:t>30.00</w:t>
            </w:r>
          </w:p>
        </w:tc>
      </w:tr>
      <w:tr w:rsidR="00C76A5C" w14:paraId="70A41696" w14:textId="77777777">
        <w:tc>
          <w:tcPr>
            <w:tcW w:w="1560" w:type="dxa"/>
          </w:tcPr>
          <w:p w14:paraId="70A41690" w14:textId="77777777" w:rsidR="00C76A5C" w:rsidRDefault="002A147B">
            <w:pPr>
              <w:pStyle w:val="Compact"/>
            </w:pPr>
            <w:r>
              <w:t>Chlamydomonas_euryale</w:t>
            </w:r>
          </w:p>
        </w:tc>
        <w:tc>
          <w:tcPr>
            <w:tcW w:w="1140" w:type="dxa"/>
          </w:tcPr>
          <w:p w14:paraId="70A41691" w14:textId="77777777" w:rsidR="00C76A5C" w:rsidRDefault="002A147B">
            <w:pPr>
              <w:pStyle w:val="Compact"/>
              <w:jc w:val="right"/>
            </w:pPr>
            <w:r>
              <w:t>2</w:t>
            </w:r>
          </w:p>
        </w:tc>
        <w:tc>
          <w:tcPr>
            <w:tcW w:w="1800" w:type="dxa"/>
          </w:tcPr>
          <w:p w14:paraId="70A41692" w14:textId="77777777" w:rsidR="00C76A5C" w:rsidRDefault="002A147B">
            <w:pPr>
              <w:pStyle w:val="Compact"/>
              <w:jc w:val="right"/>
            </w:pPr>
            <w:r>
              <w:t>16</w:t>
            </w:r>
          </w:p>
        </w:tc>
        <w:tc>
          <w:tcPr>
            <w:tcW w:w="1320" w:type="dxa"/>
          </w:tcPr>
          <w:p w14:paraId="70A41693" w14:textId="77777777" w:rsidR="00C76A5C" w:rsidRDefault="002A147B">
            <w:pPr>
              <w:pStyle w:val="Compact"/>
              <w:jc w:val="right"/>
            </w:pPr>
            <w:r>
              <w:t>0.37070</w:t>
            </w:r>
          </w:p>
        </w:tc>
        <w:tc>
          <w:tcPr>
            <w:tcW w:w="1500" w:type="dxa"/>
          </w:tcPr>
          <w:p w14:paraId="70A41694" w14:textId="77777777" w:rsidR="00C76A5C" w:rsidRDefault="002A147B">
            <w:pPr>
              <w:pStyle w:val="Compact"/>
              <w:jc w:val="right"/>
            </w:pPr>
            <w:r>
              <w:t>24</w:t>
            </w:r>
          </w:p>
        </w:tc>
        <w:tc>
          <w:tcPr>
            <w:tcW w:w="600" w:type="dxa"/>
          </w:tcPr>
          <w:p w14:paraId="70A41695" w14:textId="77777777" w:rsidR="00C76A5C" w:rsidRDefault="002A147B">
            <w:pPr>
              <w:pStyle w:val="Compact"/>
              <w:jc w:val="right"/>
            </w:pPr>
            <w:r>
              <w:t>500.00</w:t>
            </w:r>
          </w:p>
        </w:tc>
      </w:tr>
      <w:tr w:rsidR="00C76A5C" w14:paraId="70A4169D" w14:textId="77777777">
        <w:tc>
          <w:tcPr>
            <w:tcW w:w="1560" w:type="dxa"/>
          </w:tcPr>
          <w:p w14:paraId="70A41697" w14:textId="77777777" w:rsidR="00C76A5C" w:rsidRDefault="002A147B">
            <w:pPr>
              <w:pStyle w:val="Compact"/>
            </w:pPr>
            <w:r>
              <w:t>Chlamydomonas_euryale</w:t>
            </w:r>
          </w:p>
        </w:tc>
        <w:tc>
          <w:tcPr>
            <w:tcW w:w="1140" w:type="dxa"/>
          </w:tcPr>
          <w:p w14:paraId="70A41698" w14:textId="77777777" w:rsidR="00C76A5C" w:rsidRDefault="002A147B">
            <w:pPr>
              <w:pStyle w:val="Compact"/>
              <w:jc w:val="right"/>
            </w:pPr>
            <w:r>
              <w:t>2</w:t>
            </w:r>
          </w:p>
        </w:tc>
        <w:tc>
          <w:tcPr>
            <w:tcW w:w="1800" w:type="dxa"/>
          </w:tcPr>
          <w:p w14:paraId="70A41699" w14:textId="77777777" w:rsidR="00C76A5C" w:rsidRDefault="002A147B">
            <w:pPr>
              <w:pStyle w:val="Compact"/>
              <w:jc w:val="right"/>
            </w:pPr>
            <w:r>
              <w:t>20</w:t>
            </w:r>
          </w:p>
        </w:tc>
        <w:tc>
          <w:tcPr>
            <w:tcW w:w="1320" w:type="dxa"/>
          </w:tcPr>
          <w:p w14:paraId="70A4169A" w14:textId="77777777" w:rsidR="00C76A5C" w:rsidRDefault="002A147B">
            <w:pPr>
              <w:pStyle w:val="Compact"/>
              <w:jc w:val="right"/>
            </w:pPr>
            <w:r>
              <w:t>0.34453</w:t>
            </w:r>
          </w:p>
        </w:tc>
        <w:tc>
          <w:tcPr>
            <w:tcW w:w="1500" w:type="dxa"/>
          </w:tcPr>
          <w:p w14:paraId="70A4169B" w14:textId="77777777" w:rsidR="00C76A5C" w:rsidRDefault="002A147B">
            <w:pPr>
              <w:pStyle w:val="Compact"/>
              <w:jc w:val="right"/>
            </w:pPr>
            <w:r>
              <w:t>24</w:t>
            </w:r>
          </w:p>
        </w:tc>
        <w:tc>
          <w:tcPr>
            <w:tcW w:w="600" w:type="dxa"/>
          </w:tcPr>
          <w:p w14:paraId="70A4169C" w14:textId="77777777" w:rsidR="00C76A5C" w:rsidRDefault="002A147B">
            <w:pPr>
              <w:pStyle w:val="Compact"/>
              <w:jc w:val="right"/>
            </w:pPr>
            <w:r>
              <w:t>30.00</w:t>
            </w:r>
          </w:p>
        </w:tc>
      </w:tr>
      <w:tr w:rsidR="00C76A5C" w14:paraId="70A416A4" w14:textId="77777777">
        <w:tc>
          <w:tcPr>
            <w:tcW w:w="1560" w:type="dxa"/>
          </w:tcPr>
          <w:p w14:paraId="70A4169E" w14:textId="77777777" w:rsidR="00C76A5C" w:rsidRDefault="002A147B">
            <w:pPr>
              <w:pStyle w:val="Compact"/>
            </w:pPr>
            <w:r>
              <w:t>Chlamydomonas_euryale</w:t>
            </w:r>
          </w:p>
        </w:tc>
        <w:tc>
          <w:tcPr>
            <w:tcW w:w="1140" w:type="dxa"/>
          </w:tcPr>
          <w:p w14:paraId="70A4169F" w14:textId="77777777" w:rsidR="00C76A5C" w:rsidRDefault="002A147B">
            <w:pPr>
              <w:pStyle w:val="Compact"/>
              <w:jc w:val="right"/>
            </w:pPr>
            <w:r>
              <w:t>2</w:t>
            </w:r>
          </w:p>
        </w:tc>
        <w:tc>
          <w:tcPr>
            <w:tcW w:w="1800" w:type="dxa"/>
          </w:tcPr>
          <w:p w14:paraId="70A416A0" w14:textId="77777777" w:rsidR="00C76A5C" w:rsidRDefault="002A147B">
            <w:pPr>
              <w:pStyle w:val="Compact"/>
              <w:jc w:val="right"/>
            </w:pPr>
            <w:r>
              <w:t>20</w:t>
            </w:r>
          </w:p>
        </w:tc>
        <w:tc>
          <w:tcPr>
            <w:tcW w:w="1320" w:type="dxa"/>
          </w:tcPr>
          <w:p w14:paraId="70A416A1" w14:textId="77777777" w:rsidR="00C76A5C" w:rsidRDefault="002A147B">
            <w:pPr>
              <w:pStyle w:val="Compact"/>
              <w:jc w:val="right"/>
            </w:pPr>
            <w:r>
              <w:t>0.34781</w:t>
            </w:r>
          </w:p>
        </w:tc>
        <w:tc>
          <w:tcPr>
            <w:tcW w:w="1500" w:type="dxa"/>
          </w:tcPr>
          <w:p w14:paraId="70A416A2" w14:textId="77777777" w:rsidR="00C76A5C" w:rsidRDefault="002A147B">
            <w:pPr>
              <w:pStyle w:val="Compact"/>
              <w:jc w:val="right"/>
            </w:pPr>
            <w:r>
              <w:t>24</w:t>
            </w:r>
          </w:p>
        </w:tc>
        <w:tc>
          <w:tcPr>
            <w:tcW w:w="600" w:type="dxa"/>
          </w:tcPr>
          <w:p w14:paraId="70A416A3" w14:textId="77777777" w:rsidR="00C76A5C" w:rsidRDefault="002A147B">
            <w:pPr>
              <w:pStyle w:val="Compact"/>
              <w:jc w:val="right"/>
            </w:pPr>
            <w:r>
              <w:t>70.00</w:t>
            </w:r>
          </w:p>
        </w:tc>
      </w:tr>
      <w:tr w:rsidR="00C76A5C" w14:paraId="70A416AB" w14:textId="77777777">
        <w:tc>
          <w:tcPr>
            <w:tcW w:w="1560" w:type="dxa"/>
          </w:tcPr>
          <w:p w14:paraId="70A416A5" w14:textId="77777777" w:rsidR="00C76A5C" w:rsidRDefault="002A147B">
            <w:pPr>
              <w:pStyle w:val="Compact"/>
            </w:pPr>
            <w:r>
              <w:t>Chlamydomonas_euryale</w:t>
            </w:r>
          </w:p>
        </w:tc>
        <w:tc>
          <w:tcPr>
            <w:tcW w:w="1140" w:type="dxa"/>
          </w:tcPr>
          <w:p w14:paraId="70A416A6" w14:textId="77777777" w:rsidR="00C76A5C" w:rsidRDefault="002A147B">
            <w:pPr>
              <w:pStyle w:val="Compact"/>
              <w:jc w:val="right"/>
            </w:pPr>
            <w:r>
              <w:t>2</w:t>
            </w:r>
          </w:p>
        </w:tc>
        <w:tc>
          <w:tcPr>
            <w:tcW w:w="1800" w:type="dxa"/>
          </w:tcPr>
          <w:p w14:paraId="70A416A7" w14:textId="77777777" w:rsidR="00C76A5C" w:rsidRDefault="002A147B">
            <w:pPr>
              <w:pStyle w:val="Compact"/>
              <w:jc w:val="right"/>
            </w:pPr>
            <w:r>
              <w:t>20</w:t>
            </w:r>
          </w:p>
        </w:tc>
        <w:tc>
          <w:tcPr>
            <w:tcW w:w="1320" w:type="dxa"/>
          </w:tcPr>
          <w:p w14:paraId="70A416A8" w14:textId="77777777" w:rsidR="00C76A5C" w:rsidRDefault="002A147B">
            <w:pPr>
              <w:pStyle w:val="Compact"/>
              <w:jc w:val="right"/>
            </w:pPr>
            <w:r>
              <w:t>0.35646</w:t>
            </w:r>
          </w:p>
        </w:tc>
        <w:tc>
          <w:tcPr>
            <w:tcW w:w="1500" w:type="dxa"/>
          </w:tcPr>
          <w:p w14:paraId="70A416A9" w14:textId="77777777" w:rsidR="00C76A5C" w:rsidRDefault="002A147B">
            <w:pPr>
              <w:pStyle w:val="Compact"/>
              <w:jc w:val="right"/>
            </w:pPr>
            <w:r>
              <w:t>24</w:t>
            </w:r>
          </w:p>
        </w:tc>
        <w:tc>
          <w:tcPr>
            <w:tcW w:w="600" w:type="dxa"/>
          </w:tcPr>
          <w:p w14:paraId="70A416AA" w14:textId="77777777" w:rsidR="00C76A5C" w:rsidRDefault="002A147B">
            <w:pPr>
              <w:pStyle w:val="Compact"/>
              <w:jc w:val="right"/>
            </w:pPr>
            <w:r>
              <w:t>500.00</w:t>
            </w:r>
          </w:p>
        </w:tc>
      </w:tr>
      <w:tr w:rsidR="00C76A5C" w14:paraId="70A416B2" w14:textId="77777777">
        <w:tc>
          <w:tcPr>
            <w:tcW w:w="1560" w:type="dxa"/>
          </w:tcPr>
          <w:p w14:paraId="70A416AC" w14:textId="77777777" w:rsidR="00C76A5C" w:rsidRDefault="002A147B">
            <w:pPr>
              <w:pStyle w:val="Compact"/>
            </w:pPr>
            <w:r>
              <w:t>Chlamydomonas_euryale</w:t>
            </w:r>
          </w:p>
        </w:tc>
        <w:tc>
          <w:tcPr>
            <w:tcW w:w="1140" w:type="dxa"/>
          </w:tcPr>
          <w:p w14:paraId="70A416AD" w14:textId="77777777" w:rsidR="00C76A5C" w:rsidRDefault="002A147B">
            <w:pPr>
              <w:pStyle w:val="Compact"/>
              <w:jc w:val="right"/>
            </w:pPr>
            <w:r>
              <w:t>2</w:t>
            </w:r>
          </w:p>
        </w:tc>
        <w:tc>
          <w:tcPr>
            <w:tcW w:w="1800" w:type="dxa"/>
          </w:tcPr>
          <w:p w14:paraId="70A416AE" w14:textId="77777777" w:rsidR="00C76A5C" w:rsidRDefault="002A147B">
            <w:pPr>
              <w:pStyle w:val="Compact"/>
              <w:jc w:val="right"/>
            </w:pPr>
            <w:r>
              <w:t>24</w:t>
            </w:r>
          </w:p>
        </w:tc>
        <w:tc>
          <w:tcPr>
            <w:tcW w:w="1320" w:type="dxa"/>
          </w:tcPr>
          <w:p w14:paraId="70A416AF" w14:textId="77777777" w:rsidR="00C76A5C" w:rsidRDefault="002A147B">
            <w:pPr>
              <w:pStyle w:val="Compact"/>
              <w:jc w:val="right"/>
            </w:pPr>
            <w:r>
              <w:t>0.36837</w:t>
            </w:r>
          </w:p>
        </w:tc>
        <w:tc>
          <w:tcPr>
            <w:tcW w:w="1500" w:type="dxa"/>
          </w:tcPr>
          <w:p w14:paraId="70A416B0" w14:textId="77777777" w:rsidR="00C76A5C" w:rsidRDefault="002A147B">
            <w:pPr>
              <w:pStyle w:val="Compact"/>
              <w:jc w:val="right"/>
            </w:pPr>
            <w:r>
              <w:t>24</w:t>
            </w:r>
          </w:p>
        </w:tc>
        <w:tc>
          <w:tcPr>
            <w:tcW w:w="600" w:type="dxa"/>
          </w:tcPr>
          <w:p w14:paraId="70A416B1" w14:textId="77777777" w:rsidR="00C76A5C" w:rsidRDefault="002A147B">
            <w:pPr>
              <w:pStyle w:val="Compact"/>
              <w:jc w:val="right"/>
            </w:pPr>
            <w:r>
              <w:t>70.00</w:t>
            </w:r>
          </w:p>
        </w:tc>
      </w:tr>
      <w:tr w:rsidR="00C76A5C" w14:paraId="70A416B9" w14:textId="77777777">
        <w:tc>
          <w:tcPr>
            <w:tcW w:w="1560" w:type="dxa"/>
          </w:tcPr>
          <w:p w14:paraId="70A416B3" w14:textId="77777777" w:rsidR="00C76A5C" w:rsidRDefault="002A147B">
            <w:pPr>
              <w:pStyle w:val="Compact"/>
            </w:pPr>
            <w:r>
              <w:lastRenderedPageBreak/>
              <w:t>Chlamydomonas_euryale</w:t>
            </w:r>
          </w:p>
        </w:tc>
        <w:tc>
          <w:tcPr>
            <w:tcW w:w="1140" w:type="dxa"/>
          </w:tcPr>
          <w:p w14:paraId="70A416B4" w14:textId="77777777" w:rsidR="00C76A5C" w:rsidRDefault="002A147B">
            <w:pPr>
              <w:pStyle w:val="Compact"/>
              <w:jc w:val="right"/>
            </w:pPr>
            <w:r>
              <w:t>2</w:t>
            </w:r>
          </w:p>
        </w:tc>
        <w:tc>
          <w:tcPr>
            <w:tcW w:w="1800" w:type="dxa"/>
          </w:tcPr>
          <w:p w14:paraId="70A416B5" w14:textId="77777777" w:rsidR="00C76A5C" w:rsidRDefault="002A147B">
            <w:pPr>
              <w:pStyle w:val="Compact"/>
              <w:jc w:val="right"/>
            </w:pPr>
            <w:r>
              <w:t>24</w:t>
            </w:r>
          </w:p>
        </w:tc>
        <w:tc>
          <w:tcPr>
            <w:tcW w:w="1320" w:type="dxa"/>
          </w:tcPr>
          <w:p w14:paraId="70A416B6" w14:textId="77777777" w:rsidR="00C76A5C" w:rsidRDefault="002A147B">
            <w:pPr>
              <w:pStyle w:val="Compact"/>
              <w:jc w:val="right"/>
            </w:pPr>
            <w:r>
              <w:t>0.36973</w:t>
            </w:r>
          </w:p>
        </w:tc>
        <w:tc>
          <w:tcPr>
            <w:tcW w:w="1500" w:type="dxa"/>
          </w:tcPr>
          <w:p w14:paraId="70A416B7" w14:textId="77777777" w:rsidR="00C76A5C" w:rsidRDefault="002A147B">
            <w:pPr>
              <w:pStyle w:val="Compact"/>
              <w:jc w:val="right"/>
            </w:pPr>
            <w:r>
              <w:t>24</w:t>
            </w:r>
          </w:p>
        </w:tc>
        <w:tc>
          <w:tcPr>
            <w:tcW w:w="600" w:type="dxa"/>
          </w:tcPr>
          <w:p w14:paraId="70A416B8" w14:textId="77777777" w:rsidR="00C76A5C" w:rsidRDefault="002A147B">
            <w:pPr>
              <w:pStyle w:val="Compact"/>
              <w:jc w:val="right"/>
            </w:pPr>
            <w:r>
              <w:t>500.00</w:t>
            </w:r>
          </w:p>
        </w:tc>
      </w:tr>
      <w:tr w:rsidR="00C76A5C" w14:paraId="70A416C0" w14:textId="77777777">
        <w:tc>
          <w:tcPr>
            <w:tcW w:w="1560" w:type="dxa"/>
          </w:tcPr>
          <w:p w14:paraId="70A416BA" w14:textId="77777777" w:rsidR="00C76A5C" w:rsidRDefault="002A147B">
            <w:pPr>
              <w:pStyle w:val="Compact"/>
            </w:pPr>
            <w:r>
              <w:t>Chlamydomonas_euryale</w:t>
            </w:r>
          </w:p>
        </w:tc>
        <w:tc>
          <w:tcPr>
            <w:tcW w:w="1140" w:type="dxa"/>
          </w:tcPr>
          <w:p w14:paraId="70A416BB" w14:textId="77777777" w:rsidR="00C76A5C" w:rsidRDefault="002A147B">
            <w:pPr>
              <w:pStyle w:val="Compact"/>
              <w:jc w:val="right"/>
            </w:pPr>
            <w:r>
              <w:t>2</w:t>
            </w:r>
          </w:p>
        </w:tc>
        <w:tc>
          <w:tcPr>
            <w:tcW w:w="1800" w:type="dxa"/>
          </w:tcPr>
          <w:p w14:paraId="70A416BC" w14:textId="77777777" w:rsidR="00C76A5C" w:rsidRDefault="002A147B">
            <w:pPr>
              <w:pStyle w:val="Compact"/>
              <w:jc w:val="right"/>
            </w:pPr>
            <w:r>
              <w:t>24</w:t>
            </w:r>
          </w:p>
        </w:tc>
        <w:tc>
          <w:tcPr>
            <w:tcW w:w="1320" w:type="dxa"/>
          </w:tcPr>
          <w:p w14:paraId="70A416BD" w14:textId="77777777" w:rsidR="00C76A5C" w:rsidRDefault="002A147B">
            <w:pPr>
              <w:pStyle w:val="Compact"/>
              <w:jc w:val="right"/>
            </w:pPr>
            <w:r>
              <w:t>0.37018</w:t>
            </w:r>
          </w:p>
        </w:tc>
        <w:tc>
          <w:tcPr>
            <w:tcW w:w="1500" w:type="dxa"/>
          </w:tcPr>
          <w:p w14:paraId="70A416BE" w14:textId="77777777" w:rsidR="00C76A5C" w:rsidRDefault="002A147B">
            <w:pPr>
              <w:pStyle w:val="Compact"/>
              <w:jc w:val="right"/>
            </w:pPr>
            <w:r>
              <w:t>24</w:t>
            </w:r>
          </w:p>
        </w:tc>
        <w:tc>
          <w:tcPr>
            <w:tcW w:w="600" w:type="dxa"/>
          </w:tcPr>
          <w:p w14:paraId="70A416BF" w14:textId="77777777" w:rsidR="00C76A5C" w:rsidRDefault="002A147B">
            <w:pPr>
              <w:pStyle w:val="Compact"/>
              <w:jc w:val="right"/>
            </w:pPr>
            <w:r>
              <w:t>30.00</w:t>
            </w:r>
          </w:p>
        </w:tc>
      </w:tr>
      <w:tr w:rsidR="00C76A5C" w14:paraId="70A416C7" w14:textId="77777777">
        <w:tc>
          <w:tcPr>
            <w:tcW w:w="1560" w:type="dxa"/>
          </w:tcPr>
          <w:p w14:paraId="70A416C1" w14:textId="77777777" w:rsidR="00C76A5C" w:rsidRDefault="002A147B">
            <w:pPr>
              <w:pStyle w:val="Compact"/>
            </w:pPr>
            <w:r>
              <w:t>Chlamydomonas_euryale</w:t>
            </w:r>
          </w:p>
        </w:tc>
        <w:tc>
          <w:tcPr>
            <w:tcW w:w="1140" w:type="dxa"/>
          </w:tcPr>
          <w:p w14:paraId="70A416C2" w14:textId="77777777" w:rsidR="00C76A5C" w:rsidRDefault="002A147B">
            <w:pPr>
              <w:pStyle w:val="Compact"/>
              <w:jc w:val="right"/>
            </w:pPr>
            <w:r>
              <w:t>2</w:t>
            </w:r>
          </w:p>
        </w:tc>
        <w:tc>
          <w:tcPr>
            <w:tcW w:w="1800" w:type="dxa"/>
          </w:tcPr>
          <w:p w14:paraId="70A416C3" w14:textId="77777777" w:rsidR="00C76A5C" w:rsidRDefault="002A147B">
            <w:pPr>
              <w:pStyle w:val="Compact"/>
              <w:jc w:val="right"/>
            </w:pPr>
            <w:r>
              <w:t>28</w:t>
            </w:r>
          </w:p>
        </w:tc>
        <w:tc>
          <w:tcPr>
            <w:tcW w:w="1320" w:type="dxa"/>
          </w:tcPr>
          <w:p w14:paraId="70A416C4" w14:textId="77777777" w:rsidR="00C76A5C" w:rsidRDefault="002A147B">
            <w:pPr>
              <w:pStyle w:val="Compact"/>
              <w:jc w:val="right"/>
            </w:pPr>
            <w:r>
              <w:t>0.31991</w:t>
            </w:r>
          </w:p>
        </w:tc>
        <w:tc>
          <w:tcPr>
            <w:tcW w:w="1500" w:type="dxa"/>
          </w:tcPr>
          <w:p w14:paraId="70A416C5" w14:textId="77777777" w:rsidR="00C76A5C" w:rsidRDefault="002A147B">
            <w:pPr>
              <w:pStyle w:val="Compact"/>
              <w:jc w:val="right"/>
            </w:pPr>
            <w:r>
              <w:t>24</w:t>
            </w:r>
          </w:p>
        </w:tc>
        <w:tc>
          <w:tcPr>
            <w:tcW w:w="600" w:type="dxa"/>
          </w:tcPr>
          <w:p w14:paraId="70A416C6" w14:textId="77777777" w:rsidR="00C76A5C" w:rsidRDefault="002A147B">
            <w:pPr>
              <w:pStyle w:val="Compact"/>
              <w:jc w:val="right"/>
            </w:pPr>
            <w:r>
              <w:t>30.00</w:t>
            </w:r>
          </w:p>
        </w:tc>
      </w:tr>
      <w:tr w:rsidR="00C76A5C" w14:paraId="70A416CE" w14:textId="77777777">
        <w:tc>
          <w:tcPr>
            <w:tcW w:w="1560" w:type="dxa"/>
          </w:tcPr>
          <w:p w14:paraId="70A416C8" w14:textId="77777777" w:rsidR="00C76A5C" w:rsidRDefault="002A147B">
            <w:pPr>
              <w:pStyle w:val="Compact"/>
            </w:pPr>
            <w:r>
              <w:t>Chlamydomonas_euryale</w:t>
            </w:r>
          </w:p>
        </w:tc>
        <w:tc>
          <w:tcPr>
            <w:tcW w:w="1140" w:type="dxa"/>
          </w:tcPr>
          <w:p w14:paraId="70A416C9" w14:textId="77777777" w:rsidR="00C76A5C" w:rsidRDefault="002A147B">
            <w:pPr>
              <w:pStyle w:val="Compact"/>
              <w:jc w:val="right"/>
            </w:pPr>
            <w:r>
              <w:t>2</w:t>
            </w:r>
          </w:p>
        </w:tc>
        <w:tc>
          <w:tcPr>
            <w:tcW w:w="1800" w:type="dxa"/>
          </w:tcPr>
          <w:p w14:paraId="70A416CA" w14:textId="77777777" w:rsidR="00C76A5C" w:rsidRDefault="002A147B">
            <w:pPr>
              <w:pStyle w:val="Compact"/>
              <w:jc w:val="right"/>
            </w:pPr>
            <w:r>
              <w:t>28</w:t>
            </w:r>
          </w:p>
        </w:tc>
        <w:tc>
          <w:tcPr>
            <w:tcW w:w="1320" w:type="dxa"/>
          </w:tcPr>
          <w:p w14:paraId="70A416CB" w14:textId="77777777" w:rsidR="00C76A5C" w:rsidRDefault="002A147B">
            <w:pPr>
              <w:pStyle w:val="Compact"/>
              <w:jc w:val="right"/>
            </w:pPr>
            <w:r>
              <w:t>0.35392</w:t>
            </w:r>
          </w:p>
        </w:tc>
        <w:tc>
          <w:tcPr>
            <w:tcW w:w="1500" w:type="dxa"/>
          </w:tcPr>
          <w:p w14:paraId="70A416CC" w14:textId="77777777" w:rsidR="00C76A5C" w:rsidRDefault="002A147B">
            <w:pPr>
              <w:pStyle w:val="Compact"/>
              <w:jc w:val="right"/>
            </w:pPr>
            <w:r>
              <w:t>24</w:t>
            </w:r>
          </w:p>
        </w:tc>
        <w:tc>
          <w:tcPr>
            <w:tcW w:w="600" w:type="dxa"/>
          </w:tcPr>
          <w:p w14:paraId="70A416CD" w14:textId="77777777" w:rsidR="00C76A5C" w:rsidRDefault="002A147B">
            <w:pPr>
              <w:pStyle w:val="Compact"/>
              <w:jc w:val="right"/>
            </w:pPr>
            <w:r>
              <w:t>70.00</w:t>
            </w:r>
          </w:p>
        </w:tc>
      </w:tr>
      <w:tr w:rsidR="00C76A5C" w14:paraId="70A416D5" w14:textId="77777777">
        <w:tc>
          <w:tcPr>
            <w:tcW w:w="1560" w:type="dxa"/>
          </w:tcPr>
          <w:p w14:paraId="70A416CF" w14:textId="77777777" w:rsidR="00C76A5C" w:rsidRDefault="002A147B">
            <w:pPr>
              <w:pStyle w:val="Compact"/>
            </w:pPr>
            <w:r>
              <w:t>Chlamydomonas_euryale</w:t>
            </w:r>
          </w:p>
        </w:tc>
        <w:tc>
          <w:tcPr>
            <w:tcW w:w="1140" w:type="dxa"/>
          </w:tcPr>
          <w:p w14:paraId="70A416D0" w14:textId="77777777" w:rsidR="00C76A5C" w:rsidRDefault="002A147B">
            <w:pPr>
              <w:pStyle w:val="Compact"/>
              <w:jc w:val="right"/>
            </w:pPr>
            <w:r>
              <w:t>2</w:t>
            </w:r>
          </w:p>
        </w:tc>
        <w:tc>
          <w:tcPr>
            <w:tcW w:w="1800" w:type="dxa"/>
          </w:tcPr>
          <w:p w14:paraId="70A416D1" w14:textId="77777777" w:rsidR="00C76A5C" w:rsidRDefault="002A147B">
            <w:pPr>
              <w:pStyle w:val="Compact"/>
              <w:jc w:val="right"/>
            </w:pPr>
            <w:r>
              <w:t>28</w:t>
            </w:r>
          </w:p>
        </w:tc>
        <w:tc>
          <w:tcPr>
            <w:tcW w:w="1320" w:type="dxa"/>
          </w:tcPr>
          <w:p w14:paraId="70A416D2" w14:textId="77777777" w:rsidR="00C76A5C" w:rsidRDefault="002A147B">
            <w:pPr>
              <w:pStyle w:val="Compact"/>
              <w:jc w:val="right"/>
            </w:pPr>
            <w:r>
              <w:t>0.35483</w:t>
            </w:r>
          </w:p>
        </w:tc>
        <w:tc>
          <w:tcPr>
            <w:tcW w:w="1500" w:type="dxa"/>
          </w:tcPr>
          <w:p w14:paraId="70A416D3" w14:textId="77777777" w:rsidR="00C76A5C" w:rsidRDefault="002A147B">
            <w:pPr>
              <w:pStyle w:val="Compact"/>
              <w:jc w:val="right"/>
            </w:pPr>
            <w:r>
              <w:t>24</w:t>
            </w:r>
          </w:p>
        </w:tc>
        <w:tc>
          <w:tcPr>
            <w:tcW w:w="600" w:type="dxa"/>
          </w:tcPr>
          <w:p w14:paraId="70A416D4" w14:textId="77777777" w:rsidR="00C76A5C" w:rsidRDefault="002A147B">
            <w:pPr>
              <w:pStyle w:val="Compact"/>
              <w:jc w:val="right"/>
            </w:pPr>
            <w:r>
              <w:t>500.00</w:t>
            </w:r>
          </w:p>
        </w:tc>
      </w:tr>
      <w:tr w:rsidR="00C76A5C" w14:paraId="70A416DC" w14:textId="77777777">
        <w:tc>
          <w:tcPr>
            <w:tcW w:w="1560" w:type="dxa"/>
          </w:tcPr>
          <w:p w14:paraId="70A416D6" w14:textId="77777777" w:rsidR="00C76A5C" w:rsidRDefault="002A147B">
            <w:pPr>
              <w:pStyle w:val="Compact"/>
            </w:pPr>
            <w:r>
              <w:t>Chlamydomonas_euryale</w:t>
            </w:r>
          </w:p>
        </w:tc>
        <w:tc>
          <w:tcPr>
            <w:tcW w:w="1140" w:type="dxa"/>
          </w:tcPr>
          <w:p w14:paraId="70A416D7" w14:textId="77777777" w:rsidR="00C76A5C" w:rsidRDefault="002A147B">
            <w:pPr>
              <w:pStyle w:val="Compact"/>
              <w:jc w:val="right"/>
            </w:pPr>
            <w:r>
              <w:t>4</w:t>
            </w:r>
          </w:p>
        </w:tc>
        <w:tc>
          <w:tcPr>
            <w:tcW w:w="1800" w:type="dxa"/>
          </w:tcPr>
          <w:p w14:paraId="70A416D8" w14:textId="77777777" w:rsidR="00C76A5C" w:rsidRDefault="002A147B">
            <w:pPr>
              <w:pStyle w:val="Compact"/>
              <w:jc w:val="right"/>
            </w:pPr>
            <w:r>
              <w:t>16</w:t>
            </w:r>
          </w:p>
        </w:tc>
        <w:tc>
          <w:tcPr>
            <w:tcW w:w="1320" w:type="dxa"/>
          </w:tcPr>
          <w:p w14:paraId="70A416D9" w14:textId="77777777" w:rsidR="00C76A5C" w:rsidRDefault="002A147B">
            <w:pPr>
              <w:pStyle w:val="Compact"/>
              <w:jc w:val="right"/>
            </w:pPr>
            <w:r>
              <w:t>0.17211</w:t>
            </w:r>
          </w:p>
        </w:tc>
        <w:tc>
          <w:tcPr>
            <w:tcW w:w="1500" w:type="dxa"/>
          </w:tcPr>
          <w:p w14:paraId="70A416DA" w14:textId="77777777" w:rsidR="00C76A5C" w:rsidRDefault="002A147B">
            <w:pPr>
              <w:pStyle w:val="Compact"/>
              <w:jc w:val="right"/>
            </w:pPr>
            <w:r>
              <w:t>24</w:t>
            </w:r>
          </w:p>
        </w:tc>
        <w:tc>
          <w:tcPr>
            <w:tcW w:w="600" w:type="dxa"/>
          </w:tcPr>
          <w:p w14:paraId="70A416DB" w14:textId="77777777" w:rsidR="00C76A5C" w:rsidRDefault="002A147B">
            <w:pPr>
              <w:pStyle w:val="Compact"/>
              <w:jc w:val="right"/>
            </w:pPr>
            <w:r>
              <w:t>30.00</w:t>
            </w:r>
          </w:p>
        </w:tc>
      </w:tr>
      <w:tr w:rsidR="00C76A5C" w14:paraId="70A416E3" w14:textId="77777777">
        <w:tc>
          <w:tcPr>
            <w:tcW w:w="1560" w:type="dxa"/>
          </w:tcPr>
          <w:p w14:paraId="70A416DD" w14:textId="77777777" w:rsidR="00C76A5C" w:rsidRDefault="002A147B">
            <w:pPr>
              <w:pStyle w:val="Compact"/>
            </w:pPr>
            <w:r>
              <w:t>Chlamydomonas_euryale</w:t>
            </w:r>
          </w:p>
        </w:tc>
        <w:tc>
          <w:tcPr>
            <w:tcW w:w="1140" w:type="dxa"/>
          </w:tcPr>
          <w:p w14:paraId="70A416DE" w14:textId="77777777" w:rsidR="00C76A5C" w:rsidRDefault="002A147B">
            <w:pPr>
              <w:pStyle w:val="Compact"/>
              <w:jc w:val="right"/>
            </w:pPr>
            <w:r>
              <w:t>4</w:t>
            </w:r>
          </w:p>
        </w:tc>
        <w:tc>
          <w:tcPr>
            <w:tcW w:w="1800" w:type="dxa"/>
          </w:tcPr>
          <w:p w14:paraId="70A416DF" w14:textId="77777777" w:rsidR="00C76A5C" w:rsidRDefault="002A147B">
            <w:pPr>
              <w:pStyle w:val="Compact"/>
              <w:jc w:val="right"/>
            </w:pPr>
            <w:r>
              <w:t>16</w:t>
            </w:r>
          </w:p>
        </w:tc>
        <w:tc>
          <w:tcPr>
            <w:tcW w:w="1320" w:type="dxa"/>
          </w:tcPr>
          <w:p w14:paraId="70A416E0" w14:textId="77777777" w:rsidR="00C76A5C" w:rsidRDefault="002A147B">
            <w:pPr>
              <w:pStyle w:val="Compact"/>
              <w:jc w:val="right"/>
            </w:pPr>
            <w:r>
              <w:t>0.18028</w:t>
            </w:r>
          </w:p>
        </w:tc>
        <w:tc>
          <w:tcPr>
            <w:tcW w:w="1500" w:type="dxa"/>
          </w:tcPr>
          <w:p w14:paraId="70A416E1" w14:textId="77777777" w:rsidR="00C76A5C" w:rsidRDefault="002A147B">
            <w:pPr>
              <w:pStyle w:val="Compact"/>
              <w:jc w:val="right"/>
            </w:pPr>
            <w:r>
              <w:t>24</w:t>
            </w:r>
          </w:p>
        </w:tc>
        <w:tc>
          <w:tcPr>
            <w:tcW w:w="600" w:type="dxa"/>
          </w:tcPr>
          <w:p w14:paraId="70A416E2" w14:textId="77777777" w:rsidR="00C76A5C" w:rsidRDefault="002A147B">
            <w:pPr>
              <w:pStyle w:val="Compact"/>
              <w:jc w:val="right"/>
            </w:pPr>
            <w:r>
              <w:t>70.00</w:t>
            </w:r>
          </w:p>
        </w:tc>
      </w:tr>
      <w:tr w:rsidR="00C76A5C" w14:paraId="70A416EA" w14:textId="77777777">
        <w:tc>
          <w:tcPr>
            <w:tcW w:w="1560" w:type="dxa"/>
          </w:tcPr>
          <w:p w14:paraId="70A416E4" w14:textId="77777777" w:rsidR="00C76A5C" w:rsidRDefault="002A147B">
            <w:pPr>
              <w:pStyle w:val="Compact"/>
            </w:pPr>
            <w:r>
              <w:t>Chlamydomonas_euryale</w:t>
            </w:r>
          </w:p>
        </w:tc>
        <w:tc>
          <w:tcPr>
            <w:tcW w:w="1140" w:type="dxa"/>
          </w:tcPr>
          <w:p w14:paraId="70A416E5" w14:textId="77777777" w:rsidR="00C76A5C" w:rsidRDefault="002A147B">
            <w:pPr>
              <w:pStyle w:val="Compact"/>
              <w:jc w:val="right"/>
            </w:pPr>
            <w:r>
              <w:t>4</w:t>
            </w:r>
          </w:p>
        </w:tc>
        <w:tc>
          <w:tcPr>
            <w:tcW w:w="1800" w:type="dxa"/>
          </w:tcPr>
          <w:p w14:paraId="70A416E6" w14:textId="77777777" w:rsidR="00C76A5C" w:rsidRDefault="002A147B">
            <w:pPr>
              <w:pStyle w:val="Compact"/>
              <w:jc w:val="right"/>
            </w:pPr>
            <w:r>
              <w:t>16</w:t>
            </w:r>
          </w:p>
        </w:tc>
        <w:tc>
          <w:tcPr>
            <w:tcW w:w="1320" w:type="dxa"/>
          </w:tcPr>
          <w:p w14:paraId="70A416E7" w14:textId="77777777" w:rsidR="00C76A5C" w:rsidRDefault="002A147B">
            <w:pPr>
              <w:pStyle w:val="Compact"/>
              <w:jc w:val="right"/>
            </w:pPr>
            <w:r>
              <w:t>0.18390</w:t>
            </w:r>
          </w:p>
        </w:tc>
        <w:tc>
          <w:tcPr>
            <w:tcW w:w="1500" w:type="dxa"/>
          </w:tcPr>
          <w:p w14:paraId="70A416E8" w14:textId="77777777" w:rsidR="00C76A5C" w:rsidRDefault="002A147B">
            <w:pPr>
              <w:pStyle w:val="Compact"/>
              <w:jc w:val="right"/>
            </w:pPr>
            <w:r>
              <w:t>24</w:t>
            </w:r>
          </w:p>
        </w:tc>
        <w:tc>
          <w:tcPr>
            <w:tcW w:w="600" w:type="dxa"/>
          </w:tcPr>
          <w:p w14:paraId="70A416E9" w14:textId="77777777" w:rsidR="00C76A5C" w:rsidRDefault="002A147B">
            <w:pPr>
              <w:pStyle w:val="Compact"/>
              <w:jc w:val="right"/>
            </w:pPr>
            <w:r>
              <w:t>500.00</w:t>
            </w:r>
          </w:p>
        </w:tc>
      </w:tr>
      <w:tr w:rsidR="00C76A5C" w14:paraId="70A416F1" w14:textId="77777777">
        <w:tc>
          <w:tcPr>
            <w:tcW w:w="1560" w:type="dxa"/>
          </w:tcPr>
          <w:p w14:paraId="70A416EB" w14:textId="77777777" w:rsidR="00C76A5C" w:rsidRDefault="002A147B">
            <w:pPr>
              <w:pStyle w:val="Compact"/>
            </w:pPr>
            <w:r>
              <w:t>Chlamydomonas_euryale</w:t>
            </w:r>
          </w:p>
        </w:tc>
        <w:tc>
          <w:tcPr>
            <w:tcW w:w="1140" w:type="dxa"/>
          </w:tcPr>
          <w:p w14:paraId="70A416EC" w14:textId="77777777" w:rsidR="00C76A5C" w:rsidRDefault="002A147B">
            <w:pPr>
              <w:pStyle w:val="Compact"/>
              <w:jc w:val="right"/>
            </w:pPr>
            <w:r>
              <w:t>4</w:t>
            </w:r>
          </w:p>
        </w:tc>
        <w:tc>
          <w:tcPr>
            <w:tcW w:w="1800" w:type="dxa"/>
          </w:tcPr>
          <w:p w14:paraId="70A416ED" w14:textId="77777777" w:rsidR="00C76A5C" w:rsidRDefault="002A147B">
            <w:pPr>
              <w:pStyle w:val="Compact"/>
              <w:jc w:val="right"/>
            </w:pPr>
            <w:r>
              <w:t>20</w:t>
            </w:r>
          </w:p>
        </w:tc>
        <w:tc>
          <w:tcPr>
            <w:tcW w:w="1320" w:type="dxa"/>
          </w:tcPr>
          <w:p w14:paraId="70A416EE" w14:textId="77777777" w:rsidR="00C76A5C" w:rsidRDefault="002A147B">
            <w:pPr>
              <w:pStyle w:val="Compact"/>
              <w:jc w:val="right"/>
            </w:pPr>
            <w:r>
              <w:t>0.16972</w:t>
            </w:r>
          </w:p>
        </w:tc>
        <w:tc>
          <w:tcPr>
            <w:tcW w:w="1500" w:type="dxa"/>
          </w:tcPr>
          <w:p w14:paraId="70A416EF" w14:textId="77777777" w:rsidR="00C76A5C" w:rsidRDefault="002A147B">
            <w:pPr>
              <w:pStyle w:val="Compact"/>
              <w:jc w:val="right"/>
            </w:pPr>
            <w:r>
              <w:t>24</w:t>
            </w:r>
          </w:p>
        </w:tc>
        <w:tc>
          <w:tcPr>
            <w:tcW w:w="600" w:type="dxa"/>
          </w:tcPr>
          <w:p w14:paraId="70A416F0" w14:textId="77777777" w:rsidR="00C76A5C" w:rsidRDefault="002A147B">
            <w:pPr>
              <w:pStyle w:val="Compact"/>
              <w:jc w:val="right"/>
            </w:pPr>
            <w:r>
              <w:t>30.00</w:t>
            </w:r>
          </w:p>
        </w:tc>
      </w:tr>
      <w:tr w:rsidR="00C76A5C" w14:paraId="70A416F8" w14:textId="77777777">
        <w:tc>
          <w:tcPr>
            <w:tcW w:w="1560" w:type="dxa"/>
          </w:tcPr>
          <w:p w14:paraId="70A416F2" w14:textId="77777777" w:rsidR="00C76A5C" w:rsidRDefault="002A147B">
            <w:pPr>
              <w:pStyle w:val="Compact"/>
            </w:pPr>
            <w:r>
              <w:t>Chlamydomonas_euryale</w:t>
            </w:r>
          </w:p>
        </w:tc>
        <w:tc>
          <w:tcPr>
            <w:tcW w:w="1140" w:type="dxa"/>
          </w:tcPr>
          <w:p w14:paraId="70A416F3" w14:textId="77777777" w:rsidR="00C76A5C" w:rsidRDefault="002A147B">
            <w:pPr>
              <w:pStyle w:val="Compact"/>
              <w:jc w:val="right"/>
            </w:pPr>
            <w:r>
              <w:t>4</w:t>
            </w:r>
          </w:p>
        </w:tc>
        <w:tc>
          <w:tcPr>
            <w:tcW w:w="1800" w:type="dxa"/>
          </w:tcPr>
          <w:p w14:paraId="70A416F4" w14:textId="77777777" w:rsidR="00C76A5C" w:rsidRDefault="002A147B">
            <w:pPr>
              <w:pStyle w:val="Compact"/>
              <w:jc w:val="right"/>
            </w:pPr>
            <w:r>
              <w:t>20</w:t>
            </w:r>
          </w:p>
        </w:tc>
        <w:tc>
          <w:tcPr>
            <w:tcW w:w="1320" w:type="dxa"/>
          </w:tcPr>
          <w:p w14:paraId="70A416F5" w14:textId="77777777" w:rsidR="00C76A5C" w:rsidRDefault="002A147B">
            <w:pPr>
              <w:pStyle w:val="Compact"/>
              <w:jc w:val="right"/>
            </w:pPr>
            <w:r>
              <w:t>0.17013</w:t>
            </w:r>
          </w:p>
        </w:tc>
        <w:tc>
          <w:tcPr>
            <w:tcW w:w="1500" w:type="dxa"/>
          </w:tcPr>
          <w:p w14:paraId="70A416F6" w14:textId="77777777" w:rsidR="00C76A5C" w:rsidRDefault="002A147B">
            <w:pPr>
              <w:pStyle w:val="Compact"/>
              <w:jc w:val="right"/>
            </w:pPr>
            <w:r>
              <w:t>24</w:t>
            </w:r>
          </w:p>
        </w:tc>
        <w:tc>
          <w:tcPr>
            <w:tcW w:w="600" w:type="dxa"/>
          </w:tcPr>
          <w:p w14:paraId="70A416F7" w14:textId="77777777" w:rsidR="00C76A5C" w:rsidRDefault="002A147B">
            <w:pPr>
              <w:pStyle w:val="Compact"/>
              <w:jc w:val="right"/>
            </w:pPr>
            <w:r>
              <w:t>70.00</w:t>
            </w:r>
          </w:p>
        </w:tc>
      </w:tr>
      <w:tr w:rsidR="00C76A5C" w14:paraId="70A416FF" w14:textId="77777777">
        <w:tc>
          <w:tcPr>
            <w:tcW w:w="1560" w:type="dxa"/>
          </w:tcPr>
          <w:p w14:paraId="70A416F9" w14:textId="77777777" w:rsidR="00C76A5C" w:rsidRDefault="002A147B">
            <w:pPr>
              <w:pStyle w:val="Compact"/>
            </w:pPr>
            <w:r>
              <w:t>Chlamydomonas_euryale</w:t>
            </w:r>
          </w:p>
        </w:tc>
        <w:tc>
          <w:tcPr>
            <w:tcW w:w="1140" w:type="dxa"/>
          </w:tcPr>
          <w:p w14:paraId="70A416FA" w14:textId="77777777" w:rsidR="00C76A5C" w:rsidRDefault="002A147B">
            <w:pPr>
              <w:pStyle w:val="Compact"/>
              <w:jc w:val="right"/>
            </w:pPr>
            <w:r>
              <w:t>4</w:t>
            </w:r>
          </w:p>
        </w:tc>
        <w:tc>
          <w:tcPr>
            <w:tcW w:w="1800" w:type="dxa"/>
          </w:tcPr>
          <w:p w14:paraId="70A416FB" w14:textId="77777777" w:rsidR="00C76A5C" w:rsidRDefault="002A147B">
            <w:pPr>
              <w:pStyle w:val="Compact"/>
              <w:jc w:val="right"/>
            </w:pPr>
            <w:r>
              <w:t>20</w:t>
            </w:r>
          </w:p>
        </w:tc>
        <w:tc>
          <w:tcPr>
            <w:tcW w:w="1320" w:type="dxa"/>
          </w:tcPr>
          <w:p w14:paraId="70A416FC" w14:textId="77777777" w:rsidR="00C76A5C" w:rsidRDefault="002A147B">
            <w:pPr>
              <w:pStyle w:val="Compact"/>
              <w:jc w:val="right"/>
            </w:pPr>
            <w:r>
              <w:t>0.17835</w:t>
            </w:r>
          </w:p>
        </w:tc>
        <w:tc>
          <w:tcPr>
            <w:tcW w:w="1500" w:type="dxa"/>
          </w:tcPr>
          <w:p w14:paraId="70A416FD" w14:textId="77777777" w:rsidR="00C76A5C" w:rsidRDefault="002A147B">
            <w:pPr>
              <w:pStyle w:val="Compact"/>
              <w:jc w:val="right"/>
            </w:pPr>
            <w:r>
              <w:t>24</w:t>
            </w:r>
          </w:p>
        </w:tc>
        <w:tc>
          <w:tcPr>
            <w:tcW w:w="600" w:type="dxa"/>
          </w:tcPr>
          <w:p w14:paraId="70A416FE" w14:textId="77777777" w:rsidR="00C76A5C" w:rsidRDefault="002A147B">
            <w:pPr>
              <w:pStyle w:val="Compact"/>
              <w:jc w:val="right"/>
            </w:pPr>
            <w:r>
              <w:t>500.00</w:t>
            </w:r>
          </w:p>
        </w:tc>
      </w:tr>
      <w:tr w:rsidR="00C76A5C" w14:paraId="70A41706" w14:textId="77777777">
        <w:tc>
          <w:tcPr>
            <w:tcW w:w="1560" w:type="dxa"/>
          </w:tcPr>
          <w:p w14:paraId="70A41700" w14:textId="77777777" w:rsidR="00C76A5C" w:rsidRDefault="002A147B">
            <w:pPr>
              <w:pStyle w:val="Compact"/>
            </w:pPr>
            <w:r>
              <w:t>Chlamydomonas_euryale</w:t>
            </w:r>
          </w:p>
        </w:tc>
        <w:tc>
          <w:tcPr>
            <w:tcW w:w="1140" w:type="dxa"/>
          </w:tcPr>
          <w:p w14:paraId="70A41701" w14:textId="77777777" w:rsidR="00C76A5C" w:rsidRDefault="002A147B">
            <w:pPr>
              <w:pStyle w:val="Compact"/>
              <w:jc w:val="right"/>
            </w:pPr>
            <w:r>
              <w:t>4</w:t>
            </w:r>
          </w:p>
        </w:tc>
        <w:tc>
          <w:tcPr>
            <w:tcW w:w="1800" w:type="dxa"/>
          </w:tcPr>
          <w:p w14:paraId="70A41702" w14:textId="77777777" w:rsidR="00C76A5C" w:rsidRDefault="002A147B">
            <w:pPr>
              <w:pStyle w:val="Compact"/>
              <w:jc w:val="right"/>
            </w:pPr>
            <w:r>
              <w:t>24</w:t>
            </w:r>
          </w:p>
        </w:tc>
        <w:tc>
          <w:tcPr>
            <w:tcW w:w="1320" w:type="dxa"/>
          </w:tcPr>
          <w:p w14:paraId="70A41703" w14:textId="77777777" w:rsidR="00C76A5C" w:rsidRDefault="002A147B">
            <w:pPr>
              <w:pStyle w:val="Compact"/>
              <w:jc w:val="right"/>
            </w:pPr>
            <w:r>
              <w:t>0.17743</w:t>
            </w:r>
          </w:p>
        </w:tc>
        <w:tc>
          <w:tcPr>
            <w:tcW w:w="1500" w:type="dxa"/>
          </w:tcPr>
          <w:p w14:paraId="70A41704" w14:textId="77777777" w:rsidR="00C76A5C" w:rsidRDefault="002A147B">
            <w:pPr>
              <w:pStyle w:val="Compact"/>
              <w:jc w:val="right"/>
            </w:pPr>
            <w:r>
              <w:t>24</w:t>
            </w:r>
          </w:p>
        </w:tc>
        <w:tc>
          <w:tcPr>
            <w:tcW w:w="600" w:type="dxa"/>
          </w:tcPr>
          <w:p w14:paraId="70A41705" w14:textId="77777777" w:rsidR="00C76A5C" w:rsidRDefault="002A147B">
            <w:pPr>
              <w:pStyle w:val="Compact"/>
              <w:jc w:val="right"/>
            </w:pPr>
            <w:r>
              <w:t>30.00</w:t>
            </w:r>
          </w:p>
        </w:tc>
      </w:tr>
      <w:tr w:rsidR="00C76A5C" w14:paraId="70A4170D" w14:textId="77777777">
        <w:tc>
          <w:tcPr>
            <w:tcW w:w="1560" w:type="dxa"/>
          </w:tcPr>
          <w:p w14:paraId="70A41707" w14:textId="77777777" w:rsidR="00C76A5C" w:rsidRDefault="002A147B">
            <w:pPr>
              <w:pStyle w:val="Compact"/>
            </w:pPr>
            <w:r>
              <w:t>Chlamydomonas_euryale</w:t>
            </w:r>
          </w:p>
        </w:tc>
        <w:tc>
          <w:tcPr>
            <w:tcW w:w="1140" w:type="dxa"/>
          </w:tcPr>
          <w:p w14:paraId="70A41708" w14:textId="77777777" w:rsidR="00C76A5C" w:rsidRDefault="002A147B">
            <w:pPr>
              <w:pStyle w:val="Compact"/>
              <w:jc w:val="right"/>
            </w:pPr>
            <w:r>
              <w:t>4</w:t>
            </w:r>
          </w:p>
        </w:tc>
        <w:tc>
          <w:tcPr>
            <w:tcW w:w="1800" w:type="dxa"/>
          </w:tcPr>
          <w:p w14:paraId="70A41709" w14:textId="77777777" w:rsidR="00C76A5C" w:rsidRDefault="002A147B">
            <w:pPr>
              <w:pStyle w:val="Compact"/>
              <w:jc w:val="right"/>
            </w:pPr>
            <w:r>
              <w:t>24</w:t>
            </w:r>
          </w:p>
        </w:tc>
        <w:tc>
          <w:tcPr>
            <w:tcW w:w="1320" w:type="dxa"/>
          </w:tcPr>
          <w:p w14:paraId="70A4170A" w14:textId="77777777" w:rsidR="00C76A5C" w:rsidRDefault="002A147B">
            <w:pPr>
              <w:pStyle w:val="Compact"/>
              <w:jc w:val="right"/>
            </w:pPr>
            <w:r>
              <w:t>0.17970</w:t>
            </w:r>
          </w:p>
        </w:tc>
        <w:tc>
          <w:tcPr>
            <w:tcW w:w="1500" w:type="dxa"/>
          </w:tcPr>
          <w:p w14:paraId="70A4170B" w14:textId="77777777" w:rsidR="00C76A5C" w:rsidRDefault="002A147B">
            <w:pPr>
              <w:pStyle w:val="Compact"/>
              <w:jc w:val="right"/>
            </w:pPr>
            <w:r>
              <w:t>24</w:t>
            </w:r>
          </w:p>
        </w:tc>
        <w:tc>
          <w:tcPr>
            <w:tcW w:w="600" w:type="dxa"/>
          </w:tcPr>
          <w:p w14:paraId="70A4170C" w14:textId="77777777" w:rsidR="00C76A5C" w:rsidRDefault="002A147B">
            <w:pPr>
              <w:pStyle w:val="Compact"/>
              <w:jc w:val="right"/>
            </w:pPr>
            <w:r>
              <w:t>70.00</w:t>
            </w:r>
          </w:p>
        </w:tc>
      </w:tr>
      <w:tr w:rsidR="00C76A5C" w14:paraId="70A41714" w14:textId="77777777">
        <w:tc>
          <w:tcPr>
            <w:tcW w:w="1560" w:type="dxa"/>
          </w:tcPr>
          <w:p w14:paraId="70A4170E" w14:textId="77777777" w:rsidR="00C76A5C" w:rsidRDefault="002A147B">
            <w:pPr>
              <w:pStyle w:val="Compact"/>
            </w:pPr>
            <w:r>
              <w:t>Chlamydomonas_euryale</w:t>
            </w:r>
          </w:p>
        </w:tc>
        <w:tc>
          <w:tcPr>
            <w:tcW w:w="1140" w:type="dxa"/>
          </w:tcPr>
          <w:p w14:paraId="70A4170F" w14:textId="77777777" w:rsidR="00C76A5C" w:rsidRDefault="002A147B">
            <w:pPr>
              <w:pStyle w:val="Compact"/>
              <w:jc w:val="right"/>
            </w:pPr>
            <w:r>
              <w:t>4</w:t>
            </w:r>
          </w:p>
        </w:tc>
        <w:tc>
          <w:tcPr>
            <w:tcW w:w="1800" w:type="dxa"/>
          </w:tcPr>
          <w:p w14:paraId="70A41710" w14:textId="77777777" w:rsidR="00C76A5C" w:rsidRDefault="002A147B">
            <w:pPr>
              <w:pStyle w:val="Compact"/>
              <w:jc w:val="right"/>
            </w:pPr>
            <w:r>
              <w:t>24</w:t>
            </w:r>
          </w:p>
        </w:tc>
        <w:tc>
          <w:tcPr>
            <w:tcW w:w="1320" w:type="dxa"/>
          </w:tcPr>
          <w:p w14:paraId="70A41711" w14:textId="77777777" w:rsidR="00C76A5C" w:rsidRDefault="002A147B">
            <w:pPr>
              <w:pStyle w:val="Compact"/>
              <w:jc w:val="right"/>
            </w:pPr>
            <w:r>
              <w:t>0.18311</w:t>
            </w:r>
          </w:p>
        </w:tc>
        <w:tc>
          <w:tcPr>
            <w:tcW w:w="1500" w:type="dxa"/>
          </w:tcPr>
          <w:p w14:paraId="70A41712" w14:textId="77777777" w:rsidR="00C76A5C" w:rsidRDefault="002A147B">
            <w:pPr>
              <w:pStyle w:val="Compact"/>
              <w:jc w:val="right"/>
            </w:pPr>
            <w:r>
              <w:t>24</w:t>
            </w:r>
          </w:p>
        </w:tc>
        <w:tc>
          <w:tcPr>
            <w:tcW w:w="600" w:type="dxa"/>
          </w:tcPr>
          <w:p w14:paraId="70A41713" w14:textId="77777777" w:rsidR="00C76A5C" w:rsidRDefault="002A147B">
            <w:pPr>
              <w:pStyle w:val="Compact"/>
              <w:jc w:val="right"/>
            </w:pPr>
            <w:r>
              <w:t>500.00</w:t>
            </w:r>
          </w:p>
        </w:tc>
      </w:tr>
      <w:tr w:rsidR="00C76A5C" w14:paraId="70A4171B" w14:textId="77777777">
        <w:tc>
          <w:tcPr>
            <w:tcW w:w="1560" w:type="dxa"/>
          </w:tcPr>
          <w:p w14:paraId="70A41715" w14:textId="77777777" w:rsidR="00C76A5C" w:rsidRDefault="002A147B">
            <w:pPr>
              <w:pStyle w:val="Compact"/>
            </w:pPr>
            <w:r>
              <w:t>Chlamydomonas_euryale</w:t>
            </w:r>
          </w:p>
        </w:tc>
        <w:tc>
          <w:tcPr>
            <w:tcW w:w="1140" w:type="dxa"/>
          </w:tcPr>
          <w:p w14:paraId="70A41716" w14:textId="77777777" w:rsidR="00C76A5C" w:rsidRDefault="002A147B">
            <w:pPr>
              <w:pStyle w:val="Compact"/>
              <w:jc w:val="right"/>
            </w:pPr>
            <w:r>
              <w:t>4</w:t>
            </w:r>
          </w:p>
        </w:tc>
        <w:tc>
          <w:tcPr>
            <w:tcW w:w="1800" w:type="dxa"/>
          </w:tcPr>
          <w:p w14:paraId="70A41717" w14:textId="77777777" w:rsidR="00C76A5C" w:rsidRDefault="002A147B">
            <w:pPr>
              <w:pStyle w:val="Compact"/>
              <w:jc w:val="right"/>
            </w:pPr>
            <w:r>
              <w:t>28</w:t>
            </w:r>
          </w:p>
        </w:tc>
        <w:tc>
          <w:tcPr>
            <w:tcW w:w="1320" w:type="dxa"/>
          </w:tcPr>
          <w:p w14:paraId="70A41718" w14:textId="77777777" w:rsidR="00C76A5C" w:rsidRDefault="002A147B">
            <w:pPr>
              <w:pStyle w:val="Compact"/>
              <w:jc w:val="right"/>
            </w:pPr>
            <w:r>
              <w:t>0.17541</w:t>
            </w:r>
          </w:p>
        </w:tc>
        <w:tc>
          <w:tcPr>
            <w:tcW w:w="1500" w:type="dxa"/>
          </w:tcPr>
          <w:p w14:paraId="70A41719" w14:textId="77777777" w:rsidR="00C76A5C" w:rsidRDefault="002A147B">
            <w:pPr>
              <w:pStyle w:val="Compact"/>
              <w:jc w:val="right"/>
            </w:pPr>
            <w:r>
              <w:t>24</w:t>
            </w:r>
          </w:p>
        </w:tc>
        <w:tc>
          <w:tcPr>
            <w:tcW w:w="600" w:type="dxa"/>
          </w:tcPr>
          <w:p w14:paraId="70A4171A" w14:textId="77777777" w:rsidR="00C76A5C" w:rsidRDefault="002A147B">
            <w:pPr>
              <w:pStyle w:val="Compact"/>
              <w:jc w:val="right"/>
            </w:pPr>
            <w:r>
              <w:t>70.00</w:t>
            </w:r>
          </w:p>
        </w:tc>
      </w:tr>
      <w:tr w:rsidR="00C76A5C" w14:paraId="70A41722" w14:textId="77777777">
        <w:tc>
          <w:tcPr>
            <w:tcW w:w="1560" w:type="dxa"/>
          </w:tcPr>
          <w:p w14:paraId="70A4171C" w14:textId="77777777" w:rsidR="00C76A5C" w:rsidRDefault="002A147B">
            <w:pPr>
              <w:pStyle w:val="Compact"/>
            </w:pPr>
            <w:r>
              <w:t>Chlamydomonas_euryale</w:t>
            </w:r>
          </w:p>
        </w:tc>
        <w:tc>
          <w:tcPr>
            <w:tcW w:w="1140" w:type="dxa"/>
          </w:tcPr>
          <w:p w14:paraId="70A4171D" w14:textId="77777777" w:rsidR="00C76A5C" w:rsidRDefault="002A147B">
            <w:pPr>
              <w:pStyle w:val="Compact"/>
              <w:jc w:val="right"/>
            </w:pPr>
            <w:r>
              <w:t>4</w:t>
            </w:r>
          </w:p>
        </w:tc>
        <w:tc>
          <w:tcPr>
            <w:tcW w:w="1800" w:type="dxa"/>
          </w:tcPr>
          <w:p w14:paraId="70A4171E" w14:textId="77777777" w:rsidR="00C76A5C" w:rsidRDefault="002A147B">
            <w:pPr>
              <w:pStyle w:val="Compact"/>
              <w:jc w:val="right"/>
            </w:pPr>
            <w:r>
              <w:t>28</w:t>
            </w:r>
          </w:p>
        </w:tc>
        <w:tc>
          <w:tcPr>
            <w:tcW w:w="1320" w:type="dxa"/>
          </w:tcPr>
          <w:p w14:paraId="70A4171F" w14:textId="77777777" w:rsidR="00C76A5C" w:rsidRDefault="002A147B">
            <w:pPr>
              <w:pStyle w:val="Compact"/>
              <w:jc w:val="right"/>
            </w:pPr>
            <w:r>
              <w:t>0.17756</w:t>
            </w:r>
          </w:p>
        </w:tc>
        <w:tc>
          <w:tcPr>
            <w:tcW w:w="1500" w:type="dxa"/>
          </w:tcPr>
          <w:p w14:paraId="70A41720" w14:textId="77777777" w:rsidR="00C76A5C" w:rsidRDefault="002A147B">
            <w:pPr>
              <w:pStyle w:val="Compact"/>
              <w:jc w:val="right"/>
            </w:pPr>
            <w:r>
              <w:t>24</w:t>
            </w:r>
          </w:p>
        </w:tc>
        <w:tc>
          <w:tcPr>
            <w:tcW w:w="600" w:type="dxa"/>
          </w:tcPr>
          <w:p w14:paraId="70A41721" w14:textId="77777777" w:rsidR="00C76A5C" w:rsidRDefault="002A147B">
            <w:pPr>
              <w:pStyle w:val="Compact"/>
              <w:jc w:val="right"/>
            </w:pPr>
            <w:r>
              <w:t>500.00</w:t>
            </w:r>
          </w:p>
        </w:tc>
      </w:tr>
      <w:tr w:rsidR="00C76A5C" w14:paraId="70A41729" w14:textId="77777777">
        <w:tc>
          <w:tcPr>
            <w:tcW w:w="1560" w:type="dxa"/>
          </w:tcPr>
          <w:p w14:paraId="70A41723" w14:textId="77777777" w:rsidR="00C76A5C" w:rsidRDefault="002A147B">
            <w:pPr>
              <w:pStyle w:val="Compact"/>
            </w:pPr>
            <w:r>
              <w:t>Chlamydomonas_euryale</w:t>
            </w:r>
          </w:p>
        </w:tc>
        <w:tc>
          <w:tcPr>
            <w:tcW w:w="1140" w:type="dxa"/>
          </w:tcPr>
          <w:p w14:paraId="70A41724" w14:textId="77777777" w:rsidR="00C76A5C" w:rsidRDefault="002A147B">
            <w:pPr>
              <w:pStyle w:val="Compact"/>
              <w:jc w:val="right"/>
            </w:pPr>
            <w:r>
              <w:t>8</w:t>
            </w:r>
          </w:p>
        </w:tc>
        <w:tc>
          <w:tcPr>
            <w:tcW w:w="1800" w:type="dxa"/>
          </w:tcPr>
          <w:p w14:paraId="70A41725" w14:textId="77777777" w:rsidR="00C76A5C" w:rsidRDefault="002A147B">
            <w:pPr>
              <w:pStyle w:val="Compact"/>
              <w:jc w:val="right"/>
            </w:pPr>
            <w:r>
              <w:t>16</w:t>
            </w:r>
          </w:p>
        </w:tc>
        <w:tc>
          <w:tcPr>
            <w:tcW w:w="1320" w:type="dxa"/>
          </w:tcPr>
          <w:p w14:paraId="70A41726" w14:textId="77777777" w:rsidR="00C76A5C" w:rsidRDefault="002A147B">
            <w:pPr>
              <w:pStyle w:val="Compact"/>
              <w:jc w:val="right"/>
            </w:pPr>
            <w:r>
              <w:t>0.08293</w:t>
            </w:r>
          </w:p>
        </w:tc>
        <w:tc>
          <w:tcPr>
            <w:tcW w:w="1500" w:type="dxa"/>
          </w:tcPr>
          <w:p w14:paraId="70A41727" w14:textId="77777777" w:rsidR="00C76A5C" w:rsidRDefault="002A147B">
            <w:pPr>
              <w:pStyle w:val="Compact"/>
              <w:jc w:val="right"/>
            </w:pPr>
            <w:r>
              <w:t>24</w:t>
            </w:r>
          </w:p>
        </w:tc>
        <w:tc>
          <w:tcPr>
            <w:tcW w:w="600" w:type="dxa"/>
          </w:tcPr>
          <w:p w14:paraId="70A41728" w14:textId="77777777" w:rsidR="00C76A5C" w:rsidRDefault="002A147B">
            <w:pPr>
              <w:pStyle w:val="Compact"/>
              <w:jc w:val="right"/>
            </w:pPr>
            <w:r>
              <w:t>30.00</w:t>
            </w:r>
          </w:p>
        </w:tc>
      </w:tr>
      <w:tr w:rsidR="00C76A5C" w14:paraId="70A41730" w14:textId="77777777">
        <w:tc>
          <w:tcPr>
            <w:tcW w:w="1560" w:type="dxa"/>
          </w:tcPr>
          <w:p w14:paraId="70A4172A" w14:textId="77777777" w:rsidR="00C76A5C" w:rsidRDefault="002A147B">
            <w:pPr>
              <w:pStyle w:val="Compact"/>
            </w:pPr>
            <w:r>
              <w:t>Chlamydomonas_euryale</w:t>
            </w:r>
          </w:p>
        </w:tc>
        <w:tc>
          <w:tcPr>
            <w:tcW w:w="1140" w:type="dxa"/>
          </w:tcPr>
          <w:p w14:paraId="70A4172B" w14:textId="77777777" w:rsidR="00C76A5C" w:rsidRDefault="002A147B">
            <w:pPr>
              <w:pStyle w:val="Compact"/>
              <w:jc w:val="right"/>
            </w:pPr>
            <w:r>
              <w:t>8</w:t>
            </w:r>
          </w:p>
        </w:tc>
        <w:tc>
          <w:tcPr>
            <w:tcW w:w="1800" w:type="dxa"/>
          </w:tcPr>
          <w:p w14:paraId="70A4172C" w14:textId="77777777" w:rsidR="00C76A5C" w:rsidRDefault="002A147B">
            <w:pPr>
              <w:pStyle w:val="Compact"/>
              <w:jc w:val="right"/>
            </w:pPr>
            <w:r>
              <w:t>16</w:t>
            </w:r>
          </w:p>
        </w:tc>
        <w:tc>
          <w:tcPr>
            <w:tcW w:w="1320" w:type="dxa"/>
          </w:tcPr>
          <w:p w14:paraId="70A4172D" w14:textId="77777777" w:rsidR="00C76A5C" w:rsidRDefault="002A147B">
            <w:pPr>
              <w:pStyle w:val="Compact"/>
              <w:jc w:val="right"/>
            </w:pPr>
            <w:r>
              <w:t>0.08883</w:t>
            </w:r>
          </w:p>
        </w:tc>
        <w:tc>
          <w:tcPr>
            <w:tcW w:w="1500" w:type="dxa"/>
          </w:tcPr>
          <w:p w14:paraId="70A4172E" w14:textId="77777777" w:rsidR="00C76A5C" w:rsidRDefault="002A147B">
            <w:pPr>
              <w:pStyle w:val="Compact"/>
              <w:jc w:val="right"/>
            </w:pPr>
            <w:r>
              <w:t>24</w:t>
            </w:r>
          </w:p>
        </w:tc>
        <w:tc>
          <w:tcPr>
            <w:tcW w:w="600" w:type="dxa"/>
          </w:tcPr>
          <w:p w14:paraId="70A4172F" w14:textId="77777777" w:rsidR="00C76A5C" w:rsidRDefault="002A147B">
            <w:pPr>
              <w:pStyle w:val="Compact"/>
              <w:jc w:val="right"/>
            </w:pPr>
            <w:r>
              <w:t>70.00</w:t>
            </w:r>
          </w:p>
        </w:tc>
      </w:tr>
      <w:tr w:rsidR="00C76A5C" w14:paraId="70A41737" w14:textId="77777777">
        <w:tc>
          <w:tcPr>
            <w:tcW w:w="1560" w:type="dxa"/>
          </w:tcPr>
          <w:p w14:paraId="70A41731" w14:textId="77777777" w:rsidR="00C76A5C" w:rsidRDefault="002A147B">
            <w:pPr>
              <w:pStyle w:val="Compact"/>
            </w:pPr>
            <w:r>
              <w:t>Chlamydomonas_euryale</w:t>
            </w:r>
          </w:p>
        </w:tc>
        <w:tc>
          <w:tcPr>
            <w:tcW w:w="1140" w:type="dxa"/>
          </w:tcPr>
          <w:p w14:paraId="70A41732" w14:textId="77777777" w:rsidR="00C76A5C" w:rsidRDefault="002A147B">
            <w:pPr>
              <w:pStyle w:val="Compact"/>
              <w:jc w:val="right"/>
            </w:pPr>
            <w:r>
              <w:t>8</w:t>
            </w:r>
          </w:p>
        </w:tc>
        <w:tc>
          <w:tcPr>
            <w:tcW w:w="1800" w:type="dxa"/>
          </w:tcPr>
          <w:p w14:paraId="70A41733" w14:textId="77777777" w:rsidR="00C76A5C" w:rsidRDefault="002A147B">
            <w:pPr>
              <w:pStyle w:val="Compact"/>
              <w:jc w:val="right"/>
            </w:pPr>
            <w:r>
              <w:t>16</w:t>
            </w:r>
          </w:p>
        </w:tc>
        <w:tc>
          <w:tcPr>
            <w:tcW w:w="1320" w:type="dxa"/>
          </w:tcPr>
          <w:p w14:paraId="70A41734" w14:textId="77777777" w:rsidR="00C76A5C" w:rsidRDefault="002A147B">
            <w:pPr>
              <w:pStyle w:val="Compact"/>
              <w:jc w:val="right"/>
            </w:pPr>
            <w:r>
              <w:t>0.09005</w:t>
            </w:r>
          </w:p>
        </w:tc>
        <w:tc>
          <w:tcPr>
            <w:tcW w:w="1500" w:type="dxa"/>
          </w:tcPr>
          <w:p w14:paraId="70A41735" w14:textId="77777777" w:rsidR="00C76A5C" w:rsidRDefault="002A147B">
            <w:pPr>
              <w:pStyle w:val="Compact"/>
              <w:jc w:val="right"/>
            </w:pPr>
            <w:r>
              <w:t>24</w:t>
            </w:r>
          </w:p>
        </w:tc>
        <w:tc>
          <w:tcPr>
            <w:tcW w:w="600" w:type="dxa"/>
          </w:tcPr>
          <w:p w14:paraId="70A41736" w14:textId="77777777" w:rsidR="00C76A5C" w:rsidRDefault="002A147B">
            <w:pPr>
              <w:pStyle w:val="Compact"/>
              <w:jc w:val="right"/>
            </w:pPr>
            <w:r>
              <w:t>500.00</w:t>
            </w:r>
          </w:p>
        </w:tc>
      </w:tr>
      <w:tr w:rsidR="00C76A5C" w14:paraId="70A4173E" w14:textId="77777777">
        <w:tc>
          <w:tcPr>
            <w:tcW w:w="1560" w:type="dxa"/>
          </w:tcPr>
          <w:p w14:paraId="70A41738" w14:textId="77777777" w:rsidR="00C76A5C" w:rsidRDefault="002A147B">
            <w:pPr>
              <w:pStyle w:val="Compact"/>
            </w:pPr>
            <w:r>
              <w:t>Chlamydomonas_euryale</w:t>
            </w:r>
          </w:p>
        </w:tc>
        <w:tc>
          <w:tcPr>
            <w:tcW w:w="1140" w:type="dxa"/>
          </w:tcPr>
          <w:p w14:paraId="70A41739" w14:textId="77777777" w:rsidR="00C76A5C" w:rsidRDefault="002A147B">
            <w:pPr>
              <w:pStyle w:val="Compact"/>
              <w:jc w:val="right"/>
            </w:pPr>
            <w:r>
              <w:t>8</w:t>
            </w:r>
          </w:p>
        </w:tc>
        <w:tc>
          <w:tcPr>
            <w:tcW w:w="1800" w:type="dxa"/>
          </w:tcPr>
          <w:p w14:paraId="70A4173A" w14:textId="77777777" w:rsidR="00C76A5C" w:rsidRDefault="002A147B">
            <w:pPr>
              <w:pStyle w:val="Compact"/>
              <w:jc w:val="right"/>
            </w:pPr>
            <w:r>
              <w:t>20</w:t>
            </w:r>
          </w:p>
        </w:tc>
        <w:tc>
          <w:tcPr>
            <w:tcW w:w="1320" w:type="dxa"/>
          </w:tcPr>
          <w:p w14:paraId="70A4173B" w14:textId="77777777" w:rsidR="00C76A5C" w:rsidRDefault="002A147B">
            <w:pPr>
              <w:pStyle w:val="Compact"/>
              <w:jc w:val="right"/>
            </w:pPr>
            <w:r>
              <w:t>0.08460</w:t>
            </w:r>
          </w:p>
        </w:tc>
        <w:tc>
          <w:tcPr>
            <w:tcW w:w="1500" w:type="dxa"/>
          </w:tcPr>
          <w:p w14:paraId="70A4173C" w14:textId="77777777" w:rsidR="00C76A5C" w:rsidRDefault="002A147B">
            <w:pPr>
              <w:pStyle w:val="Compact"/>
              <w:jc w:val="right"/>
            </w:pPr>
            <w:r>
              <w:t>24</w:t>
            </w:r>
          </w:p>
        </w:tc>
        <w:tc>
          <w:tcPr>
            <w:tcW w:w="600" w:type="dxa"/>
          </w:tcPr>
          <w:p w14:paraId="70A4173D" w14:textId="77777777" w:rsidR="00C76A5C" w:rsidRDefault="002A147B">
            <w:pPr>
              <w:pStyle w:val="Compact"/>
              <w:jc w:val="right"/>
            </w:pPr>
            <w:r>
              <w:t>70.00</w:t>
            </w:r>
          </w:p>
        </w:tc>
      </w:tr>
      <w:tr w:rsidR="00C76A5C" w14:paraId="70A41745" w14:textId="77777777">
        <w:tc>
          <w:tcPr>
            <w:tcW w:w="1560" w:type="dxa"/>
          </w:tcPr>
          <w:p w14:paraId="70A4173F" w14:textId="77777777" w:rsidR="00C76A5C" w:rsidRDefault="002A147B">
            <w:pPr>
              <w:pStyle w:val="Compact"/>
            </w:pPr>
            <w:r>
              <w:t>Chlamydomonas_euryale</w:t>
            </w:r>
          </w:p>
        </w:tc>
        <w:tc>
          <w:tcPr>
            <w:tcW w:w="1140" w:type="dxa"/>
          </w:tcPr>
          <w:p w14:paraId="70A41740" w14:textId="77777777" w:rsidR="00C76A5C" w:rsidRDefault="002A147B">
            <w:pPr>
              <w:pStyle w:val="Compact"/>
              <w:jc w:val="right"/>
            </w:pPr>
            <w:r>
              <w:t>8</w:t>
            </w:r>
          </w:p>
        </w:tc>
        <w:tc>
          <w:tcPr>
            <w:tcW w:w="1800" w:type="dxa"/>
          </w:tcPr>
          <w:p w14:paraId="70A41741" w14:textId="77777777" w:rsidR="00C76A5C" w:rsidRDefault="002A147B">
            <w:pPr>
              <w:pStyle w:val="Compact"/>
              <w:jc w:val="right"/>
            </w:pPr>
            <w:r>
              <w:t>20</w:t>
            </w:r>
          </w:p>
        </w:tc>
        <w:tc>
          <w:tcPr>
            <w:tcW w:w="1320" w:type="dxa"/>
          </w:tcPr>
          <w:p w14:paraId="70A41742" w14:textId="77777777" w:rsidR="00C76A5C" w:rsidRDefault="002A147B">
            <w:pPr>
              <w:pStyle w:val="Compact"/>
              <w:jc w:val="right"/>
            </w:pPr>
            <w:r>
              <w:t>0.08532</w:t>
            </w:r>
          </w:p>
        </w:tc>
        <w:tc>
          <w:tcPr>
            <w:tcW w:w="1500" w:type="dxa"/>
          </w:tcPr>
          <w:p w14:paraId="70A41743" w14:textId="77777777" w:rsidR="00C76A5C" w:rsidRDefault="002A147B">
            <w:pPr>
              <w:pStyle w:val="Compact"/>
              <w:jc w:val="right"/>
            </w:pPr>
            <w:r>
              <w:t>24</w:t>
            </w:r>
          </w:p>
        </w:tc>
        <w:tc>
          <w:tcPr>
            <w:tcW w:w="600" w:type="dxa"/>
          </w:tcPr>
          <w:p w14:paraId="70A41744" w14:textId="77777777" w:rsidR="00C76A5C" w:rsidRDefault="002A147B">
            <w:pPr>
              <w:pStyle w:val="Compact"/>
              <w:jc w:val="right"/>
            </w:pPr>
            <w:r>
              <w:t>30.00</w:t>
            </w:r>
          </w:p>
        </w:tc>
      </w:tr>
      <w:tr w:rsidR="00C76A5C" w14:paraId="70A4174C" w14:textId="77777777">
        <w:tc>
          <w:tcPr>
            <w:tcW w:w="1560" w:type="dxa"/>
          </w:tcPr>
          <w:p w14:paraId="70A41746" w14:textId="77777777" w:rsidR="00C76A5C" w:rsidRDefault="002A147B">
            <w:pPr>
              <w:pStyle w:val="Compact"/>
            </w:pPr>
            <w:r>
              <w:t>Chlamydomonas_euryale</w:t>
            </w:r>
          </w:p>
        </w:tc>
        <w:tc>
          <w:tcPr>
            <w:tcW w:w="1140" w:type="dxa"/>
          </w:tcPr>
          <w:p w14:paraId="70A41747" w14:textId="77777777" w:rsidR="00C76A5C" w:rsidRDefault="002A147B">
            <w:pPr>
              <w:pStyle w:val="Compact"/>
              <w:jc w:val="right"/>
            </w:pPr>
            <w:r>
              <w:t>8</w:t>
            </w:r>
          </w:p>
        </w:tc>
        <w:tc>
          <w:tcPr>
            <w:tcW w:w="1800" w:type="dxa"/>
          </w:tcPr>
          <w:p w14:paraId="70A41748" w14:textId="77777777" w:rsidR="00C76A5C" w:rsidRDefault="002A147B">
            <w:pPr>
              <w:pStyle w:val="Compact"/>
              <w:jc w:val="right"/>
            </w:pPr>
            <w:r>
              <w:t>20</w:t>
            </w:r>
          </w:p>
        </w:tc>
        <w:tc>
          <w:tcPr>
            <w:tcW w:w="1320" w:type="dxa"/>
          </w:tcPr>
          <w:p w14:paraId="70A41749" w14:textId="77777777" w:rsidR="00C76A5C" w:rsidRDefault="002A147B">
            <w:pPr>
              <w:pStyle w:val="Compact"/>
              <w:jc w:val="right"/>
            </w:pPr>
            <w:r>
              <w:t>0.08600</w:t>
            </w:r>
          </w:p>
        </w:tc>
        <w:tc>
          <w:tcPr>
            <w:tcW w:w="1500" w:type="dxa"/>
          </w:tcPr>
          <w:p w14:paraId="70A4174A" w14:textId="77777777" w:rsidR="00C76A5C" w:rsidRDefault="002A147B">
            <w:pPr>
              <w:pStyle w:val="Compact"/>
              <w:jc w:val="right"/>
            </w:pPr>
            <w:r>
              <w:t>24</w:t>
            </w:r>
          </w:p>
        </w:tc>
        <w:tc>
          <w:tcPr>
            <w:tcW w:w="600" w:type="dxa"/>
          </w:tcPr>
          <w:p w14:paraId="70A4174B" w14:textId="77777777" w:rsidR="00C76A5C" w:rsidRDefault="002A147B">
            <w:pPr>
              <w:pStyle w:val="Compact"/>
              <w:jc w:val="right"/>
            </w:pPr>
            <w:r>
              <w:t>500.00</w:t>
            </w:r>
          </w:p>
        </w:tc>
      </w:tr>
      <w:tr w:rsidR="00C76A5C" w14:paraId="70A41753" w14:textId="77777777">
        <w:tc>
          <w:tcPr>
            <w:tcW w:w="1560" w:type="dxa"/>
          </w:tcPr>
          <w:p w14:paraId="70A4174D" w14:textId="77777777" w:rsidR="00C76A5C" w:rsidRDefault="002A147B">
            <w:pPr>
              <w:pStyle w:val="Compact"/>
            </w:pPr>
            <w:r>
              <w:lastRenderedPageBreak/>
              <w:t>Chlamydomonas_euryale</w:t>
            </w:r>
          </w:p>
        </w:tc>
        <w:tc>
          <w:tcPr>
            <w:tcW w:w="1140" w:type="dxa"/>
          </w:tcPr>
          <w:p w14:paraId="70A4174E" w14:textId="77777777" w:rsidR="00C76A5C" w:rsidRDefault="002A147B">
            <w:pPr>
              <w:pStyle w:val="Compact"/>
              <w:jc w:val="right"/>
            </w:pPr>
            <w:r>
              <w:t>8</w:t>
            </w:r>
          </w:p>
        </w:tc>
        <w:tc>
          <w:tcPr>
            <w:tcW w:w="1800" w:type="dxa"/>
          </w:tcPr>
          <w:p w14:paraId="70A4174F" w14:textId="77777777" w:rsidR="00C76A5C" w:rsidRDefault="002A147B">
            <w:pPr>
              <w:pStyle w:val="Compact"/>
              <w:jc w:val="right"/>
            </w:pPr>
            <w:r>
              <w:t>24</w:t>
            </w:r>
          </w:p>
        </w:tc>
        <w:tc>
          <w:tcPr>
            <w:tcW w:w="1320" w:type="dxa"/>
          </w:tcPr>
          <w:p w14:paraId="70A41750" w14:textId="77777777" w:rsidR="00C76A5C" w:rsidRDefault="002A147B">
            <w:pPr>
              <w:pStyle w:val="Compact"/>
              <w:jc w:val="right"/>
            </w:pPr>
            <w:r>
              <w:t>0.08677</w:t>
            </w:r>
          </w:p>
        </w:tc>
        <w:tc>
          <w:tcPr>
            <w:tcW w:w="1500" w:type="dxa"/>
          </w:tcPr>
          <w:p w14:paraId="70A41751" w14:textId="77777777" w:rsidR="00C76A5C" w:rsidRDefault="002A147B">
            <w:pPr>
              <w:pStyle w:val="Compact"/>
              <w:jc w:val="right"/>
            </w:pPr>
            <w:r>
              <w:t>24</w:t>
            </w:r>
          </w:p>
        </w:tc>
        <w:tc>
          <w:tcPr>
            <w:tcW w:w="600" w:type="dxa"/>
          </w:tcPr>
          <w:p w14:paraId="70A41752" w14:textId="77777777" w:rsidR="00C76A5C" w:rsidRDefault="002A147B">
            <w:pPr>
              <w:pStyle w:val="Compact"/>
              <w:jc w:val="right"/>
            </w:pPr>
            <w:r>
              <w:t>70.00</w:t>
            </w:r>
          </w:p>
        </w:tc>
      </w:tr>
      <w:tr w:rsidR="00C76A5C" w14:paraId="70A4175A" w14:textId="77777777">
        <w:tc>
          <w:tcPr>
            <w:tcW w:w="1560" w:type="dxa"/>
          </w:tcPr>
          <w:p w14:paraId="70A41754" w14:textId="77777777" w:rsidR="00C76A5C" w:rsidRDefault="002A147B">
            <w:pPr>
              <w:pStyle w:val="Compact"/>
            </w:pPr>
            <w:r>
              <w:t>Chlamydomonas_euryale</w:t>
            </w:r>
          </w:p>
        </w:tc>
        <w:tc>
          <w:tcPr>
            <w:tcW w:w="1140" w:type="dxa"/>
          </w:tcPr>
          <w:p w14:paraId="70A41755" w14:textId="77777777" w:rsidR="00C76A5C" w:rsidRDefault="002A147B">
            <w:pPr>
              <w:pStyle w:val="Compact"/>
              <w:jc w:val="right"/>
            </w:pPr>
            <w:r>
              <w:t>8</w:t>
            </w:r>
          </w:p>
        </w:tc>
        <w:tc>
          <w:tcPr>
            <w:tcW w:w="1800" w:type="dxa"/>
          </w:tcPr>
          <w:p w14:paraId="70A41756" w14:textId="77777777" w:rsidR="00C76A5C" w:rsidRDefault="002A147B">
            <w:pPr>
              <w:pStyle w:val="Compact"/>
              <w:jc w:val="right"/>
            </w:pPr>
            <w:r>
              <w:t>24</w:t>
            </w:r>
          </w:p>
        </w:tc>
        <w:tc>
          <w:tcPr>
            <w:tcW w:w="1320" w:type="dxa"/>
          </w:tcPr>
          <w:p w14:paraId="70A41757" w14:textId="77777777" w:rsidR="00C76A5C" w:rsidRDefault="002A147B">
            <w:pPr>
              <w:pStyle w:val="Compact"/>
              <w:jc w:val="right"/>
            </w:pPr>
            <w:r>
              <w:t>0.09158</w:t>
            </w:r>
          </w:p>
        </w:tc>
        <w:tc>
          <w:tcPr>
            <w:tcW w:w="1500" w:type="dxa"/>
          </w:tcPr>
          <w:p w14:paraId="70A41758" w14:textId="77777777" w:rsidR="00C76A5C" w:rsidRDefault="002A147B">
            <w:pPr>
              <w:pStyle w:val="Compact"/>
              <w:jc w:val="right"/>
            </w:pPr>
            <w:r>
              <w:t>24</w:t>
            </w:r>
          </w:p>
        </w:tc>
        <w:tc>
          <w:tcPr>
            <w:tcW w:w="600" w:type="dxa"/>
          </w:tcPr>
          <w:p w14:paraId="70A41759" w14:textId="77777777" w:rsidR="00C76A5C" w:rsidRDefault="002A147B">
            <w:pPr>
              <w:pStyle w:val="Compact"/>
              <w:jc w:val="right"/>
            </w:pPr>
            <w:r>
              <w:t>500.00</w:t>
            </w:r>
          </w:p>
        </w:tc>
      </w:tr>
      <w:tr w:rsidR="00C76A5C" w14:paraId="70A41761" w14:textId="77777777">
        <w:tc>
          <w:tcPr>
            <w:tcW w:w="1560" w:type="dxa"/>
          </w:tcPr>
          <w:p w14:paraId="70A4175B" w14:textId="77777777" w:rsidR="00C76A5C" w:rsidRDefault="002A147B">
            <w:pPr>
              <w:pStyle w:val="Compact"/>
            </w:pPr>
            <w:r>
              <w:t>Chlamydomonas_euryale</w:t>
            </w:r>
          </w:p>
        </w:tc>
        <w:tc>
          <w:tcPr>
            <w:tcW w:w="1140" w:type="dxa"/>
          </w:tcPr>
          <w:p w14:paraId="70A4175C" w14:textId="77777777" w:rsidR="00C76A5C" w:rsidRDefault="002A147B">
            <w:pPr>
              <w:pStyle w:val="Compact"/>
              <w:jc w:val="right"/>
            </w:pPr>
            <w:r>
              <w:t>8</w:t>
            </w:r>
          </w:p>
        </w:tc>
        <w:tc>
          <w:tcPr>
            <w:tcW w:w="1800" w:type="dxa"/>
          </w:tcPr>
          <w:p w14:paraId="70A4175D" w14:textId="77777777" w:rsidR="00C76A5C" w:rsidRDefault="002A147B">
            <w:pPr>
              <w:pStyle w:val="Compact"/>
              <w:jc w:val="right"/>
            </w:pPr>
            <w:r>
              <w:t>24</w:t>
            </w:r>
          </w:p>
        </w:tc>
        <w:tc>
          <w:tcPr>
            <w:tcW w:w="1320" w:type="dxa"/>
          </w:tcPr>
          <w:p w14:paraId="70A4175E" w14:textId="77777777" w:rsidR="00C76A5C" w:rsidRDefault="002A147B">
            <w:pPr>
              <w:pStyle w:val="Compact"/>
              <w:jc w:val="right"/>
            </w:pPr>
            <w:r>
              <w:t>0.09232</w:t>
            </w:r>
          </w:p>
        </w:tc>
        <w:tc>
          <w:tcPr>
            <w:tcW w:w="1500" w:type="dxa"/>
          </w:tcPr>
          <w:p w14:paraId="70A4175F" w14:textId="77777777" w:rsidR="00C76A5C" w:rsidRDefault="002A147B">
            <w:pPr>
              <w:pStyle w:val="Compact"/>
              <w:jc w:val="right"/>
            </w:pPr>
            <w:r>
              <w:t>24</w:t>
            </w:r>
          </w:p>
        </w:tc>
        <w:tc>
          <w:tcPr>
            <w:tcW w:w="600" w:type="dxa"/>
          </w:tcPr>
          <w:p w14:paraId="70A41760" w14:textId="77777777" w:rsidR="00C76A5C" w:rsidRDefault="002A147B">
            <w:pPr>
              <w:pStyle w:val="Compact"/>
              <w:jc w:val="right"/>
            </w:pPr>
            <w:r>
              <w:t>30.00</w:t>
            </w:r>
          </w:p>
        </w:tc>
      </w:tr>
      <w:tr w:rsidR="00C76A5C" w14:paraId="70A41768" w14:textId="77777777">
        <w:tc>
          <w:tcPr>
            <w:tcW w:w="1560" w:type="dxa"/>
          </w:tcPr>
          <w:p w14:paraId="70A41762" w14:textId="77777777" w:rsidR="00C76A5C" w:rsidRDefault="002A147B">
            <w:pPr>
              <w:pStyle w:val="Compact"/>
            </w:pPr>
            <w:r>
              <w:t>Chlamydomonas_euryale</w:t>
            </w:r>
          </w:p>
        </w:tc>
        <w:tc>
          <w:tcPr>
            <w:tcW w:w="1140" w:type="dxa"/>
          </w:tcPr>
          <w:p w14:paraId="70A41763" w14:textId="77777777" w:rsidR="00C76A5C" w:rsidRDefault="002A147B">
            <w:pPr>
              <w:pStyle w:val="Compact"/>
              <w:jc w:val="right"/>
            </w:pPr>
            <w:r>
              <w:t>8</w:t>
            </w:r>
          </w:p>
        </w:tc>
        <w:tc>
          <w:tcPr>
            <w:tcW w:w="1800" w:type="dxa"/>
          </w:tcPr>
          <w:p w14:paraId="70A41764" w14:textId="77777777" w:rsidR="00C76A5C" w:rsidRDefault="002A147B">
            <w:pPr>
              <w:pStyle w:val="Compact"/>
              <w:jc w:val="right"/>
            </w:pPr>
            <w:r>
              <w:t>28</w:t>
            </w:r>
          </w:p>
        </w:tc>
        <w:tc>
          <w:tcPr>
            <w:tcW w:w="1320" w:type="dxa"/>
          </w:tcPr>
          <w:p w14:paraId="70A41765" w14:textId="77777777" w:rsidR="00C76A5C" w:rsidRDefault="002A147B">
            <w:pPr>
              <w:pStyle w:val="Compact"/>
              <w:jc w:val="right"/>
            </w:pPr>
            <w:r>
              <w:t>0.08155</w:t>
            </w:r>
          </w:p>
        </w:tc>
        <w:tc>
          <w:tcPr>
            <w:tcW w:w="1500" w:type="dxa"/>
          </w:tcPr>
          <w:p w14:paraId="70A41766" w14:textId="77777777" w:rsidR="00C76A5C" w:rsidRDefault="002A147B">
            <w:pPr>
              <w:pStyle w:val="Compact"/>
              <w:jc w:val="right"/>
            </w:pPr>
            <w:r>
              <w:t>24</w:t>
            </w:r>
          </w:p>
        </w:tc>
        <w:tc>
          <w:tcPr>
            <w:tcW w:w="600" w:type="dxa"/>
          </w:tcPr>
          <w:p w14:paraId="70A41767" w14:textId="77777777" w:rsidR="00C76A5C" w:rsidRDefault="002A147B">
            <w:pPr>
              <w:pStyle w:val="Compact"/>
              <w:jc w:val="right"/>
            </w:pPr>
            <w:r>
              <w:t>30.00</w:t>
            </w:r>
          </w:p>
        </w:tc>
      </w:tr>
      <w:tr w:rsidR="00C76A5C" w14:paraId="70A4176F" w14:textId="77777777">
        <w:tc>
          <w:tcPr>
            <w:tcW w:w="1560" w:type="dxa"/>
          </w:tcPr>
          <w:p w14:paraId="70A41769" w14:textId="77777777" w:rsidR="00C76A5C" w:rsidRDefault="002A147B">
            <w:pPr>
              <w:pStyle w:val="Compact"/>
            </w:pPr>
            <w:r>
              <w:t>Chlamydomonas_euryale</w:t>
            </w:r>
          </w:p>
        </w:tc>
        <w:tc>
          <w:tcPr>
            <w:tcW w:w="1140" w:type="dxa"/>
          </w:tcPr>
          <w:p w14:paraId="70A4176A" w14:textId="77777777" w:rsidR="00C76A5C" w:rsidRDefault="002A147B">
            <w:pPr>
              <w:pStyle w:val="Compact"/>
              <w:jc w:val="right"/>
            </w:pPr>
            <w:r>
              <w:t>8</w:t>
            </w:r>
          </w:p>
        </w:tc>
        <w:tc>
          <w:tcPr>
            <w:tcW w:w="1800" w:type="dxa"/>
          </w:tcPr>
          <w:p w14:paraId="70A4176B" w14:textId="77777777" w:rsidR="00C76A5C" w:rsidRDefault="002A147B">
            <w:pPr>
              <w:pStyle w:val="Compact"/>
              <w:jc w:val="right"/>
            </w:pPr>
            <w:r>
              <w:t>28</w:t>
            </w:r>
          </w:p>
        </w:tc>
        <w:tc>
          <w:tcPr>
            <w:tcW w:w="1320" w:type="dxa"/>
          </w:tcPr>
          <w:p w14:paraId="70A4176C" w14:textId="77777777" w:rsidR="00C76A5C" w:rsidRDefault="002A147B">
            <w:pPr>
              <w:pStyle w:val="Compact"/>
              <w:jc w:val="right"/>
            </w:pPr>
            <w:r>
              <w:t>0.08850</w:t>
            </w:r>
          </w:p>
        </w:tc>
        <w:tc>
          <w:tcPr>
            <w:tcW w:w="1500" w:type="dxa"/>
          </w:tcPr>
          <w:p w14:paraId="70A4176D" w14:textId="77777777" w:rsidR="00C76A5C" w:rsidRDefault="002A147B">
            <w:pPr>
              <w:pStyle w:val="Compact"/>
              <w:jc w:val="right"/>
            </w:pPr>
            <w:r>
              <w:t>24</w:t>
            </w:r>
          </w:p>
        </w:tc>
        <w:tc>
          <w:tcPr>
            <w:tcW w:w="600" w:type="dxa"/>
          </w:tcPr>
          <w:p w14:paraId="70A4176E" w14:textId="77777777" w:rsidR="00C76A5C" w:rsidRDefault="002A147B">
            <w:pPr>
              <w:pStyle w:val="Compact"/>
              <w:jc w:val="right"/>
            </w:pPr>
            <w:r>
              <w:t>70.00</w:t>
            </w:r>
          </w:p>
        </w:tc>
      </w:tr>
      <w:tr w:rsidR="00C76A5C" w14:paraId="70A41776" w14:textId="77777777">
        <w:tc>
          <w:tcPr>
            <w:tcW w:w="1560" w:type="dxa"/>
          </w:tcPr>
          <w:p w14:paraId="70A41770" w14:textId="77777777" w:rsidR="00C76A5C" w:rsidRDefault="002A147B">
            <w:pPr>
              <w:pStyle w:val="Compact"/>
            </w:pPr>
            <w:r>
              <w:t>Chlamydomonas_euryale</w:t>
            </w:r>
          </w:p>
        </w:tc>
        <w:tc>
          <w:tcPr>
            <w:tcW w:w="1140" w:type="dxa"/>
          </w:tcPr>
          <w:p w14:paraId="70A41771" w14:textId="77777777" w:rsidR="00C76A5C" w:rsidRDefault="002A147B">
            <w:pPr>
              <w:pStyle w:val="Compact"/>
              <w:jc w:val="right"/>
            </w:pPr>
            <w:r>
              <w:t>8</w:t>
            </w:r>
          </w:p>
        </w:tc>
        <w:tc>
          <w:tcPr>
            <w:tcW w:w="1800" w:type="dxa"/>
          </w:tcPr>
          <w:p w14:paraId="70A41772" w14:textId="77777777" w:rsidR="00C76A5C" w:rsidRDefault="002A147B">
            <w:pPr>
              <w:pStyle w:val="Compact"/>
              <w:jc w:val="right"/>
            </w:pPr>
            <w:r>
              <w:t>28</w:t>
            </w:r>
          </w:p>
        </w:tc>
        <w:tc>
          <w:tcPr>
            <w:tcW w:w="1320" w:type="dxa"/>
          </w:tcPr>
          <w:p w14:paraId="70A41773" w14:textId="77777777" w:rsidR="00C76A5C" w:rsidRDefault="002A147B">
            <w:pPr>
              <w:pStyle w:val="Compact"/>
              <w:jc w:val="right"/>
            </w:pPr>
            <w:r>
              <w:t>0.08943</w:t>
            </w:r>
          </w:p>
        </w:tc>
        <w:tc>
          <w:tcPr>
            <w:tcW w:w="1500" w:type="dxa"/>
          </w:tcPr>
          <w:p w14:paraId="70A41774" w14:textId="77777777" w:rsidR="00C76A5C" w:rsidRDefault="002A147B">
            <w:pPr>
              <w:pStyle w:val="Compact"/>
              <w:jc w:val="right"/>
            </w:pPr>
            <w:r>
              <w:t>24</w:t>
            </w:r>
          </w:p>
        </w:tc>
        <w:tc>
          <w:tcPr>
            <w:tcW w:w="600" w:type="dxa"/>
          </w:tcPr>
          <w:p w14:paraId="70A41775" w14:textId="77777777" w:rsidR="00C76A5C" w:rsidRDefault="002A147B">
            <w:pPr>
              <w:pStyle w:val="Compact"/>
              <w:jc w:val="right"/>
            </w:pPr>
            <w:r>
              <w:t>500.00</w:t>
            </w:r>
          </w:p>
        </w:tc>
      </w:tr>
      <w:tr w:rsidR="00C76A5C" w14:paraId="70A4177D" w14:textId="77777777">
        <w:tc>
          <w:tcPr>
            <w:tcW w:w="1560" w:type="dxa"/>
          </w:tcPr>
          <w:p w14:paraId="70A41777" w14:textId="77777777" w:rsidR="00C76A5C" w:rsidRDefault="002A147B">
            <w:pPr>
              <w:pStyle w:val="Compact"/>
            </w:pPr>
            <w:r>
              <w:t>Chlamydomonas_euryale</w:t>
            </w:r>
          </w:p>
        </w:tc>
        <w:tc>
          <w:tcPr>
            <w:tcW w:w="1140" w:type="dxa"/>
          </w:tcPr>
          <w:p w14:paraId="70A41778" w14:textId="77777777" w:rsidR="00C76A5C" w:rsidRDefault="002A147B">
            <w:pPr>
              <w:pStyle w:val="Compact"/>
              <w:jc w:val="right"/>
            </w:pPr>
            <w:r>
              <w:t>16</w:t>
            </w:r>
          </w:p>
        </w:tc>
        <w:tc>
          <w:tcPr>
            <w:tcW w:w="1800" w:type="dxa"/>
          </w:tcPr>
          <w:p w14:paraId="70A41779" w14:textId="77777777" w:rsidR="00C76A5C" w:rsidRDefault="002A147B">
            <w:pPr>
              <w:pStyle w:val="Compact"/>
              <w:jc w:val="right"/>
            </w:pPr>
            <w:r>
              <w:t>16</w:t>
            </w:r>
          </w:p>
        </w:tc>
        <w:tc>
          <w:tcPr>
            <w:tcW w:w="1320" w:type="dxa"/>
          </w:tcPr>
          <w:p w14:paraId="70A4177A" w14:textId="77777777" w:rsidR="00C76A5C" w:rsidRDefault="002A147B">
            <w:pPr>
              <w:pStyle w:val="Compact"/>
              <w:jc w:val="right"/>
            </w:pPr>
            <w:r>
              <w:t>0.04380</w:t>
            </w:r>
          </w:p>
        </w:tc>
        <w:tc>
          <w:tcPr>
            <w:tcW w:w="1500" w:type="dxa"/>
          </w:tcPr>
          <w:p w14:paraId="70A4177B" w14:textId="77777777" w:rsidR="00C76A5C" w:rsidRDefault="002A147B">
            <w:pPr>
              <w:pStyle w:val="Compact"/>
              <w:jc w:val="right"/>
            </w:pPr>
            <w:r>
              <w:t>24</w:t>
            </w:r>
          </w:p>
        </w:tc>
        <w:tc>
          <w:tcPr>
            <w:tcW w:w="600" w:type="dxa"/>
          </w:tcPr>
          <w:p w14:paraId="70A4177C" w14:textId="77777777" w:rsidR="00C76A5C" w:rsidRDefault="002A147B">
            <w:pPr>
              <w:pStyle w:val="Compact"/>
              <w:jc w:val="right"/>
            </w:pPr>
            <w:r>
              <w:t>30.00</w:t>
            </w:r>
          </w:p>
        </w:tc>
      </w:tr>
      <w:tr w:rsidR="00C76A5C" w14:paraId="70A41784" w14:textId="77777777">
        <w:tc>
          <w:tcPr>
            <w:tcW w:w="1560" w:type="dxa"/>
          </w:tcPr>
          <w:p w14:paraId="70A4177E" w14:textId="77777777" w:rsidR="00C76A5C" w:rsidRDefault="002A147B">
            <w:pPr>
              <w:pStyle w:val="Compact"/>
            </w:pPr>
            <w:r>
              <w:t>Chlamydomonas_euryale</w:t>
            </w:r>
          </w:p>
        </w:tc>
        <w:tc>
          <w:tcPr>
            <w:tcW w:w="1140" w:type="dxa"/>
          </w:tcPr>
          <w:p w14:paraId="70A4177F" w14:textId="77777777" w:rsidR="00C76A5C" w:rsidRDefault="002A147B">
            <w:pPr>
              <w:pStyle w:val="Compact"/>
              <w:jc w:val="right"/>
            </w:pPr>
            <w:r>
              <w:t>16</w:t>
            </w:r>
          </w:p>
        </w:tc>
        <w:tc>
          <w:tcPr>
            <w:tcW w:w="1800" w:type="dxa"/>
          </w:tcPr>
          <w:p w14:paraId="70A41780" w14:textId="77777777" w:rsidR="00C76A5C" w:rsidRDefault="002A147B">
            <w:pPr>
              <w:pStyle w:val="Compact"/>
              <w:jc w:val="right"/>
            </w:pPr>
            <w:r>
              <w:t>16</w:t>
            </w:r>
          </w:p>
        </w:tc>
        <w:tc>
          <w:tcPr>
            <w:tcW w:w="1320" w:type="dxa"/>
          </w:tcPr>
          <w:p w14:paraId="70A41781" w14:textId="77777777" w:rsidR="00C76A5C" w:rsidRDefault="002A147B">
            <w:pPr>
              <w:pStyle w:val="Compact"/>
              <w:jc w:val="right"/>
            </w:pPr>
            <w:r>
              <w:t>0.04410</w:t>
            </w:r>
          </w:p>
        </w:tc>
        <w:tc>
          <w:tcPr>
            <w:tcW w:w="1500" w:type="dxa"/>
          </w:tcPr>
          <w:p w14:paraId="70A41782" w14:textId="77777777" w:rsidR="00C76A5C" w:rsidRDefault="002A147B">
            <w:pPr>
              <w:pStyle w:val="Compact"/>
              <w:jc w:val="right"/>
            </w:pPr>
            <w:r>
              <w:t>24</w:t>
            </w:r>
          </w:p>
        </w:tc>
        <w:tc>
          <w:tcPr>
            <w:tcW w:w="600" w:type="dxa"/>
          </w:tcPr>
          <w:p w14:paraId="70A41783" w14:textId="77777777" w:rsidR="00C76A5C" w:rsidRDefault="002A147B">
            <w:pPr>
              <w:pStyle w:val="Compact"/>
              <w:jc w:val="right"/>
            </w:pPr>
            <w:r>
              <w:t>70.00</w:t>
            </w:r>
          </w:p>
        </w:tc>
      </w:tr>
      <w:tr w:rsidR="00C76A5C" w14:paraId="70A4178B" w14:textId="77777777">
        <w:tc>
          <w:tcPr>
            <w:tcW w:w="1560" w:type="dxa"/>
          </w:tcPr>
          <w:p w14:paraId="70A41785" w14:textId="77777777" w:rsidR="00C76A5C" w:rsidRDefault="002A147B">
            <w:pPr>
              <w:pStyle w:val="Compact"/>
            </w:pPr>
            <w:r>
              <w:t>Chlamydomonas_euryale</w:t>
            </w:r>
          </w:p>
        </w:tc>
        <w:tc>
          <w:tcPr>
            <w:tcW w:w="1140" w:type="dxa"/>
          </w:tcPr>
          <w:p w14:paraId="70A41786" w14:textId="77777777" w:rsidR="00C76A5C" w:rsidRDefault="002A147B">
            <w:pPr>
              <w:pStyle w:val="Compact"/>
              <w:jc w:val="right"/>
            </w:pPr>
            <w:r>
              <w:t>16</w:t>
            </w:r>
          </w:p>
        </w:tc>
        <w:tc>
          <w:tcPr>
            <w:tcW w:w="1800" w:type="dxa"/>
          </w:tcPr>
          <w:p w14:paraId="70A41787" w14:textId="77777777" w:rsidR="00C76A5C" w:rsidRDefault="002A147B">
            <w:pPr>
              <w:pStyle w:val="Compact"/>
              <w:jc w:val="right"/>
            </w:pPr>
            <w:r>
              <w:t>16</w:t>
            </w:r>
          </w:p>
        </w:tc>
        <w:tc>
          <w:tcPr>
            <w:tcW w:w="1320" w:type="dxa"/>
          </w:tcPr>
          <w:p w14:paraId="70A41788" w14:textId="77777777" w:rsidR="00C76A5C" w:rsidRDefault="002A147B">
            <w:pPr>
              <w:pStyle w:val="Compact"/>
              <w:jc w:val="right"/>
            </w:pPr>
            <w:r>
              <w:t>0.04515</w:t>
            </w:r>
          </w:p>
        </w:tc>
        <w:tc>
          <w:tcPr>
            <w:tcW w:w="1500" w:type="dxa"/>
          </w:tcPr>
          <w:p w14:paraId="70A41789" w14:textId="77777777" w:rsidR="00C76A5C" w:rsidRDefault="002A147B">
            <w:pPr>
              <w:pStyle w:val="Compact"/>
              <w:jc w:val="right"/>
            </w:pPr>
            <w:r>
              <w:t>24</w:t>
            </w:r>
          </w:p>
        </w:tc>
        <w:tc>
          <w:tcPr>
            <w:tcW w:w="600" w:type="dxa"/>
          </w:tcPr>
          <w:p w14:paraId="70A4178A" w14:textId="77777777" w:rsidR="00C76A5C" w:rsidRDefault="002A147B">
            <w:pPr>
              <w:pStyle w:val="Compact"/>
              <w:jc w:val="right"/>
            </w:pPr>
            <w:r>
              <w:t>500.00</w:t>
            </w:r>
          </w:p>
        </w:tc>
      </w:tr>
      <w:tr w:rsidR="00C76A5C" w14:paraId="70A41792" w14:textId="77777777">
        <w:tc>
          <w:tcPr>
            <w:tcW w:w="1560" w:type="dxa"/>
          </w:tcPr>
          <w:p w14:paraId="70A4178C" w14:textId="77777777" w:rsidR="00C76A5C" w:rsidRDefault="002A147B">
            <w:pPr>
              <w:pStyle w:val="Compact"/>
            </w:pPr>
            <w:r>
              <w:t>Chlamydomonas_euryale</w:t>
            </w:r>
          </w:p>
        </w:tc>
        <w:tc>
          <w:tcPr>
            <w:tcW w:w="1140" w:type="dxa"/>
          </w:tcPr>
          <w:p w14:paraId="70A4178D" w14:textId="77777777" w:rsidR="00C76A5C" w:rsidRDefault="002A147B">
            <w:pPr>
              <w:pStyle w:val="Compact"/>
              <w:jc w:val="right"/>
            </w:pPr>
            <w:r>
              <w:t>16</w:t>
            </w:r>
          </w:p>
        </w:tc>
        <w:tc>
          <w:tcPr>
            <w:tcW w:w="1800" w:type="dxa"/>
          </w:tcPr>
          <w:p w14:paraId="70A4178E" w14:textId="77777777" w:rsidR="00C76A5C" w:rsidRDefault="002A147B">
            <w:pPr>
              <w:pStyle w:val="Compact"/>
              <w:jc w:val="right"/>
            </w:pPr>
            <w:r>
              <w:t>20</w:t>
            </w:r>
          </w:p>
        </w:tc>
        <w:tc>
          <w:tcPr>
            <w:tcW w:w="1320" w:type="dxa"/>
          </w:tcPr>
          <w:p w14:paraId="70A4178F" w14:textId="77777777" w:rsidR="00C76A5C" w:rsidRDefault="002A147B">
            <w:pPr>
              <w:pStyle w:val="Compact"/>
              <w:jc w:val="right"/>
            </w:pPr>
            <w:r>
              <w:t>0.04265</w:t>
            </w:r>
          </w:p>
        </w:tc>
        <w:tc>
          <w:tcPr>
            <w:tcW w:w="1500" w:type="dxa"/>
          </w:tcPr>
          <w:p w14:paraId="70A41790" w14:textId="77777777" w:rsidR="00C76A5C" w:rsidRDefault="002A147B">
            <w:pPr>
              <w:pStyle w:val="Compact"/>
              <w:jc w:val="right"/>
            </w:pPr>
            <w:r>
              <w:t>24</w:t>
            </w:r>
          </w:p>
        </w:tc>
        <w:tc>
          <w:tcPr>
            <w:tcW w:w="600" w:type="dxa"/>
          </w:tcPr>
          <w:p w14:paraId="70A41791" w14:textId="77777777" w:rsidR="00C76A5C" w:rsidRDefault="002A147B">
            <w:pPr>
              <w:pStyle w:val="Compact"/>
              <w:jc w:val="right"/>
            </w:pPr>
            <w:r>
              <w:t>70.00</w:t>
            </w:r>
          </w:p>
        </w:tc>
      </w:tr>
      <w:tr w:rsidR="00C76A5C" w14:paraId="70A41799" w14:textId="77777777">
        <w:tc>
          <w:tcPr>
            <w:tcW w:w="1560" w:type="dxa"/>
          </w:tcPr>
          <w:p w14:paraId="70A41793" w14:textId="77777777" w:rsidR="00C76A5C" w:rsidRDefault="002A147B">
            <w:pPr>
              <w:pStyle w:val="Compact"/>
            </w:pPr>
            <w:r>
              <w:t>Chlamydomonas_euryale</w:t>
            </w:r>
          </w:p>
        </w:tc>
        <w:tc>
          <w:tcPr>
            <w:tcW w:w="1140" w:type="dxa"/>
          </w:tcPr>
          <w:p w14:paraId="70A41794" w14:textId="77777777" w:rsidR="00C76A5C" w:rsidRDefault="002A147B">
            <w:pPr>
              <w:pStyle w:val="Compact"/>
              <w:jc w:val="right"/>
            </w:pPr>
            <w:r>
              <w:t>16</w:t>
            </w:r>
          </w:p>
        </w:tc>
        <w:tc>
          <w:tcPr>
            <w:tcW w:w="1800" w:type="dxa"/>
          </w:tcPr>
          <w:p w14:paraId="70A41795" w14:textId="77777777" w:rsidR="00C76A5C" w:rsidRDefault="002A147B">
            <w:pPr>
              <w:pStyle w:val="Compact"/>
              <w:jc w:val="right"/>
            </w:pPr>
            <w:r>
              <w:t>20</w:t>
            </w:r>
          </w:p>
        </w:tc>
        <w:tc>
          <w:tcPr>
            <w:tcW w:w="1320" w:type="dxa"/>
          </w:tcPr>
          <w:p w14:paraId="70A41796" w14:textId="77777777" w:rsidR="00C76A5C" w:rsidRDefault="002A147B">
            <w:pPr>
              <w:pStyle w:val="Compact"/>
              <w:jc w:val="right"/>
            </w:pPr>
            <w:r>
              <w:t>0.04311</w:t>
            </w:r>
          </w:p>
        </w:tc>
        <w:tc>
          <w:tcPr>
            <w:tcW w:w="1500" w:type="dxa"/>
          </w:tcPr>
          <w:p w14:paraId="70A41797" w14:textId="77777777" w:rsidR="00C76A5C" w:rsidRDefault="002A147B">
            <w:pPr>
              <w:pStyle w:val="Compact"/>
              <w:jc w:val="right"/>
            </w:pPr>
            <w:r>
              <w:t>24</w:t>
            </w:r>
          </w:p>
        </w:tc>
        <w:tc>
          <w:tcPr>
            <w:tcW w:w="600" w:type="dxa"/>
          </w:tcPr>
          <w:p w14:paraId="70A41798" w14:textId="77777777" w:rsidR="00C76A5C" w:rsidRDefault="002A147B">
            <w:pPr>
              <w:pStyle w:val="Compact"/>
              <w:jc w:val="right"/>
            </w:pPr>
            <w:r>
              <w:t>500.00</w:t>
            </w:r>
          </w:p>
        </w:tc>
      </w:tr>
      <w:tr w:rsidR="00C76A5C" w14:paraId="70A417A0" w14:textId="77777777">
        <w:tc>
          <w:tcPr>
            <w:tcW w:w="1560" w:type="dxa"/>
          </w:tcPr>
          <w:p w14:paraId="70A4179A" w14:textId="77777777" w:rsidR="00C76A5C" w:rsidRDefault="002A147B">
            <w:pPr>
              <w:pStyle w:val="Compact"/>
            </w:pPr>
            <w:r>
              <w:t>Chlamydomonas_euryale</w:t>
            </w:r>
          </w:p>
        </w:tc>
        <w:tc>
          <w:tcPr>
            <w:tcW w:w="1140" w:type="dxa"/>
          </w:tcPr>
          <w:p w14:paraId="70A4179B" w14:textId="77777777" w:rsidR="00C76A5C" w:rsidRDefault="002A147B">
            <w:pPr>
              <w:pStyle w:val="Compact"/>
              <w:jc w:val="right"/>
            </w:pPr>
            <w:r>
              <w:t>16</w:t>
            </w:r>
          </w:p>
        </w:tc>
        <w:tc>
          <w:tcPr>
            <w:tcW w:w="1800" w:type="dxa"/>
          </w:tcPr>
          <w:p w14:paraId="70A4179C" w14:textId="77777777" w:rsidR="00C76A5C" w:rsidRDefault="002A147B">
            <w:pPr>
              <w:pStyle w:val="Compact"/>
              <w:jc w:val="right"/>
            </w:pPr>
            <w:r>
              <w:t>20</w:t>
            </w:r>
          </w:p>
        </w:tc>
        <w:tc>
          <w:tcPr>
            <w:tcW w:w="1320" w:type="dxa"/>
          </w:tcPr>
          <w:p w14:paraId="70A4179D" w14:textId="77777777" w:rsidR="00C76A5C" w:rsidRDefault="002A147B">
            <w:pPr>
              <w:pStyle w:val="Compact"/>
              <w:jc w:val="right"/>
            </w:pPr>
            <w:r>
              <w:t>0.04359</w:t>
            </w:r>
          </w:p>
        </w:tc>
        <w:tc>
          <w:tcPr>
            <w:tcW w:w="1500" w:type="dxa"/>
          </w:tcPr>
          <w:p w14:paraId="70A4179E" w14:textId="77777777" w:rsidR="00C76A5C" w:rsidRDefault="002A147B">
            <w:pPr>
              <w:pStyle w:val="Compact"/>
              <w:jc w:val="right"/>
            </w:pPr>
            <w:r>
              <w:t>24</w:t>
            </w:r>
          </w:p>
        </w:tc>
        <w:tc>
          <w:tcPr>
            <w:tcW w:w="600" w:type="dxa"/>
          </w:tcPr>
          <w:p w14:paraId="70A4179F" w14:textId="77777777" w:rsidR="00C76A5C" w:rsidRDefault="002A147B">
            <w:pPr>
              <w:pStyle w:val="Compact"/>
              <w:jc w:val="right"/>
            </w:pPr>
            <w:r>
              <w:t>30.00</w:t>
            </w:r>
          </w:p>
        </w:tc>
      </w:tr>
      <w:tr w:rsidR="00C76A5C" w14:paraId="70A417A7" w14:textId="77777777">
        <w:tc>
          <w:tcPr>
            <w:tcW w:w="1560" w:type="dxa"/>
          </w:tcPr>
          <w:p w14:paraId="70A417A1" w14:textId="77777777" w:rsidR="00C76A5C" w:rsidRDefault="002A147B">
            <w:pPr>
              <w:pStyle w:val="Compact"/>
            </w:pPr>
            <w:r>
              <w:t>Chlamydomonas_euryale</w:t>
            </w:r>
          </w:p>
        </w:tc>
        <w:tc>
          <w:tcPr>
            <w:tcW w:w="1140" w:type="dxa"/>
          </w:tcPr>
          <w:p w14:paraId="70A417A2" w14:textId="77777777" w:rsidR="00C76A5C" w:rsidRDefault="002A147B">
            <w:pPr>
              <w:pStyle w:val="Compact"/>
              <w:jc w:val="right"/>
            </w:pPr>
            <w:r>
              <w:t>16</w:t>
            </w:r>
          </w:p>
        </w:tc>
        <w:tc>
          <w:tcPr>
            <w:tcW w:w="1800" w:type="dxa"/>
          </w:tcPr>
          <w:p w14:paraId="70A417A3" w14:textId="77777777" w:rsidR="00C76A5C" w:rsidRDefault="002A147B">
            <w:pPr>
              <w:pStyle w:val="Compact"/>
              <w:jc w:val="right"/>
            </w:pPr>
            <w:r>
              <w:t>24</w:t>
            </w:r>
          </w:p>
        </w:tc>
        <w:tc>
          <w:tcPr>
            <w:tcW w:w="1320" w:type="dxa"/>
          </w:tcPr>
          <w:p w14:paraId="70A417A4" w14:textId="77777777" w:rsidR="00C76A5C" w:rsidRDefault="002A147B">
            <w:pPr>
              <w:pStyle w:val="Compact"/>
              <w:jc w:val="right"/>
            </w:pPr>
            <w:r>
              <w:t>0.04598</w:t>
            </w:r>
          </w:p>
        </w:tc>
        <w:tc>
          <w:tcPr>
            <w:tcW w:w="1500" w:type="dxa"/>
          </w:tcPr>
          <w:p w14:paraId="70A417A5" w14:textId="77777777" w:rsidR="00C76A5C" w:rsidRDefault="002A147B">
            <w:pPr>
              <w:pStyle w:val="Compact"/>
              <w:jc w:val="right"/>
            </w:pPr>
            <w:r>
              <w:t>24</w:t>
            </w:r>
          </w:p>
        </w:tc>
        <w:tc>
          <w:tcPr>
            <w:tcW w:w="600" w:type="dxa"/>
          </w:tcPr>
          <w:p w14:paraId="70A417A6" w14:textId="77777777" w:rsidR="00C76A5C" w:rsidRDefault="002A147B">
            <w:pPr>
              <w:pStyle w:val="Compact"/>
              <w:jc w:val="right"/>
            </w:pPr>
            <w:r>
              <w:t>70.00</w:t>
            </w:r>
          </w:p>
        </w:tc>
      </w:tr>
      <w:tr w:rsidR="00C76A5C" w14:paraId="70A417AE" w14:textId="77777777">
        <w:tc>
          <w:tcPr>
            <w:tcW w:w="1560" w:type="dxa"/>
          </w:tcPr>
          <w:p w14:paraId="70A417A8" w14:textId="77777777" w:rsidR="00C76A5C" w:rsidRDefault="002A147B">
            <w:pPr>
              <w:pStyle w:val="Compact"/>
            </w:pPr>
            <w:r>
              <w:t>Chlamydomonas_euryale</w:t>
            </w:r>
          </w:p>
        </w:tc>
        <w:tc>
          <w:tcPr>
            <w:tcW w:w="1140" w:type="dxa"/>
          </w:tcPr>
          <w:p w14:paraId="70A417A9" w14:textId="77777777" w:rsidR="00C76A5C" w:rsidRDefault="002A147B">
            <w:pPr>
              <w:pStyle w:val="Compact"/>
              <w:jc w:val="right"/>
            </w:pPr>
            <w:r>
              <w:t>16</w:t>
            </w:r>
          </w:p>
        </w:tc>
        <w:tc>
          <w:tcPr>
            <w:tcW w:w="1800" w:type="dxa"/>
          </w:tcPr>
          <w:p w14:paraId="70A417AA" w14:textId="77777777" w:rsidR="00C76A5C" w:rsidRDefault="002A147B">
            <w:pPr>
              <w:pStyle w:val="Compact"/>
              <w:jc w:val="right"/>
            </w:pPr>
            <w:r>
              <w:t>24</w:t>
            </w:r>
          </w:p>
        </w:tc>
        <w:tc>
          <w:tcPr>
            <w:tcW w:w="1320" w:type="dxa"/>
          </w:tcPr>
          <w:p w14:paraId="70A417AB" w14:textId="77777777" w:rsidR="00C76A5C" w:rsidRDefault="002A147B">
            <w:pPr>
              <w:pStyle w:val="Compact"/>
              <w:jc w:val="right"/>
            </w:pPr>
            <w:r>
              <w:t>0.04651</w:t>
            </w:r>
          </w:p>
        </w:tc>
        <w:tc>
          <w:tcPr>
            <w:tcW w:w="1500" w:type="dxa"/>
          </w:tcPr>
          <w:p w14:paraId="70A417AC" w14:textId="77777777" w:rsidR="00C76A5C" w:rsidRDefault="002A147B">
            <w:pPr>
              <w:pStyle w:val="Compact"/>
              <w:jc w:val="right"/>
            </w:pPr>
            <w:r>
              <w:t>24</w:t>
            </w:r>
          </w:p>
        </w:tc>
        <w:tc>
          <w:tcPr>
            <w:tcW w:w="600" w:type="dxa"/>
          </w:tcPr>
          <w:p w14:paraId="70A417AD" w14:textId="77777777" w:rsidR="00C76A5C" w:rsidRDefault="002A147B">
            <w:pPr>
              <w:pStyle w:val="Compact"/>
              <w:jc w:val="right"/>
            </w:pPr>
            <w:r>
              <w:t>500.00</w:t>
            </w:r>
          </w:p>
        </w:tc>
      </w:tr>
      <w:tr w:rsidR="00C76A5C" w14:paraId="70A417B5" w14:textId="77777777">
        <w:tc>
          <w:tcPr>
            <w:tcW w:w="1560" w:type="dxa"/>
          </w:tcPr>
          <w:p w14:paraId="70A417AF" w14:textId="77777777" w:rsidR="00C76A5C" w:rsidRDefault="002A147B">
            <w:pPr>
              <w:pStyle w:val="Compact"/>
            </w:pPr>
            <w:r>
              <w:t>Chlamydomonas_euryale</w:t>
            </w:r>
          </w:p>
        </w:tc>
        <w:tc>
          <w:tcPr>
            <w:tcW w:w="1140" w:type="dxa"/>
          </w:tcPr>
          <w:p w14:paraId="70A417B0" w14:textId="77777777" w:rsidR="00C76A5C" w:rsidRDefault="002A147B">
            <w:pPr>
              <w:pStyle w:val="Compact"/>
              <w:jc w:val="right"/>
            </w:pPr>
            <w:r>
              <w:t>16</w:t>
            </w:r>
          </w:p>
        </w:tc>
        <w:tc>
          <w:tcPr>
            <w:tcW w:w="1800" w:type="dxa"/>
          </w:tcPr>
          <w:p w14:paraId="70A417B1" w14:textId="77777777" w:rsidR="00C76A5C" w:rsidRDefault="002A147B">
            <w:pPr>
              <w:pStyle w:val="Compact"/>
              <w:jc w:val="right"/>
            </w:pPr>
            <w:r>
              <w:t>24</w:t>
            </w:r>
          </w:p>
        </w:tc>
        <w:tc>
          <w:tcPr>
            <w:tcW w:w="1320" w:type="dxa"/>
          </w:tcPr>
          <w:p w14:paraId="70A417B2" w14:textId="77777777" w:rsidR="00C76A5C" w:rsidRDefault="002A147B">
            <w:pPr>
              <w:pStyle w:val="Compact"/>
              <w:jc w:val="right"/>
            </w:pPr>
            <w:r>
              <w:t>0.04738</w:t>
            </w:r>
          </w:p>
        </w:tc>
        <w:tc>
          <w:tcPr>
            <w:tcW w:w="1500" w:type="dxa"/>
          </w:tcPr>
          <w:p w14:paraId="70A417B3" w14:textId="77777777" w:rsidR="00C76A5C" w:rsidRDefault="002A147B">
            <w:pPr>
              <w:pStyle w:val="Compact"/>
              <w:jc w:val="right"/>
            </w:pPr>
            <w:r>
              <w:t>24</w:t>
            </w:r>
          </w:p>
        </w:tc>
        <w:tc>
          <w:tcPr>
            <w:tcW w:w="600" w:type="dxa"/>
          </w:tcPr>
          <w:p w14:paraId="70A417B4" w14:textId="77777777" w:rsidR="00C76A5C" w:rsidRDefault="002A147B">
            <w:pPr>
              <w:pStyle w:val="Compact"/>
              <w:jc w:val="right"/>
            </w:pPr>
            <w:r>
              <w:t>30.00</w:t>
            </w:r>
          </w:p>
        </w:tc>
      </w:tr>
      <w:tr w:rsidR="00C76A5C" w14:paraId="70A417BC" w14:textId="77777777">
        <w:tc>
          <w:tcPr>
            <w:tcW w:w="1560" w:type="dxa"/>
          </w:tcPr>
          <w:p w14:paraId="70A417B6" w14:textId="77777777" w:rsidR="00C76A5C" w:rsidRDefault="002A147B">
            <w:pPr>
              <w:pStyle w:val="Compact"/>
            </w:pPr>
            <w:r>
              <w:t>Chlamydomonas_euryale</w:t>
            </w:r>
          </w:p>
        </w:tc>
        <w:tc>
          <w:tcPr>
            <w:tcW w:w="1140" w:type="dxa"/>
          </w:tcPr>
          <w:p w14:paraId="70A417B7" w14:textId="77777777" w:rsidR="00C76A5C" w:rsidRDefault="002A147B">
            <w:pPr>
              <w:pStyle w:val="Compact"/>
              <w:jc w:val="right"/>
            </w:pPr>
            <w:r>
              <w:t>16</w:t>
            </w:r>
          </w:p>
        </w:tc>
        <w:tc>
          <w:tcPr>
            <w:tcW w:w="1800" w:type="dxa"/>
          </w:tcPr>
          <w:p w14:paraId="70A417B8" w14:textId="77777777" w:rsidR="00C76A5C" w:rsidRDefault="002A147B">
            <w:pPr>
              <w:pStyle w:val="Compact"/>
              <w:jc w:val="right"/>
            </w:pPr>
            <w:r>
              <w:t>28</w:t>
            </w:r>
          </w:p>
        </w:tc>
        <w:tc>
          <w:tcPr>
            <w:tcW w:w="1320" w:type="dxa"/>
          </w:tcPr>
          <w:p w14:paraId="70A417B9" w14:textId="77777777" w:rsidR="00C76A5C" w:rsidRDefault="002A147B">
            <w:pPr>
              <w:pStyle w:val="Compact"/>
              <w:jc w:val="right"/>
            </w:pPr>
            <w:r>
              <w:t>0.04323</w:t>
            </w:r>
          </w:p>
        </w:tc>
        <w:tc>
          <w:tcPr>
            <w:tcW w:w="1500" w:type="dxa"/>
          </w:tcPr>
          <w:p w14:paraId="70A417BA" w14:textId="77777777" w:rsidR="00C76A5C" w:rsidRDefault="002A147B">
            <w:pPr>
              <w:pStyle w:val="Compact"/>
              <w:jc w:val="right"/>
            </w:pPr>
            <w:r>
              <w:t>24</w:t>
            </w:r>
          </w:p>
        </w:tc>
        <w:tc>
          <w:tcPr>
            <w:tcW w:w="600" w:type="dxa"/>
          </w:tcPr>
          <w:p w14:paraId="70A417BB" w14:textId="77777777" w:rsidR="00C76A5C" w:rsidRDefault="002A147B">
            <w:pPr>
              <w:pStyle w:val="Compact"/>
              <w:jc w:val="right"/>
            </w:pPr>
            <w:r>
              <w:t>30.00</w:t>
            </w:r>
          </w:p>
        </w:tc>
      </w:tr>
      <w:tr w:rsidR="00C76A5C" w14:paraId="70A417C3" w14:textId="77777777">
        <w:tc>
          <w:tcPr>
            <w:tcW w:w="1560" w:type="dxa"/>
          </w:tcPr>
          <w:p w14:paraId="70A417BD" w14:textId="77777777" w:rsidR="00C76A5C" w:rsidRDefault="002A147B">
            <w:pPr>
              <w:pStyle w:val="Compact"/>
            </w:pPr>
            <w:r>
              <w:t>Chlamydomonas_euryale</w:t>
            </w:r>
          </w:p>
        </w:tc>
        <w:tc>
          <w:tcPr>
            <w:tcW w:w="1140" w:type="dxa"/>
          </w:tcPr>
          <w:p w14:paraId="70A417BE" w14:textId="77777777" w:rsidR="00C76A5C" w:rsidRDefault="002A147B">
            <w:pPr>
              <w:pStyle w:val="Compact"/>
              <w:jc w:val="right"/>
            </w:pPr>
            <w:r>
              <w:t>16</w:t>
            </w:r>
          </w:p>
        </w:tc>
        <w:tc>
          <w:tcPr>
            <w:tcW w:w="1800" w:type="dxa"/>
          </w:tcPr>
          <w:p w14:paraId="70A417BF" w14:textId="77777777" w:rsidR="00C76A5C" w:rsidRDefault="002A147B">
            <w:pPr>
              <w:pStyle w:val="Compact"/>
              <w:jc w:val="right"/>
            </w:pPr>
            <w:r>
              <w:t>28</w:t>
            </w:r>
          </w:p>
        </w:tc>
        <w:tc>
          <w:tcPr>
            <w:tcW w:w="1320" w:type="dxa"/>
          </w:tcPr>
          <w:p w14:paraId="70A417C0" w14:textId="77777777" w:rsidR="00C76A5C" w:rsidRDefault="002A147B">
            <w:pPr>
              <w:pStyle w:val="Compact"/>
              <w:jc w:val="right"/>
            </w:pPr>
            <w:r>
              <w:t>0.04505</w:t>
            </w:r>
          </w:p>
        </w:tc>
        <w:tc>
          <w:tcPr>
            <w:tcW w:w="1500" w:type="dxa"/>
          </w:tcPr>
          <w:p w14:paraId="70A417C1" w14:textId="77777777" w:rsidR="00C76A5C" w:rsidRDefault="002A147B">
            <w:pPr>
              <w:pStyle w:val="Compact"/>
              <w:jc w:val="right"/>
            </w:pPr>
            <w:r>
              <w:t>24</w:t>
            </w:r>
          </w:p>
        </w:tc>
        <w:tc>
          <w:tcPr>
            <w:tcW w:w="600" w:type="dxa"/>
          </w:tcPr>
          <w:p w14:paraId="70A417C2" w14:textId="77777777" w:rsidR="00C76A5C" w:rsidRDefault="002A147B">
            <w:pPr>
              <w:pStyle w:val="Compact"/>
              <w:jc w:val="right"/>
            </w:pPr>
            <w:r>
              <w:t>500.00</w:t>
            </w:r>
          </w:p>
        </w:tc>
      </w:tr>
      <w:tr w:rsidR="00C76A5C" w14:paraId="70A417CA" w14:textId="77777777">
        <w:tc>
          <w:tcPr>
            <w:tcW w:w="1560" w:type="dxa"/>
          </w:tcPr>
          <w:p w14:paraId="70A417C4" w14:textId="77777777" w:rsidR="00C76A5C" w:rsidRDefault="002A147B">
            <w:pPr>
              <w:pStyle w:val="Compact"/>
            </w:pPr>
            <w:r>
              <w:t>Chlamydomonas_euryale</w:t>
            </w:r>
          </w:p>
        </w:tc>
        <w:tc>
          <w:tcPr>
            <w:tcW w:w="1140" w:type="dxa"/>
          </w:tcPr>
          <w:p w14:paraId="70A417C5" w14:textId="77777777" w:rsidR="00C76A5C" w:rsidRDefault="002A147B">
            <w:pPr>
              <w:pStyle w:val="Compact"/>
              <w:jc w:val="right"/>
            </w:pPr>
            <w:r>
              <w:t>16</w:t>
            </w:r>
          </w:p>
        </w:tc>
        <w:tc>
          <w:tcPr>
            <w:tcW w:w="1800" w:type="dxa"/>
          </w:tcPr>
          <w:p w14:paraId="70A417C6" w14:textId="77777777" w:rsidR="00C76A5C" w:rsidRDefault="002A147B">
            <w:pPr>
              <w:pStyle w:val="Compact"/>
              <w:jc w:val="right"/>
            </w:pPr>
            <w:r>
              <w:t>28</w:t>
            </w:r>
          </w:p>
        </w:tc>
        <w:tc>
          <w:tcPr>
            <w:tcW w:w="1320" w:type="dxa"/>
          </w:tcPr>
          <w:p w14:paraId="70A417C7" w14:textId="77777777" w:rsidR="00C76A5C" w:rsidRDefault="002A147B">
            <w:pPr>
              <w:pStyle w:val="Compact"/>
              <w:jc w:val="right"/>
            </w:pPr>
            <w:r>
              <w:t>0.04612</w:t>
            </w:r>
          </w:p>
        </w:tc>
        <w:tc>
          <w:tcPr>
            <w:tcW w:w="1500" w:type="dxa"/>
          </w:tcPr>
          <w:p w14:paraId="70A417C8" w14:textId="77777777" w:rsidR="00C76A5C" w:rsidRDefault="002A147B">
            <w:pPr>
              <w:pStyle w:val="Compact"/>
              <w:jc w:val="right"/>
            </w:pPr>
            <w:r>
              <w:t>24</w:t>
            </w:r>
          </w:p>
        </w:tc>
        <w:tc>
          <w:tcPr>
            <w:tcW w:w="600" w:type="dxa"/>
          </w:tcPr>
          <w:p w14:paraId="70A417C9" w14:textId="77777777" w:rsidR="00C76A5C" w:rsidRDefault="002A147B">
            <w:pPr>
              <w:pStyle w:val="Compact"/>
              <w:jc w:val="right"/>
            </w:pPr>
            <w:r>
              <w:t>70.00</w:t>
            </w:r>
          </w:p>
        </w:tc>
      </w:tr>
      <w:tr w:rsidR="00C76A5C" w14:paraId="70A417D1" w14:textId="77777777">
        <w:tc>
          <w:tcPr>
            <w:tcW w:w="1560" w:type="dxa"/>
          </w:tcPr>
          <w:p w14:paraId="70A417CB" w14:textId="77777777" w:rsidR="00C76A5C" w:rsidRDefault="002A147B">
            <w:pPr>
              <w:pStyle w:val="Compact"/>
            </w:pPr>
            <w:r>
              <w:t>Chlamydomonas_ICEMDV</w:t>
            </w:r>
          </w:p>
        </w:tc>
        <w:tc>
          <w:tcPr>
            <w:tcW w:w="1140" w:type="dxa"/>
          </w:tcPr>
          <w:p w14:paraId="70A417CC" w14:textId="77777777" w:rsidR="00C76A5C" w:rsidRDefault="002A147B">
            <w:pPr>
              <w:pStyle w:val="Compact"/>
              <w:jc w:val="right"/>
            </w:pPr>
            <w:r>
              <w:t>1</w:t>
            </w:r>
          </w:p>
        </w:tc>
        <w:tc>
          <w:tcPr>
            <w:tcW w:w="1800" w:type="dxa"/>
          </w:tcPr>
          <w:p w14:paraId="70A417CD" w14:textId="77777777" w:rsidR="00C76A5C" w:rsidRDefault="002A147B">
            <w:pPr>
              <w:pStyle w:val="Compact"/>
              <w:jc w:val="right"/>
            </w:pPr>
            <w:r>
              <w:t>4</w:t>
            </w:r>
          </w:p>
        </w:tc>
        <w:tc>
          <w:tcPr>
            <w:tcW w:w="1320" w:type="dxa"/>
          </w:tcPr>
          <w:p w14:paraId="70A417CE" w14:textId="77777777" w:rsidR="00C76A5C" w:rsidRDefault="002A147B">
            <w:pPr>
              <w:pStyle w:val="Compact"/>
              <w:jc w:val="right"/>
            </w:pPr>
            <w:r>
              <w:t>0.73733</w:t>
            </w:r>
          </w:p>
        </w:tc>
        <w:tc>
          <w:tcPr>
            <w:tcW w:w="1500" w:type="dxa"/>
          </w:tcPr>
          <w:p w14:paraId="70A417CF" w14:textId="77777777" w:rsidR="00C76A5C" w:rsidRDefault="002A147B">
            <w:pPr>
              <w:pStyle w:val="Compact"/>
              <w:jc w:val="right"/>
            </w:pPr>
            <w:r>
              <w:t>4</w:t>
            </w:r>
          </w:p>
        </w:tc>
        <w:tc>
          <w:tcPr>
            <w:tcW w:w="600" w:type="dxa"/>
          </w:tcPr>
          <w:p w14:paraId="70A417D0" w14:textId="77777777" w:rsidR="00C76A5C" w:rsidRDefault="002A147B">
            <w:pPr>
              <w:pStyle w:val="Compact"/>
              <w:jc w:val="right"/>
            </w:pPr>
            <w:r>
              <w:t>70.00</w:t>
            </w:r>
          </w:p>
        </w:tc>
      </w:tr>
      <w:tr w:rsidR="00C76A5C" w14:paraId="70A417D8" w14:textId="77777777">
        <w:tc>
          <w:tcPr>
            <w:tcW w:w="1560" w:type="dxa"/>
          </w:tcPr>
          <w:p w14:paraId="70A417D2" w14:textId="77777777" w:rsidR="00C76A5C" w:rsidRDefault="002A147B">
            <w:pPr>
              <w:pStyle w:val="Compact"/>
            </w:pPr>
            <w:r>
              <w:t>Chlamydomonas_ICEMDV</w:t>
            </w:r>
          </w:p>
        </w:tc>
        <w:tc>
          <w:tcPr>
            <w:tcW w:w="1140" w:type="dxa"/>
          </w:tcPr>
          <w:p w14:paraId="70A417D3" w14:textId="77777777" w:rsidR="00C76A5C" w:rsidRDefault="002A147B">
            <w:pPr>
              <w:pStyle w:val="Compact"/>
              <w:jc w:val="right"/>
            </w:pPr>
            <w:r>
              <w:t>1</w:t>
            </w:r>
          </w:p>
        </w:tc>
        <w:tc>
          <w:tcPr>
            <w:tcW w:w="1800" w:type="dxa"/>
          </w:tcPr>
          <w:p w14:paraId="70A417D4" w14:textId="77777777" w:rsidR="00C76A5C" w:rsidRDefault="002A147B">
            <w:pPr>
              <w:pStyle w:val="Compact"/>
              <w:jc w:val="right"/>
            </w:pPr>
            <w:r>
              <w:t>8</w:t>
            </w:r>
          </w:p>
        </w:tc>
        <w:tc>
          <w:tcPr>
            <w:tcW w:w="1320" w:type="dxa"/>
          </w:tcPr>
          <w:p w14:paraId="70A417D5" w14:textId="77777777" w:rsidR="00C76A5C" w:rsidRDefault="002A147B">
            <w:pPr>
              <w:pStyle w:val="Compact"/>
              <w:jc w:val="right"/>
            </w:pPr>
            <w:r>
              <w:t>0.71644</w:t>
            </w:r>
          </w:p>
        </w:tc>
        <w:tc>
          <w:tcPr>
            <w:tcW w:w="1500" w:type="dxa"/>
          </w:tcPr>
          <w:p w14:paraId="70A417D6" w14:textId="77777777" w:rsidR="00C76A5C" w:rsidRDefault="002A147B">
            <w:pPr>
              <w:pStyle w:val="Compact"/>
              <w:jc w:val="right"/>
            </w:pPr>
            <w:r>
              <w:t>4</w:t>
            </w:r>
          </w:p>
        </w:tc>
        <w:tc>
          <w:tcPr>
            <w:tcW w:w="600" w:type="dxa"/>
          </w:tcPr>
          <w:p w14:paraId="70A417D7" w14:textId="77777777" w:rsidR="00C76A5C" w:rsidRDefault="002A147B">
            <w:pPr>
              <w:pStyle w:val="Compact"/>
              <w:jc w:val="right"/>
            </w:pPr>
            <w:r>
              <w:t>70.00</w:t>
            </w:r>
          </w:p>
        </w:tc>
      </w:tr>
      <w:tr w:rsidR="00C76A5C" w14:paraId="70A417DF" w14:textId="77777777">
        <w:tc>
          <w:tcPr>
            <w:tcW w:w="1560" w:type="dxa"/>
          </w:tcPr>
          <w:p w14:paraId="70A417D9" w14:textId="77777777" w:rsidR="00C76A5C" w:rsidRDefault="002A147B">
            <w:pPr>
              <w:pStyle w:val="Compact"/>
            </w:pPr>
            <w:r>
              <w:t>Chlamydomonas_ICEMDV</w:t>
            </w:r>
          </w:p>
        </w:tc>
        <w:tc>
          <w:tcPr>
            <w:tcW w:w="1140" w:type="dxa"/>
          </w:tcPr>
          <w:p w14:paraId="70A417DA" w14:textId="77777777" w:rsidR="00C76A5C" w:rsidRDefault="002A147B">
            <w:pPr>
              <w:pStyle w:val="Compact"/>
              <w:jc w:val="right"/>
            </w:pPr>
            <w:r>
              <w:t>1</w:t>
            </w:r>
          </w:p>
        </w:tc>
        <w:tc>
          <w:tcPr>
            <w:tcW w:w="1800" w:type="dxa"/>
          </w:tcPr>
          <w:p w14:paraId="70A417DB" w14:textId="77777777" w:rsidR="00C76A5C" w:rsidRDefault="002A147B">
            <w:pPr>
              <w:pStyle w:val="Compact"/>
              <w:jc w:val="right"/>
            </w:pPr>
            <w:r>
              <w:t>12</w:t>
            </w:r>
          </w:p>
        </w:tc>
        <w:tc>
          <w:tcPr>
            <w:tcW w:w="1320" w:type="dxa"/>
          </w:tcPr>
          <w:p w14:paraId="70A417DC" w14:textId="77777777" w:rsidR="00C76A5C" w:rsidRDefault="002A147B">
            <w:pPr>
              <w:pStyle w:val="Compact"/>
              <w:jc w:val="right"/>
            </w:pPr>
            <w:r>
              <w:t>0.67904</w:t>
            </w:r>
          </w:p>
        </w:tc>
        <w:tc>
          <w:tcPr>
            <w:tcW w:w="1500" w:type="dxa"/>
          </w:tcPr>
          <w:p w14:paraId="70A417DD" w14:textId="77777777" w:rsidR="00C76A5C" w:rsidRDefault="002A147B">
            <w:pPr>
              <w:pStyle w:val="Compact"/>
              <w:jc w:val="right"/>
            </w:pPr>
            <w:r>
              <w:t>4</w:t>
            </w:r>
          </w:p>
        </w:tc>
        <w:tc>
          <w:tcPr>
            <w:tcW w:w="600" w:type="dxa"/>
          </w:tcPr>
          <w:p w14:paraId="70A417DE" w14:textId="77777777" w:rsidR="00C76A5C" w:rsidRDefault="002A147B">
            <w:pPr>
              <w:pStyle w:val="Compact"/>
              <w:jc w:val="right"/>
            </w:pPr>
            <w:r>
              <w:t>70.00</w:t>
            </w:r>
          </w:p>
        </w:tc>
      </w:tr>
      <w:tr w:rsidR="00C76A5C" w14:paraId="70A417E6" w14:textId="77777777">
        <w:tc>
          <w:tcPr>
            <w:tcW w:w="1560" w:type="dxa"/>
          </w:tcPr>
          <w:p w14:paraId="70A417E0" w14:textId="77777777" w:rsidR="00C76A5C" w:rsidRDefault="002A147B">
            <w:pPr>
              <w:pStyle w:val="Compact"/>
            </w:pPr>
            <w:r>
              <w:t>Chlamydomonas_ICEMDV</w:t>
            </w:r>
          </w:p>
        </w:tc>
        <w:tc>
          <w:tcPr>
            <w:tcW w:w="1140" w:type="dxa"/>
          </w:tcPr>
          <w:p w14:paraId="70A417E1" w14:textId="77777777" w:rsidR="00C76A5C" w:rsidRDefault="002A147B">
            <w:pPr>
              <w:pStyle w:val="Compact"/>
              <w:jc w:val="right"/>
            </w:pPr>
            <w:r>
              <w:t>2</w:t>
            </w:r>
          </w:p>
        </w:tc>
        <w:tc>
          <w:tcPr>
            <w:tcW w:w="1800" w:type="dxa"/>
          </w:tcPr>
          <w:p w14:paraId="70A417E2" w14:textId="77777777" w:rsidR="00C76A5C" w:rsidRDefault="002A147B">
            <w:pPr>
              <w:pStyle w:val="Compact"/>
              <w:jc w:val="right"/>
            </w:pPr>
            <w:r>
              <w:t>4</w:t>
            </w:r>
          </w:p>
        </w:tc>
        <w:tc>
          <w:tcPr>
            <w:tcW w:w="1320" w:type="dxa"/>
          </w:tcPr>
          <w:p w14:paraId="70A417E3" w14:textId="77777777" w:rsidR="00C76A5C" w:rsidRDefault="002A147B">
            <w:pPr>
              <w:pStyle w:val="Compact"/>
              <w:jc w:val="right"/>
            </w:pPr>
            <w:r>
              <w:t>0.36369</w:t>
            </w:r>
          </w:p>
        </w:tc>
        <w:tc>
          <w:tcPr>
            <w:tcW w:w="1500" w:type="dxa"/>
          </w:tcPr>
          <w:p w14:paraId="70A417E4" w14:textId="77777777" w:rsidR="00C76A5C" w:rsidRDefault="002A147B">
            <w:pPr>
              <w:pStyle w:val="Compact"/>
              <w:jc w:val="right"/>
            </w:pPr>
            <w:r>
              <w:t>4</w:t>
            </w:r>
          </w:p>
        </w:tc>
        <w:tc>
          <w:tcPr>
            <w:tcW w:w="600" w:type="dxa"/>
          </w:tcPr>
          <w:p w14:paraId="70A417E5" w14:textId="77777777" w:rsidR="00C76A5C" w:rsidRDefault="002A147B">
            <w:pPr>
              <w:pStyle w:val="Compact"/>
              <w:jc w:val="right"/>
            </w:pPr>
            <w:r>
              <w:t>70.00</w:t>
            </w:r>
          </w:p>
        </w:tc>
      </w:tr>
      <w:tr w:rsidR="00C76A5C" w14:paraId="70A417ED" w14:textId="77777777">
        <w:tc>
          <w:tcPr>
            <w:tcW w:w="1560" w:type="dxa"/>
          </w:tcPr>
          <w:p w14:paraId="70A417E7" w14:textId="77777777" w:rsidR="00C76A5C" w:rsidRDefault="002A147B">
            <w:pPr>
              <w:pStyle w:val="Compact"/>
            </w:pPr>
            <w:r>
              <w:lastRenderedPageBreak/>
              <w:t>Chlamydomonas_ICEMDV</w:t>
            </w:r>
          </w:p>
        </w:tc>
        <w:tc>
          <w:tcPr>
            <w:tcW w:w="1140" w:type="dxa"/>
          </w:tcPr>
          <w:p w14:paraId="70A417E8" w14:textId="77777777" w:rsidR="00C76A5C" w:rsidRDefault="002A147B">
            <w:pPr>
              <w:pStyle w:val="Compact"/>
              <w:jc w:val="right"/>
            </w:pPr>
            <w:r>
              <w:t>2</w:t>
            </w:r>
          </w:p>
        </w:tc>
        <w:tc>
          <w:tcPr>
            <w:tcW w:w="1800" w:type="dxa"/>
          </w:tcPr>
          <w:p w14:paraId="70A417E9" w14:textId="77777777" w:rsidR="00C76A5C" w:rsidRDefault="002A147B">
            <w:pPr>
              <w:pStyle w:val="Compact"/>
              <w:jc w:val="right"/>
            </w:pPr>
            <w:r>
              <w:t>8</w:t>
            </w:r>
          </w:p>
        </w:tc>
        <w:tc>
          <w:tcPr>
            <w:tcW w:w="1320" w:type="dxa"/>
          </w:tcPr>
          <w:p w14:paraId="70A417EA" w14:textId="77777777" w:rsidR="00C76A5C" w:rsidRDefault="002A147B">
            <w:pPr>
              <w:pStyle w:val="Compact"/>
              <w:jc w:val="right"/>
            </w:pPr>
            <w:r>
              <w:t>0.35457</w:t>
            </w:r>
          </w:p>
        </w:tc>
        <w:tc>
          <w:tcPr>
            <w:tcW w:w="1500" w:type="dxa"/>
          </w:tcPr>
          <w:p w14:paraId="70A417EB" w14:textId="77777777" w:rsidR="00C76A5C" w:rsidRDefault="002A147B">
            <w:pPr>
              <w:pStyle w:val="Compact"/>
              <w:jc w:val="right"/>
            </w:pPr>
            <w:r>
              <w:t>4</w:t>
            </w:r>
          </w:p>
        </w:tc>
        <w:tc>
          <w:tcPr>
            <w:tcW w:w="600" w:type="dxa"/>
          </w:tcPr>
          <w:p w14:paraId="70A417EC" w14:textId="77777777" w:rsidR="00C76A5C" w:rsidRDefault="002A147B">
            <w:pPr>
              <w:pStyle w:val="Compact"/>
              <w:jc w:val="right"/>
            </w:pPr>
            <w:r>
              <w:t>70.00</w:t>
            </w:r>
          </w:p>
        </w:tc>
      </w:tr>
      <w:tr w:rsidR="00C76A5C" w14:paraId="70A417F4" w14:textId="77777777">
        <w:tc>
          <w:tcPr>
            <w:tcW w:w="1560" w:type="dxa"/>
          </w:tcPr>
          <w:p w14:paraId="70A417EE" w14:textId="77777777" w:rsidR="00C76A5C" w:rsidRDefault="002A147B">
            <w:pPr>
              <w:pStyle w:val="Compact"/>
            </w:pPr>
            <w:r>
              <w:t>Chlamydomonas_ICEMDV</w:t>
            </w:r>
          </w:p>
        </w:tc>
        <w:tc>
          <w:tcPr>
            <w:tcW w:w="1140" w:type="dxa"/>
          </w:tcPr>
          <w:p w14:paraId="70A417EF" w14:textId="77777777" w:rsidR="00C76A5C" w:rsidRDefault="002A147B">
            <w:pPr>
              <w:pStyle w:val="Compact"/>
              <w:jc w:val="right"/>
            </w:pPr>
            <w:r>
              <w:t>2</w:t>
            </w:r>
          </w:p>
        </w:tc>
        <w:tc>
          <w:tcPr>
            <w:tcW w:w="1800" w:type="dxa"/>
          </w:tcPr>
          <w:p w14:paraId="70A417F0" w14:textId="77777777" w:rsidR="00C76A5C" w:rsidRDefault="002A147B">
            <w:pPr>
              <w:pStyle w:val="Compact"/>
              <w:jc w:val="right"/>
            </w:pPr>
            <w:r>
              <w:t>12</w:t>
            </w:r>
          </w:p>
        </w:tc>
        <w:tc>
          <w:tcPr>
            <w:tcW w:w="1320" w:type="dxa"/>
          </w:tcPr>
          <w:p w14:paraId="70A417F1" w14:textId="77777777" w:rsidR="00C76A5C" w:rsidRDefault="002A147B">
            <w:pPr>
              <w:pStyle w:val="Compact"/>
              <w:jc w:val="right"/>
            </w:pPr>
            <w:r>
              <w:t>0.33588</w:t>
            </w:r>
          </w:p>
        </w:tc>
        <w:tc>
          <w:tcPr>
            <w:tcW w:w="1500" w:type="dxa"/>
          </w:tcPr>
          <w:p w14:paraId="70A417F2" w14:textId="77777777" w:rsidR="00C76A5C" w:rsidRDefault="002A147B">
            <w:pPr>
              <w:pStyle w:val="Compact"/>
              <w:jc w:val="right"/>
            </w:pPr>
            <w:r>
              <w:t>4</w:t>
            </w:r>
          </w:p>
        </w:tc>
        <w:tc>
          <w:tcPr>
            <w:tcW w:w="600" w:type="dxa"/>
          </w:tcPr>
          <w:p w14:paraId="70A417F3" w14:textId="77777777" w:rsidR="00C76A5C" w:rsidRDefault="002A147B">
            <w:pPr>
              <w:pStyle w:val="Compact"/>
              <w:jc w:val="right"/>
            </w:pPr>
            <w:r>
              <w:t>70.00</w:t>
            </w:r>
          </w:p>
        </w:tc>
      </w:tr>
      <w:tr w:rsidR="00C76A5C" w14:paraId="70A417FB" w14:textId="77777777">
        <w:tc>
          <w:tcPr>
            <w:tcW w:w="1560" w:type="dxa"/>
          </w:tcPr>
          <w:p w14:paraId="70A417F5" w14:textId="77777777" w:rsidR="00C76A5C" w:rsidRDefault="002A147B">
            <w:pPr>
              <w:pStyle w:val="Compact"/>
            </w:pPr>
            <w:r>
              <w:t>Chlamydomonas_ICEMDV</w:t>
            </w:r>
          </w:p>
        </w:tc>
        <w:tc>
          <w:tcPr>
            <w:tcW w:w="1140" w:type="dxa"/>
          </w:tcPr>
          <w:p w14:paraId="70A417F6" w14:textId="77777777" w:rsidR="00C76A5C" w:rsidRDefault="002A147B">
            <w:pPr>
              <w:pStyle w:val="Compact"/>
              <w:jc w:val="right"/>
            </w:pPr>
            <w:r>
              <w:t>4</w:t>
            </w:r>
          </w:p>
        </w:tc>
        <w:tc>
          <w:tcPr>
            <w:tcW w:w="1800" w:type="dxa"/>
          </w:tcPr>
          <w:p w14:paraId="70A417F7" w14:textId="77777777" w:rsidR="00C76A5C" w:rsidRDefault="002A147B">
            <w:pPr>
              <w:pStyle w:val="Compact"/>
              <w:jc w:val="right"/>
            </w:pPr>
            <w:r>
              <w:t>4</w:t>
            </w:r>
          </w:p>
        </w:tc>
        <w:tc>
          <w:tcPr>
            <w:tcW w:w="1320" w:type="dxa"/>
          </w:tcPr>
          <w:p w14:paraId="70A417F8" w14:textId="77777777" w:rsidR="00C76A5C" w:rsidRDefault="002A147B">
            <w:pPr>
              <w:pStyle w:val="Compact"/>
              <w:jc w:val="right"/>
            </w:pPr>
            <w:r>
              <w:t>0.17929</w:t>
            </w:r>
          </w:p>
        </w:tc>
        <w:tc>
          <w:tcPr>
            <w:tcW w:w="1500" w:type="dxa"/>
          </w:tcPr>
          <w:p w14:paraId="70A417F9" w14:textId="77777777" w:rsidR="00C76A5C" w:rsidRDefault="002A147B">
            <w:pPr>
              <w:pStyle w:val="Compact"/>
              <w:jc w:val="right"/>
            </w:pPr>
            <w:r>
              <w:t>4</w:t>
            </w:r>
          </w:p>
        </w:tc>
        <w:tc>
          <w:tcPr>
            <w:tcW w:w="600" w:type="dxa"/>
          </w:tcPr>
          <w:p w14:paraId="70A417FA" w14:textId="77777777" w:rsidR="00C76A5C" w:rsidRDefault="002A147B">
            <w:pPr>
              <w:pStyle w:val="Compact"/>
              <w:jc w:val="right"/>
            </w:pPr>
            <w:r>
              <w:t>70.00</w:t>
            </w:r>
          </w:p>
        </w:tc>
      </w:tr>
      <w:tr w:rsidR="00C76A5C" w14:paraId="70A41802" w14:textId="77777777">
        <w:tc>
          <w:tcPr>
            <w:tcW w:w="1560" w:type="dxa"/>
          </w:tcPr>
          <w:p w14:paraId="70A417FC" w14:textId="77777777" w:rsidR="00C76A5C" w:rsidRDefault="002A147B">
            <w:pPr>
              <w:pStyle w:val="Compact"/>
            </w:pPr>
            <w:r>
              <w:t>Chlamydomonas_ICEMDV</w:t>
            </w:r>
          </w:p>
        </w:tc>
        <w:tc>
          <w:tcPr>
            <w:tcW w:w="1140" w:type="dxa"/>
          </w:tcPr>
          <w:p w14:paraId="70A417FD" w14:textId="77777777" w:rsidR="00C76A5C" w:rsidRDefault="002A147B">
            <w:pPr>
              <w:pStyle w:val="Compact"/>
              <w:jc w:val="right"/>
            </w:pPr>
            <w:r>
              <w:t>4</w:t>
            </w:r>
          </w:p>
        </w:tc>
        <w:tc>
          <w:tcPr>
            <w:tcW w:w="1800" w:type="dxa"/>
          </w:tcPr>
          <w:p w14:paraId="70A417FE" w14:textId="77777777" w:rsidR="00C76A5C" w:rsidRDefault="002A147B">
            <w:pPr>
              <w:pStyle w:val="Compact"/>
              <w:jc w:val="right"/>
            </w:pPr>
            <w:r>
              <w:t>8</w:t>
            </w:r>
          </w:p>
        </w:tc>
        <w:tc>
          <w:tcPr>
            <w:tcW w:w="1320" w:type="dxa"/>
          </w:tcPr>
          <w:p w14:paraId="70A417FF" w14:textId="77777777" w:rsidR="00C76A5C" w:rsidRDefault="002A147B">
            <w:pPr>
              <w:pStyle w:val="Compact"/>
              <w:jc w:val="right"/>
            </w:pPr>
            <w:r>
              <w:t>0.17562</w:t>
            </w:r>
          </w:p>
        </w:tc>
        <w:tc>
          <w:tcPr>
            <w:tcW w:w="1500" w:type="dxa"/>
          </w:tcPr>
          <w:p w14:paraId="70A41800" w14:textId="77777777" w:rsidR="00C76A5C" w:rsidRDefault="002A147B">
            <w:pPr>
              <w:pStyle w:val="Compact"/>
              <w:jc w:val="right"/>
            </w:pPr>
            <w:r>
              <w:t>4</w:t>
            </w:r>
          </w:p>
        </w:tc>
        <w:tc>
          <w:tcPr>
            <w:tcW w:w="600" w:type="dxa"/>
          </w:tcPr>
          <w:p w14:paraId="70A41801" w14:textId="77777777" w:rsidR="00C76A5C" w:rsidRDefault="002A147B">
            <w:pPr>
              <w:pStyle w:val="Compact"/>
              <w:jc w:val="right"/>
            </w:pPr>
            <w:r>
              <w:t>70.00</w:t>
            </w:r>
          </w:p>
        </w:tc>
      </w:tr>
      <w:tr w:rsidR="00C76A5C" w14:paraId="70A41809" w14:textId="77777777">
        <w:tc>
          <w:tcPr>
            <w:tcW w:w="1560" w:type="dxa"/>
          </w:tcPr>
          <w:p w14:paraId="70A41803" w14:textId="77777777" w:rsidR="00C76A5C" w:rsidRDefault="002A147B">
            <w:pPr>
              <w:pStyle w:val="Compact"/>
            </w:pPr>
            <w:r>
              <w:t>Chlamydomonas_ICEMDV</w:t>
            </w:r>
          </w:p>
        </w:tc>
        <w:tc>
          <w:tcPr>
            <w:tcW w:w="1140" w:type="dxa"/>
          </w:tcPr>
          <w:p w14:paraId="70A41804" w14:textId="77777777" w:rsidR="00C76A5C" w:rsidRDefault="002A147B">
            <w:pPr>
              <w:pStyle w:val="Compact"/>
              <w:jc w:val="right"/>
            </w:pPr>
            <w:r>
              <w:t>4</w:t>
            </w:r>
          </w:p>
        </w:tc>
        <w:tc>
          <w:tcPr>
            <w:tcW w:w="1800" w:type="dxa"/>
          </w:tcPr>
          <w:p w14:paraId="70A41805" w14:textId="77777777" w:rsidR="00C76A5C" w:rsidRDefault="002A147B">
            <w:pPr>
              <w:pStyle w:val="Compact"/>
              <w:jc w:val="right"/>
            </w:pPr>
            <w:r>
              <w:t>12</w:t>
            </w:r>
          </w:p>
        </w:tc>
        <w:tc>
          <w:tcPr>
            <w:tcW w:w="1320" w:type="dxa"/>
          </w:tcPr>
          <w:p w14:paraId="70A41806" w14:textId="77777777" w:rsidR="00C76A5C" w:rsidRDefault="002A147B">
            <w:pPr>
              <w:pStyle w:val="Compact"/>
              <w:jc w:val="right"/>
            </w:pPr>
            <w:r>
              <w:t>0.16533</w:t>
            </w:r>
          </w:p>
        </w:tc>
        <w:tc>
          <w:tcPr>
            <w:tcW w:w="1500" w:type="dxa"/>
          </w:tcPr>
          <w:p w14:paraId="70A41807" w14:textId="77777777" w:rsidR="00C76A5C" w:rsidRDefault="002A147B">
            <w:pPr>
              <w:pStyle w:val="Compact"/>
              <w:jc w:val="right"/>
            </w:pPr>
            <w:r>
              <w:t>4</w:t>
            </w:r>
          </w:p>
        </w:tc>
        <w:tc>
          <w:tcPr>
            <w:tcW w:w="600" w:type="dxa"/>
          </w:tcPr>
          <w:p w14:paraId="70A41808" w14:textId="77777777" w:rsidR="00C76A5C" w:rsidRDefault="002A147B">
            <w:pPr>
              <w:pStyle w:val="Compact"/>
              <w:jc w:val="right"/>
            </w:pPr>
            <w:r>
              <w:t>70.00</w:t>
            </w:r>
          </w:p>
        </w:tc>
      </w:tr>
      <w:tr w:rsidR="00C76A5C" w14:paraId="70A41810" w14:textId="77777777">
        <w:tc>
          <w:tcPr>
            <w:tcW w:w="1560" w:type="dxa"/>
          </w:tcPr>
          <w:p w14:paraId="70A4180A" w14:textId="77777777" w:rsidR="00C76A5C" w:rsidRDefault="002A147B">
            <w:pPr>
              <w:pStyle w:val="Compact"/>
            </w:pPr>
            <w:r>
              <w:t>Chlamydomonas_ICEMDV</w:t>
            </w:r>
          </w:p>
        </w:tc>
        <w:tc>
          <w:tcPr>
            <w:tcW w:w="1140" w:type="dxa"/>
          </w:tcPr>
          <w:p w14:paraId="70A4180B" w14:textId="77777777" w:rsidR="00C76A5C" w:rsidRDefault="002A147B">
            <w:pPr>
              <w:pStyle w:val="Compact"/>
              <w:jc w:val="right"/>
            </w:pPr>
            <w:r>
              <w:t>8</w:t>
            </w:r>
          </w:p>
        </w:tc>
        <w:tc>
          <w:tcPr>
            <w:tcW w:w="1800" w:type="dxa"/>
          </w:tcPr>
          <w:p w14:paraId="70A4180C" w14:textId="77777777" w:rsidR="00C76A5C" w:rsidRDefault="002A147B">
            <w:pPr>
              <w:pStyle w:val="Compact"/>
              <w:jc w:val="right"/>
            </w:pPr>
            <w:r>
              <w:t>4</w:t>
            </w:r>
          </w:p>
        </w:tc>
        <w:tc>
          <w:tcPr>
            <w:tcW w:w="1320" w:type="dxa"/>
          </w:tcPr>
          <w:p w14:paraId="70A4180D" w14:textId="77777777" w:rsidR="00C76A5C" w:rsidRDefault="002A147B">
            <w:pPr>
              <w:pStyle w:val="Compact"/>
              <w:jc w:val="right"/>
            </w:pPr>
            <w:r>
              <w:t>0.08936</w:t>
            </w:r>
          </w:p>
        </w:tc>
        <w:tc>
          <w:tcPr>
            <w:tcW w:w="1500" w:type="dxa"/>
          </w:tcPr>
          <w:p w14:paraId="70A4180E" w14:textId="77777777" w:rsidR="00C76A5C" w:rsidRDefault="002A147B">
            <w:pPr>
              <w:pStyle w:val="Compact"/>
              <w:jc w:val="right"/>
            </w:pPr>
            <w:r>
              <w:t>4</w:t>
            </w:r>
          </w:p>
        </w:tc>
        <w:tc>
          <w:tcPr>
            <w:tcW w:w="600" w:type="dxa"/>
          </w:tcPr>
          <w:p w14:paraId="70A4180F" w14:textId="77777777" w:rsidR="00C76A5C" w:rsidRDefault="002A147B">
            <w:pPr>
              <w:pStyle w:val="Compact"/>
              <w:jc w:val="right"/>
            </w:pPr>
            <w:r>
              <w:t>70.00</w:t>
            </w:r>
          </w:p>
        </w:tc>
      </w:tr>
      <w:tr w:rsidR="00C76A5C" w14:paraId="70A41817" w14:textId="77777777">
        <w:tc>
          <w:tcPr>
            <w:tcW w:w="1560" w:type="dxa"/>
          </w:tcPr>
          <w:p w14:paraId="70A41811" w14:textId="77777777" w:rsidR="00C76A5C" w:rsidRDefault="002A147B">
            <w:pPr>
              <w:pStyle w:val="Compact"/>
            </w:pPr>
            <w:r>
              <w:t>Chlamydomonas_ICEMDV</w:t>
            </w:r>
          </w:p>
        </w:tc>
        <w:tc>
          <w:tcPr>
            <w:tcW w:w="1140" w:type="dxa"/>
          </w:tcPr>
          <w:p w14:paraId="70A41812" w14:textId="77777777" w:rsidR="00C76A5C" w:rsidRDefault="002A147B">
            <w:pPr>
              <w:pStyle w:val="Compact"/>
              <w:jc w:val="right"/>
            </w:pPr>
            <w:r>
              <w:t>8</w:t>
            </w:r>
          </w:p>
        </w:tc>
        <w:tc>
          <w:tcPr>
            <w:tcW w:w="1800" w:type="dxa"/>
          </w:tcPr>
          <w:p w14:paraId="70A41813" w14:textId="77777777" w:rsidR="00C76A5C" w:rsidRDefault="002A147B">
            <w:pPr>
              <w:pStyle w:val="Compact"/>
              <w:jc w:val="right"/>
            </w:pPr>
            <w:r>
              <w:t>8</w:t>
            </w:r>
          </w:p>
        </w:tc>
        <w:tc>
          <w:tcPr>
            <w:tcW w:w="1320" w:type="dxa"/>
          </w:tcPr>
          <w:p w14:paraId="70A41814" w14:textId="77777777" w:rsidR="00C76A5C" w:rsidRDefault="002A147B">
            <w:pPr>
              <w:pStyle w:val="Compact"/>
              <w:jc w:val="right"/>
            </w:pPr>
            <w:r>
              <w:t>0.08720</w:t>
            </w:r>
          </w:p>
        </w:tc>
        <w:tc>
          <w:tcPr>
            <w:tcW w:w="1500" w:type="dxa"/>
          </w:tcPr>
          <w:p w14:paraId="70A41815" w14:textId="77777777" w:rsidR="00C76A5C" w:rsidRDefault="002A147B">
            <w:pPr>
              <w:pStyle w:val="Compact"/>
              <w:jc w:val="right"/>
            </w:pPr>
            <w:r>
              <w:t>4</w:t>
            </w:r>
          </w:p>
        </w:tc>
        <w:tc>
          <w:tcPr>
            <w:tcW w:w="600" w:type="dxa"/>
          </w:tcPr>
          <w:p w14:paraId="70A41816" w14:textId="77777777" w:rsidR="00C76A5C" w:rsidRDefault="002A147B">
            <w:pPr>
              <w:pStyle w:val="Compact"/>
              <w:jc w:val="right"/>
            </w:pPr>
            <w:r>
              <w:t>70.00</w:t>
            </w:r>
          </w:p>
        </w:tc>
      </w:tr>
      <w:tr w:rsidR="00C76A5C" w14:paraId="70A4181E" w14:textId="77777777">
        <w:tc>
          <w:tcPr>
            <w:tcW w:w="1560" w:type="dxa"/>
          </w:tcPr>
          <w:p w14:paraId="70A41818" w14:textId="77777777" w:rsidR="00C76A5C" w:rsidRDefault="002A147B">
            <w:pPr>
              <w:pStyle w:val="Compact"/>
            </w:pPr>
            <w:r>
              <w:t>Chlamydomonas_ICEMDV</w:t>
            </w:r>
          </w:p>
        </w:tc>
        <w:tc>
          <w:tcPr>
            <w:tcW w:w="1140" w:type="dxa"/>
          </w:tcPr>
          <w:p w14:paraId="70A41819" w14:textId="77777777" w:rsidR="00C76A5C" w:rsidRDefault="002A147B">
            <w:pPr>
              <w:pStyle w:val="Compact"/>
              <w:jc w:val="right"/>
            </w:pPr>
            <w:r>
              <w:t>8</w:t>
            </w:r>
          </w:p>
        </w:tc>
        <w:tc>
          <w:tcPr>
            <w:tcW w:w="1800" w:type="dxa"/>
          </w:tcPr>
          <w:p w14:paraId="70A4181A" w14:textId="77777777" w:rsidR="00C76A5C" w:rsidRDefault="002A147B">
            <w:pPr>
              <w:pStyle w:val="Compact"/>
              <w:jc w:val="right"/>
            </w:pPr>
            <w:r>
              <w:t>12</w:t>
            </w:r>
          </w:p>
        </w:tc>
        <w:tc>
          <w:tcPr>
            <w:tcW w:w="1320" w:type="dxa"/>
          </w:tcPr>
          <w:p w14:paraId="70A4181B" w14:textId="77777777" w:rsidR="00C76A5C" w:rsidRDefault="002A147B">
            <w:pPr>
              <w:pStyle w:val="Compact"/>
              <w:jc w:val="right"/>
            </w:pPr>
            <w:r>
              <w:t>0.08271</w:t>
            </w:r>
          </w:p>
        </w:tc>
        <w:tc>
          <w:tcPr>
            <w:tcW w:w="1500" w:type="dxa"/>
          </w:tcPr>
          <w:p w14:paraId="70A4181C" w14:textId="77777777" w:rsidR="00C76A5C" w:rsidRDefault="002A147B">
            <w:pPr>
              <w:pStyle w:val="Compact"/>
              <w:jc w:val="right"/>
            </w:pPr>
            <w:r>
              <w:t>4</w:t>
            </w:r>
          </w:p>
        </w:tc>
        <w:tc>
          <w:tcPr>
            <w:tcW w:w="600" w:type="dxa"/>
          </w:tcPr>
          <w:p w14:paraId="70A4181D" w14:textId="77777777" w:rsidR="00C76A5C" w:rsidRDefault="002A147B">
            <w:pPr>
              <w:pStyle w:val="Compact"/>
              <w:jc w:val="right"/>
            </w:pPr>
            <w:r>
              <w:t>70.00</w:t>
            </w:r>
          </w:p>
        </w:tc>
      </w:tr>
      <w:tr w:rsidR="00C76A5C" w14:paraId="70A41825" w14:textId="77777777">
        <w:tc>
          <w:tcPr>
            <w:tcW w:w="1560" w:type="dxa"/>
          </w:tcPr>
          <w:p w14:paraId="70A4181F" w14:textId="77777777" w:rsidR="00C76A5C" w:rsidRDefault="002A147B">
            <w:pPr>
              <w:pStyle w:val="Compact"/>
            </w:pPr>
            <w:r>
              <w:t>Chlamydomonas_ICEMDV</w:t>
            </w:r>
          </w:p>
        </w:tc>
        <w:tc>
          <w:tcPr>
            <w:tcW w:w="1140" w:type="dxa"/>
          </w:tcPr>
          <w:p w14:paraId="70A41820" w14:textId="77777777" w:rsidR="00C76A5C" w:rsidRDefault="002A147B">
            <w:pPr>
              <w:pStyle w:val="Compact"/>
              <w:jc w:val="right"/>
            </w:pPr>
            <w:r>
              <w:t>16</w:t>
            </w:r>
          </w:p>
        </w:tc>
        <w:tc>
          <w:tcPr>
            <w:tcW w:w="1800" w:type="dxa"/>
          </w:tcPr>
          <w:p w14:paraId="70A41821" w14:textId="77777777" w:rsidR="00C76A5C" w:rsidRDefault="002A147B">
            <w:pPr>
              <w:pStyle w:val="Compact"/>
              <w:jc w:val="right"/>
            </w:pPr>
            <w:r>
              <w:t>4</w:t>
            </w:r>
          </w:p>
        </w:tc>
        <w:tc>
          <w:tcPr>
            <w:tcW w:w="1320" w:type="dxa"/>
          </w:tcPr>
          <w:p w14:paraId="70A41822" w14:textId="77777777" w:rsidR="00C76A5C" w:rsidRDefault="002A147B">
            <w:pPr>
              <w:pStyle w:val="Compact"/>
              <w:jc w:val="right"/>
            </w:pPr>
            <w:r>
              <w:t>0.04471</w:t>
            </w:r>
          </w:p>
        </w:tc>
        <w:tc>
          <w:tcPr>
            <w:tcW w:w="1500" w:type="dxa"/>
          </w:tcPr>
          <w:p w14:paraId="70A41823" w14:textId="77777777" w:rsidR="00C76A5C" w:rsidRDefault="002A147B">
            <w:pPr>
              <w:pStyle w:val="Compact"/>
              <w:jc w:val="right"/>
            </w:pPr>
            <w:r>
              <w:t>4</w:t>
            </w:r>
          </w:p>
        </w:tc>
        <w:tc>
          <w:tcPr>
            <w:tcW w:w="600" w:type="dxa"/>
          </w:tcPr>
          <w:p w14:paraId="70A41824" w14:textId="77777777" w:rsidR="00C76A5C" w:rsidRDefault="002A147B">
            <w:pPr>
              <w:pStyle w:val="Compact"/>
              <w:jc w:val="right"/>
            </w:pPr>
            <w:r>
              <w:t>70.00</w:t>
            </w:r>
          </w:p>
        </w:tc>
      </w:tr>
      <w:tr w:rsidR="00C76A5C" w14:paraId="70A4182C" w14:textId="77777777">
        <w:tc>
          <w:tcPr>
            <w:tcW w:w="1560" w:type="dxa"/>
          </w:tcPr>
          <w:p w14:paraId="70A41826" w14:textId="77777777" w:rsidR="00C76A5C" w:rsidRDefault="002A147B">
            <w:pPr>
              <w:pStyle w:val="Compact"/>
            </w:pPr>
            <w:r>
              <w:t>Chlamydomonas_ICEMDV</w:t>
            </w:r>
          </w:p>
        </w:tc>
        <w:tc>
          <w:tcPr>
            <w:tcW w:w="1140" w:type="dxa"/>
          </w:tcPr>
          <w:p w14:paraId="70A41827" w14:textId="77777777" w:rsidR="00C76A5C" w:rsidRDefault="002A147B">
            <w:pPr>
              <w:pStyle w:val="Compact"/>
              <w:jc w:val="right"/>
            </w:pPr>
            <w:r>
              <w:t>16</w:t>
            </w:r>
          </w:p>
        </w:tc>
        <w:tc>
          <w:tcPr>
            <w:tcW w:w="1800" w:type="dxa"/>
          </w:tcPr>
          <w:p w14:paraId="70A41828" w14:textId="77777777" w:rsidR="00C76A5C" w:rsidRDefault="002A147B">
            <w:pPr>
              <w:pStyle w:val="Compact"/>
              <w:jc w:val="right"/>
            </w:pPr>
            <w:r>
              <w:t>8</w:t>
            </w:r>
          </w:p>
        </w:tc>
        <w:tc>
          <w:tcPr>
            <w:tcW w:w="1320" w:type="dxa"/>
          </w:tcPr>
          <w:p w14:paraId="70A41829" w14:textId="77777777" w:rsidR="00C76A5C" w:rsidRDefault="002A147B">
            <w:pPr>
              <w:pStyle w:val="Compact"/>
              <w:jc w:val="right"/>
            </w:pPr>
            <w:r>
              <w:t>0.04432</w:t>
            </w:r>
          </w:p>
        </w:tc>
        <w:tc>
          <w:tcPr>
            <w:tcW w:w="1500" w:type="dxa"/>
          </w:tcPr>
          <w:p w14:paraId="70A4182A" w14:textId="77777777" w:rsidR="00C76A5C" w:rsidRDefault="002A147B">
            <w:pPr>
              <w:pStyle w:val="Compact"/>
              <w:jc w:val="right"/>
            </w:pPr>
            <w:r>
              <w:t>4</w:t>
            </w:r>
          </w:p>
        </w:tc>
        <w:tc>
          <w:tcPr>
            <w:tcW w:w="600" w:type="dxa"/>
          </w:tcPr>
          <w:p w14:paraId="70A4182B" w14:textId="77777777" w:rsidR="00C76A5C" w:rsidRDefault="002A147B">
            <w:pPr>
              <w:pStyle w:val="Compact"/>
              <w:jc w:val="right"/>
            </w:pPr>
            <w:r>
              <w:t>70.00</w:t>
            </w:r>
          </w:p>
        </w:tc>
      </w:tr>
      <w:tr w:rsidR="00C76A5C" w14:paraId="70A41833" w14:textId="77777777">
        <w:tc>
          <w:tcPr>
            <w:tcW w:w="1560" w:type="dxa"/>
          </w:tcPr>
          <w:p w14:paraId="70A4182D" w14:textId="77777777" w:rsidR="00C76A5C" w:rsidRDefault="002A147B">
            <w:pPr>
              <w:pStyle w:val="Compact"/>
            </w:pPr>
            <w:r>
              <w:t>Chlamydomonas_ICEMDV</w:t>
            </w:r>
          </w:p>
        </w:tc>
        <w:tc>
          <w:tcPr>
            <w:tcW w:w="1140" w:type="dxa"/>
          </w:tcPr>
          <w:p w14:paraId="70A4182E" w14:textId="77777777" w:rsidR="00C76A5C" w:rsidRDefault="002A147B">
            <w:pPr>
              <w:pStyle w:val="Compact"/>
              <w:jc w:val="right"/>
            </w:pPr>
            <w:r>
              <w:t>16</w:t>
            </w:r>
          </w:p>
        </w:tc>
        <w:tc>
          <w:tcPr>
            <w:tcW w:w="1800" w:type="dxa"/>
          </w:tcPr>
          <w:p w14:paraId="70A4182F" w14:textId="77777777" w:rsidR="00C76A5C" w:rsidRDefault="002A147B">
            <w:pPr>
              <w:pStyle w:val="Compact"/>
              <w:jc w:val="right"/>
            </w:pPr>
            <w:r>
              <w:t>12</w:t>
            </w:r>
          </w:p>
        </w:tc>
        <w:tc>
          <w:tcPr>
            <w:tcW w:w="1320" w:type="dxa"/>
          </w:tcPr>
          <w:p w14:paraId="70A41830" w14:textId="77777777" w:rsidR="00C76A5C" w:rsidRDefault="002A147B">
            <w:pPr>
              <w:pStyle w:val="Compact"/>
              <w:jc w:val="right"/>
            </w:pPr>
            <w:r>
              <w:t>0.04252</w:t>
            </w:r>
          </w:p>
        </w:tc>
        <w:tc>
          <w:tcPr>
            <w:tcW w:w="1500" w:type="dxa"/>
          </w:tcPr>
          <w:p w14:paraId="70A41831" w14:textId="77777777" w:rsidR="00C76A5C" w:rsidRDefault="002A147B">
            <w:pPr>
              <w:pStyle w:val="Compact"/>
              <w:jc w:val="right"/>
            </w:pPr>
            <w:r>
              <w:t>4</w:t>
            </w:r>
          </w:p>
        </w:tc>
        <w:tc>
          <w:tcPr>
            <w:tcW w:w="600" w:type="dxa"/>
          </w:tcPr>
          <w:p w14:paraId="70A41832" w14:textId="77777777" w:rsidR="00C76A5C" w:rsidRDefault="002A147B">
            <w:pPr>
              <w:pStyle w:val="Compact"/>
              <w:jc w:val="right"/>
            </w:pPr>
            <w:r>
              <w:t>70.00</w:t>
            </w:r>
          </w:p>
        </w:tc>
      </w:tr>
      <w:tr w:rsidR="00C76A5C" w14:paraId="70A4183A" w14:textId="77777777">
        <w:tc>
          <w:tcPr>
            <w:tcW w:w="1560" w:type="dxa"/>
          </w:tcPr>
          <w:p w14:paraId="70A41834" w14:textId="77777777" w:rsidR="00C76A5C" w:rsidRDefault="002A147B">
            <w:pPr>
              <w:pStyle w:val="Compact"/>
            </w:pPr>
            <w:r>
              <w:t>Chlamydomonas_klinobasis</w:t>
            </w:r>
          </w:p>
        </w:tc>
        <w:tc>
          <w:tcPr>
            <w:tcW w:w="1140" w:type="dxa"/>
          </w:tcPr>
          <w:p w14:paraId="70A41835" w14:textId="77777777" w:rsidR="00C76A5C" w:rsidRDefault="002A147B">
            <w:pPr>
              <w:pStyle w:val="Compact"/>
              <w:jc w:val="right"/>
            </w:pPr>
            <w:r>
              <w:t>1</w:t>
            </w:r>
          </w:p>
        </w:tc>
        <w:tc>
          <w:tcPr>
            <w:tcW w:w="1800" w:type="dxa"/>
          </w:tcPr>
          <w:p w14:paraId="70A41836" w14:textId="77777777" w:rsidR="00C76A5C" w:rsidRDefault="002A147B">
            <w:pPr>
              <w:pStyle w:val="Compact"/>
              <w:jc w:val="right"/>
            </w:pPr>
            <w:r>
              <w:t>2</w:t>
            </w:r>
          </w:p>
        </w:tc>
        <w:tc>
          <w:tcPr>
            <w:tcW w:w="1320" w:type="dxa"/>
          </w:tcPr>
          <w:p w14:paraId="70A41837" w14:textId="77777777" w:rsidR="00C76A5C" w:rsidRDefault="002A147B">
            <w:pPr>
              <w:pStyle w:val="Compact"/>
              <w:jc w:val="right"/>
            </w:pPr>
            <w:r>
              <w:t>0.74547</w:t>
            </w:r>
          </w:p>
        </w:tc>
        <w:tc>
          <w:tcPr>
            <w:tcW w:w="1500" w:type="dxa"/>
          </w:tcPr>
          <w:p w14:paraId="70A41838" w14:textId="77777777" w:rsidR="00C76A5C" w:rsidRDefault="002A147B">
            <w:pPr>
              <w:pStyle w:val="Compact"/>
              <w:jc w:val="right"/>
            </w:pPr>
            <w:r>
              <w:t>4</w:t>
            </w:r>
          </w:p>
        </w:tc>
        <w:tc>
          <w:tcPr>
            <w:tcW w:w="600" w:type="dxa"/>
          </w:tcPr>
          <w:p w14:paraId="70A41839" w14:textId="77777777" w:rsidR="00C76A5C" w:rsidRDefault="002A147B">
            <w:pPr>
              <w:pStyle w:val="Compact"/>
              <w:jc w:val="right"/>
            </w:pPr>
            <w:r>
              <w:t>10.00</w:t>
            </w:r>
          </w:p>
        </w:tc>
      </w:tr>
      <w:tr w:rsidR="00C76A5C" w14:paraId="70A41841" w14:textId="77777777">
        <w:tc>
          <w:tcPr>
            <w:tcW w:w="1560" w:type="dxa"/>
          </w:tcPr>
          <w:p w14:paraId="70A4183B" w14:textId="77777777" w:rsidR="00C76A5C" w:rsidRDefault="002A147B">
            <w:pPr>
              <w:pStyle w:val="Compact"/>
            </w:pPr>
            <w:r>
              <w:t>Chlamydomonas_klinobasis</w:t>
            </w:r>
          </w:p>
        </w:tc>
        <w:tc>
          <w:tcPr>
            <w:tcW w:w="1140" w:type="dxa"/>
          </w:tcPr>
          <w:p w14:paraId="70A4183C" w14:textId="77777777" w:rsidR="00C76A5C" w:rsidRDefault="002A147B">
            <w:pPr>
              <w:pStyle w:val="Compact"/>
              <w:jc w:val="right"/>
            </w:pPr>
            <w:r>
              <w:t>1</w:t>
            </w:r>
          </w:p>
        </w:tc>
        <w:tc>
          <w:tcPr>
            <w:tcW w:w="1800" w:type="dxa"/>
          </w:tcPr>
          <w:p w14:paraId="70A4183D" w14:textId="77777777" w:rsidR="00C76A5C" w:rsidRDefault="002A147B">
            <w:pPr>
              <w:pStyle w:val="Compact"/>
              <w:jc w:val="right"/>
            </w:pPr>
            <w:r>
              <w:t>2</w:t>
            </w:r>
          </w:p>
        </w:tc>
        <w:tc>
          <w:tcPr>
            <w:tcW w:w="1320" w:type="dxa"/>
          </w:tcPr>
          <w:p w14:paraId="70A4183E" w14:textId="77777777" w:rsidR="00C76A5C" w:rsidRDefault="002A147B">
            <w:pPr>
              <w:pStyle w:val="Compact"/>
              <w:jc w:val="right"/>
            </w:pPr>
            <w:r>
              <w:t>0.75323</w:t>
            </w:r>
          </w:p>
        </w:tc>
        <w:tc>
          <w:tcPr>
            <w:tcW w:w="1500" w:type="dxa"/>
          </w:tcPr>
          <w:p w14:paraId="70A4183F" w14:textId="77777777" w:rsidR="00C76A5C" w:rsidRDefault="002A147B">
            <w:pPr>
              <w:pStyle w:val="Compact"/>
              <w:jc w:val="right"/>
            </w:pPr>
            <w:r>
              <w:t>4</w:t>
            </w:r>
          </w:p>
        </w:tc>
        <w:tc>
          <w:tcPr>
            <w:tcW w:w="600" w:type="dxa"/>
          </w:tcPr>
          <w:p w14:paraId="70A41840" w14:textId="77777777" w:rsidR="00C76A5C" w:rsidRDefault="002A147B">
            <w:pPr>
              <w:pStyle w:val="Compact"/>
              <w:jc w:val="right"/>
            </w:pPr>
            <w:r>
              <w:t>0.43</w:t>
            </w:r>
          </w:p>
        </w:tc>
      </w:tr>
      <w:tr w:rsidR="00C76A5C" w14:paraId="70A41848" w14:textId="77777777">
        <w:tc>
          <w:tcPr>
            <w:tcW w:w="1560" w:type="dxa"/>
          </w:tcPr>
          <w:p w14:paraId="70A41842" w14:textId="77777777" w:rsidR="00C76A5C" w:rsidRDefault="002A147B">
            <w:pPr>
              <w:pStyle w:val="Compact"/>
            </w:pPr>
            <w:r>
              <w:t>Chlamydomonas_klinobasis</w:t>
            </w:r>
          </w:p>
        </w:tc>
        <w:tc>
          <w:tcPr>
            <w:tcW w:w="1140" w:type="dxa"/>
          </w:tcPr>
          <w:p w14:paraId="70A41843" w14:textId="77777777" w:rsidR="00C76A5C" w:rsidRDefault="002A147B">
            <w:pPr>
              <w:pStyle w:val="Compact"/>
              <w:jc w:val="right"/>
            </w:pPr>
            <w:r>
              <w:t>1</w:t>
            </w:r>
          </w:p>
        </w:tc>
        <w:tc>
          <w:tcPr>
            <w:tcW w:w="1800" w:type="dxa"/>
          </w:tcPr>
          <w:p w14:paraId="70A41844" w14:textId="77777777" w:rsidR="00C76A5C" w:rsidRDefault="002A147B">
            <w:pPr>
              <w:pStyle w:val="Compact"/>
              <w:jc w:val="right"/>
            </w:pPr>
            <w:r>
              <w:t>2</w:t>
            </w:r>
          </w:p>
        </w:tc>
        <w:tc>
          <w:tcPr>
            <w:tcW w:w="1320" w:type="dxa"/>
          </w:tcPr>
          <w:p w14:paraId="70A41845" w14:textId="77777777" w:rsidR="00C76A5C" w:rsidRDefault="002A147B">
            <w:pPr>
              <w:pStyle w:val="Compact"/>
              <w:jc w:val="right"/>
            </w:pPr>
            <w:r>
              <w:t>0.80500</w:t>
            </w:r>
          </w:p>
        </w:tc>
        <w:tc>
          <w:tcPr>
            <w:tcW w:w="1500" w:type="dxa"/>
          </w:tcPr>
          <w:p w14:paraId="70A41846" w14:textId="77777777" w:rsidR="00C76A5C" w:rsidRDefault="002A147B">
            <w:pPr>
              <w:pStyle w:val="Compact"/>
              <w:jc w:val="right"/>
            </w:pPr>
            <w:r>
              <w:t>4</w:t>
            </w:r>
          </w:p>
        </w:tc>
        <w:tc>
          <w:tcPr>
            <w:tcW w:w="600" w:type="dxa"/>
          </w:tcPr>
          <w:p w14:paraId="70A41847" w14:textId="77777777" w:rsidR="00C76A5C" w:rsidRDefault="002A147B">
            <w:pPr>
              <w:pStyle w:val="Compact"/>
              <w:jc w:val="right"/>
            </w:pPr>
            <w:r>
              <w:t>30.00</w:t>
            </w:r>
          </w:p>
        </w:tc>
      </w:tr>
      <w:tr w:rsidR="00C76A5C" w14:paraId="70A4184F" w14:textId="77777777">
        <w:tc>
          <w:tcPr>
            <w:tcW w:w="1560" w:type="dxa"/>
          </w:tcPr>
          <w:p w14:paraId="70A41849" w14:textId="77777777" w:rsidR="00C76A5C" w:rsidRDefault="002A147B">
            <w:pPr>
              <w:pStyle w:val="Compact"/>
            </w:pPr>
            <w:r>
              <w:t>Chlamydomonas_klinobasis</w:t>
            </w:r>
          </w:p>
        </w:tc>
        <w:tc>
          <w:tcPr>
            <w:tcW w:w="1140" w:type="dxa"/>
          </w:tcPr>
          <w:p w14:paraId="70A4184A" w14:textId="77777777" w:rsidR="00C76A5C" w:rsidRDefault="002A147B">
            <w:pPr>
              <w:pStyle w:val="Compact"/>
              <w:jc w:val="right"/>
            </w:pPr>
            <w:r>
              <w:t>1</w:t>
            </w:r>
          </w:p>
        </w:tc>
        <w:tc>
          <w:tcPr>
            <w:tcW w:w="1800" w:type="dxa"/>
          </w:tcPr>
          <w:p w14:paraId="70A4184B" w14:textId="77777777" w:rsidR="00C76A5C" w:rsidRDefault="002A147B">
            <w:pPr>
              <w:pStyle w:val="Compact"/>
              <w:jc w:val="right"/>
            </w:pPr>
            <w:r>
              <w:t>4</w:t>
            </w:r>
          </w:p>
        </w:tc>
        <w:tc>
          <w:tcPr>
            <w:tcW w:w="1320" w:type="dxa"/>
          </w:tcPr>
          <w:p w14:paraId="70A4184C" w14:textId="77777777" w:rsidR="00C76A5C" w:rsidRDefault="002A147B">
            <w:pPr>
              <w:pStyle w:val="Compact"/>
              <w:jc w:val="right"/>
            </w:pPr>
            <w:r>
              <w:t>0.74450</w:t>
            </w:r>
          </w:p>
        </w:tc>
        <w:tc>
          <w:tcPr>
            <w:tcW w:w="1500" w:type="dxa"/>
          </w:tcPr>
          <w:p w14:paraId="70A4184D" w14:textId="77777777" w:rsidR="00C76A5C" w:rsidRDefault="002A147B">
            <w:pPr>
              <w:pStyle w:val="Compact"/>
              <w:jc w:val="right"/>
            </w:pPr>
            <w:r>
              <w:t>4</w:t>
            </w:r>
          </w:p>
        </w:tc>
        <w:tc>
          <w:tcPr>
            <w:tcW w:w="600" w:type="dxa"/>
          </w:tcPr>
          <w:p w14:paraId="70A4184E" w14:textId="77777777" w:rsidR="00C76A5C" w:rsidRDefault="002A147B">
            <w:pPr>
              <w:pStyle w:val="Compact"/>
              <w:jc w:val="right"/>
            </w:pPr>
            <w:r>
              <w:t>0.43</w:t>
            </w:r>
          </w:p>
        </w:tc>
      </w:tr>
      <w:tr w:rsidR="00C76A5C" w14:paraId="70A41856" w14:textId="77777777">
        <w:tc>
          <w:tcPr>
            <w:tcW w:w="1560" w:type="dxa"/>
          </w:tcPr>
          <w:p w14:paraId="70A41850" w14:textId="77777777" w:rsidR="00C76A5C" w:rsidRDefault="002A147B">
            <w:pPr>
              <w:pStyle w:val="Compact"/>
            </w:pPr>
            <w:r>
              <w:t>Chlamydomonas_klinobasis</w:t>
            </w:r>
          </w:p>
        </w:tc>
        <w:tc>
          <w:tcPr>
            <w:tcW w:w="1140" w:type="dxa"/>
          </w:tcPr>
          <w:p w14:paraId="70A41851" w14:textId="77777777" w:rsidR="00C76A5C" w:rsidRDefault="002A147B">
            <w:pPr>
              <w:pStyle w:val="Compact"/>
              <w:jc w:val="right"/>
            </w:pPr>
            <w:r>
              <w:t>1</w:t>
            </w:r>
          </w:p>
        </w:tc>
        <w:tc>
          <w:tcPr>
            <w:tcW w:w="1800" w:type="dxa"/>
          </w:tcPr>
          <w:p w14:paraId="70A41852" w14:textId="77777777" w:rsidR="00C76A5C" w:rsidRDefault="002A147B">
            <w:pPr>
              <w:pStyle w:val="Compact"/>
              <w:jc w:val="right"/>
            </w:pPr>
            <w:r>
              <w:t>4</w:t>
            </w:r>
          </w:p>
        </w:tc>
        <w:tc>
          <w:tcPr>
            <w:tcW w:w="1320" w:type="dxa"/>
          </w:tcPr>
          <w:p w14:paraId="70A41853" w14:textId="77777777" w:rsidR="00C76A5C" w:rsidRDefault="002A147B">
            <w:pPr>
              <w:pStyle w:val="Compact"/>
              <w:jc w:val="right"/>
            </w:pPr>
            <w:r>
              <w:t>0.75012</w:t>
            </w:r>
          </w:p>
        </w:tc>
        <w:tc>
          <w:tcPr>
            <w:tcW w:w="1500" w:type="dxa"/>
          </w:tcPr>
          <w:p w14:paraId="70A41854" w14:textId="77777777" w:rsidR="00C76A5C" w:rsidRDefault="002A147B">
            <w:pPr>
              <w:pStyle w:val="Compact"/>
              <w:jc w:val="right"/>
            </w:pPr>
            <w:r>
              <w:t>4</w:t>
            </w:r>
          </w:p>
        </w:tc>
        <w:tc>
          <w:tcPr>
            <w:tcW w:w="600" w:type="dxa"/>
          </w:tcPr>
          <w:p w14:paraId="70A41855" w14:textId="77777777" w:rsidR="00C76A5C" w:rsidRDefault="002A147B">
            <w:pPr>
              <w:pStyle w:val="Compact"/>
              <w:jc w:val="right"/>
            </w:pPr>
            <w:r>
              <w:t>10.00</w:t>
            </w:r>
          </w:p>
        </w:tc>
      </w:tr>
      <w:tr w:rsidR="00C76A5C" w14:paraId="70A4185D" w14:textId="77777777">
        <w:tc>
          <w:tcPr>
            <w:tcW w:w="1560" w:type="dxa"/>
          </w:tcPr>
          <w:p w14:paraId="70A41857" w14:textId="77777777" w:rsidR="00C76A5C" w:rsidRDefault="002A147B">
            <w:pPr>
              <w:pStyle w:val="Compact"/>
            </w:pPr>
            <w:r>
              <w:t>Chlamydomonas_klinobasis</w:t>
            </w:r>
          </w:p>
        </w:tc>
        <w:tc>
          <w:tcPr>
            <w:tcW w:w="1140" w:type="dxa"/>
          </w:tcPr>
          <w:p w14:paraId="70A41858" w14:textId="77777777" w:rsidR="00C76A5C" w:rsidRDefault="002A147B">
            <w:pPr>
              <w:pStyle w:val="Compact"/>
              <w:jc w:val="right"/>
            </w:pPr>
            <w:r>
              <w:t>1</w:t>
            </w:r>
          </w:p>
        </w:tc>
        <w:tc>
          <w:tcPr>
            <w:tcW w:w="1800" w:type="dxa"/>
          </w:tcPr>
          <w:p w14:paraId="70A41859" w14:textId="77777777" w:rsidR="00C76A5C" w:rsidRDefault="002A147B">
            <w:pPr>
              <w:pStyle w:val="Compact"/>
              <w:jc w:val="right"/>
            </w:pPr>
            <w:r>
              <w:t>4</w:t>
            </w:r>
          </w:p>
        </w:tc>
        <w:tc>
          <w:tcPr>
            <w:tcW w:w="1320" w:type="dxa"/>
          </w:tcPr>
          <w:p w14:paraId="70A4185A" w14:textId="77777777" w:rsidR="00C76A5C" w:rsidRDefault="002A147B">
            <w:pPr>
              <w:pStyle w:val="Compact"/>
              <w:jc w:val="right"/>
            </w:pPr>
            <w:r>
              <w:t>0.80484</w:t>
            </w:r>
          </w:p>
        </w:tc>
        <w:tc>
          <w:tcPr>
            <w:tcW w:w="1500" w:type="dxa"/>
          </w:tcPr>
          <w:p w14:paraId="70A4185B" w14:textId="77777777" w:rsidR="00C76A5C" w:rsidRDefault="002A147B">
            <w:pPr>
              <w:pStyle w:val="Compact"/>
              <w:jc w:val="right"/>
            </w:pPr>
            <w:r>
              <w:t>4</w:t>
            </w:r>
          </w:p>
        </w:tc>
        <w:tc>
          <w:tcPr>
            <w:tcW w:w="600" w:type="dxa"/>
          </w:tcPr>
          <w:p w14:paraId="70A4185C" w14:textId="77777777" w:rsidR="00C76A5C" w:rsidRDefault="002A147B">
            <w:pPr>
              <w:pStyle w:val="Compact"/>
              <w:jc w:val="right"/>
            </w:pPr>
            <w:r>
              <w:t>30.00</w:t>
            </w:r>
          </w:p>
        </w:tc>
      </w:tr>
      <w:tr w:rsidR="00C76A5C" w14:paraId="70A41864" w14:textId="77777777">
        <w:tc>
          <w:tcPr>
            <w:tcW w:w="1560" w:type="dxa"/>
          </w:tcPr>
          <w:p w14:paraId="70A4185E" w14:textId="77777777" w:rsidR="00C76A5C" w:rsidRDefault="002A147B">
            <w:pPr>
              <w:pStyle w:val="Compact"/>
            </w:pPr>
            <w:r>
              <w:t>Chlamydomonas_klinobasis</w:t>
            </w:r>
          </w:p>
        </w:tc>
        <w:tc>
          <w:tcPr>
            <w:tcW w:w="1140" w:type="dxa"/>
          </w:tcPr>
          <w:p w14:paraId="70A4185F" w14:textId="77777777" w:rsidR="00C76A5C" w:rsidRDefault="002A147B">
            <w:pPr>
              <w:pStyle w:val="Compact"/>
              <w:jc w:val="right"/>
            </w:pPr>
            <w:r>
              <w:t>1</w:t>
            </w:r>
          </w:p>
        </w:tc>
        <w:tc>
          <w:tcPr>
            <w:tcW w:w="1800" w:type="dxa"/>
          </w:tcPr>
          <w:p w14:paraId="70A41860" w14:textId="77777777" w:rsidR="00C76A5C" w:rsidRDefault="002A147B">
            <w:pPr>
              <w:pStyle w:val="Compact"/>
              <w:jc w:val="right"/>
            </w:pPr>
            <w:r>
              <w:t>8</w:t>
            </w:r>
          </w:p>
        </w:tc>
        <w:tc>
          <w:tcPr>
            <w:tcW w:w="1320" w:type="dxa"/>
          </w:tcPr>
          <w:p w14:paraId="70A41861" w14:textId="77777777" w:rsidR="00C76A5C" w:rsidRDefault="002A147B">
            <w:pPr>
              <w:pStyle w:val="Compact"/>
              <w:jc w:val="right"/>
            </w:pPr>
            <w:r>
              <w:t>0.71713</w:t>
            </w:r>
          </w:p>
        </w:tc>
        <w:tc>
          <w:tcPr>
            <w:tcW w:w="1500" w:type="dxa"/>
          </w:tcPr>
          <w:p w14:paraId="70A41862" w14:textId="77777777" w:rsidR="00C76A5C" w:rsidRDefault="002A147B">
            <w:pPr>
              <w:pStyle w:val="Compact"/>
              <w:jc w:val="right"/>
            </w:pPr>
            <w:r>
              <w:t>4</w:t>
            </w:r>
          </w:p>
        </w:tc>
        <w:tc>
          <w:tcPr>
            <w:tcW w:w="600" w:type="dxa"/>
          </w:tcPr>
          <w:p w14:paraId="70A41863" w14:textId="77777777" w:rsidR="00C76A5C" w:rsidRDefault="002A147B">
            <w:pPr>
              <w:pStyle w:val="Compact"/>
              <w:jc w:val="right"/>
            </w:pPr>
            <w:r>
              <w:t>0.43</w:t>
            </w:r>
          </w:p>
        </w:tc>
      </w:tr>
      <w:tr w:rsidR="00C76A5C" w14:paraId="70A4186B" w14:textId="77777777">
        <w:tc>
          <w:tcPr>
            <w:tcW w:w="1560" w:type="dxa"/>
          </w:tcPr>
          <w:p w14:paraId="70A41865" w14:textId="77777777" w:rsidR="00C76A5C" w:rsidRDefault="002A147B">
            <w:pPr>
              <w:pStyle w:val="Compact"/>
            </w:pPr>
            <w:r>
              <w:t>Chlamydomonas_klinobasis</w:t>
            </w:r>
          </w:p>
        </w:tc>
        <w:tc>
          <w:tcPr>
            <w:tcW w:w="1140" w:type="dxa"/>
          </w:tcPr>
          <w:p w14:paraId="70A41866" w14:textId="77777777" w:rsidR="00C76A5C" w:rsidRDefault="002A147B">
            <w:pPr>
              <w:pStyle w:val="Compact"/>
              <w:jc w:val="right"/>
            </w:pPr>
            <w:r>
              <w:t>1</w:t>
            </w:r>
          </w:p>
        </w:tc>
        <w:tc>
          <w:tcPr>
            <w:tcW w:w="1800" w:type="dxa"/>
          </w:tcPr>
          <w:p w14:paraId="70A41867" w14:textId="77777777" w:rsidR="00C76A5C" w:rsidRDefault="002A147B">
            <w:pPr>
              <w:pStyle w:val="Compact"/>
              <w:jc w:val="right"/>
            </w:pPr>
            <w:r>
              <w:t>8</w:t>
            </w:r>
          </w:p>
        </w:tc>
        <w:tc>
          <w:tcPr>
            <w:tcW w:w="1320" w:type="dxa"/>
          </w:tcPr>
          <w:p w14:paraId="70A41868" w14:textId="77777777" w:rsidR="00C76A5C" w:rsidRDefault="002A147B">
            <w:pPr>
              <w:pStyle w:val="Compact"/>
              <w:jc w:val="right"/>
            </w:pPr>
            <w:r>
              <w:t>0.73108</w:t>
            </w:r>
          </w:p>
        </w:tc>
        <w:tc>
          <w:tcPr>
            <w:tcW w:w="1500" w:type="dxa"/>
          </w:tcPr>
          <w:p w14:paraId="70A41869" w14:textId="77777777" w:rsidR="00C76A5C" w:rsidRDefault="002A147B">
            <w:pPr>
              <w:pStyle w:val="Compact"/>
              <w:jc w:val="right"/>
            </w:pPr>
            <w:r>
              <w:t>4</w:t>
            </w:r>
          </w:p>
        </w:tc>
        <w:tc>
          <w:tcPr>
            <w:tcW w:w="600" w:type="dxa"/>
          </w:tcPr>
          <w:p w14:paraId="70A4186A" w14:textId="77777777" w:rsidR="00C76A5C" w:rsidRDefault="002A147B">
            <w:pPr>
              <w:pStyle w:val="Compact"/>
              <w:jc w:val="right"/>
            </w:pPr>
            <w:r>
              <w:t>10.00</w:t>
            </w:r>
          </w:p>
        </w:tc>
      </w:tr>
      <w:tr w:rsidR="00C76A5C" w14:paraId="70A41872" w14:textId="77777777">
        <w:tc>
          <w:tcPr>
            <w:tcW w:w="1560" w:type="dxa"/>
          </w:tcPr>
          <w:p w14:paraId="70A4186C" w14:textId="77777777" w:rsidR="00C76A5C" w:rsidRDefault="002A147B">
            <w:pPr>
              <w:pStyle w:val="Compact"/>
            </w:pPr>
            <w:r>
              <w:t>Chlamydomonas_klinobasis</w:t>
            </w:r>
          </w:p>
        </w:tc>
        <w:tc>
          <w:tcPr>
            <w:tcW w:w="1140" w:type="dxa"/>
          </w:tcPr>
          <w:p w14:paraId="70A4186D" w14:textId="77777777" w:rsidR="00C76A5C" w:rsidRDefault="002A147B">
            <w:pPr>
              <w:pStyle w:val="Compact"/>
              <w:jc w:val="right"/>
            </w:pPr>
            <w:r>
              <w:t>1</w:t>
            </w:r>
          </w:p>
        </w:tc>
        <w:tc>
          <w:tcPr>
            <w:tcW w:w="1800" w:type="dxa"/>
          </w:tcPr>
          <w:p w14:paraId="70A4186E" w14:textId="77777777" w:rsidR="00C76A5C" w:rsidRDefault="002A147B">
            <w:pPr>
              <w:pStyle w:val="Compact"/>
              <w:jc w:val="right"/>
            </w:pPr>
            <w:r>
              <w:t>8</w:t>
            </w:r>
          </w:p>
        </w:tc>
        <w:tc>
          <w:tcPr>
            <w:tcW w:w="1320" w:type="dxa"/>
          </w:tcPr>
          <w:p w14:paraId="70A4186F" w14:textId="77777777" w:rsidR="00C76A5C" w:rsidRDefault="002A147B">
            <w:pPr>
              <w:pStyle w:val="Compact"/>
              <w:jc w:val="right"/>
            </w:pPr>
            <w:r>
              <w:t>0.77089</w:t>
            </w:r>
          </w:p>
        </w:tc>
        <w:tc>
          <w:tcPr>
            <w:tcW w:w="1500" w:type="dxa"/>
          </w:tcPr>
          <w:p w14:paraId="70A41870" w14:textId="77777777" w:rsidR="00C76A5C" w:rsidRDefault="002A147B">
            <w:pPr>
              <w:pStyle w:val="Compact"/>
              <w:jc w:val="right"/>
            </w:pPr>
            <w:r>
              <w:t>4</w:t>
            </w:r>
          </w:p>
        </w:tc>
        <w:tc>
          <w:tcPr>
            <w:tcW w:w="600" w:type="dxa"/>
          </w:tcPr>
          <w:p w14:paraId="70A41871" w14:textId="77777777" w:rsidR="00C76A5C" w:rsidRDefault="002A147B">
            <w:pPr>
              <w:pStyle w:val="Compact"/>
              <w:jc w:val="right"/>
            </w:pPr>
            <w:r>
              <w:t>30.00</w:t>
            </w:r>
          </w:p>
        </w:tc>
      </w:tr>
      <w:tr w:rsidR="00C76A5C" w14:paraId="70A41879" w14:textId="77777777">
        <w:tc>
          <w:tcPr>
            <w:tcW w:w="1560" w:type="dxa"/>
          </w:tcPr>
          <w:p w14:paraId="70A41873" w14:textId="77777777" w:rsidR="00C76A5C" w:rsidRDefault="002A147B">
            <w:pPr>
              <w:pStyle w:val="Compact"/>
            </w:pPr>
            <w:r>
              <w:t>Chlamydomonas_klinobasis</w:t>
            </w:r>
          </w:p>
        </w:tc>
        <w:tc>
          <w:tcPr>
            <w:tcW w:w="1140" w:type="dxa"/>
          </w:tcPr>
          <w:p w14:paraId="70A41874" w14:textId="77777777" w:rsidR="00C76A5C" w:rsidRDefault="002A147B">
            <w:pPr>
              <w:pStyle w:val="Compact"/>
              <w:jc w:val="right"/>
            </w:pPr>
            <w:r>
              <w:t>1</w:t>
            </w:r>
          </w:p>
        </w:tc>
        <w:tc>
          <w:tcPr>
            <w:tcW w:w="1800" w:type="dxa"/>
          </w:tcPr>
          <w:p w14:paraId="70A41875" w14:textId="77777777" w:rsidR="00C76A5C" w:rsidRDefault="002A147B">
            <w:pPr>
              <w:pStyle w:val="Compact"/>
              <w:jc w:val="right"/>
            </w:pPr>
            <w:r>
              <w:t>12</w:t>
            </w:r>
          </w:p>
        </w:tc>
        <w:tc>
          <w:tcPr>
            <w:tcW w:w="1320" w:type="dxa"/>
          </w:tcPr>
          <w:p w14:paraId="70A41876" w14:textId="77777777" w:rsidR="00C76A5C" w:rsidRDefault="002A147B">
            <w:pPr>
              <w:pStyle w:val="Compact"/>
              <w:jc w:val="right"/>
            </w:pPr>
            <w:r>
              <w:t>0.70120</w:t>
            </w:r>
          </w:p>
        </w:tc>
        <w:tc>
          <w:tcPr>
            <w:tcW w:w="1500" w:type="dxa"/>
          </w:tcPr>
          <w:p w14:paraId="70A41877" w14:textId="77777777" w:rsidR="00C76A5C" w:rsidRDefault="002A147B">
            <w:pPr>
              <w:pStyle w:val="Compact"/>
              <w:jc w:val="right"/>
            </w:pPr>
            <w:r>
              <w:t>4</w:t>
            </w:r>
          </w:p>
        </w:tc>
        <w:tc>
          <w:tcPr>
            <w:tcW w:w="600" w:type="dxa"/>
          </w:tcPr>
          <w:p w14:paraId="70A41878" w14:textId="77777777" w:rsidR="00C76A5C" w:rsidRDefault="002A147B">
            <w:pPr>
              <w:pStyle w:val="Compact"/>
              <w:jc w:val="right"/>
            </w:pPr>
            <w:r>
              <w:t>0.43</w:t>
            </w:r>
          </w:p>
        </w:tc>
      </w:tr>
      <w:tr w:rsidR="00C76A5C" w14:paraId="70A41880" w14:textId="77777777">
        <w:tc>
          <w:tcPr>
            <w:tcW w:w="1560" w:type="dxa"/>
          </w:tcPr>
          <w:p w14:paraId="70A4187A" w14:textId="77777777" w:rsidR="00C76A5C" w:rsidRDefault="002A147B">
            <w:pPr>
              <w:pStyle w:val="Compact"/>
            </w:pPr>
            <w:r>
              <w:t>Chlamydomonas_klinobasis</w:t>
            </w:r>
          </w:p>
        </w:tc>
        <w:tc>
          <w:tcPr>
            <w:tcW w:w="1140" w:type="dxa"/>
          </w:tcPr>
          <w:p w14:paraId="70A4187B" w14:textId="77777777" w:rsidR="00C76A5C" w:rsidRDefault="002A147B">
            <w:pPr>
              <w:pStyle w:val="Compact"/>
              <w:jc w:val="right"/>
            </w:pPr>
            <w:r>
              <w:t>1</w:t>
            </w:r>
          </w:p>
        </w:tc>
        <w:tc>
          <w:tcPr>
            <w:tcW w:w="1800" w:type="dxa"/>
          </w:tcPr>
          <w:p w14:paraId="70A4187C" w14:textId="77777777" w:rsidR="00C76A5C" w:rsidRDefault="002A147B">
            <w:pPr>
              <w:pStyle w:val="Compact"/>
              <w:jc w:val="right"/>
            </w:pPr>
            <w:r>
              <w:t>12</w:t>
            </w:r>
          </w:p>
        </w:tc>
        <w:tc>
          <w:tcPr>
            <w:tcW w:w="1320" w:type="dxa"/>
          </w:tcPr>
          <w:p w14:paraId="70A4187D" w14:textId="77777777" w:rsidR="00C76A5C" w:rsidRDefault="002A147B">
            <w:pPr>
              <w:pStyle w:val="Compact"/>
              <w:jc w:val="right"/>
            </w:pPr>
            <w:r>
              <w:t>0.70328</w:t>
            </w:r>
          </w:p>
        </w:tc>
        <w:tc>
          <w:tcPr>
            <w:tcW w:w="1500" w:type="dxa"/>
          </w:tcPr>
          <w:p w14:paraId="70A4187E" w14:textId="77777777" w:rsidR="00C76A5C" w:rsidRDefault="002A147B">
            <w:pPr>
              <w:pStyle w:val="Compact"/>
              <w:jc w:val="right"/>
            </w:pPr>
            <w:r>
              <w:t>4</w:t>
            </w:r>
          </w:p>
        </w:tc>
        <w:tc>
          <w:tcPr>
            <w:tcW w:w="600" w:type="dxa"/>
          </w:tcPr>
          <w:p w14:paraId="70A4187F" w14:textId="77777777" w:rsidR="00C76A5C" w:rsidRDefault="002A147B">
            <w:pPr>
              <w:pStyle w:val="Compact"/>
              <w:jc w:val="right"/>
            </w:pPr>
            <w:r>
              <w:t>10.00</w:t>
            </w:r>
          </w:p>
        </w:tc>
      </w:tr>
      <w:tr w:rsidR="00C76A5C" w14:paraId="70A41887" w14:textId="77777777">
        <w:tc>
          <w:tcPr>
            <w:tcW w:w="1560" w:type="dxa"/>
          </w:tcPr>
          <w:p w14:paraId="70A41881" w14:textId="77777777" w:rsidR="00C76A5C" w:rsidRDefault="002A147B">
            <w:pPr>
              <w:pStyle w:val="Compact"/>
            </w:pPr>
            <w:r>
              <w:lastRenderedPageBreak/>
              <w:t>Chlamydomonas_klinobasis</w:t>
            </w:r>
          </w:p>
        </w:tc>
        <w:tc>
          <w:tcPr>
            <w:tcW w:w="1140" w:type="dxa"/>
          </w:tcPr>
          <w:p w14:paraId="70A41882" w14:textId="77777777" w:rsidR="00C76A5C" w:rsidRDefault="002A147B">
            <w:pPr>
              <w:pStyle w:val="Compact"/>
              <w:jc w:val="right"/>
            </w:pPr>
            <w:r>
              <w:t>1</w:t>
            </w:r>
          </w:p>
        </w:tc>
        <w:tc>
          <w:tcPr>
            <w:tcW w:w="1800" w:type="dxa"/>
          </w:tcPr>
          <w:p w14:paraId="70A41883" w14:textId="77777777" w:rsidR="00C76A5C" w:rsidRDefault="002A147B">
            <w:pPr>
              <w:pStyle w:val="Compact"/>
              <w:jc w:val="right"/>
            </w:pPr>
            <w:r>
              <w:t>12</w:t>
            </w:r>
          </w:p>
        </w:tc>
        <w:tc>
          <w:tcPr>
            <w:tcW w:w="1320" w:type="dxa"/>
          </w:tcPr>
          <w:p w14:paraId="70A41884" w14:textId="77777777" w:rsidR="00C76A5C" w:rsidRDefault="002A147B">
            <w:pPr>
              <w:pStyle w:val="Compact"/>
              <w:jc w:val="right"/>
            </w:pPr>
            <w:r>
              <w:t>0.74429</w:t>
            </w:r>
          </w:p>
        </w:tc>
        <w:tc>
          <w:tcPr>
            <w:tcW w:w="1500" w:type="dxa"/>
          </w:tcPr>
          <w:p w14:paraId="70A41885" w14:textId="77777777" w:rsidR="00C76A5C" w:rsidRDefault="002A147B">
            <w:pPr>
              <w:pStyle w:val="Compact"/>
              <w:jc w:val="right"/>
            </w:pPr>
            <w:r>
              <w:t>4</w:t>
            </w:r>
          </w:p>
        </w:tc>
        <w:tc>
          <w:tcPr>
            <w:tcW w:w="600" w:type="dxa"/>
          </w:tcPr>
          <w:p w14:paraId="70A41886" w14:textId="77777777" w:rsidR="00C76A5C" w:rsidRDefault="002A147B">
            <w:pPr>
              <w:pStyle w:val="Compact"/>
              <w:jc w:val="right"/>
            </w:pPr>
            <w:r>
              <w:t>30.00</w:t>
            </w:r>
          </w:p>
        </w:tc>
      </w:tr>
      <w:tr w:rsidR="00C76A5C" w14:paraId="70A4188E" w14:textId="77777777">
        <w:tc>
          <w:tcPr>
            <w:tcW w:w="1560" w:type="dxa"/>
          </w:tcPr>
          <w:p w14:paraId="70A41888" w14:textId="77777777" w:rsidR="00C76A5C" w:rsidRDefault="002A147B">
            <w:pPr>
              <w:pStyle w:val="Compact"/>
            </w:pPr>
            <w:r>
              <w:t>Chlamydomonas_klinobasis</w:t>
            </w:r>
          </w:p>
        </w:tc>
        <w:tc>
          <w:tcPr>
            <w:tcW w:w="1140" w:type="dxa"/>
          </w:tcPr>
          <w:p w14:paraId="70A41889" w14:textId="77777777" w:rsidR="00C76A5C" w:rsidRDefault="002A147B">
            <w:pPr>
              <w:pStyle w:val="Compact"/>
              <w:jc w:val="right"/>
            </w:pPr>
            <w:r>
              <w:t>1</w:t>
            </w:r>
          </w:p>
        </w:tc>
        <w:tc>
          <w:tcPr>
            <w:tcW w:w="1800" w:type="dxa"/>
          </w:tcPr>
          <w:p w14:paraId="70A4188A" w14:textId="77777777" w:rsidR="00C76A5C" w:rsidRDefault="002A147B">
            <w:pPr>
              <w:pStyle w:val="Compact"/>
              <w:jc w:val="right"/>
            </w:pPr>
            <w:r>
              <w:t>16</w:t>
            </w:r>
          </w:p>
        </w:tc>
        <w:tc>
          <w:tcPr>
            <w:tcW w:w="1320" w:type="dxa"/>
          </w:tcPr>
          <w:p w14:paraId="70A4188B" w14:textId="77777777" w:rsidR="00C76A5C" w:rsidRDefault="002A147B">
            <w:pPr>
              <w:pStyle w:val="Compact"/>
              <w:jc w:val="right"/>
            </w:pPr>
            <w:r>
              <w:t>0.79330</w:t>
            </w:r>
          </w:p>
        </w:tc>
        <w:tc>
          <w:tcPr>
            <w:tcW w:w="1500" w:type="dxa"/>
          </w:tcPr>
          <w:p w14:paraId="70A4188C" w14:textId="77777777" w:rsidR="00C76A5C" w:rsidRDefault="002A147B">
            <w:pPr>
              <w:pStyle w:val="Compact"/>
              <w:jc w:val="right"/>
            </w:pPr>
            <w:r>
              <w:t>4</w:t>
            </w:r>
          </w:p>
        </w:tc>
        <w:tc>
          <w:tcPr>
            <w:tcW w:w="600" w:type="dxa"/>
          </w:tcPr>
          <w:p w14:paraId="70A4188D" w14:textId="77777777" w:rsidR="00C76A5C" w:rsidRDefault="002A147B">
            <w:pPr>
              <w:pStyle w:val="Compact"/>
              <w:jc w:val="right"/>
            </w:pPr>
            <w:r>
              <w:t>30.00</w:t>
            </w:r>
          </w:p>
        </w:tc>
      </w:tr>
      <w:tr w:rsidR="00C76A5C" w14:paraId="70A41895" w14:textId="77777777">
        <w:tc>
          <w:tcPr>
            <w:tcW w:w="1560" w:type="dxa"/>
          </w:tcPr>
          <w:p w14:paraId="70A4188F" w14:textId="77777777" w:rsidR="00C76A5C" w:rsidRDefault="002A147B">
            <w:pPr>
              <w:pStyle w:val="Compact"/>
            </w:pPr>
            <w:r>
              <w:t>Chlamydomonas_klinobasis</w:t>
            </w:r>
          </w:p>
        </w:tc>
        <w:tc>
          <w:tcPr>
            <w:tcW w:w="1140" w:type="dxa"/>
          </w:tcPr>
          <w:p w14:paraId="70A41890" w14:textId="77777777" w:rsidR="00C76A5C" w:rsidRDefault="002A147B">
            <w:pPr>
              <w:pStyle w:val="Compact"/>
              <w:jc w:val="right"/>
            </w:pPr>
            <w:r>
              <w:t>2</w:t>
            </w:r>
          </w:p>
        </w:tc>
        <w:tc>
          <w:tcPr>
            <w:tcW w:w="1800" w:type="dxa"/>
          </w:tcPr>
          <w:p w14:paraId="70A41891" w14:textId="77777777" w:rsidR="00C76A5C" w:rsidRDefault="002A147B">
            <w:pPr>
              <w:pStyle w:val="Compact"/>
              <w:jc w:val="right"/>
            </w:pPr>
            <w:r>
              <w:t>2</w:t>
            </w:r>
          </w:p>
        </w:tc>
        <w:tc>
          <w:tcPr>
            <w:tcW w:w="1320" w:type="dxa"/>
          </w:tcPr>
          <w:p w14:paraId="70A41892" w14:textId="77777777" w:rsidR="00C76A5C" w:rsidRDefault="002A147B">
            <w:pPr>
              <w:pStyle w:val="Compact"/>
              <w:jc w:val="right"/>
            </w:pPr>
            <w:r>
              <w:t>0.37796</w:t>
            </w:r>
          </w:p>
        </w:tc>
        <w:tc>
          <w:tcPr>
            <w:tcW w:w="1500" w:type="dxa"/>
          </w:tcPr>
          <w:p w14:paraId="70A41893" w14:textId="77777777" w:rsidR="00C76A5C" w:rsidRDefault="002A147B">
            <w:pPr>
              <w:pStyle w:val="Compact"/>
              <w:jc w:val="right"/>
            </w:pPr>
            <w:r>
              <w:t>4</w:t>
            </w:r>
          </w:p>
        </w:tc>
        <w:tc>
          <w:tcPr>
            <w:tcW w:w="600" w:type="dxa"/>
          </w:tcPr>
          <w:p w14:paraId="70A41894" w14:textId="77777777" w:rsidR="00C76A5C" w:rsidRDefault="002A147B">
            <w:pPr>
              <w:pStyle w:val="Compact"/>
              <w:jc w:val="right"/>
            </w:pPr>
            <w:r>
              <w:t>10.00</w:t>
            </w:r>
          </w:p>
        </w:tc>
      </w:tr>
      <w:tr w:rsidR="00C76A5C" w14:paraId="70A4189C" w14:textId="77777777">
        <w:tc>
          <w:tcPr>
            <w:tcW w:w="1560" w:type="dxa"/>
          </w:tcPr>
          <w:p w14:paraId="70A41896" w14:textId="77777777" w:rsidR="00C76A5C" w:rsidRDefault="002A147B">
            <w:pPr>
              <w:pStyle w:val="Compact"/>
            </w:pPr>
            <w:r>
              <w:t>Chlamydomonas_klinobasis</w:t>
            </w:r>
          </w:p>
        </w:tc>
        <w:tc>
          <w:tcPr>
            <w:tcW w:w="1140" w:type="dxa"/>
          </w:tcPr>
          <w:p w14:paraId="70A41897" w14:textId="77777777" w:rsidR="00C76A5C" w:rsidRDefault="002A147B">
            <w:pPr>
              <w:pStyle w:val="Compact"/>
              <w:jc w:val="right"/>
            </w:pPr>
            <w:r>
              <w:t>2</w:t>
            </w:r>
          </w:p>
        </w:tc>
        <w:tc>
          <w:tcPr>
            <w:tcW w:w="1800" w:type="dxa"/>
          </w:tcPr>
          <w:p w14:paraId="70A41898" w14:textId="77777777" w:rsidR="00C76A5C" w:rsidRDefault="002A147B">
            <w:pPr>
              <w:pStyle w:val="Compact"/>
              <w:jc w:val="right"/>
            </w:pPr>
            <w:r>
              <w:t>2</w:t>
            </w:r>
          </w:p>
        </w:tc>
        <w:tc>
          <w:tcPr>
            <w:tcW w:w="1320" w:type="dxa"/>
          </w:tcPr>
          <w:p w14:paraId="70A41899" w14:textId="77777777" w:rsidR="00C76A5C" w:rsidRDefault="002A147B">
            <w:pPr>
              <w:pStyle w:val="Compact"/>
              <w:jc w:val="right"/>
            </w:pPr>
            <w:r>
              <w:t>0.37948</w:t>
            </w:r>
          </w:p>
        </w:tc>
        <w:tc>
          <w:tcPr>
            <w:tcW w:w="1500" w:type="dxa"/>
          </w:tcPr>
          <w:p w14:paraId="70A4189A" w14:textId="77777777" w:rsidR="00C76A5C" w:rsidRDefault="002A147B">
            <w:pPr>
              <w:pStyle w:val="Compact"/>
              <w:jc w:val="right"/>
            </w:pPr>
            <w:r>
              <w:t>4</w:t>
            </w:r>
          </w:p>
        </w:tc>
        <w:tc>
          <w:tcPr>
            <w:tcW w:w="600" w:type="dxa"/>
          </w:tcPr>
          <w:p w14:paraId="70A4189B" w14:textId="77777777" w:rsidR="00C76A5C" w:rsidRDefault="002A147B">
            <w:pPr>
              <w:pStyle w:val="Compact"/>
              <w:jc w:val="right"/>
            </w:pPr>
            <w:r>
              <w:t>0.43</w:t>
            </w:r>
          </w:p>
        </w:tc>
      </w:tr>
      <w:tr w:rsidR="00C76A5C" w14:paraId="70A418A3" w14:textId="77777777">
        <w:tc>
          <w:tcPr>
            <w:tcW w:w="1560" w:type="dxa"/>
          </w:tcPr>
          <w:p w14:paraId="70A4189D" w14:textId="77777777" w:rsidR="00C76A5C" w:rsidRDefault="002A147B">
            <w:pPr>
              <w:pStyle w:val="Compact"/>
            </w:pPr>
            <w:r>
              <w:t>Chlamydomonas_klinobasis</w:t>
            </w:r>
          </w:p>
        </w:tc>
        <w:tc>
          <w:tcPr>
            <w:tcW w:w="1140" w:type="dxa"/>
          </w:tcPr>
          <w:p w14:paraId="70A4189E" w14:textId="77777777" w:rsidR="00C76A5C" w:rsidRDefault="002A147B">
            <w:pPr>
              <w:pStyle w:val="Compact"/>
              <w:jc w:val="right"/>
            </w:pPr>
            <w:r>
              <w:t>2</w:t>
            </w:r>
          </w:p>
        </w:tc>
        <w:tc>
          <w:tcPr>
            <w:tcW w:w="1800" w:type="dxa"/>
          </w:tcPr>
          <w:p w14:paraId="70A4189F" w14:textId="77777777" w:rsidR="00C76A5C" w:rsidRDefault="002A147B">
            <w:pPr>
              <w:pStyle w:val="Compact"/>
              <w:jc w:val="right"/>
            </w:pPr>
            <w:r>
              <w:t>2</w:t>
            </w:r>
          </w:p>
        </w:tc>
        <w:tc>
          <w:tcPr>
            <w:tcW w:w="1320" w:type="dxa"/>
          </w:tcPr>
          <w:p w14:paraId="70A418A0" w14:textId="77777777" w:rsidR="00C76A5C" w:rsidRDefault="002A147B">
            <w:pPr>
              <w:pStyle w:val="Compact"/>
              <w:jc w:val="right"/>
            </w:pPr>
            <w:r>
              <w:t>0.40574</w:t>
            </w:r>
          </w:p>
        </w:tc>
        <w:tc>
          <w:tcPr>
            <w:tcW w:w="1500" w:type="dxa"/>
          </w:tcPr>
          <w:p w14:paraId="70A418A1" w14:textId="77777777" w:rsidR="00C76A5C" w:rsidRDefault="002A147B">
            <w:pPr>
              <w:pStyle w:val="Compact"/>
              <w:jc w:val="right"/>
            </w:pPr>
            <w:r>
              <w:t>4</w:t>
            </w:r>
          </w:p>
        </w:tc>
        <w:tc>
          <w:tcPr>
            <w:tcW w:w="600" w:type="dxa"/>
          </w:tcPr>
          <w:p w14:paraId="70A418A2" w14:textId="77777777" w:rsidR="00C76A5C" w:rsidRDefault="002A147B">
            <w:pPr>
              <w:pStyle w:val="Compact"/>
              <w:jc w:val="right"/>
            </w:pPr>
            <w:r>
              <w:t>30.00</w:t>
            </w:r>
          </w:p>
        </w:tc>
      </w:tr>
      <w:tr w:rsidR="00C76A5C" w14:paraId="70A418AA" w14:textId="77777777">
        <w:tc>
          <w:tcPr>
            <w:tcW w:w="1560" w:type="dxa"/>
          </w:tcPr>
          <w:p w14:paraId="70A418A4" w14:textId="77777777" w:rsidR="00C76A5C" w:rsidRDefault="002A147B">
            <w:pPr>
              <w:pStyle w:val="Compact"/>
            </w:pPr>
            <w:r>
              <w:t>Chlamydomonas_klinobasis</w:t>
            </w:r>
          </w:p>
        </w:tc>
        <w:tc>
          <w:tcPr>
            <w:tcW w:w="1140" w:type="dxa"/>
          </w:tcPr>
          <w:p w14:paraId="70A418A5" w14:textId="77777777" w:rsidR="00C76A5C" w:rsidRDefault="002A147B">
            <w:pPr>
              <w:pStyle w:val="Compact"/>
              <w:jc w:val="right"/>
            </w:pPr>
            <w:r>
              <w:t>2</w:t>
            </w:r>
          </w:p>
        </w:tc>
        <w:tc>
          <w:tcPr>
            <w:tcW w:w="1800" w:type="dxa"/>
          </w:tcPr>
          <w:p w14:paraId="70A418A6" w14:textId="77777777" w:rsidR="00C76A5C" w:rsidRDefault="002A147B">
            <w:pPr>
              <w:pStyle w:val="Compact"/>
              <w:jc w:val="right"/>
            </w:pPr>
            <w:r>
              <w:t>4</w:t>
            </w:r>
          </w:p>
        </w:tc>
        <w:tc>
          <w:tcPr>
            <w:tcW w:w="1320" w:type="dxa"/>
          </w:tcPr>
          <w:p w14:paraId="70A418A7" w14:textId="77777777" w:rsidR="00C76A5C" w:rsidRDefault="002A147B">
            <w:pPr>
              <w:pStyle w:val="Compact"/>
              <w:jc w:val="right"/>
            </w:pPr>
            <w:r>
              <w:t>0.37628</w:t>
            </w:r>
          </w:p>
        </w:tc>
        <w:tc>
          <w:tcPr>
            <w:tcW w:w="1500" w:type="dxa"/>
          </w:tcPr>
          <w:p w14:paraId="70A418A8" w14:textId="77777777" w:rsidR="00C76A5C" w:rsidRDefault="002A147B">
            <w:pPr>
              <w:pStyle w:val="Compact"/>
              <w:jc w:val="right"/>
            </w:pPr>
            <w:r>
              <w:t>4</w:t>
            </w:r>
          </w:p>
        </w:tc>
        <w:tc>
          <w:tcPr>
            <w:tcW w:w="600" w:type="dxa"/>
          </w:tcPr>
          <w:p w14:paraId="70A418A9" w14:textId="77777777" w:rsidR="00C76A5C" w:rsidRDefault="002A147B">
            <w:pPr>
              <w:pStyle w:val="Compact"/>
              <w:jc w:val="right"/>
            </w:pPr>
            <w:r>
              <w:t>0.43</w:t>
            </w:r>
          </w:p>
        </w:tc>
      </w:tr>
      <w:tr w:rsidR="00C76A5C" w14:paraId="70A418B1" w14:textId="77777777">
        <w:tc>
          <w:tcPr>
            <w:tcW w:w="1560" w:type="dxa"/>
          </w:tcPr>
          <w:p w14:paraId="70A418AB" w14:textId="77777777" w:rsidR="00C76A5C" w:rsidRDefault="002A147B">
            <w:pPr>
              <w:pStyle w:val="Compact"/>
            </w:pPr>
            <w:r>
              <w:t>Chlamydomonas_klinobasis</w:t>
            </w:r>
          </w:p>
        </w:tc>
        <w:tc>
          <w:tcPr>
            <w:tcW w:w="1140" w:type="dxa"/>
          </w:tcPr>
          <w:p w14:paraId="70A418AC" w14:textId="77777777" w:rsidR="00C76A5C" w:rsidRDefault="002A147B">
            <w:pPr>
              <w:pStyle w:val="Compact"/>
              <w:jc w:val="right"/>
            </w:pPr>
            <w:r>
              <w:t>2</w:t>
            </w:r>
          </w:p>
        </w:tc>
        <w:tc>
          <w:tcPr>
            <w:tcW w:w="1800" w:type="dxa"/>
          </w:tcPr>
          <w:p w14:paraId="70A418AD" w14:textId="77777777" w:rsidR="00C76A5C" w:rsidRDefault="002A147B">
            <w:pPr>
              <w:pStyle w:val="Compact"/>
              <w:jc w:val="right"/>
            </w:pPr>
            <w:r>
              <w:t>4</w:t>
            </w:r>
          </w:p>
        </w:tc>
        <w:tc>
          <w:tcPr>
            <w:tcW w:w="1320" w:type="dxa"/>
          </w:tcPr>
          <w:p w14:paraId="70A418AE" w14:textId="77777777" w:rsidR="00C76A5C" w:rsidRDefault="002A147B">
            <w:pPr>
              <w:pStyle w:val="Compact"/>
              <w:jc w:val="right"/>
            </w:pPr>
            <w:r>
              <w:t>0.37973</w:t>
            </w:r>
          </w:p>
        </w:tc>
        <w:tc>
          <w:tcPr>
            <w:tcW w:w="1500" w:type="dxa"/>
          </w:tcPr>
          <w:p w14:paraId="70A418AF" w14:textId="77777777" w:rsidR="00C76A5C" w:rsidRDefault="002A147B">
            <w:pPr>
              <w:pStyle w:val="Compact"/>
              <w:jc w:val="right"/>
            </w:pPr>
            <w:r>
              <w:t>4</w:t>
            </w:r>
          </w:p>
        </w:tc>
        <w:tc>
          <w:tcPr>
            <w:tcW w:w="600" w:type="dxa"/>
          </w:tcPr>
          <w:p w14:paraId="70A418B0" w14:textId="77777777" w:rsidR="00C76A5C" w:rsidRDefault="002A147B">
            <w:pPr>
              <w:pStyle w:val="Compact"/>
              <w:jc w:val="right"/>
            </w:pPr>
            <w:r>
              <w:t>10.00</w:t>
            </w:r>
          </w:p>
        </w:tc>
      </w:tr>
      <w:tr w:rsidR="00C76A5C" w14:paraId="70A418B8" w14:textId="77777777">
        <w:tc>
          <w:tcPr>
            <w:tcW w:w="1560" w:type="dxa"/>
          </w:tcPr>
          <w:p w14:paraId="70A418B2" w14:textId="77777777" w:rsidR="00C76A5C" w:rsidRDefault="002A147B">
            <w:pPr>
              <w:pStyle w:val="Compact"/>
            </w:pPr>
            <w:r>
              <w:t>Chlamydomonas_klinobasis</w:t>
            </w:r>
          </w:p>
        </w:tc>
        <w:tc>
          <w:tcPr>
            <w:tcW w:w="1140" w:type="dxa"/>
          </w:tcPr>
          <w:p w14:paraId="70A418B3" w14:textId="77777777" w:rsidR="00C76A5C" w:rsidRDefault="002A147B">
            <w:pPr>
              <w:pStyle w:val="Compact"/>
              <w:jc w:val="right"/>
            </w:pPr>
            <w:r>
              <w:t>2</w:t>
            </w:r>
          </w:p>
        </w:tc>
        <w:tc>
          <w:tcPr>
            <w:tcW w:w="1800" w:type="dxa"/>
          </w:tcPr>
          <w:p w14:paraId="70A418B4" w14:textId="77777777" w:rsidR="00C76A5C" w:rsidRDefault="002A147B">
            <w:pPr>
              <w:pStyle w:val="Compact"/>
              <w:jc w:val="right"/>
            </w:pPr>
            <w:r>
              <w:t>4</w:t>
            </w:r>
          </w:p>
        </w:tc>
        <w:tc>
          <w:tcPr>
            <w:tcW w:w="1320" w:type="dxa"/>
          </w:tcPr>
          <w:p w14:paraId="70A418B5" w14:textId="77777777" w:rsidR="00C76A5C" w:rsidRDefault="002A147B">
            <w:pPr>
              <w:pStyle w:val="Compact"/>
              <w:jc w:val="right"/>
            </w:pPr>
            <w:r>
              <w:t>0.40446</w:t>
            </w:r>
          </w:p>
        </w:tc>
        <w:tc>
          <w:tcPr>
            <w:tcW w:w="1500" w:type="dxa"/>
          </w:tcPr>
          <w:p w14:paraId="70A418B6" w14:textId="77777777" w:rsidR="00C76A5C" w:rsidRDefault="002A147B">
            <w:pPr>
              <w:pStyle w:val="Compact"/>
              <w:jc w:val="right"/>
            </w:pPr>
            <w:r>
              <w:t>4</w:t>
            </w:r>
          </w:p>
        </w:tc>
        <w:tc>
          <w:tcPr>
            <w:tcW w:w="600" w:type="dxa"/>
          </w:tcPr>
          <w:p w14:paraId="70A418B7" w14:textId="77777777" w:rsidR="00C76A5C" w:rsidRDefault="002A147B">
            <w:pPr>
              <w:pStyle w:val="Compact"/>
              <w:jc w:val="right"/>
            </w:pPr>
            <w:r>
              <w:t>30.00</w:t>
            </w:r>
          </w:p>
        </w:tc>
      </w:tr>
      <w:tr w:rsidR="00C76A5C" w14:paraId="70A418BF" w14:textId="77777777">
        <w:tc>
          <w:tcPr>
            <w:tcW w:w="1560" w:type="dxa"/>
          </w:tcPr>
          <w:p w14:paraId="70A418B9" w14:textId="77777777" w:rsidR="00C76A5C" w:rsidRDefault="002A147B">
            <w:pPr>
              <w:pStyle w:val="Compact"/>
            </w:pPr>
            <w:r>
              <w:t>Chlamydomonas_klinobasis</w:t>
            </w:r>
          </w:p>
        </w:tc>
        <w:tc>
          <w:tcPr>
            <w:tcW w:w="1140" w:type="dxa"/>
          </w:tcPr>
          <w:p w14:paraId="70A418BA" w14:textId="77777777" w:rsidR="00C76A5C" w:rsidRDefault="002A147B">
            <w:pPr>
              <w:pStyle w:val="Compact"/>
              <w:jc w:val="right"/>
            </w:pPr>
            <w:r>
              <w:t>2</w:t>
            </w:r>
          </w:p>
        </w:tc>
        <w:tc>
          <w:tcPr>
            <w:tcW w:w="1800" w:type="dxa"/>
          </w:tcPr>
          <w:p w14:paraId="70A418BB" w14:textId="77777777" w:rsidR="00C76A5C" w:rsidRDefault="002A147B">
            <w:pPr>
              <w:pStyle w:val="Compact"/>
              <w:jc w:val="right"/>
            </w:pPr>
            <w:r>
              <w:t>8</w:t>
            </w:r>
          </w:p>
        </w:tc>
        <w:tc>
          <w:tcPr>
            <w:tcW w:w="1320" w:type="dxa"/>
          </w:tcPr>
          <w:p w14:paraId="70A418BC" w14:textId="77777777" w:rsidR="00C76A5C" w:rsidRDefault="002A147B">
            <w:pPr>
              <w:pStyle w:val="Compact"/>
              <w:jc w:val="right"/>
            </w:pPr>
            <w:r>
              <w:t>0.36172</w:t>
            </w:r>
          </w:p>
        </w:tc>
        <w:tc>
          <w:tcPr>
            <w:tcW w:w="1500" w:type="dxa"/>
          </w:tcPr>
          <w:p w14:paraId="70A418BD" w14:textId="77777777" w:rsidR="00C76A5C" w:rsidRDefault="002A147B">
            <w:pPr>
              <w:pStyle w:val="Compact"/>
              <w:jc w:val="right"/>
            </w:pPr>
            <w:r>
              <w:t>4</w:t>
            </w:r>
          </w:p>
        </w:tc>
        <w:tc>
          <w:tcPr>
            <w:tcW w:w="600" w:type="dxa"/>
          </w:tcPr>
          <w:p w14:paraId="70A418BE" w14:textId="77777777" w:rsidR="00C76A5C" w:rsidRDefault="002A147B">
            <w:pPr>
              <w:pStyle w:val="Compact"/>
              <w:jc w:val="right"/>
            </w:pPr>
            <w:r>
              <w:t>0.43</w:t>
            </w:r>
          </w:p>
        </w:tc>
      </w:tr>
      <w:tr w:rsidR="00C76A5C" w14:paraId="70A418C6" w14:textId="77777777">
        <w:tc>
          <w:tcPr>
            <w:tcW w:w="1560" w:type="dxa"/>
          </w:tcPr>
          <w:p w14:paraId="70A418C0" w14:textId="77777777" w:rsidR="00C76A5C" w:rsidRDefault="002A147B">
            <w:pPr>
              <w:pStyle w:val="Compact"/>
            </w:pPr>
            <w:r>
              <w:t>Chlamydomonas_klinobasis</w:t>
            </w:r>
          </w:p>
        </w:tc>
        <w:tc>
          <w:tcPr>
            <w:tcW w:w="1140" w:type="dxa"/>
          </w:tcPr>
          <w:p w14:paraId="70A418C1" w14:textId="77777777" w:rsidR="00C76A5C" w:rsidRDefault="002A147B">
            <w:pPr>
              <w:pStyle w:val="Compact"/>
              <w:jc w:val="right"/>
            </w:pPr>
            <w:r>
              <w:t>2</w:t>
            </w:r>
          </w:p>
        </w:tc>
        <w:tc>
          <w:tcPr>
            <w:tcW w:w="1800" w:type="dxa"/>
          </w:tcPr>
          <w:p w14:paraId="70A418C2" w14:textId="77777777" w:rsidR="00C76A5C" w:rsidRDefault="002A147B">
            <w:pPr>
              <w:pStyle w:val="Compact"/>
              <w:jc w:val="right"/>
            </w:pPr>
            <w:r>
              <w:t>8</w:t>
            </w:r>
          </w:p>
        </w:tc>
        <w:tc>
          <w:tcPr>
            <w:tcW w:w="1320" w:type="dxa"/>
          </w:tcPr>
          <w:p w14:paraId="70A418C3" w14:textId="77777777" w:rsidR="00C76A5C" w:rsidRDefault="002A147B">
            <w:pPr>
              <w:pStyle w:val="Compact"/>
              <w:jc w:val="right"/>
            </w:pPr>
            <w:r>
              <w:t>0.36810</w:t>
            </w:r>
          </w:p>
        </w:tc>
        <w:tc>
          <w:tcPr>
            <w:tcW w:w="1500" w:type="dxa"/>
          </w:tcPr>
          <w:p w14:paraId="70A418C4" w14:textId="77777777" w:rsidR="00C76A5C" w:rsidRDefault="002A147B">
            <w:pPr>
              <w:pStyle w:val="Compact"/>
              <w:jc w:val="right"/>
            </w:pPr>
            <w:r>
              <w:t>4</w:t>
            </w:r>
          </w:p>
        </w:tc>
        <w:tc>
          <w:tcPr>
            <w:tcW w:w="600" w:type="dxa"/>
          </w:tcPr>
          <w:p w14:paraId="70A418C5" w14:textId="77777777" w:rsidR="00C76A5C" w:rsidRDefault="002A147B">
            <w:pPr>
              <w:pStyle w:val="Compact"/>
              <w:jc w:val="right"/>
            </w:pPr>
            <w:r>
              <w:t>10.00</w:t>
            </w:r>
          </w:p>
        </w:tc>
      </w:tr>
      <w:tr w:rsidR="00C76A5C" w14:paraId="70A418CD" w14:textId="77777777">
        <w:tc>
          <w:tcPr>
            <w:tcW w:w="1560" w:type="dxa"/>
          </w:tcPr>
          <w:p w14:paraId="70A418C7" w14:textId="77777777" w:rsidR="00C76A5C" w:rsidRDefault="002A147B">
            <w:pPr>
              <w:pStyle w:val="Compact"/>
            </w:pPr>
            <w:r>
              <w:t>Chlamydomonas_klinobasis</w:t>
            </w:r>
          </w:p>
        </w:tc>
        <w:tc>
          <w:tcPr>
            <w:tcW w:w="1140" w:type="dxa"/>
          </w:tcPr>
          <w:p w14:paraId="70A418C8" w14:textId="77777777" w:rsidR="00C76A5C" w:rsidRDefault="002A147B">
            <w:pPr>
              <w:pStyle w:val="Compact"/>
              <w:jc w:val="right"/>
            </w:pPr>
            <w:r>
              <w:t>2</w:t>
            </w:r>
          </w:p>
        </w:tc>
        <w:tc>
          <w:tcPr>
            <w:tcW w:w="1800" w:type="dxa"/>
          </w:tcPr>
          <w:p w14:paraId="70A418C9" w14:textId="77777777" w:rsidR="00C76A5C" w:rsidRDefault="002A147B">
            <w:pPr>
              <w:pStyle w:val="Compact"/>
              <w:jc w:val="right"/>
            </w:pPr>
            <w:r>
              <w:t>8</w:t>
            </w:r>
          </w:p>
        </w:tc>
        <w:tc>
          <w:tcPr>
            <w:tcW w:w="1320" w:type="dxa"/>
          </w:tcPr>
          <w:p w14:paraId="70A418CA" w14:textId="77777777" w:rsidR="00C76A5C" w:rsidRDefault="002A147B">
            <w:pPr>
              <w:pStyle w:val="Compact"/>
              <w:jc w:val="right"/>
            </w:pPr>
            <w:r>
              <w:t>0.38681</w:t>
            </w:r>
          </w:p>
        </w:tc>
        <w:tc>
          <w:tcPr>
            <w:tcW w:w="1500" w:type="dxa"/>
          </w:tcPr>
          <w:p w14:paraId="70A418CB" w14:textId="77777777" w:rsidR="00C76A5C" w:rsidRDefault="002A147B">
            <w:pPr>
              <w:pStyle w:val="Compact"/>
              <w:jc w:val="right"/>
            </w:pPr>
            <w:r>
              <w:t>4</w:t>
            </w:r>
          </w:p>
        </w:tc>
        <w:tc>
          <w:tcPr>
            <w:tcW w:w="600" w:type="dxa"/>
          </w:tcPr>
          <w:p w14:paraId="70A418CC" w14:textId="77777777" w:rsidR="00C76A5C" w:rsidRDefault="002A147B">
            <w:pPr>
              <w:pStyle w:val="Compact"/>
              <w:jc w:val="right"/>
            </w:pPr>
            <w:r>
              <w:t>30.00</w:t>
            </w:r>
          </w:p>
        </w:tc>
      </w:tr>
      <w:tr w:rsidR="00C76A5C" w14:paraId="70A418D4" w14:textId="77777777">
        <w:tc>
          <w:tcPr>
            <w:tcW w:w="1560" w:type="dxa"/>
          </w:tcPr>
          <w:p w14:paraId="70A418CE" w14:textId="77777777" w:rsidR="00C76A5C" w:rsidRDefault="002A147B">
            <w:pPr>
              <w:pStyle w:val="Compact"/>
            </w:pPr>
            <w:r>
              <w:t>Chlamydomonas_klinobasis</w:t>
            </w:r>
          </w:p>
        </w:tc>
        <w:tc>
          <w:tcPr>
            <w:tcW w:w="1140" w:type="dxa"/>
          </w:tcPr>
          <w:p w14:paraId="70A418CF" w14:textId="77777777" w:rsidR="00C76A5C" w:rsidRDefault="002A147B">
            <w:pPr>
              <w:pStyle w:val="Compact"/>
              <w:jc w:val="right"/>
            </w:pPr>
            <w:r>
              <w:t>4</w:t>
            </w:r>
          </w:p>
        </w:tc>
        <w:tc>
          <w:tcPr>
            <w:tcW w:w="1800" w:type="dxa"/>
          </w:tcPr>
          <w:p w14:paraId="70A418D0" w14:textId="77777777" w:rsidR="00C76A5C" w:rsidRDefault="002A147B">
            <w:pPr>
              <w:pStyle w:val="Compact"/>
              <w:jc w:val="right"/>
            </w:pPr>
            <w:r>
              <w:t>2</w:t>
            </w:r>
          </w:p>
        </w:tc>
        <w:tc>
          <w:tcPr>
            <w:tcW w:w="1320" w:type="dxa"/>
          </w:tcPr>
          <w:p w14:paraId="70A418D1" w14:textId="77777777" w:rsidR="00C76A5C" w:rsidRDefault="002A147B">
            <w:pPr>
              <w:pStyle w:val="Compact"/>
              <w:jc w:val="right"/>
            </w:pPr>
            <w:r>
              <w:t>0.19017</w:t>
            </w:r>
          </w:p>
        </w:tc>
        <w:tc>
          <w:tcPr>
            <w:tcW w:w="1500" w:type="dxa"/>
          </w:tcPr>
          <w:p w14:paraId="70A418D2" w14:textId="77777777" w:rsidR="00C76A5C" w:rsidRDefault="002A147B">
            <w:pPr>
              <w:pStyle w:val="Compact"/>
              <w:jc w:val="right"/>
            </w:pPr>
            <w:r>
              <w:t>4</w:t>
            </w:r>
          </w:p>
        </w:tc>
        <w:tc>
          <w:tcPr>
            <w:tcW w:w="600" w:type="dxa"/>
          </w:tcPr>
          <w:p w14:paraId="70A418D3" w14:textId="77777777" w:rsidR="00C76A5C" w:rsidRDefault="002A147B">
            <w:pPr>
              <w:pStyle w:val="Compact"/>
              <w:jc w:val="right"/>
            </w:pPr>
            <w:r>
              <w:t>0.43</w:t>
            </w:r>
          </w:p>
        </w:tc>
      </w:tr>
      <w:tr w:rsidR="00C76A5C" w14:paraId="70A418DB" w14:textId="77777777">
        <w:tc>
          <w:tcPr>
            <w:tcW w:w="1560" w:type="dxa"/>
          </w:tcPr>
          <w:p w14:paraId="70A418D5" w14:textId="77777777" w:rsidR="00C76A5C" w:rsidRDefault="002A147B">
            <w:pPr>
              <w:pStyle w:val="Compact"/>
            </w:pPr>
            <w:r>
              <w:t>Chlamydomonas_klinobasis</w:t>
            </w:r>
          </w:p>
        </w:tc>
        <w:tc>
          <w:tcPr>
            <w:tcW w:w="1140" w:type="dxa"/>
          </w:tcPr>
          <w:p w14:paraId="70A418D6" w14:textId="77777777" w:rsidR="00C76A5C" w:rsidRDefault="002A147B">
            <w:pPr>
              <w:pStyle w:val="Compact"/>
              <w:jc w:val="right"/>
            </w:pPr>
            <w:r>
              <w:t>4</w:t>
            </w:r>
          </w:p>
        </w:tc>
        <w:tc>
          <w:tcPr>
            <w:tcW w:w="1800" w:type="dxa"/>
          </w:tcPr>
          <w:p w14:paraId="70A418D7" w14:textId="77777777" w:rsidR="00C76A5C" w:rsidRDefault="002A147B">
            <w:pPr>
              <w:pStyle w:val="Compact"/>
              <w:jc w:val="right"/>
            </w:pPr>
            <w:r>
              <w:t>2</w:t>
            </w:r>
          </w:p>
        </w:tc>
        <w:tc>
          <w:tcPr>
            <w:tcW w:w="1320" w:type="dxa"/>
          </w:tcPr>
          <w:p w14:paraId="70A418D8" w14:textId="77777777" w:rsidR="00C76A5C" w:rsidRDefault="002A147B">
            <w:pPr>
              <w:pStyle w:val="Compact"/>
              <w:jc w:val="right"/>
            </w:pPr>
            <w:r>
              <w:t>0.19031</w:t>
            </w:r>
          </w:p>
        </w:tc>
        <w:tc>
          <w:tcPr>
            <w:tcW w:w="1500" w:type="dxa"/>
          </w:tcPr>
          <w:p w14:paraId="70A418D9" w14:textId="77777777" w:rsidR="00C76A5C" w:rsidRDefault="002A147B">
            <w:pPr>
              <w:pStyle w:val="Compact"/>
              <w:jc w:val="right"/>
            </w:pPr>
            <w:r>
              <w:t>4</w:t>
            </w:r>
          </w:p>
        </w:tc>
        <w:tc>
          <w:tcPr>
            <w:tcW w:w="600" w:type="dxa"/>
          </w:tcPr>
          <w:p w14:paraId="70A418DA" w14:textId="77777777" w:rsidR="00C76A5C" w:rsidRDefault="002A147B">
            <w:pPr>
              <w:pStyle w:val="Compact"/>
              <w:jc w:val="right"/>
            </w:pPr>
            <w:r>
              <w:t>10.00</w:t>
            </w:r>
          </w:p>
        </w:tc>
      </w:tr>
      <w:tr w:rsidR="00C76A5C" w14:paraId="70A418E2" w14:textId="77777777">
        <w:tc>
          <w:tcPr>
            <w:tcW w:w="1560" w:type="dxa"/>
          </w:tcPr>
          <w:p w14:paraId="70A418DC" w14:textId="77777777" w:rsidR="00C76A5C" w:rsidRDefault="002A147B">
            <w:pPr>
              <w:pStyle w:val="Compact"/>
            </w:pPr>
            <w:r>
              <w:t>Chlamydomonas_klinobasis</w:t>
            </w:r>
          </w:p>
        </w:tc>
        <w:tc>
          <w:tcPr>
            <w:tcW w:w="1140" w:type="dxa"/>
          </w:tcPr>
          <w:p w14:paraId="70A418DD" w14:textId="77777777" w:rsidR="00C76A5C" w:rsidRDefault="002A147B">
            <w:pPr>
              <w:pStyle w:val="Compact"/>
              <w:jc w:val="right"/>
            </w:pPr>
            <w:r>
              <w:t>4</w:t>
            </w:r>
          </w:p>
        </w:tc>
        <w:tc>
          <w:tcPr>
            <w:tcW w:w="1800" w:type="dxa"/>
          </w:tcPr>
          <w:p w14:paraId="70A418DE" w14:textId="77777777" w:rsidR="00C76A5C" w:rsidRDefault="002A147B">
            <w:pPr>
              <w:pStyle w:val="Compact"/>
              <w:jc w:val="right"/>
            </w:pPr>
            <w:r>
              <w:t>2</w:t>
            </w:r>
          </w:p>
        </w:tc>
        <w:tc>
          <w:tcPr>
            <w:tcW w:w="1320" w:type="dxa"/>
          </w:tcPr>
          <w:p w14:paraId="70A418DF" w14:textId="77777777" w:rsidR="00C76A5C" w:rsidRDefault="002A147B">
            <w:pPr>
              <w:pStyle w:val="Compact"/>
              <w:jc w:val="right"/>
            </w:pPr>
            <w:r>
              <w:t>0.20088</w:t>
            </w:r>
          </w:p>
        </w:tc>
        <w:tc>
          <w:tcPr>
            <w:tcW w:w="1500" w:type="dxa"/>
          </w:tcPr>
          <w:p w14:paraId="70A418E0" w14:textId="77777777" w:rsidR="00C76A5C" w:rsidRDefault="002A147B">
            <w:pPr>
              <w:pStyle w:val="Compact"/>
              <w:jc w:val="right"/>
            </w:pPr>
            <w:r>
              <w:t>4</w:t>
            </w:r>
          </w:p>
        </w:tc>
        <w:tc>
          <w:tcPr>
            <w:tcW w:w="600" w:type="dxa"/>
          </w:tcPr>
          <w:p w14:paraId="70A418E1" w14:textId="77777777" w:rsidR="00C76A5C" w:rsidRDefault="002A147B">
            <w:pPr>
              <w:pStyle w:val="Compact"/>
              <w:jc w:val="right"/>
            </w:pPr>
            <w:r>
              <w:t>30.00</w:t>
            </w:r>
          </w:p>
        </w:tc>
      </w:tr>
      <w:tr w:rsidR="00C76A5C" w14:paraId="70A418E9" w14:textId="77777777">
        <w:tc>
          <w:tcPr>
            <w:tcW w:w="1560" w:type="dxa"/>
          </w:tcPr>
          <w:p w14:paraId="70A418E3" w14:textId="77777777" w:rsidR="00C76A5C" w:rsidRDefault="002A147B">
            <w:pPr>
              <w:pStyle w:val="Compact"/>
            </w:pPr>
            <w:r>
              <w:t>Chlamydomonas_klinobasis</w:t>
            </w:r>
          </w:p>
        </w:tc>
        <w:tc>
          <w:tcPr>
            <w:tcW w:w="1140" w:type="dxa"/>
          </w:tcPr>
          <w:p w14:paraId="70A418E4" w14:textId="77777777" w:rsidR="00C76A5C" w:rsidRDefault="002A147B">
            <w:pPr>
              <w:pStyle w:val="Compact"/>
              <w:jc w:val="right"/>
            </w:pPr>
            <w:r>
              <w:t>4</w:t>
            </w:r>
          </w:p>
        </w:tc>
        <w:tc>
          <w:tcPr>
            <w:tcW w:w="1800" w:type="dxa"/>
          </w:tcPr>
          <w:p w14:paraId="70A418E5" w14:textId="77777777" w:rsidR="00C76A5C" w:rsidRDefault="002A147B">
            <w:pPr>
              <w:pStyle w:val="Compact"/>
              <w:jc w:val="right"/>
            </w:pPr>
            <w:r>
              <w:t>4</w:t>
            </w:r>
          </w:p>
        </w:tc>
        <w:tc>
          <w:tcPr>
            <w:tcW w:w="1320" w:type="dxa"/>
          </w:tcPr>
          <w:p w14:paraId="70A418E6" w14:textId="77777777" w:rsidR="00C76A5C" w:rsidRDefault="002A147B">
            <w:pPr>
              <w:pStyle w:val="Compact"/>
              <w:jc w:val="right"/>
            </w:pPr>
            <w:r>
              <w:t>0.18882</w:t>
            </w:r>
          </w:p>
        </w:tc>
        <w:tc>
          <w:tcPr>
            <w:tcW w:w="1500" w:type="dxa"/>
          </w:tcPr>
          <w:p w14:paraId="70A418E7" w14:textId="77777777" w:rsidR="00C76A5C" w:rsidRDefault="002A147B">
            <w:pPr>
              <w:pStyle w:val="Compact"/>
              <w:jc w:val="right"/>
            </w:pPr>
            <w:r>
              <w:t>4</w:t>
            </w:r>
          </w:p>
        </w:tc>
        <w:tc>
          <w:tcPr>
            <w:tcW w:w="600" w:type="dxa"/>
          </w:tcPr>
          <w:p w14:paraId="70A418E8" w14:textId="77777777" w:rsidR="00C76A5C" w:rsidRDefault="002A147B">
            <w:pPr>
              <w:pStyle w:val="Compact"/>
              <w:jc w:val="right"/>
            </w:pPr>
            <w:r>
              <w:t>0.43</w:t>
            </w:r>
          </w:p>
        </w:tc>
      </w:tr>
      <w:tr w:rsidR="00C76A5C" w14:paraId="70A418F0" w14:textId="77777777">
        <w:tc>
          <w:tcPr>
            <w:tcW w:w="1560" w:type="dxa"/>
          </w:tcPr>
          <w:p w14:paraId="70A418EA" w14:textId="77777777" w:rsidR="00C76A5C" w:rsidRDefault="002A147B">
            <w:pPr>
              <w:pStyle w:val="Compact"/>
            </w:pPr>
            <w:r>
              <w:t>Chlamydomonas_klinobasis</w:t>
            </w:r>
          </w:p>
        </w:tc>
        <w:tc>
          <w:tcPr>
            <w:tcW w:w="1140" w:type="dxa"/>
          </w:tcPr>
          <w:p w14:paraId="70A418EB" w14:textId="77777777" w:rsidR="00C76A5C" w:rsidRDefault="002A147B">
            <w:pPr>
              <w:pStyle w:val="Compact"/>
              <w:jc w:val="right"/>
            </w:pPr>
            <w:r>
              <w:t>4</w:t>
            </w:r>
          </w:p>
        </w:tc>
        <w:tc>
          <w:tcPr>
            <w:tcW w:w="1800" w:type="dxa"/>
          </w:tcPr>
          <w:p w14:paraId="70A418EC" w14:textId="77777777" w:rsidR="00C76A5C" w:rsidRDefault="002A147B">
            <w:pPr>
              <w:pStyle w:val="Compact"/>
              <w:jc w:val="right"/>
            </w:pPr>
            <w:r>
              <w:t>4</w:t>
            </w:r>
          </w:p>
        </w:tc>
        <w:tc>
          <w:tcPr>
            <w:tcW w:w="1320" w:type="dxa"/>
          </w:tcPr>
          <w:p w14:paraId="70A418ED" w14:textId="77777777" w:rsidR="00C76A5C" w:rsidRDefault="002A147B">
            <w:pPr>
              <w:pStyle w:val="Compact"/>
              <w:jc w:val="right"/>
            </w:pPr>
            <w:r>
              <w:t>0.18927</w:t>
            </w:r>
          </w:p>
        </w:tc>
        <w:tc>
          <w:tcPr>
            <w:tcW w:w="1500" w:type="dxa"/>
          </w:tcPr>
          <w:p w14:paraId="70A418EE" w14:textId="77777777" w:rsidR="00C76A5C" w:rsidRDefault="002A147B">
            <w:pPr>
              <w:pStyle w:val="Compact"/>
              <w:jc w:val="right"/>
            </w:pPr>
            <w:r>
              <w:t>4</w:t>
            </w:r>
          </w:p>
        </w:tc>
        <w:tc>
          <w:tcPr>
            <w:tcW w:w="600" w:type="dxa"/>
          </w:tcPr>
          <w:p w14:paraId="70A418EF" w14:textId="77777777" w:rsidR="00C76A5C" w:rsidRDefault="002A147B">
            <w:pPr>
              <w:pStyle w:val="Compact"/>
              <w:jc w:val="right"/>
            </w:pPr>
            <w:r>
              <w:t>10.00</w:t>
            </w:r>
          </w:p>
        </w:tc>
      </w:tr>
      <w:tr w:rsidR="00C76A5C" w14:paraId="70A418F7" w14:textId="77777777">
        <w:tc>
          <w:tcPr>
            <w:tcW w:w="1560" w:type="dxa"/>
          </w:tcPr>
          <w:p w14:paraId="70A418F1" w14:textId="77777777" w:rsidR="00C76A5C" w:rsidRDefault="002A147B">
            <w:pPr>
              <w:pStyle w:val="Compact"/>
            </w:pPr>
            <w:r>
              <w:t>Chlamydomonas_klinobasis</w:t>
            </w:r>
          </w:p>
        </w:tc>
        <w:tc>
          <w:tcPr>
            <w:tcW w:w="1140" w:type="dxa"/>
          </w:tcPr>
          <w:p w14:paraId="70A418F2" w14:textId="77777777" w:rsidR="00C76A5C" w:rsidRDefault="002A147B">
            <w:pPr>
              <w:pStyle w:val="Compact"/>
              <w:jc w:val="right"/>
            </w:pPr>
            <w:r>
              <w:t>4</w:t>
            </w:r>
          </w:p>
        </w:tc>
        <w:tc>
          <w:tcPr>
            <w:tcW w:w="1800" w:type="dxa"/>
          </w:tcPr>
          <w:p w14:paraId="70A418F3" w14:textId="77777777" w:rsidR="00C76A5C" w:rsidRDefault="002A147B">
            <w:pPr>
              <w:pStyle w:val="Compact"/>
              <w:jc w:val="right"/>
            </w:pPr>
            <w:r>
              <w:t>4</w:t>
            </w:r>
          </w:p>
        </w:tc>
        <w:tc>
          <w:tcPr>
            <w:tcW w:w="1320" w:type="dxa"/>
          </w:tcPr>
          <w:p w14:paraId="70A418F4" w14:textId="77777777" w:rsidR="00C76A5C" w:rsidRDefault="002A147B">
            <w:pPr>
              <w:pStyle w:val="Compact"/>
              <w:jc w:val="right"/>
            </w:pPr>
            <w:r>
              <w:t>0.20074</w:t>
            </w:r>
          </w:p>
        </w:tc>
        <w:tc>
          <w:tcPr>
            <w:tcW w:w="1500" w:type="dxa"/>
          </w:tcPr>
          <w:p w14:paraId="70A418F5" w14:textId="77777777" w:rsidR="00C76A5C" w:rsidRDefault="002A147B">
            <w:pPr>
              <w:pStyle w:val="Compact"/>
              <w:jc w:val="right"/>
            </w:pPr>
            <w:r>
              <w:t>4</w:t>
            </w:r>
          </w:p>
        </w:tc>
        <w:tc>
          <w:tcPr>
            <w:tcW w:w="600" w:type="dxa"/>
          </w:tcPr>
          <w:p w14:paraId="70A418F6" w14:textId="77777777" w:rsidR="00C76A5C" w:rsidRDefault="002A147B">
            <w:pPr>
              <w:pStyle w:val="Compact"/>
              <w:jc w:val="right"/>
            </w:pPr>
            <w:r>
              <w:t>30.00</w:t>
            </w:r>
          </w:p>
        </w:tc>
      </w:tr>
      <w:tr w:rsidR="00C76A5C" w14:paraId="70A418FE" w14:textId="77777777">
        <w:tc>
          <w:tcPr>
            <w:tcW w:w="1560" w:type="dxa"/>
          </w:tcPr>
          <w:p w14:paraId="70A418F8" w14:textId="77777777" w:rsidR="00C76A5C" w:rsidRDefault="002A147B">
            <w:pPr>
              <w:pStyle w:val="Compact"/>
            </w:pPr>
            <w:r>
              <w:t>Chlamydomonas_klinobasis</w:t>
            </w:r>
          </w:p>
        </w:tc>
        <w:tc>
          <w:tcPr>
            <w:tcW w:w="1140" w:type="dxa"/>
          </w:tcPr>
          <w:p w14:paraId="70A418F9" w14:textId="77777777" w:rsidR="00C76A5C" w:rsidRDefault="002A147B">
            <w:pPr>
              <w:pStyle w:val="Compact"/>
              <w:jc w:val="right"/>
            </w:pPr>
            <w:r>
              <w:t>4</w:t>
            </w:r>
          </w:p>
        </w:tc>
        <w:tc>
          <w:tcPr>
            <w:tcW w:w="1800" w:type="dxa"/>
          </w:tcPr>
          <w:p w14:paraId="70A418FA" w14:textId="77777777" w:rsidR="00C76A5C" w:rsidRDefault="002A147B">
            <w:pPr>
              <w:pStyle w:val="Compact"/>
              <w:jc w:val="right"/>
            </w:pPr>
            <w:r>
              <w:t>8</w:t>
            </w:r>
          </w:p>
        </w:tc>
        <w:tc>
          <w:tcPr>
            <w:tcW w:w="1320" w:type="dxa"/>
          </w:tcPr>
          <w:p w14:paraId="70A418FB" w14:textId="77777777" w:rsidR="00C76A5C" w:rsidRDefault="002A147B">
            <w:pPr>
              <w:pStyle w:val="Compact"/>
              <w:jc w:val="right"/>
            </w:pPr>
            <w:r>
              <w:t>0.18045</w:t>
            </w:r>
          </w:p>
        </w:tc>
        <w:tc>
          <w:tcPr>
            <w:tcW w:w="1500" w:type="dxa"/>
          </w:tcPr>
          <w:p w14:paraId="70A418FC" w14:textId="77777777" w:rsidR="00C76A5C" w:rsidRDefault="002A147B">
            <w:pPr>
              <w:pStyle w:val="Compact"/>
              <w:jc w:val="right"/>
            </w:pPr>
            <w:r>
              <w:t>4</w:t>
            </w:r>
          </w:p>
        </w:tc>
        <w:tc>
          <w:tcPr>
            <w:tcW w:w="600" w:type="dxa"/>
          </w:tcPr>
          <w:p w14:paraId="70A418FD" w14:textId="77777777" w:rsidR="00C76A5C" w:rsidRDefault="002A147B">
            <w:pPr>
              <w:pStyle w:val="Compact"/>
              <w:jc w:val="right"/>
            </w:pPr>
            <w:r>
              <w:t>0.43</w:t>
            </w:r>
          </w:p>
        </w:tc>
      </w:tr>
      <w:tr w:rsidR="00C76A5C" w14:paraId="70A41905" w14:textId="77777777">
        <w:tc>
          <w:tcPr>
            <w:tcW w:w="1560" w:type="dxa"/>
          </w:tcPr>
          <w:p w14:paraId="70A418FF" w14:textId="77777777" w:rsidR="00C76A5C" w:rsidRDefault="002A147B">
            <w:pPr>
              <w:pStyle w:val="Compact"/>
            </w:pPr>
            <w:r>
              <w:t>Chlamydomonas_klinobasis</w:t>
            </w:r>
          </w:p>
        </w:tc>
        <w:tc>
          <w:tcPr>
            <w:tcW w:w="1140" w:type="dxa"/>
          </w:tcPr>
          <w:p w14:paraId="70A41900" w14:textId="77777777" w:rsidR="00C76A5C" w:rsidRDefault="002A147B">
            <w:pPr>
              <w:pStyle w:val="Compact"/>
              <w:jc w:val="right"/>
            </w:pPr>
            <w:r>
              <w:t>4</w:t>
            </w:r>
          </w:p>
        </w:tc>
        <w:tc>
          <w:tcPr>
            <w:tcW w:w="1800" w:type="dxa"/>
          </w:tcPr>
          <w:p w14:paraId="70A41901" w14:textId="77777777" w:rsidR="00C76A5C" w:rsidRDefault="002A147B">
            <w:pPr>
              <w:pStyle w:val="Compact"/>
              <w:jc w:val="right"/>
            </w:pPr>
            <w:r>
              <w:t>8</w:t>
            </w:r>
          </w:p>
        </w:tc>
        <w:tc>
          <w:tcPr>
            <w:tcW w:w="1320" w:type="dxa"/>
          </w:tcPr>
          <w:p w14:paraId="70A41902" w14:textId="77777777" w:rsidR="00C76A5C" w:rsidRDefault="002A147B">
            <w:pPr>
              <w:pStyle w:val="Compact"/>
              <w:jc w:val="right"/>
            </w:pPr>
            <w:r>
              <w:t>0.18250</w:t>
            </w:r>
          </w:p>
        </w:tc>
        <w:tc>
          <w:tcPr>
            <w:tcW w:w="1500" w:type="dxa"/>
          </w:tcPr>
          <w:p w14:paraId="70A41903" w14:textId="77777777" w:rsidR="00C76A5C" w:rsidRDefault="002A147B">
            <w:pPr>
              <w:pStyle w:val="Compact"/>
              <w:jc w:val="right"/>
            </w:pPr>
            <w:r>
              <w:t>4</w:t>
            </w:r>
          </w:p>
        </w:tc>
        <w:tc>
          <w:tcPr>
            <w:tcW w:w="600" w:type="dxa"/>
          </w:tcPr>
          <w:p w14:paraId="70A41904" w14:textId="77777777" w:rsidR="00C76A5C" w:rsidRDefault="002A147B">
            <w:pPr>
              <w:pStyle w:val="Compact"/>
              <w:jc w:val="right"/>
            </w:pPr>
            <w:r>
              <w:t>10.00</w:t>
            </w:r>
          </w:p>
        </w:tc>
      </w:tr>
      <w:tr w:rsidR="00C76A5C" w14:paraId="70A4190C" w14:textId="77777777">
        <w:tc>
          <w:tcPr>
            <w:tcW w:w="1560" w:type="dxa"/>
          </w:tcPr>
          <w:p w14:paraId="70A41906" w14:textId="77777777" w:rsidR="00C76A5C" w:rsidRDefault="002A147B">
            <w:pPr>
              <w:pStyle w:val="Compact"/>
            </w:pPr>
            <w:r>
              <w:t>Chlamydomonas_klinobasis</w:t>
            </w:r>
          </w:p>
        </w:tc>
        <w:tc>
          <w:tcPr>
            <w:tcW w:w="1140" w:type="dxa"/>
          </w:tcPr>
          <w:p w14:paraId="70A41907" w14:textId="77777777" w:rsidR="00C76A5C" w:rsidRDefault="002A147B">
            <w:pPr>
              <w:pStyle w:val="Compact"/>
              <w:jc w:val="right"/>
            </w:pPr>
            <w:r>
              <w:t>4</w:t>
            </w:r>
          </w:p>
        </w:tc>
        <w:tc>
          <w:tcPr>
            <w:tcW w:w="1800" w:type="dxa"/>
          </w:tcPr>
          <w:p w14:paraId="70A41908" w14:textId="77777777" w:rsidR="00C76A5C" w:rsidRDefault="002A147B">
            <w:pPr>
              <w:pStyle w:val="Compact"/>
              <w:jc w:val="right"/>
            </w:pPr>
            <w:r>
              <w:t>8</w:t>
            </w:r>
          </w:p>
        </w:tc>
        <w:tc>
          <w:tcPr>
            <w:tcW w:w="1320" w:type="dxa"/>
          </w:tcPr>
          <w:p w14:paraId="70A41909" w14:textId="77777777" w:rsidR="00C76A5C" w:rsidRDefault="002A147B">
            <w:pPr>
              <w:pStyle w:val="Compact"/>
              <w:jc w:val="right"/>
            </w:pPr>
            <w:r>
              <w:t>0.19023</w:t>
            </w:r>
          </w:p>
        </w:tc>
        <w:tc>
          <w:tcPr>
            <w:tcW w:w="1500" w:type="dxa"/>
          </w:tcPr>
          <w:p w14:paraId="70A4190A" w14:textId="77777777" w:rsidR="00C76A5C" w:rsidRDefault="002A147B">
            <w:pPr>
              <w:pStyle w:val="Compact"/>
              <w:jc w:val="right"/>
            </w:pPr>
            <w:r>
              <w:t>4</w:t>
            </w:r>
          </w:p>
        </w:tc>
        <w:tc>
          <w:tcPr>
            <w:tcW w:w="600" w:type="dxa"/>
          </w:tcPr>
          <w:p w14:paraId="70A4190B" w14:textId="77777777" w:rsidR="00C76A5C" w:rsidRDefault="002A147B">
            <w:pPr>
              <w:pStyle w:val="Compact"/>
              <w:jc w:val="right"/>
            </w:pPr>
            <w:r>
              <w:t>30.00</w:t>
            </w:r>
          </w:p>
        </w:tc>
      </w:tr>
      <w:tr w:rsidR="00C76A5C" w14:paraId="70A41913" w14:textId="77777777">
        <w:tc>
          <w:tcPr>
            <w:tcW w:w="1560" w:type="dxa"/>
          </w:tcPr>
          <w:p w14:paraId="70A4190D" w14:textId="77777777" w:rsidR="00C76A5C" w:rsidRDefault="002A147B">
            <w:pPr>
              <w:pStyle w:val="Compact"/>
            </w:pPr>
            <w:r>
              <w:t>Chlamydomonas_klinobasis</w:t>
            </w:r>
          </w:p>
        </w:tc>
        <w:tc>
          <w:tcPr>
            <w:tcW w:w="1140" w:type="dxa"/>
          </w:tcPr>
          <w:p w14:paraId="70A4190E" w14:textId="77777777" w:rsidR="00C76A5C" w:rsidRDefault="002A147B">
            <w:pPr>
              <w:pStyle w:val="Compact"/>
              <w:jc w:val="right"/>
            </w:pPr>
            <w:r>
              <w:t>4</w:t>
            </w:r>
          </w:p>
        </w:tc>
        <w:tc>
          <w:tcPr>
            <w:tcW w:w="1800" w:type="dxa"/>
          </w:tcPr>
          <w:p w14:paraId="70A4190F" w14:textId="77777777" w:rsidR="00C76A5C" w:rsidRDefault="002A147B">
            <w:pPr>
              <w:pStyle w:val="Compact"/>
              <w:jc w:val="right"/>
            </w:pPr>
            <w:r>
              <w:t>12</w:t>
            </w:r>
          </w:p>
        </w:tc>
        <w:tc>
          <w:tcPr>
            <w:tcW w:w="1320" w:type="dxa"/>
          </w:tcPr>
          <w:p w14:paraId="70A41910" w14:textId="77777777" w:rsidR="00C76A5C" w:rsidRDefault="002A147B">
            <w:pPr>
              <w:pStyle w:val="Compact"/>
              <w:jc w:val="right"/>
            </w:pPr>
            <w:r>
              <w:t>0.17588</w:t>
            </w:r>
          </w:p>
        </w:tc>
        <w:tc>
          <w:tcPr>
            <w:tcW w:w="1500" w:type="dxa"/>
          </w:tcPr>
          <w:p w14:paraId="70A41911" w14:textId="77777777" w:rsidR="00C76A5C" w:rsidRDefault="002A147B">
            <w:pPr>
              <w:pStyle w:val="Compact"/>
              <w:jc w:val="right"/>
            </w:pPr>
            <w:r>
              <w:t>4</w:t>
            </w:r>
          </w:p>
        </w:tc>
        <w:tc>
          <w:tcPr>
            <w:tcW w:w="600" w:type="dxa"/>
          </w:tcPr>
          <w:p w14:paraId="70A41912" w14:textId="77777777" w:rsidR="00C76A5C" w:rsidRDefault="002A147B">
            <w:pPr>
              <w:pStyle w:val="Compact"/>
              <w:jc w:val="right"/>
            </w:pPr>
            <w:r>
              <w:t>10.00</w:t>
            </w:r>
          </w:p>
        </w:tc>
      </w:tr>
      <w:tr w:rsidR="00C76A5C" w14:paraId="70A4191A" w14:textId="77777777">
        <w:tc>
          <w:tcPr>
            <w:tcW w:w="1560" w:type="dxa"/>
          </w:tcPr>
          <w:p w14:paraId="70A41914" w14:textId="77777777" w:rsidR="00C76A5C" w:rsidRDefault="002A147B">
            <w:pPr>
              <w:pStyle w:val="Compact"/>
            </w:pPr>
            <w:r>
              <w:t>Chlamydomonas_klinobasis</w:t>
            </w:r>
          </w:p>
        </w:tc>
        <w:tc>
          <w:tcPr>
            <w:tcW w:w="1140" w:type="dxa"/>
          </w:tcPr>
          <w:p w14:paraId="70A41915" w14:textId="77777777" w:rsidR="00C76A5C" w:rsidRDefault="002A147B">
            <w:pPr>
              <w:pStyle w:val="Compact"/>
              <w:jc w:val="right"/>
            </w:pPr>
            <w:r>
              <w:t>4</w:t>
            </w:r>
          </w:p>
        </w:tc>
        <w:tc>
          <w:tcPr>
            <w:tcW w:w="1800" w:type="dxa"/>
          </w:tcPr>
          <w:p w14:paraId="70A41916" w14:textId="77777777" w:rsidR="00C76A5C" w:rsidRDefault="002A147B">
            <w:pPr>
              <w:pStyle w:val="Compact"/>
              <w:jc w:val="right"/>
            </w:pPr>
            <w:r>
              <w:t>12</w:t>
            </w:r>
          </w:p>
        </w:tc>
        <w:tc>
          <w:tcPr>
            <w:tcW w:w="1320" w:type="dxa"/>
          </w:tcPr>
          <w:p w14:paraId="70A41917" w14:textId="77777777" w:rsidR="00C76A5C" w:rsidRDefault="002A147B">
            <w:pPr>
              <w:pStyle w:val="Compact"/>
              <w:jc w:val="right"/>
            </w:pPr>
            <w:r>
              <w:t>0.17686</w:t>
            </w:r>
          </w:p>
        </w:tc>
        <w:tc>
          <w:tcPr>
            <w:tcW w:w="1500" w:type="dxa"/>
          </w:tcPr>
          <w:p w14:paraId="70A41918" w14:textId="77777777" w:rsidR="00C76A5C" w:rsidRDefault="002A147B">
            <w:pPr>
              <w:pStyle w:val="Compact"/>
              <w:jc w:val="right"/>
            </w:pPr>
            <w:r>
              <w:t>4</w:t>
            </w:r>
          </w:p>
        </w:tc>
        <w:tc>
          <w:tcPr>
            <w:tcW w:w="600" w:type="dxa"/>
          </w:tcPr>
          <w:p w14:paraId="70A41919" w14:textId="77777777" w:rsidR="00C76A5C" w:rsidRDefault="002A147B">
            <w:pPr>
              <w:pStyle w:val="Compact"/>
              <w:jc w:val="right"/>
            </w:pPr>
            <w:r>
              <w:t>0.43</w:t>
            </w:r>
          </w:p>
        </w:tc>
      </w:tr>
      <w:tr w:rsidR="00C76A5C" w14:paraId="70A41921" w14:textId="77777777">
        <w:tc>
          <w:tcPr>
            <w:tcW w:w="1560" w:type="dxa"/>
          </w:tcPr>
          <w:p w14:paraId="70A4191B" w14:textId="77777777" w:rsidR="00C76A5C" w:rsidRDefault="002A147B">
            <w:pPr>
              <w:pStyle w:val="Compact"/>
            </w:pPr>
            <w:r>
              <w:lastRenderedPageBreak/>
              <w:t>Chlamydomonas_klinobasis</w:t>
            </w:r>
          </w:p>
        </w:tc>
        <w:tc>
          <w:tcPr>
            <w:tcW w:w="1140" w:type="dxa"/>
          </w:tcPr>
          <w:p w14:paraId="70A4191C" w14:textId="77777777" w:rsidR="00C76A5C" w:rsidRDefault="002A147B">
            <w:pPr>
              <w:pStyle w:val="Compact"/>
              <w:jc w:val="right"/>
            </w:pPr>
            <w:r>
              <w:t>4</w:t>
            </w:r>
          </w:p>
        </w:tc>
        <w:tc>
          <w:tcPr>
            <w:tcW w:w="1800" w:type="dxa"/>
          </w:tcPr>
          <w:p w14:paraId="70A4191D" w14:textId="77777777" w:rsidR="00C76A5C" w:rsidRDefault="002A147B">
            <w:pPr>
              <w:pStyle w:val="Compact"/>
              <w:jc w:val="right"/>
            </w:pPr>
            <w:r>
              <w:t>12</w:t>
            </w:r>
          </w:p>
        </w:tc>
        <w:tc>
          <w:tcPr>
            <w:tcW w:w="1320" w:type="dxa"/>
          </w:tcPr>
          <w:p w14:paraId="70A4191E" w14:textId="77777777" w:rsidR="00C76A5C" w:rsidRDefault="002A147B">
            <w:pPr>
              <w:pStyle w:val="Compact"/>
              <w:jc w:val="right"/>
            </w:pPr>
            <w:r>
              <w:t>0.18326</w:t>
            </w:r>
          </w:p>
        </w:tc>
        <w:tc>
          <w:tcPr>
            <w:tcW w:w="1500" w:type="dxa"/>
          </w:tcPr>
          <w:p w14:paraId="70A4191F" w14:textId="77777777" w:rsidR="00C76A5C" w:rsidRDefault="002A147B">
            <w:pPr>
              <w:pStyle w:val="Compact"/>
              <w:jc w:val="right"/>
            </w:pPr>
            <w:r>
              <w:t>4</w:t>
            </w:r>
          </w:p>
        </w:tc>
        <w:tc>
          <w:tcPr>
            <w:tcW w:w="600" w:type="dxa"/>
          </w:tcPr>
          <w:p w14:paraId="70A41920" w14:textId="77777777" w:rsidR="00C76A5C" w:rsidRDefault="002A147B">
            <w:pPr>
              <w:pStyle w:val="Compact"/>
              <w:jc w:val="right"/>
            </w:pPr>
            <w:r>
              <w:t>30.00</w:t>
            </w:r>
          </w:p>
        </w:tc>
      </w:tr>
      <w:tr w:rsidR="00C76A5C" w14:paraId="70A41928" w14:textId="77777777">
        <w:tc>
          <w:tcPr>
            <w:tcW w:w="1560" w:type="dxa"/>
          </w:tcPr>
          <w:p w14:paraId="70A41922" w14:textId="77777777" w:rsidR="00C76A5C" w:rsidRDefault="002A147B">
            <w:pPr>
              <w:pStyle w:val="Compact"/>
            </w:pPr>
            <w:r>
              <w:t>Chlamydomonas_klinobasis</w:t>
            </w:r>
          </w:p>
        </w:tc>
        <w:tc>
          <w:tcPr>
            <w:tcW w:w="1140" w:type="dxa"/>
          </w:tcPr>
          <w:p w14:paraId="70A41923" w14:textId="77777777" w:rsidR="00C76A5C" w:rsidRDefault="002A147B">
            <w:pPr>
              <w:pStyle w:val="Compact"/>
              <w:jc w:val="right"/>
            </w:pPr>
            <w:r>
              <w:t>4</w:t>
            </w:r>
          </w:p>
        </w:tc>
        <w:tc>
          <w:tcPr>
            <w:tcW w:w="1800" w:type="dxa"/>
          </w:tcPr>
          <w:p w14:paraId="70A41924" w14:textId="77777777" w:rsidR="00C76A5C" w:rsidRDefault="002A147B">
            <w:pPr>
              <w:pStyle w:val="Compact"/>
              <w:jc w:val="right"/>
            </w:pPr>
            <w:r>
              <w:t>16</w:t>
            </w:r>
          </w:p>
        </w:tc>
        <w:tc>
          <w:tcPr>
            <w:tcW w:w="1320" w:type="dxa"/>
          </w:tcPr>
          <w:p w14:paraId="70A41925" w14:textId="77777777" w:rsidR="00C76A5C" w:rsidRDefault="002A147B">
            <w:pPr>
              <w:pStyle w:val="Compact"/>
              <w:jc w:val="right"/>
            </w:pPr>
            <w:r>
              <w:t>0.19167</w:t>
            </w:r>
          </w:p>
        </w:tc>
        <w:tc>
          <w:tcPr>
            <w:tcW w:w="1500" w:type="dxa"/>
          </w:tcPr>
          <w:p w14:paraId="70A41926" w14:textId="77777777" w:rsidR="00C76A5C" w:rsidRDefault="002A147B">
            <w:pPr>
              <w:pStyle w:val="Compact"/>
              <w:jc w:val="right"/>
            </w:pPr>
            <w:r>
              <w:t>4</w:t>
            </w:r>
          </w:p>
        </w:tc>
        <w:tc>
          <w:tcPr>
            <w:tcW w:w="600" w:type="dxa"/>
          </w:tcPr>
          <w:p w14:paraId="70A41927" w14:textId="77777777" w:rsidR="00C76A5C" w:rsidRDefault="002A147B">
            <w:pPr>
              <w:pStyle w:val="Compact"/>
              <w:jc w:val="right"/>
            </w:pPr>
            <w:r>
              <w:t>30.00</w:t>
            </w:r>
          </w:p>
        </w:tc>
      </w:tr>
      <w:tr w:rsidR="00C76A5C" w14:paraId="70A4192F" w14:textId="77777777">
        <w:tc>
          <w:tcPr>
            <w:tcW w:w="1560" w:type="dxa"/>
          </w:tcPr>
          <w:p w14:paraId="70A41929" w14:textId="77777777" w:rsidR="00C76A5C" w:rsidRDefault="002A147B">
            <w:pPr>
              <w:pStyle w:val="Compact"/>
            </w:pPr>
            <w:r>
              <w:t>Chlamydomonas_klinobasis</w:t>
            </w:r>
          </w:p>
        </w:tc>
        <w:tc>
          <w:tcPr>
            <w:tcW w:w="1140" w:type="dxa"/>
          </w:tcPr>
          <w:p w14:paraId="70A4192A" w14:textId="77777777" w:rsidR="00C76A5C" w:rsidRDefault="002A147B">
            <w:pPr>
              <w:pStyle w:val="Compact"/>
              <w:jc w:val="right"/>
            </w:pPr>
            <w:r>
              <w:t>8</w:t>
            </w:r>
          </w:p>
        </w:tc>
        <w:tc>
          <w:tcPr>
            <w:tcW w:w="1800" w:type="dxa"/>
          </w:tcPr>
          <w:p w14:paraId="70A4192B" w14:textId="77777777" w:rsidR="00C76A5C" w:rsidRDefault="002A147B">
            <w:pPr>
              <w:pStyle w:val="Compact"/>
              <w:jc w:val="right"/>
            </w:pPr>
            <w:r>
              <w:t>2</w:t>
            </w:r>
          </w:p>
        </w:tc>
        <w:tc>
          <w:tcPr>
            <w:tcW w:w="1320" w:type="dxa"/>
          </w:tcPr>
          <w:p w14:paraId="70A4192C" w14:textId="77777777" w:rsidR="00C76A5C" w:rsidRDefault="002A147B">
            <w:pPr>
              <w:pStyle w:val="Compact"/>
              <w:jc w:val="right"/>
            </w:pPr>
            <w:r>
              <w:t>0.09451</w:t>
            </w:r>
          </w:p>
        </w:tc>
        <w:tc>
          <w:tcPr>
            <w:tcW w:w="1500" w:type="dxa"/>
          </w:tcPr>
          <w:p w14:paraId="70A4192D" w14:textId="77777777" w:rsidR="00C76A5C" w:rsidRDefault="002A147B">
            <w:pPr>
              <w:pStyle w:val="Compact"/>
              <w:jc w:val="right"/>
            </w:pPr>
            <w:r>
              <w:t>4</w:t>
            </w:r>
          </w:p>
        </w:tc>
        <w:tc>
          <w:tcPr>
            <w:tcW w:w="600" w:type="dxa"/>
          </w:tcPr>
          <w:p w14:paraId="70A4192E" w14:textId="77777777" w:rsidR="00C76A5C" w:rsidRDefault="002A147B">
            <w:pPr>
              <w:pStyle w:val="Compact"/>
              <w:jc w:val="right"/>
            </w:pPr>
            <w:r>
              <w:t>10.00</w:t>
            </w:r>
          </w:p>
        </w:tc>
      </w:tr>
      <w:tr w:rsidR="00C76A5C" w14:paraId="70A41936" w14:textId="77777777">
        <w:tc>
          <w:tcPr>
            <w:tcW w:w="1560" w:type="dxa"/>
          </w:tcPr>
          <w:p w14:paraId="70A41930" w14:textId="77777777" w:rsidR="00C76A5C" w:rsidRDefault="002A147B">
            <w:pPr>
              <w:pStyle w:val="Compact"/>
            </w:pPr>
            <w:r>
              <w:t>Chlamydomonas_klinobasis</w:t>
            </w:r>
          </w:p>
        </w:tc>
        <w:tc>
          <w:tcPr>
            <w:tcW w:w="1140" w:type="dxa"/>
          </w:tcPr>
          <w:p w14:paraId="70A41931" w14:textId="77777777" w:rsidR="00C76A5C" w:rsidRDefault="002A147B">
            <w:pPr>
              <w:pStyle w:val="Compact"/>
              <w:jc w:val="right"/>
            </w:pPr>
            <w:r>
              <w:t>8</w:t>
            </w:r>
          </w:p>
        </w:tc>
        <w:tc>
          <w:tcPr>
            <w:tcW w:w="1800" w:type="dxa"/>
          </w:tcPr>
          <w:p w14:paraId="70A41932" w14:textId="77777777" w:rsidR="00C76A5C" w:rsidRDefault="002A147B">
            <w:pPr>
              <w:pStyle w:val="Compact"/>
              <w:jc w:val="right"/>
            </w:pPr>
            <w:r>
              <w:t>2</w:t>
            </w:r>
          </w:p>
        </w:tc>
        <w:tc>
          <w:tcPr>
            <w:tcW w:w="1320" w:type="dxa"/>
          </w:tcPr>
          <w:p w14:paraId="70A41933" w14:textId="77777777" w:rsidR="00C76A5C" w:rsidRDefault="002A147B">
            <w:pPr>
              <w:pStyle w:val="Compact"/>
              <w:jc w:val="right"/>
            </w:pPr>
            <w:r>
              <w:t>0.09547</w:t>
            </w:r>
          </w:p>
        </w:tc>
        <w:tc>
          <w:tcPr>
            <w:tcW w:w="1500" w:type="dxa"/>
          </w:tcPr>
          <w:p w14:paraId="70A41934" w14:textId="77777777" w:rsidR="00C76A5C" w:rsidRDefault="002A147B">
            <w:pPr>
              <w:pStyle w:val="Compact"/>
              <w:jc w:val="right"/>
            </w:pPr>
            <w:r>
              <w:t>4</w:t>
            </w:r>
          </w:p>
        </w:tc>
        <w:tc>
          <w:tcPr>
            <w:tcW w:w="600" w:type="dxa"/>
          </w:tcPr>
          <w:p w14:paraId="70A41935" w14:textId="77777777" w:rsidR="00C76A5C" w:rsidRDefault="002A147B">
            <w:pPr>
              <w:pStyle w:val="Compact"/>
              <w:jc w:val="right"/>
            </w:pPr>
            <w:r>
              <w:t>0.43</w:t>
            </w:r>
          </w:p>
        </w:tc>
      </w:tr>
      <w:tr w:rsidR="00C76A5C" w14:paraId="70A4193D" w14:textId="77777777">
        <w:tc>
          <w:tcPr>
            <w:tcW w:w="1560" w:type="dxa"/>
          </w:tcPr>
          <w:p w14:paraId="70A41937" w14:textId="77777777" w:rsidR="00C76A5C" w:rsidRDefault="002A147B">
            <w:pPr>
              <w:pStyle w:val="Compact"/>
            </w:pPr>
            <w:r>
              <w:t>Chlamydomonas_klinobasis</w:t>
            </w:r>
          </w:p>
        </w:tc>
        <w:tc>
          <w:tcPr>
            <w:tcW w:w="1140" w:type="dxa"/>
          </w:tcPr>
          <w:p w14:paraId="70A41938" w14:textId="77777777" w:rsidR="00C76A5C" w:rsidRDefault="002A147B">
            <w:pPr>
              <w:pStyle w:val="Compact"/>
              <w:jc w:val="right"/>
            </w:pPr>
            <w:r>
              <w:t>8</w:t>
            </w:r>
          </w:p>
        </w:tc>
        <w:tc>
          <w:tcPr>
            <w:tcW w:w="1800" w:type="dxa"/>
          </w:tcPr>
          <w:p w14:paraId="70A41939" w14:textId="77777777" w:rsidR="00C76A5C" w:rsidRDefault="002A147B">
            <w:pPr>
              <w:pStyle w:val="Compact"/>
              <w:jc w:val="right"/>
            </w:pPr>
            <w:r>
              <w:t>2</w:t>
            </w:r>
          </w:p>
        </w:tc>
        <w:tc>
          <w:tcPr>
            <w:tcW w:w="1320" w:type="dxa"/>
          </w:tcPr>
          <w:p w14:paraId="70A4193A" w14:textId="77777777" w:rsidR="00C76A5C" w:rsidRDefault="002A147B">
            <w:pPr>
              <w:pStyle w:val="Compact"/>
              <w:jc w:val="right"/>
            </w:pPr>
            <w:r>
              <w:t>0.09934</w:t>
            </w:r>
          </w:p>
        </w:tc>
        <w:tc>
          <w:tcPr>
            <w:tcW w:w="1500" w:type="dxa"/>
          </w:tcPr>
          <w:p w14:paraId="70A4193B" w14:textId="77777777" w:rsidR="00C76A5C" w:rsidRDefault="002A147B">
            <w:pPr>
              <w:pStyle w:val="Compact"/>
              <w:jc w:val="right"/>
            </w:pPr>
            <w:r>
              <w:t>4</w:t>
            </w:r>
          </w:p>
        </w:tc>
        <w:tc>
          <w:tcPr>
            <w:tcW w:w="600" w:type="dxa"/>
          </w:tcPr>
          <w:p w14:paraId="70A4193C" w14:textId="77777777" w:rsidR="00C76A5C" w:rsidRDefault="002A147B">
            <w:pPr>
              <w:pStyle w:val="Compact"/>
              <w:jc w:val="right"/>
            </w:pPr>
            <w:r>
              <w:t>30.00</w:t>
            </w:r>
          </w:p>
        </w:tc>
      </w:tr>
      <w:tr w:rsidR="00C76A5C" w14:paraId="70A41944" w14:textId="77777777">
        <w:tc>
          <w:tcPr>
            <w:tcW w:w="1560" w:type="dxa"/>
          </w:tcPr>
          <w:p w14:paraId="70A4193E" w14:textId="77777777" w:rsidR="00C76A5C" w:rsidRDefault="002A147B">
            <w:pPr>
              <w:pStyle w:val="Compact"/>
            </w:pPr>
            <w:r>
              <w:t>Chlamydomonas_klinobasis</w:t>
            </w:r>
          </w:p>
        </w:tc>
        <w:tc>
          <w:tcPr>
            <w:tcW w:w="1140" w:type="dxa"/>
          </w:tcPr>
          <w:p w14:paraId="70A4193F" w14:textId="77777777" w:rsidR="00C76A5C" w:rsidRDefault="002A147B">
            <w:pPr>
              <w:pStyle w:val="Compact"/>
              <w:jc w:val="right"/>
            </w:pPr>
            <w:r>
              <w:t>8</w:t>
            </w:r>
          </w:p>
        </w:tc>
        <w:tc>
          <w:tcPr>
            <w:tcW w:w="1800" w:type="dxa"/>
          </w:tcPr>
          <w:p w14:paraId="70A41940" w14:textId="77777777" w:rsidR="00C76A5C" w:rsidRDefault="002A147B">
            <w:pPr>
              <w:pStyle w:val="Compact"/>
              <w:jc w:val="right"/>
            </w:pPr>
            <w:r>
              <w:t>4</w:t>
            </w:r>
          </w:p>
        </w:tc>
        <w:tc>
          <w:tcPr>
            <w:tcW w:w="1320" w:type="dxa"/>
          </w:tcPr>
          <w:p w14:paraId="70A41941" w14:textId="77777777" w:rsidR="00C76A5C" w:rsidRDefault="002A147B">
            <w:pPr>
              <w:pStyle w:val="Compact"/>
              <w:jc w:val="right"/>
            </w:pPr>
            <w:r>
              <w:t>0.09364</w:t>
            </w:r>
          </w:p>
        </w:tc>
        <w:tc>
          <w:tcPr>
            <w:tcW w:w="1500" w:type="dxa"/>
          </w:tcPr>
          <w:p w14:paraId="70A41942" w14:textId="77777777" w:rsidR="00C76A5C" w:rsidRDefault="002A147B">
            <w:pPr>
              <w:pStyle w:val="Compact"/>
              <w:jc w:val="right"/>
            </w:pPr>
            <w:r>
              <w:t>4</w:t>
            </w:r>
          </w:p>
        </w:tc>
        <w:tc>
          <w:tcPr>
            <w:tcW w:w="600" w:type="dxa"/>
          </w:tcPr>
          <w:p w14:paraId="70A41943" w14:textId="77777777" w:rsidR="00C76A5C" w:rsidRDefault="002A147B">
            <w:pPr>
              <w:pStyle w:val="Compact"/>
              <w:jc w:val="right"/>
            </w:pPr>
            <w:r>
              <w:t>10.00</w:t>
            </w:r>
          </w:p>
        </w:tc>
      </w:tr>
      <w:tr w:rsidR="00C76A5C" w14:paraId="70A4194B" w14:textId="77777777">
        <w:tc>
          <w:tcPr>
            <w:tcW w:w="1560" w:type="dxa"/>
          </w:tcPr>
          <w:p w14:paraId="70A41945" w14:textId="77777777" w:rsidR="00C76A5C" w:rsidRDefault="002A147B">
            <w:pPr>
              <w:pStyle w:val="Compact"/>
            </w:pPr>
            <w:r>
              <w:t>Chlamydomonas_klinobasis</w:t>
            </w:r>
          </w:p>
        </w:tc>
        <w:tc>
          <w:tcPr>
            <w:tcW w:w="1140" w:type="dxa"/>
          </w:tcPr>
          <w:p w14:paraId="70A41946" w14:textId="77777777" w:rsidR="00C76A5C" w:rsidRDefault="002A147B">
            <w:pPr>
              <w:pStyle w:val="Compact"/>
              <w:jc w:val="right"/>
            </w:pPr>
            <w:r>
              <w:t>8</w:t>
            </w:r>
          </w:p>
        </w:tc>
        <w:tc>
          <w:tcPr>
            <w:tcW w:w="1800" w:type="dxa"/>
          </w:tcPr>
          <w:p w14:paraId="70A41947" w14:textId="77777777" w:rsidR="00C76A5C" w:rsidRDefault="002A147B">
            <w:pPr>
              <w:pStyle w:val="Compact"/>
              <w:jc w:val="right"/>
            </w:pPr>
            <w:r>
              <w:t>4</w:t>
            </w:r>
          </w:p>
        </w:tc>
        <w:tc>
          <w:tcPr>
            <w:tcW w:w="1320" w:type="dxa"/>
          </w:tcPr>
          <w:p w14:paraId="70A41948" w14:textId="77777777" w:rsidR="00C76A5C" w:rsidRDefault="002A147B">
            <w:pPr>
              <w:pStyle w:val="Compact"/>
              <w:jc w:val="right"/>
            </w:pPr>
            <w:r>
              <w:t>0.09368</w:t>
            </w:r>
          </w:p>
        </w:tc>
        <w:tc>
          <w:tcPr>
            <w:tcW w:w="1500" w:type="dxa"/>
          </w:tcPr>
          <w:p w14:paraId="70A41949" w14:textId="77777777" w:rsidR="00C76A5C" w:rsidRDefault="002A147B">
            <w:pPr>
              <w:pStyle w:val="Compact"/>
              <w:jc w:val="right"/>
            </w:pPr>
            <w:r>
              <w:t>4</w:t>
            </w:r>
          </w:p>
        </w:tc>
        <w:tc>
          <w:tcPr>
            <w:tcW w:w="600" w:type="dxa"/>
          </w:tcPr>
          <w:p w14:paraId="70A4194A" w14:textId="77777777" w:rsidR="00C76A5C" w:rsidRDefault="002A147B">
            <w:pPr>
              <w:pStyle w:val="Compact"/>
              <w:jc w:val="right"/>
            </w:pPr>
            <w:r>
              <w:t>0.43</w:t>
            </w:r>
          </w:p>
        </w:tc>
      </w:tr>
      <w:tr w:rsidR="00C76A5C" w14:paraId="70A41952" w14:textId="77777777">
        <w:tc>
          <w:tcPr>
            <w:tcW w:w="1560" w:type="dxa"/>
          </w:tcPr>
          <w:p w14:paraId="70A4194C" w14:textId="77777777" w:rsidR="00C76A5C" w:rsidRDefault="002A147B">
            <w:pPr>
              <w:pStyle w:val="Compact"/>
            </w:pPr>
            <w:r>
              <w:t>Chlamydomonas_klinobasis</w:t>
            </w:r>
          </w:p>
        </w:tc>
        <w:tc>
          <w:tcPr>
            <w:tcW w:w="1140" w:type="dxa"/>
          </w:tcPr>
          <w:p w14:paraId="70A4194D" w14:textId="77777777" w:rsidR="00C76A5C" w:rsidRDefault="002A147B">
            <w:pPr>
              <w:pStyle w:val="Compact"/>
              <w:jc w:val="right"/>
            </w:pPr>
            <w:r>
              <w:t>8</w:t>
            </w:r>
          </w:p>
        </w:tc>
        <w:tc>
          <w:tcPr>
            <w:tcW w:w="1800" w:type="dxa"/>
          </w:tcPr>
          <w:p w14:paraId="70A4194E" w14:textId="77777777" w:rsidR="00C76A5C" w:rsidRDefault="002A147B">
            <w:pPr>
              <w:pStyle w:val="Compact"/>
              <w:jc w:val="right"/>
            </w:pPr>
            <w:r>
              <w:t>4</w:t>
            </w:r>
          </w:p>
        </w:tc>
        <w:tc>
          <w:tcPr>
            <w:tcW w:w="1320" w:type="dxa"/>
          </w:tcPr>
          <w:p w14:paraId="70A4194F" w14:textId="77777777" w:rsidR="00C76A5C" w:rsidRDefault="002A147B">
            <w:pPr>
              <w:pStyle w:val="Compact"/>
              <w:jc w:val="right"/>
            </w:pPr>
            <w:r>
              <w:t>0.09829</w:t>
            </w:r>
          </w:p>
        </w:tc>
        <w:tc>
          <w:tcPr>
            <w:tcW w:w="1500" w:type="dxa"/>
          </w:tcPr>
          <w:p w14:paraId="70A41950" w14:textId="77777777" w:rsidR="00C76A5C" w:rsidRDefault="002A147B">
            <w:pPr>
              <w:pStyle w:val="Compact"/>
              <w:jc w:val="right"/>
            </w:pPr>
            <w:r>
              <w:t>4</w:t>
            </w:r>
          </w:p>
        </w:tc>
        <w:tc>
          <w:tcPr>
            <w:tcW w:w="600" w:type="dxa"/>
          </w:tcPr>
          <w:p w14:paraId="70A41951" w14:textId="77777777" w:rsidR="00C76A5C" w:rsidRDefault="002A147B">
            <w:pPr>
              <w:pStyle w:val="Compact"/>
              <w:jc w:val="right"/>
            </w:pPr>
            <w:r>
              <w:t>30.00</w:t>
            </w:r>
          </w:p>
        </w:tc>
      </w:tr>
      <w:tr w:rsidR="00C76A5C" w14:paraId="70A41959" w14:textId="77777777">
        <w:tc>
          <w:tcPr>
            <w:tcW w:w="1560" w:type="dxa"/>
          </w:tcPr>
          <w:p w14:paraId="70A41953" w14:textId="77777777" w:rsidR="00C76A5C" w:rsidRDefault="002A147B">
            <w:pPr>
              <w:pStyle w:val="Compact"/>
            </w:pPr>
            <w:r>
              <w:t>Chlamydomonas_klinobasis</w:t>
            </w:r>
          </w:p>
        </w:tc>
        <w:tc>
          <w:tcPr>
            <w:tcW w:w="1140" w:type="dxa"/>
          </w:tcPr>
          <w:p w14:paraId="70A41954" w14:textId="77777777" w:rsidR="00C76A5C" w:rsidRDefault="002A147B">
            <w:pPr>
              <w:pStyle w:val="Compact"/>
              <w:jc w:val="right"/>
            </w:pPr>
            <w:r>
              <w:t>8</w:t>
            </w:r>
          </w:p>
        </w:tc>
        <w:tc>
          <w:tcPr>
            <w:tcW w:w="1800" w:type="dxa"/>
          </w:tcPr>
          <w:p w14:paraId="70A41955" w14:textId="77777777" w:rsidR="00C76A5C" w:rsidRDefault="002A147B">
            <w:pPr>
              <w:pStyle w:val="Compact"/>
              <w:jc w:val="right"/>
            </w:pPr>
            <w:r>
              <w:t>8</w:t>
            </w:r>
          </w:p>
        </w:tc>
        <w:tc>
          <w:tcPr>
            <w:tcW w:w="1320" w:type="dxa"/>
          </w:tcPr>
          <w:p w14:paraId="70A41956" w14:textId="77777777" w:rsidR="00C76A5C" w:rsidRDefault="002A147B">
            <w:pPr>
              <w:pStyle w:val="Compact"/>
              <w:jc w:val="right"/>
            </w:pPr>
            <w:r>
              <w:t>0.08929</w:t>
            </w:r>
          </w:p>
        </w:tc>
        <w:tc>
          <w:tcPr>
            <w:tcW w:w="1500" w:type="dxa"/>
          </w:tcPr>
          <w:p w14:paraId="70A41957" w14:textId="77777777" w:rsidR="00C76A5C" w:rsidRDefault="002A147B">
            <w:pPr>
              <w:pStyle w:val="Compact"/>
              <w:jc w:val="right"/>
            </w:pPr>
            <w:r>
              <w:t>4</w:t>
            </w:r>
          </w:p>
        </w:tc>
        <w:tc>
          <w:tcPr>
            <w:tcW w:w="600" w:type="dxa"/>
          </w:tcPr>
          <w:p w14:paraId="70A41958" w14:textId="77777777" w:rsidR="00C76A5C" w:rsidRDefault="002A147B">
            <w:pPr>
              <w:pStyle w:val="Compact"/>
              <w:jc w:val="right"/>
            </w:pPr>
            <w:r>
              <w:t>0.43</w:t>
            </w:r>
          </w:p>
        </w:tc>
      </w:tr>
      <w:tr w:rsidR="00C76A5C" w14:paraId="70A41960" w14:textId="77777777">
        <w:tc>
          <w:tcPr>
            <w:tcW w:w="1560" w:type="dxa"/>
          </w:tcPr>
          <w:p w14:paraId="70A4195A" w14:textId="77777777" w:rsidR="00C76A5C" w:rsidRDefault="002A147B">
            <w:pPr>
              <w:pStyle w:val="Compact"/>
            </w:pPr>
            <w:r>
              <w:t>Chlamydomonas_klinobasis</w:t>
            </w:r>
          </w:p>
        </w:tc>
        <w:tc>
          <w:tcPr>
            <w:tcW w:w="1140" w:type="dxa"/>
          </w:tcPr>
          <w:p w14:paraId="70A4195B" w14:textId="77777777" w:rsidR="00C76A5C" w:rsidRDefault="002A147B">
            <w:pPr>
              <w:pStyle w:val="Compact"/>
              <w:jc w:val="right"/>
            </w:pPr>
            <w:r>
              <w:t>8</w:t>
            </w:r>
          </w:p>
        </w:tc>
        <w:tc>
          <w:tcPr>
            <w:tcW w:w="1800" w:type="dxa"/>
          </w:tcPr>
          <w:p w14:paraId="70A4195C" w14:textId="77777777" w:rsidR="00C76A5C" w:rsidRDefault="002A147B">
            <w:pPr>
              <w:pStyle w:val="Compact"/>
              <w:jc w:val="right"/>
            </w:pPr>
            <w:r>
              <w:t>8</w:t>
            </w:r>
          </w:p>
        </w:tc>
        <w:tc>
          <w:tcPr>
            <w:tcW w:w="1320" w:type="dxa"/>
          </w:tcPr>
          <w:p w14:paraId="70A4195D" w14:textId="77777777" w:rsidR="00C76A5C" w:rsidRDefault="002A147B">
            <w:pPr>
              <w:pStyle w:val="Compact"/>
              <w:jc w:val="right"/>
            </w:pPr>
            <w:r>
              <w:t>0.08956</w:t>
            </w:r>
          </w:p>
        </w:tc>
        <w:tc>
          <w:tcPr>
            <w:tcW w:w="1500" w:type="dxa"/>
          </w:tcPr>
          <w:p w14:paraId="70A4195E" w14:textId="77777777" w:rsidR="00C76A5C" w:rsidRDefault="002A147B">
            <w:pPr>
              <w:pStyle w:val="Compact"/>
              <w:jc w:val="right"/>
            </w:pPr>
            <w:r>
              <w:t>4</w:t>
            </w:r>
          </w:p>
        </w:tc>
        <w:tc>
          <w:tcPr>
            <w:tcW w:w="600" w:type="dxa"/>
          </w:tcPr>
          <w:p w14:paraId="70A4195F" w14:textId="77777777" w:rsidR="00C76A5C" w:rsidRDefault="002A147B">
            <w:pPr>
              <w:pStyle w:val="Compact"/>
              <w:jc w:val="right"/>
            </w:pPr>
            <w:r>
              <w:t>10.00</w:t>
            </w:r>
          </w:p>
        </w:tc>
      </w:tr>
      <w:tr w:rsidR="00C76A5C" w14:paraId="70A41967" w14:textId="77777777">
        <w:tc>
          <w:tcPr>
            <w:tcW w:w="1560" w:type="dxa"/>
          </w:tcPr>
          <w:p w14:paraId="70A41961" w14:textId="77777777" w:rsidR="00C76A5C" w:rsidRDefault="002A147B">
            <w:pPr>
              <w:pStyle w:val="Compact"/>
            </w:pPr>
            <w:r>
              <w:t>Chlamydomonas_klinobasis</w:t>
            </w:r>
          </w:p>
        </w:tc>
        <w:tc>
          <w:tcPr>
            <w:tcW w:w="1140" w:type="dxa"/>
          </w:tcPr>
          <w:p w14:paraId="70A41962" w14:textId="77777777" w:rsidR="00C76A5C" w:rsidRDefault="002A147B">
            <w:pPr>
              <w:pStyle w:val="Compact"/>
              <w:jc w:val="right"/>
            </w:pPr>
            <w:r>
              <w:t>8</w:t>
            </w:r>
          </w:p>
        </w:tc>
        <w:tc>
          <w:tcPr>
            <w:tcW w:w="1800" w:type="dxa"/>
          </w:tcPr>
          <w:p w14:paraId="70A41963" w14:textId="77777777" w:rsidR="00C76A5C" w:rsidRDefault="002A147B">
            <w:pPr>
              <w:pStyle w:val="Compact"/>
              <w:jc w:val="right"/>
            </w:pPr>
            <w:r>
              <w:t>8</w:t>
            </w:r>
          </w:p>
        </w:tc>
        <w:tc>
          <w:tcPr>
            <w:tcW w:w="1320" w:type="dxa"/>
          </w:tcPr>
          <w:p w14:paraId="70A41964" w14:textId="77777777" w:rsidR="00C76A5C" w:rsidRDefault="002A147B">
            <w:pPr>
              <w:pStyle w:val="Compact"/>
              <w:jc w:val="right"/>
            </w:pPr>
            <w:r>
              <w:t>0.09322</w:t>
            </w:r>
          </w:p>
        </w:tc>
        <w:tc>
          <w:tcPr>
            <w:tcW w:w="1500" w:type="dxa"/>
          </w:tcPr>
          <w:p w14:paraId="70A41965" w14:textId="77777777" w:rsidR="00C76A5C" w:rsidRDefault="002A147B">
            <w:pPr>
              <w:pStyle w:val="Compact"/>
              <w:jc w:val="right"/>
            </w:pPr>
            <w:r>
              <w:t>4</w:t>
            </w:r>
          </w:p>
        </w:tc>
        <w:tc>
          <w:tcPr>
            <w:tcW w:w="600" w:type="dxa"/>
          </w:tcPr>
          <w:p w14:paraId="70A41966" w14:textId="77777777" w:rsidR="00C76A5C" w:rsidRDefault="002A147B">
            <w:pPr>
              <w:pStyle w:val="Compact"/>
              <w:jc w:val="right"/>
            </w:pPr>
            <w:r>
              <w:t>30.00</w:t>
            </w:r>
          </w:p>
        </w:tc>
      </w:tr>
      <w:tr w:rsidR="00C76A5C" w14:paraId="70A4196E" w14:textId="77777777">
        <w:tc>
          <w:tcPr>
            <w:tcW w:w="1560" w:type="dxa"/>
          </w:tcPr>
          <w:p w14:paraId="70A41968" w14:textId="77777777" w:rsidR="00C76A5C" w:rsidRDefault="002A147B">
            <w:pPr>
              <w:pStyle w:val="Compact"/>
            </w:pPr>
            <w:r>
              <w:t>Chlamydomonas_klinobasis</w:t>
            </w:r>
          </w:p>
        </w:tc>
        <w:tc>
          <w:tcPr>
            <w:tcW w:w="1140" w:type="dxa"/>
          </w:tcPr>
          <w:p w14:paraId="70A41969" w14:textId="77777777" w:rsidR="00C76A5C" w:rsidRDefault="002A147B">
            <w:pPr>
              <w:pStyle w:val="Compact"/>
              <w:jc w:val="right"/>
            </w:pPr>
            <w:r>
              <w:t>8</w:t>
            </w:r>
          </w:p>
        </w:tc>
        <w:tc>
          <w:tcPr>
            <w:tcW w:w="1800" w:type="dxa"/>
          </w:tcPr>
          <w:p w14:paraId="70A4196A" w14:textId="77777777" w:rsidR="00C76A5C" w:rsidRDefault="002A147B">
            <w:pPr>
              <w:pStyle w:val="Compact"/>
              <w:jc w:val="right"/>
            </w:pPr>
            <w:r>
              <w:t>12</w:t>
            </w:r>
          </w:p>
        </w:tc>
        <w:tc>
          <w:tcPr>
            <w:tcW w:w="1320" w:type="dxa"/>
          </w:tcPr>
          <w:p w14:paraId="70A4196B" w14:textId="77777777" w:rsidR="00C76A5C" w:rsidRDefault="002A147B">
            <w:pPr>
              <w:pStyle w:val="Compact"/>
              <w:jc w:val="right"/>
            </w:pPr>
            <w:r>
              <w:t>0.08648</w:t>
            </w:r>
          </w:p>
        </w:tc>
        <w:tc>
          <w:tcPr>
            <w:tcW w:w="1500" w:type="dxa"/>
          </w:tcPr>
          <w:p w14:paraId="70A4196C" w14:textId="77777777" w:rsidR="00C76A5C" w:rsidRDefault="002A147B">
            <w:pPr>
              <w:pStyle w:val="Compact"/>
              <w:jc w:val="right"/>
            </w:pPr>
            <w:r>
              <w:t>4</w:t>
            </w:r>
          </w:p>
        </w:tc>
        <w:tc>
          <w:tcPr>
            <w:tcW w:w="600" w:type="dxa"/>
          </w:tcPr>
          <w:p w14:paraId="70A4196D" w14:textId="77777777" w:rsidR="00C76A5C" w:rsidRDefault="002A147B">
            <w:pPr>
              <w:pStyle w:val="Compact"/>
              <w:jc w:val="right"/>
            </w:pPr>
            <w:r>
              <w:t>10.00</w:t>
            </w:r>
          </w:p>
        </w:tc>
      </w:tr>
      <w:tr w:rsidR="00C76A5C" w14:paraId="70A41975" w14:textId="77777777">
        <w:tc>
          <w:tcPr>
            <w:tcW w:w="1560" w:type="dxa"/>
          </w:tcPr>
          <w:p w14:paraId="70A4196F" w14:textId="77777777" w:rsidR="00C76A5C" w:rsidRDefault="002A147B">
            <w:pPr>
              <w:pStyle w:val="Compact"/>
            </w:pPr>
            <w:r>
              <w:t>Chlamydomonas_klinobasis</w:t>
            </w:r>
          </w:p>
        </w:tc>
        <w:tc>
          <w:tcPr>
            <w:tcW w:w="1140" w:type="dxa"/>
          </w:tcPr>
          <w:p w14:paraId="70A41970" w14:textId="77777777" w:rsidR="00C76A5C" w:rsidRDefault="002A147B">
            <w:pPr>
              <w:pStyle w:val="Compact"/>
              <w:jc w:val="right"/>
            </w:pPr>
            <w:r>
              <w:t>8</w:t>
            </w:r>
          </w:p>
        </w:tc>
        <w:tc>
          <w:tcPr>
            <w:tcW w:w="1800" w:type="dxa"/>
          </w:tcPr>
          <w:p w14:paraId="70A41971" w14:textId="77777777" w:rsidR="00C76A5C" w:rsidRDefault="002A147B">
            <w:pPr>
              <w:pStyle w:val="Compact"/>
              <w:jc w:val="right"/>
            </w:pPr>
            <w:r>
              <w:t>12</w:t>
            </w:r>
          </w:p>
        </w:tc>
        <w:tc>
          <w:tcPr>
            <w:tcW w:w="1320" w:type="dxa"/>
          </w:tcPr>
          <w:p w14:paraId="70A41972" w14:textId="77777777" w:rsidR="00C76A5C" w:rsidRDefault="002A147B">
            <w:pPr>
              <w:pStyle w:val="Compact"/>
              <w:jc w:val="right"/>
            </w:pPr>
            <w:r>
              <w:t>0.08807</w:t>
            </w:r>
          </w:p>
        </w:tc>
        <w:tc>
          <w:tcPr>
            <w:tcW w:w="1500" w:type="dxa"/>
          </w:tcPr>
          <w:p w14:paraId="70A41973" w14:textId="77777777" w:rsidR="00C76A5C" w:rsidRDefault="002A147B">
            <w:pPr>
              <w:pStyle w:val="Compact"/>
              <w:jc w:val="right"/>
            </w:pPr>
            <w:r>
              <w:t>4</w:t>
            </w:r>
          </w:p>
        </w:tc>
        <w:tc>
          <w:tcPr>
            <w:tcW w:w="600" w:type="dxa"/>
          </w:tcPr>
          <w:p w14:paraId="70A41974" w14:textId="77777777" w:rsidR="00C76A5C" w:rsidRDefault="002A147B">
            <w:pPr>
              <w:pStyle w:val="Compact"/>
              <w:jc w:val="right"/>
            </w:pPr>
            <w:r>
              <w:t>0.43</w:t>
            </w:r>
          </w:p>
        </w:tc>
      </w:tr>
      <w:tr w:rsidR="00C76A5C" w14:paraId="70A4197C" w14:textId="77777777">
        <w:tc>
          <w:tcPr>
            <w:tcW w:w="1560" w:type="dxa"/>
          </w:tcPr>
          <w:p w14:paraId="70A41976" w14:textId="77777777" w:rsidR="00C76A5C" w:rsidRDefault="002A147B">
            <w:pPr>
              <w:pStyle w:val="Compact"/>
            </w:pPr>
            <w:r>
              <w:t>Chlamydomonas_klinobasis</w:t>
            </w:r>
          </w:p>
        </w:tc>
        <w:tc>
          <w:tcPr>
            <w:tcW w:w="1140" w:type="dxa"/>
          </w:tcPr>
          <w:p w14:paraId="70A41977" w14:textId="77777777" w:rsidR="00C76A5C" w:rsidRDefault="002A147B">
            <w:pPr>
              <w:pStyle w:val="Compact"/>
              <w:jc w:val="right"/>
            </w:pPr>
            <w:r>
              <w:t>8</w:t>
            </w:r>
          </w:p>
        </w:tc>
        <w:tc>
          <w:tcPr>
            <w:tcW w:w="1800" w:type="dxa"/>
          </w:tcPr>
          <w:p w14:paraId="70A41978" w14:textId="77777777" w:rsidR="00C76A5C" w:rsidRDefault="002A147B">
            <w:pPr>
              <w:pStyle w:val="Compact"/>
              <w:jc w:val="right"/>
            </w:pPr>
            <w:r>
              <w:t>12</w:t>
            </w:r>
          </w:p>
        </w:tc>
        <w:tc>
          <w:tcPr>
            <w:tcW w:w="1320" w:type="dxa"/>
          </w:tcPr>
          <w:p w14:paraId="70A41979" w14:textId="77777777" w:rsidR="00C76A5C" w:rsidRDefault="002A147B">
            <w:pPr>
              <w:pStyle w:val="Compact"/>
              <w:jc w:val="right"/>
            </w:pPr>
            <w:r>
              <w:t>0.08920</w:t>
            </w:r>
          </w:p>
        </w:tc>
        <w:tc>
          <w:tcPr>
            <w:tcW w:w="1500" w:type="dxa"/>
          </w:tcPr>
          <w:p w14:paraId="70A4197A" w14:textId="77777777" w:rsidR="00C76A5C" w:rsidRDefault="002A147B">
            <w:pPr>
              <w:pStyle w:val="Compact"/>
              <w:jc w:val="right"/>
            </w:pPr>
            <w:r>
              <w:t>4</w:t>
            </w:r>
          </w:p>
        </w:tc>
        <w:tc>
          <w:tcPr>
            <w:tcW w:w="600" w:type="dxa"/>
          </w:tcPr>
          <w:p w14:paraId="70A4197B" w14:textId="77777777" w:rsidR="00C76A5C" w:rsidRDefault="002A147B">
            <w:pPr>
              <w:pStyle w:val="Compact"/>
              <w:jc w:val="right"/>
            </w:pPr>
            <w:r>
              <w:t>30.00</w:t>
            </w:r>
          </w:p>
        </w:tc>
      </w:tr>
      <w:tr w:rsidR="00C76A5C" w14:paraId="70A41983" w14:textId="77777777">
        <w:tc>
          <w:tcPr>
            <w:tcW w:w="1560" w:type="dxa"/>
          </w:tcPr>
          <w:p w14:paraId="70A4197D" w14:textId="77777777" w:rsidR="00C76A5C" w:rsidRDefault="002A147B">
            <w:pPr>
              <w:pStyle w:val="Compact"/>
            </w:pPr>
            <w:r>
              <w:t>Chlamydomonas_klinobasis</w:t>
            </w:r>
          </w:p>
        </w:tc>
        <w:tc>
          <w:tcPr>
            <w:tcW w:w="1140" w:type="dxa"/>
          </w:tcPr>
          <w:p w14:paraId="70A4197E" w14:textId="77777777" w:rsidR="00C76A5C" w:rsidRDefault="002A147B">
            <w:pPr>
              <w:pStyle w:val="Compact"/>
              <w:jc w:val="right"/>
            </w:pPr>
            <w:r>
              <w:t>8</w:t>
            </w:r>
          </w:p>
        </w:tc>
        <w:tc>
          <w:tcPr>
            <w:tcW w:w="1800" w:type="dxa"/>
          </w:tcPr>
          <w:p w14:paraId="70A4197F" w14:textId="77777777" w:rsidR="00C76A5C" w:rsidRDefault="002A147B">
            <w:pPr>
              <w:pStyle w:val="Compact"/>
              <w:jc w:val="right"/>
            </w:pPr>
            <w:r>
              <w:t>16</w:t>
            </w:r>
          </w:p>
        </w:tc>
        <w:tc>
          <w:tcPr>
            <w:tcW w:w="1320" w:type="dxa"/>
          </w:tcPr>
          <w:p w14:paraId="70A41980" w14:textId="77777777" w:rsidR="00C76A5C" w:rsidRDefault="002A147B">
            <w:pPr>
              <w:pStyle w:val="Compact"/>
              <w:jc w:val="right"/>
            </w:pPr>
            <w:r>
              <w:t>0.09427</w:t>
            </w:r>
          </w:p>
        </w:tc>
        <w:tc>
          <w:tcPr>
            <w:tcW w:w="1500" w:type="dxa"/>
          </w:tcPr>
          <w:p w14:paraId="70A41981" w14:textId="77777777" w:rsidR="00C76A5C" w:rsidRDefault="002A147B">
            <w:pPr>
              <w:pStyle w:val="Compact"/>
              <w:jc w:val="right"/>
            </w:pPr>
            <w:r>
              <w:t>4</w:t>
            </w:r>
          </w:p>
        </w:tc>
        <w:tc>
          <w:tcPr>
            <w:tcW w:w="600" w:type="dxa"/>
          </w:tcPr>
          <w:p w14:paraId="70A41982" w14:textId="77777777" w:rsidR="00C76A5C" w:rsidRDefault="002A147B">
            <w:pPr>
              <w:pStyle w:val="Compact"/>
              <w:jc w:val="right"/>
            </w:pPr>
            <w:r>
              <w:t>30.00</w:t>
            </w:r>
          </w:p>
        </w:tc>
      </w:tr>
      <w:tr w:rsidR="00C76A5C" w14:paraId="70A4198A" w14:textId="77777777">
        <w:tc>
          <w:tcPr>
            <w:tcW w:w="1560" w:type="dxa"/>
          </w:tcPr>
          <w:p w14:paraId="70A41984" w14:textId="77777777" w:rsidR="00C76A5C" w:rsidRDefault="002A147B">
            <w:pPr>
              <w:pStyle w:val="Compact"/>
            </w:pPr>
            <w:r>
              <w:t>Chlamydomonas_klinobasis</w:t>
            </w:r>
          </w:p>
        </w:tc>
        <w:tc>
          <w:tcPr>
            <w:tcW w:w="1140" w:type="dxa"/>
          </w:tcPr>
          <w:p w14:paraId="70A41985" w14:textId="77777777" w:rsidR="00C76A5C" w:rsidRDefault="002A147B">
            <w:pPr>
              <w:pStyle w:val="Compact"/>
              <w:jc w:val="right"/>
            </w:pPr>
            <w:r>
              <w:t>16</w:t>
            </w:r>
          </w:p>
        </w:tc>
        <w:tc>
          <w:tcPr>
            <w:tcW w:w="1800" w:type="dxa"/>
          </w:tcPr>
          <w:p w14:paraId="70A41986" w14:textId="77777777" w:rsidR="00C76A5C" w:rsidRDefault="002A147B">
            <w:pPr>
              <w:pStyle w:val="Compact"/>
              <w:jc w:val="right"/>
            </w:pPr>
            <w:r>
              <w:t>2</w:t>
            </w:r>
          </w:p>
        </w:tc>
        <w:tc>
          <w:tcPr>
            <w:tcW w:w="1320" w:type="dxa"/>
          </w:tcPr>
          <w:p w14:paraId="70A41987" w14:textId="77777777" w:rsidR="00C76A5C" w:rsidRDefault="002A147B">
            <w:pPr>
              <w:pStyle w:val="Compact"/>
              <w:jc w:val="right"/>
            </w:pPr>
            <w:r>
              <w:t>0.04650</w:t>
            </w:r>
          </w:p>
        </w:tc>
        <w:tc>
          <w:tcPr>
            <w:tcW w:w="1500" w:type="dxa"/>
          </w:tcPr>
          <w:p w14:paraId="70A41988" w14:textId="77777777" w:rsidR="00C76A5C" w:rsidRDefault="002A147B">
            <w:pPr>
              <w:pStyle w:val="Compact"/>
              <w:jc w:val="right"/>
            </w:pPr>
            <w:r>
              <w:t>4</w:t>
            </w:r>
          </w:p>
        </w:tc>
        <w:tc>
          <w:tcPr>
            <w:tcW w:w="600" w:type="dxa"/>
          </w:tcPr>
          <w:p w14:paraId="70A41989" w14:textId="77777777" w:rsidR="00C76A5C" w:rsidRDefault="002A147B">
            <w:pPr>
              <w:pStyle w:val="Compact"/>
              <w:jc w:val="right"/>
            </w:pPr>
            <w:r>
              <w:t>10.00</w:t>
            </w:r>
          </w:p>
        </w:tc>
      </w:tr>
      <w:tr w:rsidR="00C76A5C" w14:paraId="70A41991" w14:textId="77777777">
        <w:tc>
          <w:tcPr>
            <w:tcW w:w="1560" w:type="dxa"/>
          </w:tcPr>
          <w:p w14:paraId="70A4198B" w14:textId="77777777" w:rsidR="00C76A5C" w:rsidRDefault="002A147B">
            <w:pPr>
              <w:pStyle w:val="Compact"/>
            </w:pPr>
            <w:r>
              <w:t>Chlamydomonas_klinobasis</w:t>
            </w:r>
          </w:p>
        </w:tc>
        <w:tc>
          <w:tcPr>
            <w:tcW w:w="1140" w:type="dxa"/>
          </w:tcPr>
          <w:p w14:paraId="70A4198C" w14:textId="77777777" w:rsidR="00C76A5C" w:rsidRDefault="002A147B">
            <w:pPr>
              <w:pStyle w:val="Compact"/>
              <w:jc w:val="right"/>
            </w:pPr>
            <w:r>
              <w:t>16</w:t>
            </w:r>
          </w:p>
        </w:tc>
        <w:tc>
          <w:tcPr>
            <w:tcW w:w="1800" w:type="dxa"/>
          </w:tcPr>
          <w:p w14:paraId="70A4198D" w14:textId="77777777" w:rsidR="00C76A5C" w:rsidRDefault="002A147B">
            <w:pPr>
              <w:pStyle w:val="Compact"/>
              <w:jc w:val="right"/>
            </w:pPr>
            <w:r>
              <w:t>2</w:t>
            </w:r>
          </w:p>
        </w:tc>
        <w:tc>
          <w:tcPr>
            <w:tcW w:w="1320" w:type="dxa"/>
          </w:tcPr>
          <w:p w14:paraId="70A4198E" w14:textId="77777777" w:rsidR="00C76A5C" w:rsidRDefault="002A147B">
            <w:pPr>
              <w:pStyle w:val="Compact"/>
              <w:jc w:val="right"/>
            </w:pPr>
            <w:r>
              <w:t>0.04726</w:t>
            </w:r>
          </w:p>
        </w:tc>
        <w:tc>
          <w:tcPr>
            <w:tcW w:w="1500" w:type="dxa"/>
          </w:tcPr>
          <w:p w14:paraId="70A4198F" w14:textId="77777777" w:rsidR="00C76A5C" w:rsidRDefault="002A147B">
            <w:pPr>
              <w:pStyle w:val="Compact"/>
              <w:jc w:val="right"/>
            </w:pPr>
            <w:r>
              <w:t>4</w:t>
            </w:r>
          </w:p>
        </w:tc>
        <w:tc>
          <w:tcPr>
            <w:tcW w:w="600" w:type="dxa"/>
          </w:tcPr>
          <w:p w14:paraId="70A41990" w14:textId="77777777" w:rsidR="00C76A5C" w:rsidRDefault="002A147B">
            <w:pPr>
              <w:pStyle w:val="Compact"/>
              <w:jc w:val="right"/>
            </w:pPr>
            <w:r>
              <w:t>0.43</w:t>
            </w:r>
          </w:p>
        </w:tc>
      </w:tr>
      <w:tr w:rsidR="00C76A5C" w14:paraId="70A41998" w14:textId="77777777">
        <w:tc>
          <w:tcPr>
            <w:tcW w:w="1560" w:type="dxa"/>
          </w:tcPr>
          <w:p w14:paraId="70A41992" w14:textId="77777777" w:rsidR="00C76A5C" w:rsidRDefault="002A147B">
            <w:pPr>
              <w:pStyle w:val="Compact"/>
            </w:pPr>
            <w:r>
              <w:t>Chlamydomonas_klinobasis</w:t>
            </w:r>
          </w:p>
        </w:tc>
        <w:tc>
          <w:tcPr>
            <w:tcW w:w="1140" w:type="dxa"/>
          </w:tcPr>
          <w:p w14:paraId="70A41993" w14:textId="77777777" w:rsidR="00C76A5C" w:rsidRDefault="002A147B">
            <w:pPr>
              <w:pStyle w:val="Compact"/>
              <w:jc w:val="right"/>
            </w:pPr>
            <w:r>
              <w:t>16</w:t>
            </w:r>
          </w:p>
        </w:tc>
        <w:tc>
          <w:tcPr>
            <w:tcW w:w="1800" w:type="dxa"/>
          </w:tcPr>
          <w:p w14:paraId="70A41994" w14:textId="77777777" w:rsidR="00C76A5C" w:rsidRDefault="002A147B">
            <w:pPr>
              <w:pStyle w:val="Compact"/>
              <w:jc w:val="right"/>
            </w:pPr>
            <w:r>
              <w:t>2</w:t>
            </w:r>
          </w:p>
        </w:tc>
        <w:tc>
          <w:tcPr>
            <w:tcW w:w="1320" w:type="dxa"/>
          </w:tcPr>
          <w:p w14:paraId="70A41995" w14:textId="77777777" w:rsidR="00C76A5C" w:rsidRDefault="002A147B">
            <w:pPr>
              <w:pStyle w:val="Compact"/>
              <w:jc w:val="right"/>
            </w:pPr>
            <w:r>
              <w:t>0.04878</w:t>
            </w:r>
          </w:p>
        </w:tc>
        <w:tc>
          <w:tcPr>
            <w:tcW w:w="1500" w:type="dxa"/>
          </w:tcPr>
          <w:p w14:paraId="70A41996" w14:textId="77777777" w:rsidR="00C76A5C" w:rsidRDefault="002A147B">
            <w:pPr>
              <w:pStyle w:val="Compact"/>
              <w:jc w:val="right"/>
            </w:pPr>
            <w:r>
              <w:t>4</w:t>
            </w:r>
          </w:p>
        </w:tc>
        <w:tc>
          <w:tcPr>
            <w:tcW w:w="600" w:type="dxa"/>
          </w:tcPr>
          <w:p w14:paraId="70A41997" w14:textId="77777777" w:rsidR="00C76A5C" w:rsidRDefault="002A147B">
            <w:pPr>
              <w:pStyle w:val="Compact"/>
              <w:jc w:val="right"/>
            </w:pPr>
            <w:r>
              <w:t>30.00</w:t>
            </w:r>
          </w:p>
        </w:tc>
      </w:tr>
      <w:tr w:rsidR="00C76A5C" w14:paraId="70A4199F" w14:textId="77777777">
        <w:tc>
          <w:tcPr>
            <w:tcW w:w="1560" w:type="dxa"/>
          </w:tcPr>
          <w:p w14:paraId="70A41999" w14:textId="77777777" w:rsidR="00C76A5C" w:rsidRDefault="002A147B">
            <w:pPr>
              <w:pStyle w:val="Compact"/>
            </w:pPr>
            <w:r>
              <w:t>Chlamydomonas_klinobasis</w:t>
            </w:r>
          </w:p>
        </w:tc>
        <w:tc>
          <w:tcPr>
            <w:tcW w:w="1140" w:type="dxa"/>
          </w:tcPr>
          <w:p w14:paraId="70A4199A" w14:textId="77777777" w:rsidR="00C76A5C" w:rsidRDefault="002A147B">
            <w:pPr>
              <w:pStyle w:val="Compact"/>
              <w:jc w:val="right"/>
            </w:pPr>
            <w:r>
              <w:t>16</w:t>
            </w:r>
          </w:p>
        </w:tc>
        <w:tc>
          <w:tcPr>
            <w:tcW w:w="1800" w:type="dxa"/>
          </w:tcPr>
          <w:p w14:paraId="70A4199B" w14:textId="77777777" w:rsidR="00C76A5C" w:rsidRDefault="002A147B">
            <w:pPr>
              <w:pStyle w:val="Compact"/>
              <w:jc w:val="right"/>
            </w:pPr>
            <w:r>
              <w:t>4</w:t>
            </w:r>
          </w:p>
        </w:tc>
        <w:tc>
          <w:tcPr>
            <w:tcW w:w="1320" w:type="dxa"/>
          </w:tcPr>
          <w:p w14:paraId="70A4199C" w14:textId="77777777" w:rsidR="00C76A5C" w:rsidRDefault="002A147B">
            <w:pPr>
              <w:pStyle w:val="Compact"/>
              <w:jc w:val="right"/>
            </w:pPr>
            <w:r>
              <w:t>0.04608</w:t>
            </w:r>
          </w:p>
        </w:tc>
        <w:tc>
          <w:tcPr>
            <w:tcW w:w="1500" w:type="dxa"/>
          </w:tcPr>
          <w:p w14:paraId="70A4199D" w14:textId="77777777" w:rsidR="00C76A5C" w:rsidRDefault="002A147B">
            <w:pPr>
              <w:pStyle w:val="Compact"/>
              <w:jc w:val="right"/>
            </w:pPr>
            <w:r>
              <w:t>4</w:t>
            </w:r>
          </w:p>
        </w:tc>
        <w:tc>
          <w:tcPr>
            <w:tcW w:w="600" w:type="dxa"/>
          </w:tcPr>
          <w:p w14:paraId="70A4199E" w14:textId="77777777" w:rsidR="00C76A5C" w:rsidRDefault="002A147B">
            <w:pPr>
              <w:pStyle w:val="Compact"/>
              <w:jc w:val="right"/>
            </w:pPr>
            <w:r>
              <w:t>10.00</w:t>
            </w:r>
          </w:p>
        </w:tc>
      </w:tr>
      <w:tr w:rsidR="00C76A5C" w14:paraId="70A419A6" w14:textId="77777777">
        <w:tc>
          <w:tcPr>
            <w:tcW w:w="1560" w:type="dxa"/>
          </w:tcPr>
          <w:p w14:paraId="70A419A0" w14:textId="77777777" w:rsidR="00C76A5C" w:rsidRDefault="002A147B">
            <w:pPr>
              <w:pStyle w:val="Compact"/>
            </w:pPr>
            <w:r>
              <w:t>Chlamydomonas_klinobasis</w:t>
            </w:r>
          </w:p>
        </w:tc>
        <w:tc>
          <w:tcPr>
            <w:tcW w:w="1140" w:type="dxa"/>
          </w:tcPr>
          <w:p w14:paraId="70A419A1" w14:textId="77777777" w:rsidR="00C76A5C" w:rsidRDefault="002A147B">
            <w:pPr>
              <w:pStyle w:val="Compact"/>
              <w:jc w:val="right"/>
            </w:pPr>
            <w:r>
              <w:t>16</w:t>
            </w:r>
          </w:p>
        </w:tc>
        <w:tc>
          <w:tcPr>
            <w:tcW w:w="1800" w:type="dxa"/>
          </w:tcPr>
          <w:p w14:paraId="70A419A2" w14:textId="77777777" w:rsidR="00C76A5C" w:rsidRDefault="002A147B">
            <w:pPr>
              <w:pStyle w:val="Compact"/>
              <w:jc w:val="right"/>
            </w:pPr>
            <w:r>
              <w:t>4</w:t>
            </w:r>
          </w:p>
        </w:tc>
        <w:tc>
          <w:tcPr>
            <w:tcW w:w="1320" w:type="dxa"/>
          </w:tcPr>
          <w:p w14:paraId="70A419A3" w14:textId="77777777" w:rsidR="00C76A5C" w:rsidRDefault="002A147B">
            <w:pPr>
              <w:pStyle w:val="Compact"/>
              <w:jc w:val="right"/>
            </w:pPr>
            <w:r>
              <w:t>0.04620</w:t>
            </w:r>
          </w:p>
        </w:tc>
        <w:tc>
          <w:tcPr>
            <w:tcW w:w="1500" w:type="dxa"/>
          </w:tcPr>
          <w:p w14:paraId="70A419A4" w14:textId="77777777" w:rsidR="00C76A5C" w:rsidRDefault="002A147B">
            <w:pPr>
              <w:pStyle w:val="Compact"/>
              <w:jc w:val="right"/>
            </w:pPr>
            <w:r>
              <w:t>4</w:t>
            </w:r>
          </w:p>
        </w:tc>
        <w:tc>
          <w:tcPr>
            <w:tcW w:w="600" w:type="dxa"/>
          </w:tcPr>
          <w:p w14:paraId="70A419A5" w14:textId="77777777" w:rsidR="00C76A5C" w:rsidRDefault="002A147B">
            <w:pPr>
              <w:pStyle w:val="Compact"/>
              <w:jc w:val="right"/>
            </w:pPr>
            <w:r>
              <w:t>0.43</w:t>
            </w:r>
          </w:p>
        </w:tc>
      </w:tr>
      <w:tr w:rsidR="00C76A5C" w14:paraId="70A419AD" w14:textId="77777777">
        <w:tc>
          <w:tcPr>
            <w:tcW w:w="1560" w:type="dxa"/>
          </w:tcPr>
          <w:p w14:paraId="70A419A7" w14:textId="77777777" w:rsidR="00C76A5C" w:rsidRDefault="002A147B">
            <w:pPr>
              <w:pStyle w:val="Compact"/>
            </w:pPr>
            <w:r>
              <w:t>Chlamydomonas_klinobasis</w:t>
            </w:r>
          </w:p>
        </w:tc>
        <w:tc>
          <w:tcPr>
            <w:tcW w:w="1140" w:type="dxa"/>
          </w:tcPr>
          <w:p w14:paraId="70A419A8" w14:textId="77777777" w:rsidR="00C76A5C" w:rsidRDefault="002A147B">
            <w:pPr>
              <w:pStyle w:val="Compact"/>
              <w:jc w:val="right"/>
            </w:pPr>
            <w:r>
              <w:t>16</w:t>
            </w:r>
          </w:p>
        </w:tc>
        <w:tc>
          <w:tcPr>
            <w:tcW w:w="1800" w:type="dxa"/>
          </w:tcPr>
          <w:p w14:paraId="70A419A9" w14:textId="77777777" w:rsidR="00C76A5C" w:rsidRDefault="002A147B">
            <w:pPr>
              <w:pStyle w:val="Compact"/>
              <w:jc w:val="right"/>
            </w:pPr>
            <w:r>
              <w:t>4</w:t>
            </w:r>
          </w:p>
        </w:tc>
        <w:tc>
          <w:tcPr>
            <w:tcW w:w="1320" w:type="dxa"/>
          </w:tcPr>
          <w:p w14:paraId="70A419AA" w14:textId="77777777" w:rsidR="00C76A5C" w:rsidRDefault="002A147B">
            <w:pPr>
              <w:pStyle w:val="Compact"/>
              <w:jc w:val="right"/>
            </w:pPr>
            <w:r>
              <w:t>0.04790</w:t>
            </w:r>
          </w:p>
        </w:tc>
        <w:tc>
          <w:tcPr>
            <w:tcW w:w="1500" w:type="dxa"/>
          </w:tcPr>
          <w:p w14:paraId="70A419AB" w14:textId="77777777" w:rsidR="00C76A5C" w:rsidRDefault="002A147B">
            <w:pPr>
              <w:pStyle w:val="Compact"/>
              <w:jc w:val="right"/>
            </w:pPr>
            <w:r>
              <w:t>4</w:t>
            </w:r>
          </w:p>
        </w:tc>
        <w:tc>
          <w:tcPr>
            <w:tcW w:w="600" w:type="dxa"/>
          </w:tcPr>
          <w:p w14:paraId="70A419AC" w14:textId="77777777" w:rsidR="00C76A5C" w:rsidRDefault="002A147B">
            <w:pPr>
              <w:pStyle w:val="Compact"/>
              <w:jc w:val="right"/>
            </w:pPr>
            <w:r>
              <w:t>30.00</w:t>
            </w:r>
          </w:p>
        </w:tc>
      </w:tr>
      <w:tr w:rsidR="00C76A5C" w14:paraId="70A419B4" w14:textId="77777777">
        <w:tc>
          <w:tcPr>
            <w:tcW w:w="1560" w:type="dxa"/>
          </w:tcPr>
          <w:p w14:paraId="70A419AE" w14:textId="77777777" w:rsidR="00C76A5C" w:rsidRDefault="002A147B">
            <w:pPr>
              <w:pStyle w:val="Compact"/>
            </w:pPr>
            <w:r>
              <w:t>Chlamydomonas_klinobasis</w:t>
            </w:r>
          </w:p>
        </w:tc>
        <w:tc>
          <w:tcPr>
            <w:tcW w:w="1140" w:type="dxa"/>
          </w:tcPr>
          <w:p w14:paraId="70A419AF" w14:textId="77777777" w:rsidR="00C76A5C" w:rsidRDefault="002A147B">
            <w:pPr>
              <w:pStyle w:val="Compact"/>
              <w:jc w:val="right"/>
            </w:pPr>
            <w:r>
              <w:t>16</w:t>
            </w:r>
          </w:p>
        </w:tc>
        <w:tc>
          <w:tcPr>
            <w:tcW w:w="1800" w:type="dxa"/>
          </w:tcPr>
          <w:p w14:paraId="70A419B0" w14:textId="77777777" w:rsidR="00C76A5C" w:rsidRDefault="002A147B">
            <w:pPr>
              <w:pStyle w:val="Compact"/>
              <w:jc w:val="right"/>
            </w:pPr>
            <w:r>
              <w:t>8</w:t>
            </w:r>
          </w:p>
        </w:tc>
        <w:tc>
          <w:tcPr>
            <w:tcW w:w="1320" w:type="dxa"/>
          </w:tcPr>
          <w:p w14:paraId="70A419B1" w14:textId="77777777" w:rsidR="00C76A5C" w:rsidRDefault="002A147B">
            <w:pPr>
              <w:pStyle w:val="Compact"/>
              <w:jc w:val="right"/>
            </w:pPr>
            <w:r>
              <w:t>0.04400</w:t>
            </w:r>
          </w:p>
        </w:tc>
        <w:tc>
          <w:tcPr>
            <w:tcW w:w="1500" w:type="dxa"/>
          </w:tcPr>
          <w:p w14:paraId="70A419B2" w14:textId="77777777" w:rsidR="00C76A5C" w:rsidRDefault="002A147B">
            <w:pPr>
              <w:pStyle w:val="Compact"/>
              <w:jc w:val="right"/>
            </w:pPr>
            <w:r>
              <w:t>4</w:t>
            </w:r>
          </w:p>
        </w:tc>
        <w:tc>
          <w:tcPr>
            <w:tcW w:w="600" w:type="dxa"/>
          </w:tcPr>
          <w:p w14:paraId="70A419B3" w14:textId="77777777" w:rsidR="00C76A5C" w:rsidRDefault="002A147B">
            <w:pPr>
              <w:pStyle w:val="Compact"/>
              <w:jc w:val="right"/>
            </w:pPr>
            <w:r>
              <w:t>10.00</w:t>
            </w:r>
          </w:p>
        </w:tc>
      </w:tr>
      <w:tr w:rsidR="00C76A5C" w14:paraId="70A419BB" w14:textId="77777777">
        <w:tc>
          <w:tcPr>
            <w:tcW w:w="1560" w:type="dxa"/>
          </w:tcPr>
          <w:p w14:paraId="70A419B5" w14:textId="77777777" w:rsidR="00C76A5C" w:rsidRDefault="002A147B">
            <w:pPr>
              <w:pStyle w:val="Compact"/>
            </w:pPr>
            <w:r>
              <w:lastRenderedPageBreak/>
              <w:t>Chlamydomonas_klinobasis</w:t>
            </w:r>
          </w:p>
        </w:tc>
        <w:tc>
          <w:tcPr>
            <w:tcW w:w="1140" w:type="dxa"/>
          </w:tcPr>
          <w:p w14:paraId="70A419B6" w14:textId="77777777" w:rsidR="00C76A5C" w:rsidRDefault="002A147B">
            <w:pPr>
              <w:pStyle w:val="Compact"/>
              <w:jc w:val="right"/>
            </w:pPr>
            <w:r>
              <w:t>16</w:t>
            </w:r>
          </w:p>
        </w:tc>
        <w:tc>
          <w:tcPr>
            <w:tcW w:w="1800" w:type="dxa"/>
          </w:tcPr>
          <w:p w14:paraId="70A419B7" w14:textId="77777777" w:rsidR="00C76A5C" w:rsidRDefault="002A147B">
            <w:pPr>
              <w:pStyle w:val="Compact"/>
              <w:jc w:val="right"/>
            </w:pPr>
            <w:r>
              <w:t>8</w:t>
            </w:r>
          </w:p>
        </w:tc>
        <w:tc>
          <w:tcPr>
            <w:tcW w:w="1320" w:type="dxa"/>
          </w:tcPr>
          <w:p w14:paraId="70A419B8" w14:textId="77777777" w:rsidR="00C76A5C" w:rsidRDefault="002A147B">
            <w:pPr>
              <w:pStyle w:val="Compact"/>
              <w:jc w:val="right"/>
            </w:pPr>
            <w:r>
              <w:t>0.04469</w:t>
            </w:r>
          </w:p>
        </w:tc>
        <w:tc>
          <w:tcPr>
            <w:tcW w:w="1500" w:type="dxa"/>
          </w:tcPr>
          <w:p w14:paraId="70A419B9" w14:textId="77777777" w:rsidR="00C76A5C" w:rsidRDefault="002A147B">
            <w:pPr>
              <w:pStyle w:val="Compact"/>
              <w:jc w:val="right"/>
            </w:pPr>
            <w:r>
              <w:t>4</w:t>
            </w:r>
          </w:p>
        </w:tc>
        <w:tc>
          <w:tcPr>
            <w:tcW w:w="600" w:type="dxa"/>
          </w:tcPr>
          <w:p w14:paraId="70A419BA" w14:textId="77777777" w:rsidR="00C76A5C" w:rsidRDefault="002A147B">
            <w:pPr>
              <w:pStyle w:val="Compact"/>
              <w:jc w:val="right"/>
            </w:pPr>
            <w:r>
              <w:t>0.43</w:t>
            </w:r>
          </w:p>
        </w:tc>
      </w:tr>
      <w:tr w:rsidR="00C76A5C" w14:paraId="70A419C2" w14:textId="77777777">
        <w:tc>
          <w:tcPr>
            <w:tcW w:w="1560" w:type="dxa"/>
          </w:tcPr>
          <w:p w14:paraId="70A419BC" w14:textId="77777777" w:rsidR="00C76A5C" w:rsidRDefault="002A147B">
            <w:pPr>
              <w:pStyle w:val="Compact"/>
            </w:pPr>
            <w:r>
              <w:t>Chlamydomonas_klinobasis</w:t>
            </w:r>
          </w:p>
        </w:tc>
        <w:tc>
          <w:tcPr>
            <w:tcW w:w="1140" w:type="dxa"/>
          </w:tcPr>
          <w:p w14:paraId="70A419BD" w14:textId="77777777" w:rsidR="00C76A5C" w:rsidRDefault="002A147B">
            <w:pPr>
              <w:pStyle w:val="Compact"/>
              <w:jc w:val="right"/>
            </w:pPr>
            <w:r>
              <w:t>16</w:t>
            </w:r>
          </w:p>
        </w:tc>
        <w:tc>
          <w:tcPr>
            <w:tcW w:w="1800" w:type="dxa"/>
          </w:tcPr>
          <w:p w14:paraId="70A419BE" w14:textId="77777777" w:rsidR="00C76A5C" w:rsidRDefault="002A147B">
            <w:pPr>
              <w:pStyle w:val="Compact"/>
              <w:jc w:val="right"/>
            </w:pPr>
            <w:r>
              <w:t>8</w:t>
            </w:r>
          </w:p>
        </w:tc>
        <w:tc>
          <w:tcPr>
            <w:tcW w:w="1320" w:type="dxa"/>
          </w:tcPr>
          <w:p w14:paraId="70A419BF" w14:textId="77777777" w:rsidR="00C76A5C" w:rsidRDefault="002A147B">
            <w:pPr>
              <w:pStyle w:val="Compact"/>
              <w:jc w:val="right"/>
            </w:pPr>
            <w:r>
              <w:t>0.04594</w:t>
            </w:r>
          </w:p>
        </w:tc>
        <w:tc>
          <w:tcPr>
            <w:tcW w:w="1500" w:type="dxa"/>
          </w:tcPr>
          <w:p w14:paraId="70A419C0" w14:textId="77777777" w:rsidR="00C76A5C" w:rsidRDefault="002A147B">
            <w:pPr>
              <w:pStyle w:val="Compact"/>
              <w:jc w:val="right"/>
            </w:pPr>
            <w:r>
              <w:t>4</w:t>
            </w:r>
          </w:p>
        </w:tc>
        <w:tc>
          <w:tcPr>
            <w:tcW w:w="600" w:type="dxa"/>
          </w:tcPr>
          <w:p w14:paraId="70A419C1" w14:textId="77777777" w:rsidR="00C76A5C" w:rsidRDefault="002A147B">
            <w:pPr>
              <w:pStyle w:val="Compact"/>
              <w:jc w:val="right"/>
            </w:pPr>
            <w:r>
              <w:t>30.00</w:t>
            </w:r>
          </w:p>
        </w:tc>
      </w:tr>
      <w:tr w:rsidR="00C76A5C" w14:paraId="70A419C9" w14:textId="77777777">
        <w:tc>
          <w:tcPr>
            <w:tcW w:w="1560" w:type="dxa"/>
          </w:tcPr>
          <w:p w14:paraId="70A419C3" w14:textId="77777777" w:rsidR="00C76A5C" w:rsidRDefault="002A147B">
            <w:pPr>
              <w:pStyle w:val="Compact"/>
            </w:pPr>
            <w:r>
              <w:t>Chlamydomonas_klinobasis</w:t>
            </w:r>
          </w:p>
        </w:tc>
        <w:tc>
          <w:tcPr>
            <w:tcW w:w="1140" w:type="dxa"/>
          </w:tcPr>
          <w:p w14:paraId="70A419C4" w14:textId="77777777" w:rsidR="00C76A5C" w:rsidRDefault="002A147B">
            <w:pPr>
              <w:pStyle w:val="Compact"/>
              <w:jc w:val="right"/>
            </w:pPr>
            <w:r>
              <w:t>16</w:t>
            </w:r>
          </w:p>
        </w:tc>
        <w:tc>
          <w:tcPr>
            <w:tcW w:w="1800" w:type="dxa"/>
          </w:tcPr>
          <w:p w14:paraId="70A419C5" w14:textId="77777777" w:rsidR="00C76A5C" w:rsidRDefault="002A147B">
            <w:pPr>
              <w:pStyle w:val="Compact"/>
              <w:jc w:val="right"/>
            </w:pPr>
            <w:r>
              <w:t>12</w:t>
            </w:r>
          </w:p>
        </w:tc>
        <w:tc>
          <w:tcPr>
            <w:tcW w:w="1320" w:type="dxa"/>
          </w:tcPr>
          <w:p w14:paraId="70A419C6" w14:textId="77777777" w:rsidR="00C76A5C" w:rsidRDefault="002A147B">
            <w:pPr>
              <w:pStyle w:val="Compact"/>
              <w:jc w:val="right"/>
            </w:pPr>
            <w:r>
              <w:t>0.04382</w:t>
            </w:r>
          </w:p>
        </w:tc>
        <w:tc>
          <w:tcPr>
            <w:tcW w:w="1500" w:type="dxa"/>
          </w:tcPr>
          <w:p w14:paraId="70A419C7" w14:textId="77777777" w:rsidR="00C76A5C" w:rsidRDefault="002A147B">
            <w:pPr>
              <w:pStyle w:val="Compact"/>
              <w:jc w:val="right"/>
            </w:pPr>
            <w:r>
              <w:t>4</w:t>
            </w:r>
          </w:p>
        </w:tc>
        <w:tc>
          <w:tcPr>
            <w:tcW w:w="600" w:type="dxa"/>
          </w:tcPr>
          <w:p w14:paraId="70A419C8" w14:textId="77777777" w:rsidR="00C76A5C" w:rsidRDefault="002A147B">
            <w:pPr>
              <w:pStyle w:val="Compact"/>
              <w:jc w:val="right"/>
            </w:pPr>
            <w:r>
              <w:t>10.00</w:t>
            </w:r>
          </w:p>
        </w:tc>
      </w:tr>
      <w:tr w:rsidR="00C76A5C" w14:paraId="70A419D0" w14:textId="77777777">
        <w:tc>
          <w:tcPr>
            <w:tcW w:w="1560" w:type="dxa"/>
          </w:tcPr>
          <w:p w14:paraId="70A419CA" w14:textId="77777777" w:rsidR="00C76A5C" w:rsidRDefault="002A147B">
            <w:pPr>
              <w:pStyle w:val="Compact"/>
            </w:pPr>
            <w:r>
              <w:t>Chlamydomonas_klinobasis</w:t>
            </w:r>
          </w:p>
        </w:tc>
        <w:tc>
          <w:tcPr>
            <w:tcW w:w="1140" w:type="dxa"/>
          </w:tcPr>
          <w:p w14:paraId="70A419CB" w14:textId="77777777" w:rsidR="00C76A5C" w:rsidRDefault="002A147B">
            <w:pPr>
              <w:pStyle w:val="Compact"/>
              <w:jc w:val="right"/>
            </w:pPr>
            <w:r>
              <w:t>16</w:t>
            </w:r>
          </w:p>
        </w:tc>
        <w:tc>
          <w:tcPr>
            <w:tcW w:w="1800" w:type="dxa"/>
          </w:tcPr>
          <w:p w14:paraId="70A419CC" w14:textId="77777777" w:rsidR="00C76A5C" w:rsidRDefault="002A147B">
            <w:pPr>
              <w:pStyle w:val="Compact"/>
              <w:jc w:val="right"/>
            </w:pPr>
            <w:r>
              <w:t>12</w:t>
            </w:r>
          </w:p>
        </w:tc>
        <w:tc>
          <w:tcPr>
            <w:tcW w:w="1320" w:type="dxa"/>
          </w:tcPr>
          <w:p w14:paraId="70A419CD" w14:textId="77777777" w:rsidR="00C76A5C" w:rsidRDefault="002A147B">
            <w:pPr>
              <w:pStyle w:val="Compact"/>
              <w:jc w:val="right"/>
            </w:pPr>
            <w:r>
              <w:t>0.04441</w:t>
            </w:r>
          </w:p>
        </w:tc>
        <w:tc>
          <w:tcPr>
            <w:tcW w:w="1500" w:type="dxa"/>
          </w:tcPr>
          <w:p w14:paraId="70A419CE" w14:textId="77777777" w:rsidR="00C76A5C" w:rsidRDefault="002A147B">
            <w:pPr>
              <w:pStyle w:val="Compact"/>
              <w:jc w:val="right"/>
            </w:pPr>
            <w:r>
              <w:t>4</w:t>
            </w:r>
          </w:p>
        </w:tc>
        <w:tc>
          <w:tcPr>
            <w:tcW w:w="600" w:type="dxa"/>
          </w:tcPr>
          <w:p w14:paraId="70A419CF" w14:textId="77777777" w:rsidR="00C76A5C" w:rsidRDefault="002A147B">
            <w:pPr>
              <w:pStyle w:val="Compact"/>
              <w:jc w:val="right"/>
            </w:pPr>
            <w:r>
              <w:t>30.00</w:t>
            </w:r>
          </w:p>
        </w:tc>
      </w:tr>
      <w:tr w:rsidR="00C76A5C" w14:paraId="70A419D7" w14:textId="77777777">
        <w:tc>
          <w:tcPr>
            <w:tcW w:w="1560" w:type="dxa"/>
          </w:tcPr>
          <w:p w14:paraId="70A419D1" w14:textId="77777777" w:rsidR="00C76A5C" w:rsidRDefault="002A147B">
            <w:pPr>
              <w:pStyle w:val="Compact"/>
            </w:pPr>
            <w:r>
              <w:t>Chlamydomonas_klinobasis</w:t>
            </w:r>
          </w:p>
        </w:tc>
        <w:tc>
          <w:tcPr>
            <w:tcW w:w="1140" w:type="dxa"/>
          </w:tcPr>
          <w:p w14:paraId="70A419D2" w14:textId="77777777" w:rsidR="00C76A5C" w:rsidRDefault="002A147B">
            <w:pPr>
              <w:pStyle w:val="Compact"/>
              <w:jc w:val="right"/>
            </w:pPr>
            <w:r>
              <w:t>16</w:t>
            </w:r>
          </w:p>
        </w:tc>
        <w:tc>
          <w:tcPr>
            <w:tcW w:w="1800" w:type="dxa"/>
          </w:tcPr>
          <w:p w14:paraId="70A419D3" w14:textId="77777777" w:rsidR="00C76A5C" w:rsidRDefault="002A147B">
            <w:pPr>
              <w:pStyle w:val="Compact"/>
              <w:jc w:val="right"/>
            </w:pPr>
            <w:r>
              <w:t>12</w:t>
            </w:r>
          </w:p>
        </w:tc>
        <w:tc>
          <w:tcPr>
            <w:tcW w:w="1320" w:type="dxa"/>
          </w:tcPr>
          <w:p w14:paraId="70A419D4" w14:textId="77777777" w:rsidR="00C76A5C" w:rsidRDefault="002A147B">
            <w:pPr>
              <w:pStyle w:val="Compact"/>
              <w:jc w:val="right"/>
            </w:pPr>
            <w:r>
              <w:t>0.04442</w:t>
            </w:r>
          </w:p>
        </w:tc>
        <w:tc>
          <w:tcPr>
            <w:tcW w:w="1500" w:type="dxa"/>
          </w:tcPr>
          <w:p w14:paraId="70A419D5" w14:textId="77777777" w:rsidR="00C76A5C" w:rsidRDefault="002A147B">
            <w:pPr>
              <w:pStyle w:val="Compact"/>
              <w:jc w:val="right"/>
            </w:pPr>
            <w:r>
              <w:t>4</w:t>
            </w:r>
          </w:p>
        </w:tc>
        <w:tc>
          <w:tcPr>
            <w:tcW w:w="600" w:type="dxa"/>
          </w:tcPr>
          <w:p w14:paraId="70A419D6" w14:textId="77777777" w:rsidR="00C76A5C" w:rsidRDefault="002A147B">
            <w:pPr>
              <w:pStyle w:val="Compact"/>
              <w:jc w:val="right"/>
            </w:pPr>
            <w:r>
              <w:t>0.43</w:t>
            </w:r>
          </w:p>
        </w:tc>
      </w:tr>
      <w:tr w:rsidR="00C76A5C" w14:paraId="70A419DE" w14:textId="77777777">
        <w:tc>
          <w:tcPr>
            <w:tcW w:w="1560" w:type="dxa"/>
          </w:tcPr>
          <w:p w14:paraId="70A419D8" w14:textId="77777777" w:rsidR="00C76A5C" w:rsidRDefault="002A147B">
            <w:pPr>
              <w:pStyle w:val="Compact"/>
            </w:pPr>
            <w:r>
              <w:t>Chlamydomonas_klinobasis</w:t>
            </w:r>
          </w:p>
        </w:tc>
        <w:tc>
          <w:tcPr>
            <w:tcW w:w="1140" w:type="dxa"/>
          </w:tcPr>
          <w:p w14:paraId="70A419D9" w14:textId="77777777" w:rsidR="00C76A5C" w:rsidRDefault="002A147B">
            <w:pPr>
              <w:pStyle w:val="Compact"/>
              <w:jc w:val="right"/>
            </w:pPr>
            <w:r>
              <w:t>16</w:t>
            </w:r>
          </w:p>
        </w:tc>
        <w:tc>
          <w:tcPr>
            <w:tcW w:w="1800" w:type="dxa"/>
          </w:tcPr>
          <w:p w14:paraId="70A419DA" w14:textId="77777777" w:rsidR="00C76A5C" w:rsidRDefault="002A147B">
            <w:pPr>
              <w:pStyle w:val="Compact"/>
              <w:jc w:val="right"/>
            </w:pPr>
            <w:r>
              <w:t>16</w:t>
            </w:r>
          </w:p>
        </w:tc>
        <w:tc>
          <w:tcPr>
            <w:tcW w:w="1320" w:type="dxa"/>
          </w:tcPr>
          <w:p w14:paraId="70A419DB" w14:textId="77777777" w:rsidR="00C76A5C" w:rsidRDefault="002A147B">
            <w:pPr>
              <w:pStyle w:val="Compact"/>
              <w:jc w:val="right"/>
            </w:pPr>
            <w:r>
              <w:t>0.04734</w:t>
            </w:r>
          </w:p>
        </w:tc>
        <w:tc>
          <w:tcPr>
            <w:tcW w:w="1500" w:type="dxa"/>
          </w:tcPr>
          <w:p w14:paraId="70A419DC" w14:textId="77777777" w:rsidR="00C76A5C" w:rsidRDefault="002A147B">
            <w:pPr>
              <w:pStyle w:val="Compact"/>
              <w:jc w:val="right"/>
            </w:pPr>
            <w:r>
              <w:t>4</w:t>
            </w:r>
          </w:p>
        </w:tc>
        <w:tc>
          <w:tcPr>
            <w:tcW w:w="600" w:type="dxa"/>
          </w:tcPr>
          <w:p w14:paraId="70A419DD" w14:textId="77777777" w:rsidR="00C76A5C" w:rsidRDefault="002A147B">
            <w:pPr>
              <w:pStyle w:val="Compact"/>
              <w:jc w:val="right"/>
            </w:pPr>
            <w:r>
              <w:t>30.00</w:t>
            </w:r>
          </w:p>
        </w:tc>
      </w:tr>
      <w:tr w:rsidR="00C76A5C" w14:paraId="70A419E5" w14:textId="77777777">
        <w:tc>
          <w:tcPr>
            <w:tcW w:w="1560" w:type="dxa"/>
          </w:tcPr>
          <w:p w14:paraId="70A419DF" w14:textId="77777777" w:rsidR="00C76A5C" w:rsidRDefault="002A147B">
            <w:pPr>
              <w:pStyle w:val="Compact"/>
            </w:pPr>
            <w:r>
              <w:t>Chlamydomonas_malina</w:t>
            </w:r>
          </w:p>
        </w:tc>
        <w:tc>
          <w:tcPr>
            <w:tcW w:w="1140" w:type="dxa"/>
          </w:tcPr>
          <w:p w14:paraId="70A419E0" w14:textId="77777777" w:rsidR="00C76A5C" w:rsidRDefault="002A147B">
            <w:pPr>
              <w:pStyle w:val="Compact"/>
              <w:jc w:val="right"/>
            </w:pPr>
            <w:r>
              <w:t>1</w:t>
            </w:r>
          </w:p>
        </w:tc>
        <w:tc>
          <w:tcPr>
            <w:tcW w:w="1800" w:type="dxa"/>
          </w:tcPr>
          <w:p w14:paraId="70A419E1" w14:textId="77777777" w:rsidR="00C76A5C" w:rsidRDefault="002A147B">
            <w:pPr>
              <w:pStyle w:val="Compact"/>
              <w:jc w:val="right"/>
            </w:pPr>
            <w:r>
              <w:t>2</w:t>
            </w:r>
          </w:p>
        </w:tc>
        <w:tc>
          <w:tcPr>
            <w:tcW w:w="1320" w:type="dxa"/>
          </w:tcPr>
          <w:p w14:paraId="70A419E2" w14:textId="77777777" w:rsidR="00C76A5C" w:rsidRDefault="002A147B">
            <w:pPr>
              <w:pStyle w:val="Compact"/>
              <w:jc w:val="right"/>
            </w:pPr>
            <w:r>
              <w:t>0.64326</w:t>
            </w:r>
          </w:p>
        </w:tc>
        <w:tc>
          <w:tcPr>
            <w:tcW w:w="1500" w:type="dxa"/>
          </w:tcPr>
          <w:p w14:paraId="70A419E3" w14:textId="77777777" w:rsidR="00C76A5C" w:rsidRDefault="002A147B">
            <w:pPr>
              <w:pStyle w:val="Compact"/>
              <w:jc w:val="right"/>
            </w:pPr>
            <w:r>
              <w:t>4</w:t>
            </w:r>
          </w:p>
        </w:tc>
        <w:tc>
          <w:tcPr>
            <w:tcW w:w="600" w:type="dxa"/>
          </w:tcPr>
          <w:p w14:paraId="70A419E4" w14:textId="77777777" w:rsidR="00C76A5C" w:rsidRDefault="002A147B">
            <w:pPr>
              <w:pStyle w:val="Compact"/>
              <w:jc w:val="right"/>
            </w:pPr>
            <w:r>
              <w:t>500.00</w:t>
            </w:r>
          </w:p>
        </w:tc>
      </w:tr>
      <w:tr w:rsidR="00C76A5C" w14:paraId="70A419EC" w14:textId="77777777">
        <w:tc>
          <w:tcPr>
            <w:tcW w:w="1560" w:type="dxa"/>
          </w:tcPr>
          <w:p w14:paraId="70A419E6" w14:textId="77777777" w:rsidR="00C76A5C" w:rsidRDefault="002A147B">
            <w:pPr>
              <w:pStyle w:val="Compact"/>
            </w:pPr>
            <w:r>
              <w:t>Chlamydomonas_malina</w:t>
            </w:r>
          </w:p>
        </w:tc>
        <w:tc>
          <w:tcPr>
            <w:tcW w:w="1140" w:type="dxa"/>
          </w:tcPr>
          <w:p w14:paraId="70A419E7" w14:textId="77777777" w:rsidR="00C76A5C" w:rsidRDefault="002A147B">
            <w:pPr>
              <w:pStyle w:val="Compact"/>
              <w:jc w:val="right"/>
            </w:pPr>
            <w:r>
              <w:t>1</w:t>
            </w:r>
          </w:p>
        </w:tc>
        <w:tc>
          <w:tcPr>
            <w:tcW w:w="1800" w:type="dxa"/>
          </w:tcPr>
          <w:p w14:paraId="70A419E8" w14:textId="77777777" w:rsidR="00C76A5C" w:rsidRDefault="002A147B">
            <w:pPr>
              <w:pStyle w:val="Compact"/>
              <w:jc w:val="right"/>
            </w:pPr>
            <w:r>
              <w:t>2</w:t>
            </w:r>
          </w:p>
        </w:tc>
        <w:tc>
          <w:tcPr>
            <w:tcW w:w="1320" w:type="dxa"/>
          </w:tcPr>
          <w:p w14:paraId="70A419E9" w14:textId="77777777" w:rsidR="00C76A5C" w:rsidRDefault="002A147B">
            <w:pPr>
              <w:pStyle w:val="Compact"/>
              <w:jc w:val="right"/>
            </w:pPr>
            <w:r>
              <w:t>0.74445</w:t>
            </w:r>
          </w:p>
        </w:tc>
        <w:tc>
          <w:tcPr>
            <w:tcW w:w="1500" w:type="dxa"/>
          </w:tcPr>
          <w:p w14:paraId="70A419EA" w14:textId="77777777" w:rsidR="00C76A5C" w:rsidRDefault="002A147B">
            <w:pPr>
              <w:pStyle w:val="Compact"/>
              <w:jc w:val="right"/>
            </w:pPr>
            <w:r>
              <w:t>4</w:t>
            </w:r>
          </w:p>
        </w:tc>
        <w:tc>
          <w:tcPr>
            <w:tcW w:w="600" w:type="dxa"/>
          </w:tcPr>
          <w:p w14:paraId="70A419EB" w14:textId="77777777" w:rsidR="00C76A5C" w:rsidRDefault="002A147B">
            <w:pPr>
              <w:pStyle w:val="Compact"/>
              <w:jc w:val="right"/>
            </w:pPr>
            <w:r>
              <w:t>70.00</w:t>
            </w:r>
          </w:p>
        </w:tc>
      </w:tr>
      <w:tr w:rsidR="00C76A5C" w14:paraId="70A419F3" w14:textId="77777777">
        <w:tc>
          <w:tcPr>
            <w:tcW w:w="1560" w:type="dxa"/>
          </w:tcPr>
          <w:p w14:paraId="70A419ED" w14:textId="77777777" w:rsidR="00C76A5C" w:rsidRDefault="002A147B">
            <w:pPr>
              <w:pStyle w:val="Compact"/>
            </w:pPr>
            <w:r>
              <w:t>Chlamydomonas_malina</w:t>
            </w:r>
          </w:p>
        </w:tc>
        <w:tc>
          <w:tcPr>
            <w:tcW w:w="1140" w:type="dxa"/>
          </w:tcPr>
          <w:p w14:paraId="70A419EE" w14:textId="77777777" w:rsidR="00C76A5C" w:rsidRDefault="002A147B">
            <w:pPr>
              <w:pStyle w:val="Compact"/>
              <w:jc w:val="right"/>
            </w:pPr>
            <w:r>
              <w:t>1</w:t>
            </w:r>
          </w:p>
        </w:tc>
        <w:tc>
          <w:tcPr>
            <w:tcW w:w="1800" w:type="dxa"/>
          </w:tcPr>
          <w:p w14:paraId="70A419EF" w14:textId="77777777" w:rsidR="00C76A5C" w:rsidRDefault="002A147B">
            <w:pPr>
              <w:pStyle w:val="Compact"/>
              <w:jc w:val="right"/>
            </w:pPr>
            <w:r>
              <w:t>2</w:t>
            </w:r>
          </w:p>
        </w:tc>
        <w:tc>
          <w:tcPr>
            <w:tcW w:w="1320" w:type="dxa"/>
          </w:tcPr>
          <w:p w14:paraId="70A419F0" w14:textId="77777777" w:rsidR="00C76A5C" w:rsidRDefault="002A147B">
            <w:pPr>
              <w:pStyle w:val="Compact"/>
              <w:jc w:val="right"/>
            </w:pPr>
            <w:r>
              <w:t>0.78258</w:t>
            </w:r>
          </w:p>
        </w:tc>
        <w:tc>
          <w:tcPr>
            <w:tcW w:w="1500" w:type="dxa"/>
          </w:tcPr>
          <w:p w14:paraId="70A419F1" w14:textId="77777777" w:rsidR="00C76A5C" w:rsidRDefault="002A147B">
            <w:pPr>
              <w:pStyle w:val="Compact"/>
              <w:jc w:val="right"/>
            </w:pPr>
            <w:r>
              <w:t>4</w:t>
            </w:r>
          </w:p>
        </w:tc>
        <w:tc>
          <w:tcPr>
            <w:tcW w:w="600" w:type="dxa"/>
          </w:tcPr>
          <w:p w14:paraId="70A419F2" w14:textId="77777777" w:rsidR="00C76A5C" w:rsidRDefault="002A147B">
            <w:pPr>
              <w:pStyle w:val="Compact"/>
              <w:jc w:val="right"/>
            </w:pPr>
            <w:r>
              <w:t>30.00</w:t>
            </w:r>
          </w:p>
        </w:tc>
      </w:tr>
      <w:tr w:rsidR="00C76A5C" w14:paraId="70A419FA" w14:textId="77777777">
        <w:tc>
          <w:tcPr>
            <w:tcW w:w="1560" w:type="dxa"/>
          </w:tcPr>
          <w:p w14:paraId="70A419F4" w14:textId="77777777" w:rsidR="00C76A5C" w:rsidRDefault="002A147B">
            <w:pPr>
              <w:pStyle w:val="Compact"/>
            </w:pPr>
            <w:r>
              <w:t>Chlamydomonas_malina</w:t>
            </w:r>
          </w:p>
        </w:tc>
        <w:tc>
          <w:tcPr>
            <w:tcW w:w="1140" w:type="dxa"/>
          </w:tcPr>
          <w:p w14:paraId="70A419F5" w14:textId="77777777" w:rsidR="00C76A5C" w:rsidRDefault="002A147B">
            <w:pPr>
              <w:pStyle w:val="Compact"/>
              <w:jc w:val="right"/>
            </w:pPr>
            <w:r>
              <w:t>1</w:t>
            </w:r>
          </w:p>
        </w:tc>
        <w:tc>
          <w:tcPr>
            <w:tcW w:w="1800" w:type="dxa"/>
          </w:tcPr>
          <w:p w14:paraId="70A419F6" w14:textId="77777777" w:rsidR="00C76A5C" w:rsidRDefault="002A147B">
            <w:pPr>
              <w:pStyle w:val="Compact"/>
              <w:jc w:val="right"/>
            </w:pPr>
            <w:r>
              <w:t>4</w:t>
            </w:r>
          </w:p>
        </w:tc>
        <w:tc>
          <w:tcPr>
            <w:tcW w:w="1320" w:type="dxa"/>
          </w:tcPr>
          <w:p w14:paraId="70A419F7" w14:textId="77777777" w:rsidR="00C76A5C" w:rsidRDefault="002A147B">
            <w:pPr>
              <w:pStyle w:val="Compact"/>
              <w:jc w:val="right"/>
            </w:pPr>
            <w:r>
              <w:t>0.64944</w:t>
            </w:r>
          </w:p>
        </w:tc>
        <w:tc>
          <w:tcPr>
            <w:tcW w:w="1500" w:type="dxa"/>
          </w:tcPr>
          <w:p w14:paraId="70A419F8" w14:textId="77777777" w:rsidR="00C76A5C" w:rsidRDefault="002A147B">
            <w:pPr>
              <w:pStyle w:val="Compact"/>
              <w:jc w:val="right"/>
            </w:pPr>
            <w:r>
              <w:t>4</w:t>
            </w:r>
          </w:p>
        </w:tc>
        <w:tc>
          <w:tcPr>
            <w:tcW w:w="600" w:type="dxa"/>
          </w:tcPr>
          <w:p w14:paraId="70A419F9" w14:textId="77777777" w:rsidR="00C76A5C" w:rsidRDefault="002A147B">
            <w:pPr>
              <w:pStyle w:val="Compact"/>
              <w:jc w:val="right"/>
            </w:pPr>
            <w:r>
              <w:t>70.00</w:t>
            </w:r>
          </w:p>
        </w:tc>
      </w:tr>
      <w:tr w:rsidR="00C76A5C" w14:paraId="70A41A01" w14:textId="77777777">
        <w:tc>
          <w:tcPr>
            <w:tcW w:w="1560" w:type="dxa"/>
          </w:tcPr>
          <w:p w14:paraId="70A419FB" w14:textId="77777777" w:rsidR="00C76A5C" w:rsidRDefault="002A147B">
            <w:pPr>
              <w:pStyle w:val="Compact"/>
            </w:pPr>
            <w:r>
              <w:t>Chlamydomonas_malina</w:t>
            </w:r>
          </w:p>
        </w:tc>
        <w:tc>
          <w:tcPr>
            <w:tcW w:w="1140" w:type="dxa"/>
          </w:tcPr>
          <w:p w14:paraId="70A419FC" w14:textId="77777777" w:rsidR="00C76A5C" w:rsidRDefault="002A147B">
            <w:pPr>
              <w:pStyle w:val="Compact"/>
              <w:jc w:val="right"/>
            </w:pPr>
            <w:r>
              <w:t>1</w:t>
            </w:r>
          </w:p>
        </w:tc>
        <w:tc>
          <w:tcPr>
            <w:tcW w:w="1800" w:type="dxa"/>
          </w:tcPr>
          <w:p w14:paraId="70A419FD" w14:textId="77777777" w:rsidR="00C76A5C" w:rsidRDefault="002A147B">
            <w:pPr>
              <w:pStyle w:val="Compact"/>
              <w:jc w:val="right"/>
            </w:pPr>
            <w:r>
              <w:t>4</w:t>
            </w:r>
          </w:p>
        </w:tc>
        <w:tc>
          <w:tcPr>
            <w:tcW w:w="1320" w:type="dxa"/>
          </w:tcPr>
          <w:p w14:paraId="70A419FE" w14:textId="77777777" w:rsidR="00C76A5C" w:rsidRDefault="002A147B">
            <w:pPr>
              <w:pStyle w:val="Compact"/>
              <w:jc w:val="right"/>
            </w:pPr>
            <w:r>
              <w:t>0.65549</w:t>
            </w:r>
          </w:p>
        </w:tc>
        <w:tc>
          <w:tcPr>
            <w:tcW w:w="1500" w:type="dxa"/>
          </w:tcPr>
          <w:p w14:paraId="70A419FF" w14:textId="77777777" w:rsidR="00C76A5C" w:rsidRDefault="002A147B">
            <w:pPr>
              <w:pStyle w:val="Compact"/>
              <w:jc w:val="right"/>
            </w:pPr>
            <w:r>
              <w:t>4</w:t>
            </w:r>
          </w:p>
        </w:tc>
        <w:tc>
          <w:tcPr>
            <w:tcW w:w="600" w:type="dxa"/>
          </w:tcPr>
          <w:p w14:paraId="70A41A00" w14:textId="77777777" w:rsidR="00C76A5C" w:rsidRDefault="002A147B">
            <w:pPr>
              <w:pStyle w:val="Compact"/>
              <w:jc w:val="right"/>
            </w:pPr>
            <w:r>
              <w:t>500.00</w:t>
            </w:r>
          </w:p>
        </w:tc>
      </w:tr>
      <w:tr w:rsidR="00C76A5C" w14:paraId="70A41A08" w14:textId="77777777">
        <w:tc>
          <w:tcPr>
            <w:tcW w:w="1560" w:type="dxa"/>
          </w:tcPr>
          <w:p w14:paraId="70A41A02" w14:textId="77777777" w:rsidR="00C76A5C" w:rsidRDefault="002A147B">
            <w:pPr>
              <w:pStyle w:val="Compact"/>
            </w:pPr>
            <w:r>
              <w:t>Chlamydomonas_malina</w:t>
            </w:r>
          </w:p>
        </w:tc>
        <w:tc>
          <w:tcPr>
            <w:tcW w:w="1140" w:type="dxa"/>
          </w:tcPr>
          <w:p w14:paraId="70A41A03" w14:textId="77777777" w:rsidR="00C76A5C" w:rsidRDefault="002A147B">
            <w:pPr>
              <w:pStyle w:val="Compact"/>
              <w:jc w:val="right"/>
            </w:pPr>
            <w:r>
              <w:t>1</w:t>
            </w:r>
          </w:p>
        </w:tc>
        <w:tc>
          <w:tcPr>
            <w:tcW w:w="1800" w:type="dxa"/>
          </w:tcPr>
          <w:p w14:paraId="70A41A04" w14:textId="77777777" w:rsidR="00C76A5C" w:rsidRDefault="002A147B">
            <w:pPr>
              <w:pStyle w:val="Compact"/>
              <w:jc w:val="right"/>
            </w:pPr>
            <w:r>
              <w:t>4</w:t>
            </w:r>
          </w:p>
        </w:tc>
        <w:tc>
          <w:tcPr>
            <w:tcW w:w="1320" w:type="dxa"/>
          </w:tcPr>
          <w:p w14:paraId="70A41A05" w14:textId="77777777" w:rsidR="00C76A5C" w:rsidRDefault="002A147B">
            <w:pPr>
              <w:pStyle w:val="Compact"/>
              <w:jc w:val="right"/>
            </w:pPr>
            <w:r>
              <w:t>0.72400</w:t>
            </w:r>
          </w:p>
        </w:tc>
        <w:tc>
          <w:tcPr>
            <w:tcW w:w="1500" w:type="dxa"/>
          </w:tcPr>
          <w:p w14:paraId="70A41A06" w14:textId="77777777" w:rsidR="00C76A5C" w:rsidRDefault="002A147B">
            <w:pPr>
              <w:pStyle w:val="Compact"/>
              <w:jc w:val="right"/>
            </w:pPr>
            <w:r>
              <w:t>4</w:t>
            </w:r>
          </w:p>
        </w:tc>
        <w:tc>
          <w:tcPr>
            <w:tcW w:w="600" w:type="dxa"/>
          </w:tcPr>
          <w:p w14:paraId="70A41A07" w14:textId="77777777" w:rsidR="00C76A5C" w:rsidRDefault="002A147B">
            <w:pPr>
              <w:pStyle w:val="Compact"/>
              <w:jc w:val="right"/>
            </w:pPr>
            <w:r>
              <w:t>30.00</w:t>
            </w:r>
          </w:p>
        </w:tc>
      </w:tr>
      <w:tr w:rsidR="00C76A5C" w14:paraId="70A41A0F" w14:textId="77777777">
        <w:tc>
          <w:tcPr>
            <w:tcW w:w="1560" w:type="dxa"/>
          </w:tcPr>
          <w:p w14:paraId="70A41A09" w14:textId="77777777" w:rsidR="00C76A5C" w:rsidRDefault="002A147B">
            <w:pPr>
              <w:pStyle w:val="Compact"/>
            </w:pPr>
            <w:r>
              <w:t>Chlamydomonas_malina</w:t>
            </w:r>
          </w:p>
        </w:tc>
        <w:tc>
          <w:tcPr>
            <w:tcW w:w="1140" w:type="dxa"/>
          </w:tcPr>
          <w:p w14:paraId="70A41A0A" w14:textId="77777777" w:rsidR="00C76A5C" w:rsidRDefault="002A147B">
            <w:pPr>
              <w:pStyle w:val="Compact"/>
              <w:jc w:val="right"/>
            </w:pPr>
            <w:r>
              <w:t>1</w:t>
            </w:r>
          </w:p>
        </w:tc>
        <w:tc>
          <w:tcPr>
            <w:tcW w:w="1800" w:type="dxa"/>
          </w:tcPr>
          <w:p w14:paraId="70A41A0B" w14:textId="77777777" w:rsidR="00C76A5C" w:rsidRDefault="002A147B">
            <w:pPr>
              <w:pStyle w:val="Compact"/>
              <w:jc w:val="right"/>
            </w:pPr>
            <w:r>
              <w:t>4</w:t>
            </w:r>
          </w:p>
        </w:tc>
        <w:tc>
          <w:tcPr>
            <w:tcW w:w="1320" w:type="dxa"/>
          </w:tcPr>
          <w:p w14:paraId="70A41A0C" w14:textId="77777777" w:rsidR="00C76A5C" w:rsidRDefault="002A147B">
            <w:pPr>
              <w:pStyle w:val="Compact"/>
              <w:jc w:val="right"/>
            </w:pPr>
            <w:r>
              <w:t>0.73611</w:t>
            </w:r>
          </w:p>
        </w:tc>
        <w:tc>
          <w:tcPr>
            <w:tcW w:w="1500" w:type="dxa"/>
          </w:tcPr>
          <w:p w14:paraId="70A41A0D" w14:textId="77777777" w:rsidR="00C76A5C" w:rsidRDefault="002A147B">
            <w:pPr>
              <w:pStyle w:val="Compact"/>
              <w:jc w:val="right"/>
            </w:pPr>
            <w:r>
              <w:t>4</w:t>
            </w:r>
          </w:p>
        </w:tc>
        <w:tc>
          <w:tcPr>
            <w:tcW w:w="600" w:type="dxa"/>
          </w:tcPr>
          <w:p w14:paraId="70A41A0E" w14:textId="77777777" w:rsidR="00C76A5C" w:rsidRDefault="002A147B">
            <w:pPr>
              <w:pStyle w:val="Compact"/>
              <w:jc w:val="right"/>
            </w:pPr>
            <w:r>
              <w:t>70.00</w:t>
            </w:r>
          </w:p>
        </w:tc>
      </w:tr>
      <w:tr w:rsidR="00C76A5C" w14:paraId="70A41A16" w14:textId="77777777">
        <w:tc>
          <w:tcPr>
            <w:tcW w:w="1560" w:type="dxa"/>
          </w:tcPr>
          <w:p w14:paraId="70A41A10" w14:textId="77777777" w:rsidR="00C76A5C" w:rsidRDefault="002A147B">
            <w:pPr>
              <w:pStyle w:val="Compact"/>
            </w:pPr>
            <w:r>
              <w:t>Chlamydomonas_malina</w:t>
            </w:r>
          </w:p>
        </w:tc>
        <w:tc>
          <w:tcPr>
            <w:tcW w:w="1140" w:type="dxa"/>
          </w:tcPr>
          <w:p w14:paraId="70A41A11" w14:textId="77777777" w:rsidR="00C76A5C" w:rsidRDefault="002A147B">
            <w:pPr>
              <w:pStyle w:val="Compact"/>
              <w:jc w:val="right"/>
            </w:pPr>
            <w:r>
              <w:t>1</w:t>
            </w:r>
          </w:p>
        </w:tc>
        <w:tc>
          <w:tcPr>
            <w:tcW w:w="1800" w:type="dxa"/>
          </w:tcPr>
          <w:p w14:paraId="70A41A12" w14:textId="77777777" w:rsidR="00C76A5C" w:rsidRDefault="002A147B">
            <w:pPr>
              <w:pStyle w:val="Compact"/>
              <w:jc w:val="right"/>
            </w:pPr>
            <w:r>
              <w:t>8</w:t>
            </w:r>
          </w:p>
        </w:tc>
        <w:tc>
          <w:tcPr>
            <w:tcW w:w="1320" w:type="dxa"/>
          </w:tcPr>
          <w:p w14:paraId="70A41A13" w14:textId="77777777" w:rsidR="00C76A5C" w:rsidRDefault="002A147B">
            <w:pPr>
              <w:pStyle w:val="Compact"/>
              <w:jc w:val="right"/>
            </w:pPr>
            <w:r>
              <w:t>0.59352</w:t>
            </w:r>
          </w:p>
        </w:tc>
        <w:tc>
          <w:tcPr>
            <w:tcW w:w="1500" w:type="dxa"/>
          </w:tcPr>
          <w:p w14:paraId="70A41A14" w14:textId="77777777" w:rsidR="00C76A5C" w:rsidRDefault="002A147B">
            <w:pPr>
              <w:pStyle w:val="Compact"/>
              <w:jc w:val="right"/>
            </w:pPr>
            <w:r>
              <w:t>4</w:t>
            </w:r>
          </w:p>
        </w:tc>
        <w:tc>
          <w:tcPr>
            <w:tcW w:w="600" w:type="dxa"/>
          </w:tcPr>
          <w:p w14:paraId="70A41A15" w14:textId="77777777" w:rsidR="00C76A5C" w:rsidRDefault="002A147B">
            <w:pPr>
              <w:pStyle w:val="Compact"/>
              <w:jc w:val="right"/>
            </w:pPr>
            <w:r>
              <w:t>500.00</w:t>
            </w:r>
          </w:p>
        </w:tc>
      </w:tr>
      <w:tr w:rsidR="00C76A5C" w14:paraId="70A41A1D" w14:textId="77777777">
        <w:tc>
          <w:tcPr>
            <w:tcW w:w="1560" w:type="dxa"/>
          </w:tcPr>
          <w:p w14:paraId="70A41A17" w14:textId="77777777" w:rsidR="00C76A5C" w:rsidRDefault="002A147B">
            <w:pPr>
              <w:pStyle w:val="Compact"/>
            </w:pPr>
            <w:r>
              <w:t>Chlamydomonas_malina</w:t>
            </w:r>
          </w:p>
        </w:tc>
        <w:tc>
          <w:tcPr>
            <w:tcW w:w="1140" w:type="dxa"/>
          </w:tcPr>
          <w:p w14:paraId="70A41A18" w14:textId="77777777" w:rsidR="00C76A5C" w:rsidRDefault="002A147B">
            <w:pPr>
              <w:pStyle w:val="Compact"/>
              <w:jc w:val="right"/>
            </w:pPr>
            <w:r>
              <w:t>1</w:t>
            </w:r>
          </w:p>
        </w:tc>
        <w:tc>
          <w:tcPr>
            <w:tcW w:w="1800" w:type="dxa"/>
          </w:tcPr>
          <w:p w14:paraId="70A41A19" w14:textId="77777777" w:rsidR="00C76A5C" w:rsidRDefault="002A147B">
            <w:pPr>
              <w:pStyle w:val="Compact"/>
              <w:jc w:val="right"/>
            </w:pPr>
            <w:r>
              <w:t>8</w:t>
            </w:r>
          </w:p>
        </w:tc>
        <w:tc>
          <w:tcPr>
            <w:tcW w:w="1320" w:type="dxa"/>
          </w:tcPr>
          <w:p w14:paraId="70A41A1A" w14:textId="77777777" w:rsidR="00C76A5C" w:rsidRDefault="002A147B">
            <w:pPr>
              <w:pStyle w:val="Compact"/>
              <w:jc w:val="right"/>
            </w:pPr>
            <w:r>
              <w:t>0.65817</w:t>
            </w:r>
          </w:p>
        </w:tc>
        <w:tc>
          <w:tcPr>
            <w:tcW w:w="1500" w:type="dxa"/>
          </w:tcPr>
          <w:p w14:paraId="70A41A1B" w14:textId="77777777" w:rsidR="00C76A5C" w:rsidRDefault="002A147B">
            <w:pPr>
              <w:pStyle w:val="Compact"/>
              <w:jc w:val="right"/>
            </w:pPr>
            <w:r>
              <w:t>4</w:t>
            </w:r>
          </w:p>
        </w:tc>
        <w:tc>
          <w:tcPr>
            <w:tcW w:w="600" w:type="dxa"/>
          </w:tcPr>
          <w:p w14:paraId="70A41A1C" w14:textId="77777777" w:rsidR="00C76A5C" w:rsidRDefault="002A147B">
            <w:pPr>
              <w:pStyle w:val="Compact"/>
              <w:jc w:val="right"/>
            </w:pPr>
            <w:r>
              <w:t>70.00</w:t>
            </w:r>
          </w:p>
        </w:tc>
      </w:tr>
      <w:tr w:rsidR="00C76A5C" w14:paraId="70A41A24" w14:textId="77777777">
        <w:tc>
          <w:tcPr>
            <w:tcW w:w="1560" w:type="dxa"/>
          </w:tcPr>
          <w:p w14:paraId="70A41A1E" w14:textId="77777777" w:rsidR="00C76A5C" w:rsidRDefault="002A147B">
            <w:pPr>
              <w:pStyle w:val="Compact"/>
            </w:pPr>
            <w:r>
              <w:t>Chlamydomonas_malina</w:t>
            </w:r>
          </w:p>
        </w:tc>
        <w:tc>
          <w:tcPr>
            <w:tcW w:w="1140" w:type="dxa"/>
          </w:tcPr>
          <w:p w14:paraId="70A41A1F" w14:textId="77777777" w:rsidR="00C76A5C" w:rsidRDefault="002A147B">
            <w:pPr>
              <w:pStyle w:val="Compact"/>
              <w:jc w:val="right"/>
            </w:pPr>
            <w:r>
              <w:t>1</w:t>
            </w:r>
          </w:p>
        </w:tc>
        <w:tc>
          <w:tcPr>
            <w:tcW w:w="1800" w:type="dxa"/>
          </w:tcPr>
          <w:p w14:paraId="70A41A20" w14:textId="77777777" w:rsidR="00C76A5C" w:rsidRDefault="002A147B">
            <w:pPr>
              <w:pStyle w:val="Compact"/>
              <w:jc w:val="right"/>
            </w:pPr>
            <w:r>
              <w:t>8</w:t>
            </w:r>
          </w:p>
        </w:tc>
        <w:tc>
          <w:tcPr>
            <w:tcW w:w="1320" w:type="dxa"/>
          </w:tcPr>
          <w:p w14:paraId="70A41A21" w14:textId="77777777" w:rsidR="00C76A5C" w:rsidRDefault="002A147B">
            <w:pPr>
              <w:pStyle w:val="Compact"/>
              <w:jc w:val="right"/>
            </w:pPr>
            <w:r>
              <w:t>0.69658</w:t>
            </w:r>
          </w:p>
        </w:tc>
        <w:tc>
          <w:tcPr>
            <w:tcW w:w="1500" w:type="dxa"/>
          </w:tcPr>
          <w:p w14:paraId="70A41A22" w14:textId="77777777" w:rsidR="00C76A5C" w:rsidRDefault="002A147B">
            <w:pPr>
              <w:pStyle w:val="Compact"/>
              <w:jc w:val="right"/>
            </w:pPr>
            <w:r>
              <w:t>4</w:t>
            </w:r>
          </w:p>
        </w:tc>
        <w:tc>
          <w:tcPr>
            <w:tcW w:w="600" w:type="dxa"/>
          </w:tcPr>
          <w:p w14:paraId="70A41A23" w14:textId="77777777" w:rsidR="00C76A5C" w:rsidRDefault="002A147B">
            <w:pPr>
              <w:pStyle w:val="Compact"/>
              <w:jc w:val="right"/>
            </w:pPr>
            <w:r>
              <w:t>30.00</w:t>
            </w:r>
          </w:p>
        </w:tc>
      </w:tr>
      <w:tr w:rsidR="00C76A5C" w14:paraId="70A41A2B" w14:textId="77777777">
        <w:tc>
          <w:tcPr>
            <w:tcW w:w="1560" w:type="dxa"/>
          </w:tcPr>
          <w:p w14:paraId="70A41A25" w14:textId="77777777" w:rsidR="00C76A5C" w:rsidRDefault="002A147B">
            <w:pPr>
              <w:pStyle w:val="Compact"/>
            </w:pPr>
            <w:r>
              <w:t>Chlamydomonas_malina</w:t>
            </w:r>
          </w:p>
        </w:tc>
        <w:tc>
          <w:tcPr>
            <w:tcW w:w="1140" w:type="dxa"/>
          </w:tcPr>
          <w:p w14:paraId="70A41A26" w14:textId="77777777" w:rsidR="00C76A5C" w:rsidRDefault="002A147B">
            <w:pPr>
              <w:pStyle w:val="Compact"/>
              <w:jc w:val="right"/>
            </w:pPr>
            <w:r>
              <w:t>1</w:t>
            </w:r>
          </w:p>
        </w:tc>
        <w:tc>
          <w:tcPr>
            <w:tcW w:w="1800" w:type="dxa"/>
          </w:tcPr>
          <w:p w14:paraId="70A41A27" w14:textId="77777777" w:rsidR="00C76A5C" w:rsidRDefault="002A147B">
            <w:pPr>
              <w:pStyle w:val="Compact"/>
              <w:jc w:val="right"/>
            </w:pPr>
            <w:r>
              <w:t>8</w:t>
            </w:r>
          </w:p>
        </w:tc>
        <w:tc>
          <w:tcPr>
            <w:tcW w:w="1320" w:type="dxa"/>
          </w:tcPr>
          <w:p w14:paraId="70A41A28" w14:textId="77777777" w:rsidR="00C76A5C" w:rsidRDefault="002A147B">
            <w:pPr>
              <w:pStyle w:val="Compact"/>
              <w:jc w:val="right"/>
            </w:pPr>
            <w:r>
              <w:t>0.70403</w:t>
            </w:r>
          </w:p>
        </w:tc>
        <w:tc>
          <w:tcPr>
            <w:tcW w:w="1500" w:type="dxa"/>
          </w:tcPr>
          <w:p w14:paraId="70A41A29" w14:textId="77777777" w:rsidR="00C76A5C" w:rsidRDefault="002A147B">
            <w:pPr>
              <w:pStyle w:val="Compact"/>
              <w:jc w:val="right"/>
            </w:pPr>
            <w:r>
              <w:t>4</w:t>
            </w:r>
          </w:p>
        </w:tc>
        <w:tc>
          <w:tcPr>
            <w:tcW w:w="600" w:type="dxa"/>
          </w:tcPr>
          <w:p w14:paraId="70A41A2A" w14:textId="77777777" w:rsidR="00C76A5C" w:rsidRDefault="002A147B">
            <w:pPr>
              <w:pStyle w:val="Compact"/>
              <w:jc w:val="right"/>
            </w:pPr>
            <w:r>
              <w:t>70.00</w:t>
            </w:r>
          </w:p>
        </w:tc>
      </w:tr>
      <w:tr w:rsidR="00C76A5C" w14:paraId="70A41A32" w14:textId="77777777">
        <w:tc>
          <w:tcPr>
            <w:tcW w:w="1560" w:type="dxa"/>
          </w:tcPr>
          <w:p w14:paraId="70A41A2C" w14:textId="77777777" w:rsidR="00C76A5C" w:rsidRDefault="002A147B">
            <w:pPr>
              <w:pStyle w:val="Compact"/>
            </w:pPr>
            <w:r>
              <w:t>Chlamydomonas_malina</w:t>
            </w:r>
          </w:p>
        </w:tc>
        <w:tc>
          <w:tcPr>
            <w:tcW w:w="1140" w:type="dxa"/>
          </w:tcPr>
          <w:p w14:paraId="70A41A2D" w14:textId="77777777" w:rsidR="00C76A5C" w:rsidRDefault="002A147B">
            <w:pPr>
              <w:pStyle w:val="Compact"/>
              <w:jc w:val="right"/>
            </w:pPr>
            <w:r>
              <w:t>1</w:t>
            </w:r>
          </w:p>
        </w:tc>
        <w:tc>
          <w:tcPr>
            <w:tcW w:w="1800" w:type="dxa"/>
          </w:tcPr>
          <w:p w14:paraId="70A41A2E" w14:textId="77777777" w:rsidR="00C76A5C" w:rsidRDefault="002A147B">
            <w:pPr>
              <w:pStyle w:val="Compact"/>
              <w:jc w:val="right"/>
            </w:pPr>
            <w:r>
              <w:t>12</w:t>
            </w:r>
          </w:p>
        </w:tc>
        <w:tc>
          <w:tcPr>
            <w:tcW w:w="1320" w:type="dxa"/>
          </w:tcPr>
          <w:p w14:paraId="70A41A2F" w14:textId="77777777" w:rsidR="00C76A5C" w:rsidRDefault="002A147B">
            <w:pPr>
              <w:pStyle w:val="Compact"/>
              <w:jc w:val="right"/>
            </w:pPr>
            <w:r>
              <w:t>0.57065</w:t>
            </w:r>
          </w:p>
        </w:tc>
        <w:tc>
          <w:tcPr>
            <w:tcW w:w="1500" w:type="dxa"/>
          </w:tcPr>
          <w:p w14:paraId="70A41A30" w14:textId="77777777" w:rsidR="00C76A5C" w:rsidRDefault="002A147B">
            <w:pPr>
              <w:pStyle w:val="Compact"/>
              <w:jc w:val="right"/>
            </w:pPr>
            <w:r>
              <w:t>4</w:t>
            </w:r>
          </w:p>
        </w:tc>
        <w:tc>
          <w:tcPr>
            <w:tcW w:w="600" w:type="dxa"/>
          </w:tcPr>
          <w:p w14:paraId="70A41A31" w14:textId="77777777" w:rsidR="00C76A5C" w:rsidRDefault="002A147B">
            <w:pPr>
              <w:pStyle w:val="Compact"/>
              <w:jc w:val="right"/>
            </w:pPr>
            <w:r>
              <w:t>500.00</w:t>
            </w:r>
          </w:p>
        </w:tc>
      </w:tr>
      <w:tr w:rsidR="00C76A5C" w14:paraId="70A41A39" w14:textId="77777777">
        <w:tc>
          <w:tcPr>
            <w:tcW w:w="1560" w:type="dxa"/>
          </w:tcPr>
          <w:p w14:paraId="70A41A33" w14:textId="77777777" w:rsidR="00C76A5C" w:rsidRDefault="002A147B">
            <w:pPr>
              <w:pStyle w:val="Compact"/>
            </w:pPr>
            <w:r>
              <w:t>Chlamydomonas_malina</w:t>
            </w:r>
          </w:p>
        </w:tc>
        <w:tc>
          <w:tcPr>
            <w:tcW w:w="1140" w:type="dxa"/>
          </w:tcPr>
          <w:p w14:paraId="70A41A34" w14:textId="77777777" w:rsidR="00C76A5C" w:rsidRDefault="002A147B">
            <w:pPr>
              <w:pStyle w:val="Compact"/>
              <w:jc w:val="right"/>
            </w:pPr>
            <w:r>
              <w:t>1</w:t>
            </w:r>
          </w:p>
        </w:tc>
        <w:tc>
          <w:tcPr>
            <w:tcW w:w="1800" w:type="dxa"/>
          </w:tcPr>
          <w:p w14:paraId="70A41A35" w14:textId="77777777" w:rsidR="00C76A5C" w:rsidRDefault="002A147B">
            <w:pPr>
              <w:pStyle w:val="Compact"/>
              <w:jc w:val="right"/>
            </w:pPr>
            <w:r>
              <w:t>12</w:t>
            </w:r>
          </w:p>
        </w:tc>
        <w:tc>
          <w:tcPr>
            <w:tcW w:w="1320" w:type="dxa"/>
          </w:tcPr>
          <w:p w14:paraId="70A41A36" w14:textId="77777777" w:rsidR="00C76A5C" w:rsidRDefault="002A147B">
            <w:pPr>
              <w:pStyle w:val="Compact"/>
              <w:jc w:val="right"/>
            </w:pPr>
            <w:r>
              <w:t>0.60195</w:t>
            </w:r>
          </w:p>
        </w:tc>
        <w:tc>
          <w:tcPr>
            <w:tcW w:w="1500" w:type="dxa"/>
          </w:tcPr>
          <w:p w14:paraId="70A41A37" w14:textId="77777777" w:rsidR="00C76A5C" w:rsidRDefault="002A147B">
            <w:pPr>
              <w:pStyle w:val="Compact"/>
              <w:jc w:val="right"/>
            </w:pPr>
            <w:r>
              <w:t>4</w:t>
            </w:r>
          </w:p>
        </w:tc>
        <w:tc>
          <w:tcPr>
            <w:tcW w:w="600" w:type="dxa"/>
          </w:tcPr>
          <w:p w14:paraId="70A41A38" w14:textId="77777777" w:rsidR="00C76A5C" w:rsidRDefault="002A147B">
            <w:pPr>
              <w:pStyle w:val="Compact"/>
              <w:jc w:val="right"/>
            </w:pPr>
            <w:r>
              <w:t>70.00</w:t>
            </w:r>
          </w:p>
        </w:tc>
      </w:tr>
      <w:tr w:rsidR="00C76A5C" w14:paraId="70A41A40" w14:textId="77777777">
        <w:tc>
          <w:tcPr>
            <w:tcW w:w="1560" w:type="dxa"/>
          </w:tcPr>
          <w:p w14:paraId="70A41A3A" w14:textId="77777777" w:rsidR="00C76A5C" w:rsidRDefault="002A147B">
            <w:pPr>
              <w:pStyle w:val="Compact"/>
            </w:pPr>
            <w:r>
              <w:t>Chlamydomonas_malina</w:t>
            </w:r>
          </w:p>
        </w:tc>
        <w:tc>
          <w:tcPr>
            <w:tcW w:w="1140" w:type="dxa"/>
          </w:tcPr>
          <w:p w14:paraId="70A41A3B" w14:textId="77777777" w:rsidR="00C76A5C" w:rsidRDefault="002A147B">
            <w:pPr>
              <w:pStyle w:val="Compact"/>
              <w:jc w:val="right"/>
            </w:pPr>
            <w:r>
              <w:t>1</w:t>
            </w:r>
          </w:p>
        </w:tc>
        <w:tc>
          <w:tcPr>
            <w:tcW w:w="1800" w:type="dxa"/>
          </w:tcPr>
          <w:p w14:paraId="70A41A3C" w14:textId="77777777" w:rsidR="00C76A5C" w:rsidRDefault="002A147B">
            <w:pPr>
              <w:pStyle w:val="Compact"/>
              <w:jc w:val="right"/>
            </w:pPr>
            <w:r>
              <w:t>12</w:t>
            </w:r>
          </w:p>
        </w:tc>
        <w:tc>
          <w:tcPr>
            <w:tcW w:w="1320" w:type="dxa"/>
          </w:tcPr>
          <w:p w14:paraId="70A41A3D" w14:textId="77777777" w:rsidR="00C76A5C" w:rsidRDefault="002A147B">
            <w:pPr>
              <w:pStyle w:val="Compact"/>
              <w:jc w:val="right"/>
            </w:pPr>
            <w:r>
              <w:t>0.69271</w:t>
            </w:r>
          </w:p>
        </w:tc>
        <w:tc>
          <w:tcPr>
            <w:tcW w:w="1500" w:type="dxa"/>
          </w:tcPr>
          <w:p w14:paraId="70A41A3E" w14:textId="77777777" w:rsidR="00C76A5C" w:rsidRDefault="002A147B">
            <w:pPr>
              <w:pStyle w:val="Compact"/>
              <w:jc w:val="right"/>
            </w:pPr>
            <w:r>
              <w:t>4</w:t>
            </w:r>
          </w:p>
        </w:tc>
        <w:tc>
          <w:tcPr>
            <w:tcW w:w="600" w:type="dxa"/>
          </w:tcPr>
          <w:p w14:paraId="70A41A3F" w14:textId="77777777" w:rsidR="00C76A5C" w:rsidRDefault="002A147B">
            <w:pPr>
              <w:pStyle w:val="Compact"/>
              <w:jc w:val="right"/>
            </w:pPr>
            <w:r>
              <w:t>30.00</w:t>
            </w:r>
          </w:p>
        </w:tc>
      </w:tr>
      <w:tr w:rsidR="00C76A5C" w14:paraId="70A41A47" w14:textId="77777777">
        <w:tc>
          <w:tcPr>
            <w:tcW w:w="1560" w:type="dxa"/>
          </w:tcPr>
          <w:p w14:paraId="70A41A41" w14:textId="77777777" w:rsidR="00C76A5C" w:rsidRDefault="002A147B">
            <w:pPr>
              <w:pStyle w:val="Compact"/>
            </w:pPr>
            <w:r>
              <w:t>Chlamydomonas_malina</w:t>
            </w:r>
          </w:p>
        </w:tc>
        <w:tc>
          <w:tcPr>
            <w:tcW w:w="1140" w:type="dxa"/>
          </w:tcPr>
          <w:p w14:paraId="70A41A42" w14:textId="77777777" w:rsidR="00C76A5C" w:rsidRDefault="002A147B">
            <w:pPr>
              <w:pStyle w:val="Compact"/>
              <w:jc w:val="right"/>
            </w:pPr>
            <w:r>
              <w:t>1</w:t>
            </w:r>
          </w:p>
        </w:tc>
        <w:tc>
          <w:tcPr>
            <w:tcW w:w="1800" w:type="dxa"/>
          </w:tcPr>
          <w:p w14:paraId="70A41A43" w14:textId="77777777" w:rsidR="00C76A5C" w:rsidRDefault="002A147B">
            <w:pPr>
              <w:pStyle w:val="Compact"/>
              <w:jc w:val="right"/>
            </w:pPr>
            <w:r>
              <w:t>12</w:t>
            </w:r>
          </w:p>
        </w:tc>
        <w:tc>
          <w:tcPr>
            <w:tcW w:w="1320" w:type="dxa"/>
          </w:tcPr>
          <w:p w14:paraId="70A41A44" w14:textId="77777777" w:rsidR="00C76A5C" w:rsidRDefault="002A147B">
            <w:pPr>
              <w:pStyle w:val="Compact"/>
              <w:jc w:val="right"/>
            </w:pPr>
            <w:r>
              <w:t>0.69536</w:t>
            </w:r>
          </w:p>
        </w:tc>
        <w:tc>
          <w:tcPr>
            <w:tcW w:w="1500" w:type="dxa"/>
          </w:tcPr>
          <w:p w14:paraId="70A41A45" w14:textId="77777777" w:rsidR="00C76A5C" w:rsidRDefault="002A147B">
            <w:pPr>
              <w:pStyle w:val="Compact"/>
              <w:jc w:val="right"/>
            </w:pPr>
            <w:r>
              <w:t>4</w:t>
            </w:r>
          </w:p>
        </w:tc>
        <w:tc>
          <w:tcPr>
            <w:tcW w:w="600" w:type="dxa"/>
          </w:tcPr>
          <w:p w14:paraId="70A41A46" w14:textId="77777777" w:rsidR="00C76A5C" w:rsidRDefault="002A147B">
            <w:pPr>
              <w:pStyle w:val="Compact"/>
              <w:jc w:val="right"/>
            </w:pPr>
            <w:r>
              <w:t>70.00</w:t>
            </w:r>
          </w:p>
        </w:tc>
      </w:tr>
      <w:tr w:rsidR="00C76A5C" w14:paraId="70A41A4E" w14:textId="77777777">
        <w:tc>
          <w:tcPr>
            <w:tcW w:w="1560" w:type="dxa"/>
          </w:tcPr>
          <w:p w14:paraId="70A41A48" w14:textId="77777777" w:rsidR="00C76A5C" w:rsidRDefault="002A147B">
            <w:pPr>
              <w:pStyle w:val="Compact"/>
            </w:pPr>
            <w:r>
              <w:t>Chlamydomonas_malina</w:t>
            </w:r>
          </w:p>
        </w:tc>
        <w:tc>
          <w:tcPr>
            <w:tcW w:w="1140" w:type="dxa"/>
          </w:tcPr>
          <w:p w14:paraId="70A41A49" w14:textId="77777777" w:rsidR="00C76A5C" w:rsidRDefault="002A147B">
            <w:pPr>
              <w:pStyle w:val="Compact"/>
              <w:jc w:val="right"/>
            </w:pPr>
            <w:r>
              <w:t>2</w:t>
            </w:r>
          </w:p>
        </w:tc>
        <w:tc>
          <w:tcPr>
            <w:tcW w:w="1800" w:type="dxa"/>
          </w:tcPr>
          <w:p w14:paraId="70A41A4A" w14:textId="77777777" w:rsidR="00C76A5C" w:rsidRDefault="002A147B">
            <w:pPr>
              <w:pStyle w:val="Compact"/>
              <w:jc w:val="right"/>
            </w:pPr>
            <w:r>
              <w:t>2</w:t>
            </w:r>
          </w:p>
        </w:tc>
        <w:tc>
          <w:tcPr>
            <w:tcW w:w="1320" w:type="dxa"/>
          </w:tcPr>
          <w:p w14:paraId="70A41A4B" w14:textId="77777777" w:rsidR="00C76A5C" w:rsidRDefault="002A147B">
            <w:pPr>
              <w:pStyle w:val="Compact"/>
              <w:jc w:val="right"/>
            </w:pPr>
            <w:r>
              <w:t>0.32434</w:t>
            </w:r>
          </w:p>
        </w:tc>
        <w:tc>
          <w:tcPr>
            <w:tcW w:w="1500" w:type="dxa"/>
          </w:tcPr>
          <w:p w14:paraId="70A41A4C" w14:textId="77777777" w:rsidR="00C76A5C" w:rsidRDefault="002A147B">
            <w:pPr>
              <w:pStyle w:val="Compact"/>
              <w:jc w:val="right"/>
            </w:pPr>
            <w:r>
              <w:t>4</w:t>
            </w:r>
          </w:p>
        </w:tc>
        <w:tc>
          <w:tcPr>
            <w:tcW w:w="600" w:type="dxa"/>
          </w:tcPr>
          <w:p w14:paraId="70A41A4D" w14:textId="77777777" w:rsidR="00C76A5C" w:rsidRDefault="002A147B">
            <w:pPr>
              <w:pStyle w:val="Compact"/>
              <w:jc w:val="right"/>
            </w:pPr>
            <w:r>
              <w:t>500.00</w:t>
            </w:r>
          </w:p>
        </w:tc>
      </w:tr>
      <w:tr w:rsidR="00C76A5C" w14:paraId="70A41A55" w14:textId="77777777">
        <w:tc>
          <w:tcPr>
            <w:tcW w:w="1560" w:type="dxa"/>
          </w:tcPr>
          <w:p w14:paraId="70A41A4F" w14:textId="77777777" w:rsidR="00C76A5C" w:rsidRDefault="002A147B">
            <w:pPr>
              <w:pStyle w:val="Compact"/>
            </w:pPr>
            <w:r>
              <w:lastRenderedPageBreak/>
              <w:t>Chlamydomonas_malina</w:t>
            </w:r>
          </w:p>
        </w:tc>
        <w:tc>
          <w:tcPr>
            <w:tcW w:w="1140" w:type="dxa"/>
          </w:tcPr>
          <w:p w14:paraId="70A41A50" w14:textId="77777777" w:rsidR="00C76A5C" w:rsidRDefault="002A147B">
            <w:pPr>
              <w:pStyle w:val="Compact"/>
              <w:jc w:val="right"/>
            </w:pPr>
            <w:r>
              <w:t>2</w:t>
            </w:r>
          </w:p>
        </w:tc>
        <w:tc>
          <w:tcPr>
            <w:tcW w:w="1800" w:type="dxa"/>
          </w:tcPr>
          <w:p w14:paraId="70A41A51" w14:textId="77777777" w:rsidR="00C76A5C" w:rsidRDefault="002A147B">
            <w:pPr>
              <w:pStyle w:val="Compact"/>
              <w:jc w:val="right"/>
            </w:pPr>
            <w:r>
              <w:t>2</w:t>
            </w:r>
          </w:p>
        </w:tc>
        <w:tc>
          <w:tcPr>
            <w:tcW w:w="1320" w:type="dxa"/>
          </w:tcPr>
          <w:p w14:paraId="70A41A52" w14:textId="77777777" w:rsidR="00C76A5C" w:rsidRDefault="002A147B">
            <w:pPr>
              <w:pStyle w:val="Compact"/>
              <w:jc w:val="right"/>
            </w:pPr>
            <w:r>
              <w:t>0.37749</w:t>
            </w:r>
          </w:p>
        </w:tc>
        <w:tc>
          <w:tcPr>
            <w:tcW w:w="1500" w:type="dxa"/>
          </w:tcPr>
          <w:p w14:paraId="70A41A53" w14:textId="77777777" w:rsidR="00C76A5C" w:rsidRDefault="002A147B">
            <w:pPr>
              <w:pStyle w:val="Compact"/>
              <w:jc w:val="right"/>
            </w:pPr>
            <w:r>
              <w:t>4</w:t>
            </w:r>
          </w:p>
        </w:tc>
        <w:tc>
          <w:tcPr>
            <w:tcW w:w="600" w:type="dxa"/>
          </w:tcPr>
          <w:p w14:paraId="70A41A54" w14:textId="77777777" w:rsidR="00C76A5C" w:rsidRDefault="002A147B">
            <w:pPr>
              <w:pStyle w:val="Compact"/>
              <w:jc w:val="right"/>
            </w:pPr>
            <w:r>
              <w:t>70.00</w:t>
            </w:r>
          </w:p>
        </w:tc>
      </w:tr>
      <w:tr w:rsidR="00C76A5C" w14:paraId="70A41A5C" w14:textId="77777777">
        <w:tc>
          <w:tcPr>
            <w:tcW w:w="1560" w:type="dxa"/>
          </w:tcPr>
          <w:p w14:paraId="70A41A56" w14:textId="77777777" w:rsidR="00C76A5C" w:rsidRDefault="002A147B">
            <w:pPr>
              <w:pStyle w:val="Compact"/>
            </w:pPr>
            <w:r>
              <w:t>Chlamydomonas_malina</w:t>
            </w:r>
          </w:p>
        </w:tc>
        <w:tc>
          <w:tcPr>
            <w:tcW w:w="1140" w:type="dxa"/>
          </w:tcPr>
          <w:p w14:paraId="70A41A57" w14:textId="77777777" w:rsidR="00C76A5C" w:rsidRDefault="002A147B">
            <w:pPr>
              <w:pStyle w:val="Compact"/>
              <w:jc w:val="right"/>
            </w:pPr>
            <w:r>
              <w:t>2</w:t>
            </w:r>
          </w:p>
        </w:tc>
        <w:tc>
          <w:tcPr>
            <w:tcW w:w="1800" w:type="dxa"/>
          </w:tcPr>
          <w:p w14:paraId="70A41A58" w14:textId="77777777" w:rsidR="00C76A5C" w:rsidRDefault="002A147B">
            <w:pPr>
              <w:pStyle w:val="Compact"/>
              <w:jc w:val="right"/>
            </w:pPr>
            <w:r>
              <w:t>2</w:t>
            </w:r>
          </w:p>
        </w:tc>
        <w:tc>
          <w:tcPr>
            <w:tcW w:w="1320" w:type="dxa"/>
          </w:tcPr>
          <w:p w14:paraId="70A41A59" w14:textId="77777777" w:rsidR="00C76A5C" w:rsidRDefault="002A147B">
            <w:pPr>
              <w:pStyle w:val="Compact"/>
              <w:jc w:val="right"/>
            </w:pPr>
            <w:r>
              <w:t>0.39601</w:t>
            </w:r>
          </w:p>
        </w:tc>
        <w:tc>
          <w:tcPr>
            <w:tcW w:w="1500" w:type="dxa"/>
          </w:tcPr>
          <w:p w14:paraId="70A41A5A" w14:textId="77777777" w:rsidR="00C76A5C" w:rsidRDefault="002A147B">
            <w:pPr>
              <w:pStyle w:val="Compact"/>
              <w:jc w:val="right"/>
            </w:pPr>
            <w:r>
              <w:t>4</w:t>
            </w:r>
          </w:p>
        </w:tc>
        <w:tc>
          <w:tcPr>
            <w:tcW w:w="600" w:type="dxa"/>
          </w:tcPr>
          <w:p w14:paraId="70A41A5B" w14:textId="77777777" w:rsidR="00C76A5C" w:rsidRDefault="002A147B">
            <w:pPr>
              <w:pStyle w:val="Compact"/>
              <w:jc w:val="right"/>
            </w:pPr>
            <w:r>
              <w:t>30.00</w:t>
            </w:r>
          </w:p>
        </w:tc>
      </w:tr>
      <w:tr w:rsidR="00C76A5C" w14:paraId="70A41A63" w14:textId="77777777">
        <w:tc>
          <w:tcPr>
            <w:tcW w:w="1560" w:type="dxa"/>
          </w:tcPr>
          <w:p w14:paraId="70A41A5D" w14:textId="77777777" w:rsidR="00C76A5C" w:rsidRDefault="002A147B">
            <w:pPr>
              <w:pStyle w:val="Compact"/>
            </w:pPr>
            <w:r>
              <w:t>Chlamydomonas_malina</w:t>
            </w:r>
          </w:p>
        </w:tc>
        <w:tc>
          <w:tcPr>
            <w:tcW w:w="1140" w:type="dxa"/>
          </w:tcPr>
          <w:p w14:paraId="70A41A5E" w14:textId="77777777" w:rsidR="00C76A5C" w:rsidRDefault="002A147B">
            <w:pPr>
              <w:pStyle w:val="Compact"/>
              <w:jc w:val="right"/>
            </w:pPr>
            <w:r>
              <w:t>2</w:t>
            </w:r>
          </w:p>
        </w:tc>
        <w:tc>
          <w:tcPr>
            <w:tcW w:w="1800" w:type="dxa"/>
          </w:tcPr>
          <w:p w14:paraId="70A41A5F" w14:textId="77777777" w:rsidR="00C76A5C" w:rsidRDefault="002A147B">
            <w:pPr>
              <w:pStyle w:val="Compact"/>
              <w:jc w:val="right"/>
            </w:pPr>
            <w:r>
              <w:t>4</w:t>
            </w:r>
          </w:p>
        </w:tc>
        <w:tc>
          <w:tcPr>
            <w:tcW w:w="1320" w:type="dxa"/>
          </w:tcPr>
          <w:p w14:paraId="70A41A60" w14:textId="77777777" w:rsidR="00C76A5C" w:rsidRDefault="002A147B">
            <w:pPr>
              <w:pStyle w:val="Compact"/>
              <w:jc w:val="right"/>
            </w:pPr>
            <w:r>
              <w:t>0.31635</w:t>
            </w:r>
          </w:p>
        </w:tc>
        <w:tc>
          <w:tcPr>
            <w:tcW w:w="1500" w:type="dxa"/>
          </w:tcPr>
          <w:p w14:paraId="70A41A61" w14:textId="77777777" w:rsidR="00C76A5C" w:rsidRDefault="002A147B">
            <w:pPr>
              <w:pStyle w:val="Compact"/>
              <w:jc w:val="right"/>
            </w:pPr>
            <w:r>
              <w:t>4</w:t>
            </w:r>
          </w:p>
        </w:tc>
        <w:tc>
          <w:tcPr>
            <w:tcW w:w="600" w:type="dxa"/>
          </w:tcPr>
          <w:p w14:paraId="70A41A62" w14:textId="77777777" w:rsidR="00C76A5C" w:rsidRDefault="002A147B">
            <w:pPr>
              <w:pStyle w:val="Compact"/>
              <w:jc w:val="right"/>
            </w:pPr>
            <w:r>
              <w:t>500.00</w:t>
            </w:r>
          </w:p>
        </w:tc>
      </w:tr>
      <w:tr w:rsidR="00C76A5C" w14:paraId="70A41A6A" w14:textId="77777777">
        <w:tc>
          <w:tcPr>
            <w:tcW w:w="1560" w:type="dxa"/>
          </w:tcPr>
          <w:p w14:paraId="70A41A64" w14:textId="77777777" w:rsidR="00C76A5C" w:rsidRDefault="002A147B">
            <w:pPr>
              <w:pStyle w:val="Compact"/>
            </w:pPr>
            <w:r>
              <w:t>Chlamydomonas_malina</w:t>
            </w:r>
          </w:p>
        </w:tc>
        <w:tc>
          <w:tcPr>
            <w:tcW w:w="1140" w:type="dxa"/>
          </w:tcPr>
          <w:p w14:paraId="70A41A65" w14:textId="77777777" w:rsidR="00C76A5C" w:rsidRDefault="002A147B">
            <w:pPr>
              <w:pStyle w:val="Compact"/>
              <w:jc w:val="right"/>
            </w:pPr>
            <w:r>
              <w:t>2</w:t>
            </w:r>
          </w:p>
        </w:tc>
        <w:tc>
          <w:tcPr>
            <w:tcW w:w="1800" w:type="dxa"/>
          </w:tcPr>
          <w:p w14:paraId="70A41A66" w14:textId="77777777" w:rsidR="00C76A5C" w:rsidRDefault="002A147B">
            <w:pPr>
              <w:pStyle w:val="Compact"/>
              <w:jc w:val="right"/>
            </w:pPr>
            <w:r>
              <w:t>4</w:t>
            </w:r>
          </w:p>
        </w:tc>
        <w:tc>
          <w:tcPr>
            <w:tcW w:w="1320" w:type="dxa"/>
          </w:tcPr>
          <w:p w14:paraId="70A41A67" w14:textId="77777777" w:rsidR="00C76A5C" w:rsidRDefault="002A147B">
            <w:pPr>
              <w:pStyle w:val="Compact"/>
              <w:jc w:val="right"/>
            </w:pPr>
            <w:r>
              <w:t>0.32365</w:t>
            </w:r>
          </w:p>
        </w:tc>
        <w:tc>
          <w:tcPr>
            <w:tcW w:w="1500" w:type="dxa"/>
          </w:tcPr>
          <w:p w14:paraId="70A41A68" w14:textId="77777777" w:rsidR="00C76A5C" w:rsidRDefault="002A147B">
            <w:pPr>
              <w:pStyle w:val="Compact"/>
              <w:jc w:val="right"/>
            </w:pPr>
            <w:r>
              <w:t>4</w:t>
            </w:r>
          </w:p>
        </w:tc>
        <w:tc>
          <w:tcPr>
            <w:tcW w:w="600" w:type="dxa"/>
          </w:tcPr>
          <w:p w14:paraId="70A41A69" w14:textId="77777777" w:rsidR="00C76A5C" w:rsidRDefault="002A147B">
            <w:pPr>
              <w:pStyle w:val="Compact"/>
              <w:jc w:val="right"/>
            </w:pPr>
            <w:r>
              <w:t>70.00</w:t>
            </w:r>
          </w:p>
        </w:tc>
      </w:tr>
      <w:tr w:rsidR="00C76A5C" w14:paraId="70A41A71" w14:textId="77777777">
        <w:tc>
          <w:tcPr>
            <w:tcW w:w="1560" w:type="dxa"/>
          </w:tcPr>
          <w:p w14:paraId="70A41A6B" w14:textId="77777777" w:rsidR="00C76A5C" w:rsidRDefault="002A147B">
            <w:pPr>
              <w:pStyle w:val="Compact"/>
            </w:pPr>
            <w:r>
              <w:t>Chlamydomonas_malina</w:t>
            </w:r>
          </w:p>
        </w:tc>
        <w:tc>
          <w:tcPr>
            <w:tcW w:w="1140" w:type="dxa"/>
          </w:tcPr>
          <w:p w14:paraId="70A41A6C" w14:textId="77777777" w:rsidR="00C76A5C" w:rsidRDefault="002A147B">
            <w:pPr>
              <w:pStyle w:val="Compact"/>
              <w:jc w:val="right"/>
            </w:pPr>
            <w:r>
              <w:t>2</w:t>
            </w:r>
          </w:p>
        </w:tc>
        <w:tc>
          <w:tcPr>
            <w:tcW w:w="1800" w:type="dxa"/>
          </w:tcPr>
          <w:p w14:paraId="70A41A6D" w14:textId="77777777" w:rsidR="00C76A5C" w:rsidRDefault="002A147B">
            <w:pPr>
              <w:pStyle w:val="Compact"/>
              <w:jc w:val="right"/>
            </w:pPr>
            <w:r>
              <w:t>4</w:t>
            </w:r>
          </w:p>
        </w:tc>
        <w:tc>
          <w:tcPr>
            <w:tcW w:w="1320" w:type="dxa"/>
          </w:tcPr>
          <w:p w14:paraId="70A41A6E" w14:textId="77777777" w:rsidR="00C76A5C" w:rsidRDefault="002A147B">
            <w:pPr>
              <w:pStyle w:val="Compact"/>
              <w:jc w:val="right"/>
            </w:pPr>
            <w:r>
              <w:t>0.36867</w:t>
            </w:r>
          </w:p>
        </w:tc>
        <w:tc>
          <w:tcPr>
            <w:tcW w:w="1500" w:type="dxa"/>
          </w:tcPr>
          <w:p w14:paraId="70A41A6F" w14:textId="77777777" w:rsidR="00C76A5C" w:rsidRDefault="002A147B">
            <w:pPr>
              <w:pStyle w:val="Compact"/>
              <w:jc w:val="right"/>
            </w:pPr>
            <w:r>
              <w:t>4</w:t>
            </w:r>
          </w:p>
        </w:tc>
        <w:tc>
          <w:tcPr>
            <w:tcW w:w="600" w:type="dxa"/>
          </w:tcPr>
          <w:p w14:paraId="70A41A70" w14:textId="77777777" w:rsidR="00C76A5C" w:rsidRDefault="002A147B">
            <w:pPr>
              <w:pStyle w:val="Compact"/>
              <w:jc w:val="right"/>
            </w:pPr>
            <w:r>
              <w:t>30.00</w:t>
            </w:r>
          </w:p>
        </w:tc>
      </w:tr>
      <w:tr w:rsidR="00C76A5C" w14:paraId="70A41A78" w14:textId="77777777">
        <w:tc>
          <w:tcPr>
            <w:tcW w:w="1560" w:type="dxa"/>
          </w:tcPr>
          <w:p w14:paraId="70A41A72" w14:textId="77777777" w:rsidR="00C76A5C" w:rsidRDefault="002A147B">
            <w:pPr>
              <w:pStyle w:val="Compact"/>
            </w:pPr>
            <w:r>
              <w:t>Chlamydomonas_malina</w:t>
            </w:r>
          </w:p>
        </w:tc>
        <w:tc>
          <w:tcPr>
            <w:tcW w:w="1140" w:type="dxa"/>
          </w:tcPr>
          <w:p w14:paraId="70A41A73" w14:textId="77777777" w:rsidR="00C76A5C" w:rsidRDefault="002A147B">
            <w:pPr>
              <w:pStyle w:val="Compact"/>
              <w:jc w:val="right"/>
            </w:pPr>
            <w:r>
              <w:t>2</w:t>
            </w:r>
          </w:p>
        </w:tc>
        <w:tc>
          <w:tcPr>
            <w:tcW w:w="1800" w:type="dxa"/>
          </w:tcPr>
          <w:p w14:paraId="70A41A74" w14:textId="77777777" w:rsidR="00C76A5C" w:rsidRDefault="002A147B">
            <w:pPr>
              <w:pStyle w:val="Compact"/>
              <w:jc w:val="right"/>
            </w:pPr>
            <w:r>
              <w:t>4</w:t>
            </w:r>
          </w:p>
        </w:tc>
        <w:tc>
          <w:tcPr>
            <w:tcW w:w="1320" w:type="dxa"/>
          </w:tcPr>
          <w:p w14:paraId="70A41A75" w14:textId="77777777" w:rsidR="00C76A5C" w:rsidRDefault="002A147B">
            <w:pPr>
              <w:pStyle w:val="Compact"/>
              <w:jc w:val="right"/>
            </w:pPr>
            <w:r>
              <w:t>0.37276</w:t>
            </w:r>
          </w:p>
        </w:tc>
        <w:tc>
          <w:tcPr>
            <w:tcW w:w="1500" w:type="dxa"/>
          </w:tcPr>
          <w:p w14:paraId="70A41A76" w14:textId="77777777" w:rsidR="00C76A5C" w:rsidRDefault="002A147B">
            <w:pPr>
              <w:pStyle w:val="Compact"/>
              <w:jc w:val="right"/>
            </w:pPr>
            <w:r>
              <w:t>4</w:t>
            </w:r>
          </w:p>
        </w:tc>
        <w:tc>
          <w:tcPr>
            <w:tcW w:w="600" w:type="dxa"/>
          </w:tcPr>
          <w:p w14:paraId="70A41A77" w14:textId="77777777" w:rsidR="00C76A5C" w:rsidRDefault="002A147B">
            <w:pPr>
              <w:pStyle w:val="Compact"/>
              <w:jc w:val="right"/>
            </w:pPr>
            <w:r>
              <w:t>70.00</w:t>
            </w:r>
          </w:p>
        </w:tc>
      </w:tr>
      <w:tr w:rsidR="00C76A5C" w14:paraId="70A41A7F" w14:textId="77777777">
        <w:tc>
          <w:tcPr>
            <w:tcW w:w="1560" w:type="dxa"/>
          </w:tcPr>
          <w:p w14:paraId="70A41A79" w14:textId="77777777" w:rsidR="00C76A5C" w:rsidRDefault="002A147B">
            <w:pPr>
              <w:pStyle w:val="Compact"/>
            </w:pPr>
            <w:r>
              <w:t>Chlamydomonas_malina</w:t>
            </w:r>
          </w:p>
        </w:tc>
        <w:tc>
          <w:tcPr>
            <w:tcW w:w="1140" w:type="dxa"/>
          </w:tcPr>
          <w:p w14:paraId="70A41A7A" w14:textId="77777777" w:rsidR="00C76A5C" w:rsidRDefault="002A147B">
            <w:pPr>
              <w:pStyle w:val="Compact"/>
              <w:jc w:val="right"/>
            </w:pPr>
            <w:r>
              <w:t>2</w:t>
            </w:r>
          </w:p>
        </w:tc>
        <w:tc>
          <w:tcPr>
            <w:tcW w:w="1800" w:type="dxa"/>
          </w:tcPr>
          <w:p w14:paraId="70A41A7B" w14:textId="77777777" w:rsidR="00C76A5C" w:rsidRDefault="002A147B">
            <w:pPr>
              <w:pStyle w:val="Compact"/>
              <w:jc w:val="right"/>
            </w:pPr>
            <w:r>
              <w:t>8</w:t>
            </w:r>
          </w:p>
        </w:tc>
        <w:tc>
          <w:tcPr>
            <w:tcW w:w="1320" w:type="dxa"/>
          </w:tcPr>
          <w:p w14:paraId="70A41A7C" w14:textId="77777777" w:rsidR="00C76A5C" w:rsidRDefault="002A147B">
            <w:pPr>
              <w:pStyle w:val="Compact"/>
              <w:jc w:val="right"/>
            </w:pPr>
            <w:r>
              <w:t>0.30068</w:t>
            </w:r>
          </w:p>
        </w:tc>
        <w:tc>
          <w:tcPr>
            <w:tcW w:w="1500" w:type="dxa"/>
          </w:tcPr>
          <w:p w14:paraId="70A41A7D" w14:textId="77777777" w:rsidR="00C76A5C" w:rsidRDefault="002A147B">
            <w:pPr>
              <w:pStyle w:val="Compact"/>
              <w:jc w:val="right"/>
            </w:pPr>
            <w:r>
              <w:t>4</w:t>
            </w:r>
          </w:p>
        </w:tc>
        <w:tc>
          <w:tcPr>
            <w:tcW w:w="600" w:type="dxa"/>
          </w:tcPr>
          <w:p w14:paraId="70A41A7E" w14:textId="77777777" w:rsidR="00C76A5C" w:rsidRDefault="002A147B">
            <w:pPr>
              <w:pStyle w:val="Compact"/>
              <w:jc w:val="right"/>
            </w:pPr>
            <w:r>
              <w:t>500.00</w:t>
            </w:r>
          </w:p>
        </w:tc>
      </w:tr>
      <w:tr w:rsidR="00C76A5C" w14:paraId="70A41A86" w14:textId="77777777">
        <w:tc>
          <w:tcPr>
            <w:tcW w:w="1560" w:type="dxa"/>
          </w:tcPr>
          <w:p w14:paraId="70A41A80" w14:textId="77777777" w:rsidR="00C76A5C" w:rsidRDefault="002A147B">
            <w:pPr>
              <w:pStyle w:val="Compact"/>
            </w:pPr>
            <w:r>
              <w:t>Chlamydomonas_malina</w:t>
            </w:r>
          </w:p>
        </w:tc>
        <w:tc>
          <w:tcPr>
            <w:tcW w:w="1140" w:type="dxa"/>
          </w:tcPr>
          <w:p w14:paraId="70A41A81" w14:textId="77777777" w:rsidR="00C76A5C" w:rsidRDefault="002A147B">
            <w:pPr>
              <w:pStyle w:val="Compact"/>
              <w:jc w:val="right"/>
            </w:pPr>
            <w:r>
              <w:t>2</w:t>
            </w:r>
          </w:p>
        </w:tc>
        <w:tc>
          <w:tcPr>
            <w:tcW w:w="1800" w:type="dxa"/>
          </w:tcPr>
          <w:p w14:paraId="70A41A82" w14:textId="77777777" w:rsidR="00C76A5C" w:rsidRDefault="002A147B">
            <w:pPr>
              <w:pStyle w:val="Compact"/>
              <w:jc w:val="right"/>
            </w:pPr>
            <w:r>
              <w:t>8</w:t>
            </w:r>
          </w:p>
        </w:tc>
        <w:tc>
          <w:tcPr>
            <w:tcW w:w="1320" w:type="dxa"/>
          </w:tcPr>
          <w:p w14:paraId="70A41A83" w14:textId="77777777" w:rsidR="00C76A5C" w:rsidRDefault="002A147B">
            <w:pPr>
              <w:pStyle w:val="Compact"/>
              <w:jc w:val="right"/>
            </w:pPr>
            <w:r>
              <w:t>0.32339</w:t>
            </w:r>
          </w:p>
        </w:tc>
        <w:tc>
          <w:tcPr>
            <w:tcW w:w="1500" w:type="dxa"/>
          </w:tcPr>
          <w:p w14:paraId="70A41A84" w14:textId="77777777" w:rsidR="00C76A5C" w:rsidRDefault="002A147B">
            <w:pPr>
              <w:pStyle w:val="Compact"/>
              <w:jc w:val="right"/>
            </w:pPr>
            <w:r>
              <w:t>4</w:t>
            </w:r>
          </w:p>
        </w:tc>
        <w:tc>
          <w:tcPr>
            <w:tcW w:w="600" w:type="dxa"/>
          </w:tcPr>
          <w:p w14:paraId="70A41A85" w14:textId="77777777" w:rsidR="00C76A5C" w:rsidRDefault="002A147B">
            <w:pPr>
              <w:pStyle w:val="Compact"/>
              <w:jc w:val="right"/>
            </w:pPr>
            <w:r>
              <w:t>70.00</w:t>
            </w:r>
          </w:p>
        </w:tc>
      </w:tr>
      <w:tr w:rsidR="00C76A5C" w14:paraId="70A41A8D" w14:textId="77777777">
        <w:tc>
          <w:tcPr>
            <w:tcW w:w="1560" w:type="dxa"/>
          </w:tcPr>
          <w:p w14:paraId="70A41A87" w14:textId="77777777" w:rsidR="00C76A5C" w:rsidRDefault="002A147B">
            <w:pPr>
              <w:pStyle w:val="Compact"/>
            </w:pPr>
            <w:r>
              <w:t>Chlamydomonas_malina</w:t>
            </w:r>
          </w:p>
        </w:tc>
        <w:tc>
          <w:tcPr>
            <w:tcW w:w="1140" w:type="dxa"/>
          </w:tcPr>
          <w:p w14:paraId="70A41A88" w14:textId="77777777" w:rsidR="00C76A5C" w:rsidRDefault="002A147B">
            <w:pPr>
              <w:pStyle w:val="Compact"/>
              <w:jc w:val="right"/>
            </w:pPr>
            <w:r>
              <w:t>2</w:t>
            </w:r>
          </w:p>
        </w:tc>
        <w:tc>
          <w:tcPr>
            <w:tcW w:w="1800" w:type="dxa"/>
          </w:tcPr>
          <w:p w14:paraId="70A41A89" w14:textId="77777777" w:rsidR="00C76A5C" w:rsidRDefault="002A147B">
            <w:pPr>
              <w:pStyle w:val="Compact"/>
              <w:jc w:val="right"/>
            </w:pPr>
            <w:r>
              <w:t>8</w:t>
            </w:r>
          </w:p>
        </w:tc>
        <w:tc>
          <w:tcPr>
            <w:tcW w:w="1320" w:type="dxa"/>
          </w:tcPr>
          <w:p w14:paraId="70A41A8A" w14:textId="77777777" w:rsidR="00C76A5C" w:rsidRDefault="002A147B">
            <w:pPr>
              <w:pStyle w:val="Compact"/>
              <w:jc w:val="right"/>
            </w:pPr>
            <w:r>
              <w:t>0.35373</w:t>
            </w:r>
          </w:p>
        </w:tc>
        <w:tc>
          <w:tcPr>
            <w:tcW w:w="1500" w:type="dxa"/>
          </w:tcPr>
          <w:p w14:paraId="70A41A8B" w14:textId="77777777" w:rsidR="00C76A5C" w:rsidRDefault="002A147B">
            <w:pPr>
              <w:pStyle w:val="Compact"/>
              <w:jc w:val="right"/>
            </w:pPr>
            <w:r>
              <w:t>4</w:t>
            </w:r>
          </w:p>
        </w:tc>
        <w:tc>
          <w:tcPr>
            <w:tcW w:w="600" w:type="dxa"/>
          </w:tcPr>
          <w:p w14:paraId="70A41A8C" w14:textId="77777777" w:rsidR="00C76A5C" w:rsidRDefault="002A147B">
            <w:pPr>
              <w:pStyle w:val="Compact"/>
              <w:jc w:val="right"/>
            </w:pPr>
            <w:r>
              <w:t>30.00</w:t>
            </w:r>
          </w:p>
        </w:tc>
      </w:tr>
      <w:tr w:rsidR="00C76A5C" w14:paraId="70A41A94" w14:textId="77777777">
        <w:tc>
          <w:tcPr>
            <w:tcW w:w="1560" w:type="dxa"/>
          </w:tcPr>
          <w:p w14:paraId="70A41A8E" w14:textId="77777777" w:rsidR="00C76A5C" w:rsidRDefault="002A147B">
            <w:pPr>
              <w:pStyle w:val="Compact"/>
            </w:pPr>
            <w:r>
              <w:t>Chlamydomonas_malina</w:t>
            </w:r>
          </w:p>
        </w:tc>
        <w:tc>
          <w:tcPr>
            <w:tcW w:w="1140" w:type="dxa"/>
          </w:tcPr>
          <w:p w14:paraId="70A41A8F" w14:textId="77777777" w:rsidR="00C76A5C" w:rsidRDefault="002A147B">
            <w:pPr>
              <w:pStyle w:val="Compact"/>
              <w:jc w:val="right"/>
            </w:pPr>
            <w:r>
              <w:t>2</w:t>
            </w:r>
          </w:p>
        </w:tc>
        <w:tc>
          <w:tcPr>
            <w:tcW w:w="1800" w:type="dxa"/>
          </w:tcPr>
          <w:p w14:paraId="70A41A90" w14:textId="77777777" w:rsidR="00C76A5C" w:rsidRDefault="002A147B">
            <w:pPr>
              <w:pStyle w:val="Compact"/>
              <w:jc w:val="right"/>
            </w:pPr>
            <w:r>
              <w:t>8</w:t>
            </w:r>
          </w:p>
        </w:tc>
        <w:tc>
          <w:tcPr>
            <w:tcW w:w="1320" w:type="dxa"/>
          </w:tcPr>
          <w:p w14:paraId="70A41A91" w14:textId="77777777" w:rsidR="00C76A5C" w:rsidRDefault="002A147B">
            <w:pPr>
              <w:pStyle w:val="Compact"/>
              <w:jc w:val="right"/>
            </w:pPr>
            <w:r>
              <w:t>0.35643</w:t>
            </w:r>
          </w:p>
        </w:tc>
        <w:tc>
          <w:tcPr>
            <w:tcW w:w="1500" w:type="dxa"/>
          </w:tcPr>
          <w:p w14:paraId="70A41A92" w14:textId="77777777" w:rsidR="00C76A5C" w:rsidRDefault="002A147B">
            <w:pPr>
              <w:pStyle w:val="Compact"/>
              <w:jc w:val="right"/>
            </w:pPr>
            <w:r>
              <w:t>4</w:t>
            </w:r>
          </w:p>
        </w:tc>
        <w:tc>
          <w:tcPr>
            <w:tcW w:w="600" w:type="dxa"/>
          </w:tcPr>
          <w:p w14:paraId="70A41A93" w14:textId="77777777" w:rsidR="00C76A5C" w:rsidRDefault="002A147B">
            <w:pPr>
              <w:pStyle w:val="Compact"/>
              <w:jc w:val="right"/>
            </w:pPr>
            <w:r>
              <w:t>70.00</w:t>
            </w:r>
          </w:p>
        </w:tc>
      </w:tr>
      <w:tr w:rsidR="00C76A5C" w14:paraId="70A41A9B" w14:textId="77777777">
        <w:tc>
          <w:tcPr>
            <w:tcW w:w="1560" w:type="dxa"/>
          </w:tcPr>
          <w:p w14:paraId="70A41A95" w14:textId="77777777" w:rsidR="00C76A5C" w:rsidRDefault="002A147B">
            <w:pPr>
              <w:pStyle w:val="Compact"/>
            </w:pPr>
            <w:r>
              <w:t>Chlamydomonas_malina</w:t>
            </w:r>
          </w:p>
        </w:tc>
        <w:tc>
          <w:tcPr>
            <w:tcW w:w="1140" w:type="dxa"/>
          </w:tcPr>
          <w:p w14:paraId="70A41A96" w14:textId="77777777" w:rsidR="00C76A5C" w:rsidRDefault="002A147B">
            <w:pPr>
              <w:pStyle w:val="Compact"/>
              <w:jc w:val="right"/>
            </w:pPr>
            <w:r>
              <w:t>2</w:t>
            </w:r>
          </w:p>
        </w:tc>
        <w:tc>
          <w:tcPr>
            <w:tcW w:w="1800" w:type="dxa"/>
          </w:tcPr>
          <w:p w14:paraId="70A41A97" w14:textId="77777777" w:rsidR="00C76A5C" w:rsidRDefault="002A147B">
            <w:pPr>
              <w:pStyle w:val="Compact"/>
              <w:jc w:val="right"/>
            </w:pPr>
            <w:r>
              <w:t>12</w:t>
            </w:r>
          </w:p>
        </w:tc>
        <w:tc>
          <w:tcPr>
            <w:tcW w:w="1320" w:type="dxa"/>
          </w:tcPr>
          <w:p w14:paraId="70A41A98" w14:textId="77777777" w:rsidR="00C76A5C" w:rsidRDefault="002A147B">
            <w:pPr>
              <w:pStyle w:val="Compact"/>
              <w:jc w:val="right"/>
            </w:pPr>
            <w:r>
              <w:t>0.29669</w:t>
            </w:r>
          </w:p>
        </w:tc>
        <w:tc>
          <w:tcPr>
            <w:tcW w:w="1500" w:type="dxa"/>
          </w:tcPr>
          <w:p w14:paraId="70A41A99" w14:textId="77777777" w:rsidR="00C76A5C" w:rsidRDefault="002A147B">
            <w:pPr>
              <w:pStyle w:val="Compact"/>
              <w:jc w:val="right"/>
            </w:pPr>
            <w:r>
              <w:t>4</w:t>
            </w:r>
          </w:p>
        </w:tc>
        <w:tc>
          <w:tcPr>
            <w:tcW w:w="600" w:type="dxa"/>
          </w:tcPr>
          <w:p w14:paraId="70A41A9A" w14:textId="77777777" w:rsidR="00C76A5C" w:rsidRDefault="002A147B">
            <w:pPr>
              <w:pStyle w:val="Compact"/>
              <w:jc w:val="right"/>
            </w:pPr>
            <w:r>
              <w:t>70.00</w:t>
            </w:r>
          </w:p>
        </w:tc>
      </w:tr>
      <w:tr w:rsidR="00C76A5C" w14:paraId="70A41AA2" w14:textId="77777777">
        <w:tc>
          <w:tcPr>
            <w:tcW w:w="1560" w:type="dxa"/>
          </w:tcPr>
          <w:p w14:paraId="70A41A9C" w14:textId="77777777" w:rsidR="00C76A5C" w:rsidRDefault="002A147B">
            <w:pPr>
              <w:pStyle w:val="Compact"/>
            </w:pPr>
            <w:r>
              <w:t>Chlamydomonas_malina</w:t>
            </w:r>
          </w:p>
        </w:tc>
        <w:tc>
          <w:tcPr>
            <w:tcW w:w="1140" w:type="dxa"/>
          </w:tcPr>
          <w:p w14:paraId="70A41A9D" w14:textId="77777777" w:rsidR="00C76A5C" w:rsidRDefault="002A147B">
            <w:pPr>
              <w:pStyle w:val="Compact"/>
              <w:jc w:val="right"/>
            </w:pPr>
            <w:r>
              <w:t>4</w:t>
            </w:r>
          </w:p>
        </w:tc>
        <w:tc>
          <w:tcPr>
            <w:tcW w:w="1800" w:type="dxa"/>
          </w:tcPr>
          <w:p w14:paraId="70A41A9E" w14:textId="77777777" w:rsidR="00C76A5C" w:rsidRDefault="002A147B">
            <w:pPr>
              <w:pStyle w:val="Compact"/>
              <w:jc w:val="right"/>
            </w:pPr>
            <w:r>
              <w:t>2</w:t>
            </w:r>
          </w:p>
        </w:tc>
        <w:tc>
          <w:tcPr>
            <w:tcW w:w="1320" w:type="dxa"/>
          </w:tcPr>
          <w:p w14:paraId="70A41A9F" w14:textId="77777777" w:rsidR="00C76A5C" w:rsidRDefault="002A147B">
            <w:pPr>
              <w:pStyle w:val="Compact"/>
              <w:jc w:val="right"/>
            </w:pPr>
            <w:r>
              <w:t>0.16420</w:t>
            </w:r>
          </w:p>
        </w:tc>
        <w:tc>
          <w:tcPr>
            <w:tcW w:w="1500" w:type="dxa"/>
          </w:tcPr>
          <w:p w14:paraId="70A41AA0" w14:textId="77777777" w:rsidR="00C76A5C" w:rsidRDefault="002A147B">
            <w:pPr>
              <w:pStyle w:val="Compact"/>
              <w:jc w:val="right"/>
            </w:pPr>
            <w:r>
              <w:t>4</w:t>
            </w:r>
          </w:p>
        </w:tc>
        <w:tc>
          <w:tcPr>
            <w:tcW w:w="600" w:type="dxa"/>
          </w:tcPr>
          <w:p w14:paraId="70A41AA1" w14:textId="77777777" w:rsidR="00C76A5C" w:rsidRDefault="002A147B">
            <w:pPr>
              <w:pStyle w:val="Compact"/>
              <w:jc w:val="right"/>
            </w:pPr>
            <w:r>
              <w:t>500.00</w:t>
            </w:r>
          </w:p>
        </w:tc>
      </w:tr>
      <w:tr w:rsidR="00C76A5C" w14:paraId="70A41AA9" w14:textId="77777777">
        <w:tc>
          <w:tcPr>
            <w:tcW w:w="1560" w:type="dxa"/>
          </w:tcPr>
          <w:p w14:paraId="70A41AA3" w14:textId="77777777" w:rsidR="00C76A5C" w:rsidRDefault="002A147B">
            <w:pPr>
              <w:pStyle w:val="Compact"/>
            </w:pPr>
            <w:r>
              <w:t>Chlamydomonas_malina</w:t>
            </w:r>
          </w:p>
        </w:tc>
        <w:tc>
          <w:tcPr>
            <w:tcW w:w="1140" w:type="dxa"/>
          </w:tcPr>
          <w:p w14:paraId="70A41AA4" w14:textId="77777777" w:rsidR="00C76A5C" w:rsidRDefault="002A147B">
            <w:pPr>
              <w:pStyle w:val="Compact"/>
              <w:jc w:val="right"/>
            </w:pPr>
            <w:r>
              <w:t>4</w:t>
            </w:r>
          </w:p>
        </w:tc>
        <w:tc>
          <w:tcPr>
            <w:tcW w:w="1800" w:type="dxa"/>
          </w:tcPr>
          <w:p w14:paraId="70A41AA5" w14:textId="77777777" w:rsidR="00C76A5C" w:rsidRDefault="002A147B">
            <w:pPr>
              <w:pStyle w:val="Compact"/>
              <w:jc w:val="right"/>
            </w:pPr>
            <w:r>
              <w:t>2</w:t>
            </w:r>
          </w:p>
        </w:tc>
        <w:tc>
          <w:tcPr>
            <w:tcW w:w="1320" w:type="dxa"/>
          </w:tcPr>
          <w:p w14:paraId="70A41AA6" w14:textId="77777777" w:rsidR="00C76A5C" w:rsidRDefault="002A147B">
            <w:pPr>
              <w:pStyle w:val="Compact"/>
              <w:jc w:val="right"/>
            </w:pPr>
            <w:r>
              <w:t>0.19367</w:t>
            </w:r>
          </w:p>
        </w:tc>
        <w:tc>
          <w:tcPr>
            <w:tcW w:w="1500" w:type="dxa"/>
          </w:tcPr>
          <w:p w14:paraId="70A41AA7" w14:textId="77777777" w:rsidR="00C76A5C" w:rsidRDefault="002A147B">
            <w:pPr>
              <w:pStyle w:val="Compact"/>
              <w:jc w:val="right"/>
            </w:pPr>
            <w:r>
              <w:t>4</w:t>
            </w:r>
          </w:p>
        </w:tc>
        <w:tc>
          <w:tcPr>
            <w:tcW w:w="600" w:type="dxa"/>
          </w:tcPr>
          <w:p w14:paraId="70A41AA8" w14:textId="77777777" w:rsidR="00C76A5C" w:rsidRDefault="002A147B">
            <w:pPr>
              <w:pStyle w:val="Compact"/>
              <w:jc w:val="right"/>
            </w:pPr>
            <w:r>
              <w:t>70.00</w:t>
            </w:r>
          </w:p>
        </w:tc>
      </w:tr>
      <w:tr w:rsidR="00C76A5C" w14:paraId="70A41AB0" w14:textId="77777777">
        <w:tc>
          <w:tcPr>
            <w:tcW w:w="1560" w:type="dxa"/>
          </w:tcPr>
          <w:p w14:paraId="70A41AAA" w14:textId="77777777" w:rsidR="00C76A5C" w:rsidRDefault="002A147B">
            <w:pPr>
              <w:pStyle w:val="Compact"/>
            </w:pPr>
            <w:r>
              <w:t>Chlamydomonas_malina</w:t>
            </w:r>
          </w:p>
        </w:tc>
        <w:tc>
          <w:tcPr>
            <w:tcW w:w="1140" w:type="dxa"/>
          </w:tcPr>
          <w:p w14:paraId="70A41AAB" w14:textId="77777777" w:rsidR="00C76A5C" w:rsidRDefault="002A147B">
            <w:pPr>
              <w:pStyle w:val="Compact"/>
              <w:jc w:val="right"/>
            </w:pPr>
            <w:r>
              <w:t>4</w:t>
            </w:r>
          </w:p>
        </w:tc>
        <w:tc>
          <w:tcPr>
            <w:tcW w:w="1800" w:type="dxa"/>
          </w:tcPr>
          <w:p w14:paraId="70A41AAC" w14:textId="77777777" w:rsidR="00C76A5C" w:rsidRDefault="002A147B">
            <w:pPr>
              <w:pStyle w:val="Compact"/>
              <w:jc w:val="right"/>
            </w:pPr>
            <w:r>
              <w:t>2</w:t>
            </w:r>
          </w:p>
        </w:tc>
        <w:tc>
          <w:tcPr>
            <w:tcW w:w="1320" w:type="dxa"/>
          </w:tcPr>
          <w:p w14:paraId="70A41AAD" w14:textId="77777777" w:rsidR="00C76A5C" w:rsidRDefault="002A147B">
            <w:pPr>
              <w:pStyle w:val="Compact"/>
              <w:jc w:val="right"/>
            </w:pPr>
            <w:r>
              <w:t>0.19903</w:t>
            </w:r>
          </w:p>
        </w:tc>
        <w:tc>
          <w:tcPr>
            <w:tcW w:w="1500" w:type="dxa"/>
          </w:tcPr>
          <w:p w14:paraId="70A41AAE" w14:textId="77777777" w:rsidR="00C76A5C" w:rsidRDefault="002A147B">
            <w:pPr>
              <w:pStyle w:val="Compact"/>
              <w:jc w:val="right"/>
            </w:pPr>
            <w:r>
              <w:t>4</w:t>
            </w:r>
          </w:p>
        </w:tc>
        <w:tc>
          <w:tcPr>
            <w:tcW w:w="600" w:type="dxa"/>
          </w:tcPr>
          <w:p w14:paraId="70A41AAF" w14:textId="77777777" w:rsidR="00C76A5C" w:rsidRDefault="002A147B">
            <w:pPr>
              <w:pStyle w:val="Compact"/>
              <w:jc w:val="right"/>
            </w:pPr>
            <w:r>
              <w:t>30.00</w:t>
            </w:r>
          </w:p>
        </w:tc>
      </w:tr>
      <w:tr w:rsidR="00C76A5C" w14:paraId="70A41AB7" w14:textId="77777777">
        <w:tc>
          <w:tcPr>
            <w:tcW w:w="1560" w:type="dxa"/>
          </w:tcPr>
          <w:p w14:paraId="70A41AB1" w14:textId="77777777" w:rsidR="00C76A5C" w:rsidRDefault="002A147B">
            <w:pPr>
              <w:pStyle w:val="Compact"/>
            </w:pPr>
            <w:r>
              <w:t>Chlamydomonas_malina</w:t>
            </w:r>
          </w:p>
        </w:tc>
        <w:tc>
          <w:tcPr>
            <w:tcW w:w="1140" w:type="dxa"/>
          </w:tcPr>
          <w:p w14:paraId="70A41AB2" w14:textId="77777777" w:rsidR="00C76A5C" w:rsidRDefault="002A147B">
            <w:pPr>
              <w:pStyle w:val="Compact"/>
              <w:jc w:val="right"/>
            </w:pPr>
            <w:r>
              <w:t>4</w:t>
            </w:r>
          </w:p>
        </w:tc>
        <w:tc>
          <w:tcPr>
            <w:tcW w:w="1800" w:type="dxa"/>
          </w:tcPr>
          <w:p w14:paraId="70A41AB3" w14:textId="77777777" w:rsidR="00C76A5C" w:rsidRDefault="002A147B">
            <w:pPr>
              <w:pStyle w:val="Compact"/>
              <w:jc w:val="right"/>
            </w:pPr>
            <w:r>
              <w:t>4</w:t>
            </w:r>
          </w:p>
        </w:tc>
        <w:tc>
          <w:tcPr>
            <w:tcW w:w="1320" w:type="dxa"/>
          </w:tcPr>
          <w:p w14:paraId="70A41AB4" w14:textId="77777777" w:rsidR="00C76A5C" w:rsidRDefault="002A147B">
            <w:pPr>
              <w:pStyle w:val="Compact"/>
              <w:jc w:val="right"/>
            </w:pPr>
            <w:r>
              <w:t>0.16128</w:t>
            </w:r>
          </w:p>
        </w:tc>
        <w:tc>
          <w:tcPr>
            <w:tcW w:w="1500" w:type="dxa"/>
          </w:tcPr>
          <w:p w14:paraId="70A41AB5" w14:textId="77777777" w:rsidR="00C76A5C" w:rsidRDefault="002A147B">
            <w:pPr>
              <w:pStyle w:val="Compact"/>
              <w:jc w:val="right"/>
            </w:pPr>
            <w:r>
              <w:t>4</w:t>
            </w:r>
          </w:p>
        </w:tc>
        <w:tc>
          <w:tcPr>
            <w:tcW w:w="600" w:type="dxa"/>
          </w:tcPr>
          <w:p w14:paraId="70A41AB6" w14:textId="77777777" w:rsidR="00C76A5C" w:rsidRDefault="002A147B">
            <w:pPr>
              <w:pStyle w:val="Compact"/>
              <w:jc w:val="right"/>
            </w:pPr>
            <w:r>
              <w:t>70.00</w:t>
            </w:r>
          </w:p>
        </w:tc>
      </w:tr>
      <w:tr w:rsidR="00C76A5C" w14:paraId="70A41ABE" w14:textId="77777777">
        <w:tc>
          <w:tcPr>
            <w:tcW w:w="1560" w:type="dxa"/>
          </w:tcPr>
          <w:p w14:paraId="70A41AB8" w14:textId="77777777" w:rsidR="00C76A5C" w:rsidRDefault="002A147B">
            <w:pPr>
              <w:pStyle w:val="Compact"/>
            </w:pPr>
            <w:r>
              <w:t>Chlamydomonas_malina</w:t>
            </w:r>
          </w:p>
        </w:tc>
        <w:tc>
          <w:tcPr>
            <w:tcW w:w="1140" w:type="dxa"/>
          </w:tcPr>
          <w:p w14:paraId="70A41AB9" w14:textId="77777777" w:rsidR="00C76A5C" w:rsidRDefault="002A147B">
            <w:pPr>
              <w:pStyle w:val="Compact"/>
              <w:jc w:val="right"/>
            </w:pPr>
            <w:r>
              <w:t>4</w:t>
            </w:r>
          </w:p>
        </w:tc>
        <w:tc>
          <w:tcPr>
            <w:tcW w:w="1800" w:type="dxa"/>
          </w:tcPr>
          <w:p w14:paraId="70A41ABA" w14:textId="77777777" w:rsidR="00C76A5C" w:rsidRDefault="002A147B">
            <w:pPr>
              <w:pStyle w:val="Compact"/>
              <w:jc w:val="right"/>
            </w:pPr>
            <w:r>
              <w:t>4</w:t>
            </w:r>
          </w:p>
        </w:tc>
        <w:tc>
          <w:tcPr>
            <w:tcW w:w="1320" w:type="dxa"/>
          </w:tcPr>
          <w:p w14:paraId="70A41ABB" w14:textId="77777777" w:rsidR="00C76A5C" w:rsidRDefault="002A147B">
            <w:pPr>
              <w:pStyle w:val="Compact"/>
              <w:jc w:val="right"/>
            </w:pPr>
            <w:r>
              <w:t>0.16230</w:t>
            </w:r>
          </w:p>
        </w:tc>
        <w:tc>
          <w:tcPr>
            <w:tcW w:w="1500" w:type="dxa"/>
          </w:tcPr>
          <w:p w14:paraId="70A41ABC" w14:textId="77777777" w:rsidR="00C76A5C" w:rsidRDefault="002A147B">
            <w:pPr>
              <w:pStyle w:val="Compact"/>
              <w:jc w:val="right"/>
            </w:pPr>
            <w:r>
              <w:t>4</w:t>
            </w:r>
          </w:p>
        </w:tc>
        <w:tc>
          <w:tcPr>
            <w:tcW w:w="600" w:type="dxa"/>
          </w:tcPr>
          <w:p w14:paraId="70A41ABD" w14:textId="77777777" w:rsidR="00C76A5C" w:rsidRDefault="002A147B">
            <w:pPr>
              <w:pStyle w:val="Compact"/>
              <w:jc w:val="right"/>
            </w:pPr>
            <w:r>
              <w:t>500.00</w:t>
            </w:r>
          </w:p>
        </w:tc>
      </w:tr>
      <w:tr w:rsidR="00C76A5C" w14:paraId="70A41AC5" w14:textId="77777777">
        <w:tc>
          <w:tcPr>
            <w:tcW w:w="1560" w:type="dxa"/>
          </w:tcPr>
          <w:p w14:paraId="70A41ABF" w14:textId="77777777" w:rsidR="00C76A5C" w:rsidRDefault="002A147B">
            <w:pPr>
              <w:pStyle w:val="Compact"/>
            </w:pPr>
            <w:r>
              <w:t>Chlamydomonas_malina</w:t>
            </w:r>
          </w:p>
        </w:tc>
        <w:tc>
          <w:tcPr>
            <w:tcW w:w="1140" w:type="dxa"/>
          </w:tcPr>
          <w:p w14:paraId="70A41AC0" w14:textId="77777777" w:rsidR="00C76A5C" w:rsidRDefault="002A147B">
            <w:pPr>
              <w:pStyle w:val="Compact"/>
              <w:jc w:val="right"/>
            </w:pPr>
            <w:r>
              <w:t>4</w:t>
            </w:r>
          </w:p>
        </w:tc>
        <w:tc>
          <w:tcPr>
            <w:tcW w:w="1800" w:type="dxa"/>
          </w:tcPr>
          <w:p w14:paraId="70A41AC1" w14:textId="77777777" w:rsidR="00C76A5C" w:rsidRDefault="002A147B">
            <w:pPr>
              <w:pStyle w:val="Compact"/>
              <w:jc w:val="right"/>
            </w:pPr>
            <w:r>
              <w:t>4</w:t>
            </w:r>
          </w:p>
        </w:tc>
        <w:tc>
          <w:tcPr>
            <w:tcW w:w="1320" w:type="dxa"/>
          </w:tcPr>
          <w:p w14:paraId="70A41AC2" w14:textId="77777777" w:rsidR="00C76A5C" w:rsidRDefault="002A147B">
            <w:pPr>
              <w:pStyle w:val="Compact"/>
              <w:jc w:val="right"/>
            </w:pPr>
            <w:r>
              <w:t>0.18699</w:t>
            </w:r>
          </w:p>
        </w:tc>
        <w:tc>
          <w:tcPr>
            <w:tcW w:w="1500" w:type="dxa"/>
          </w:tcPr>
          <w:p w14:paraId="70A41AC3" w14:textId="77777777" w:rsidR="00C76A5C" w:rsidRDefault="002A147B">
            <w:pPr>
              <w:pStyle w:val="Compact"/>
              <w:jc w:val="right"/>
            </w:pPr>
            <w:r>
              <w:t>4</w:t>
            </w:r>
          </w:p>
        </w:tc>
        <w:tc>
          <w:tcPr>
            <w:tcW w:w="600" w:type="dxa"/>
          </w:tcPr>
          <w:p w14:paraId="70A41AC4" w14:textId="77777777" w:rsidR="00C76A5C" w:rsidRDefault="002A147B">
            <w:pPr>
              <w:pStyle w:val="Compact"/>
              <w:jc w:val="right"/>
            </w:pPr>
            <w:r>
              <w:t>30.00</w:t>
            </w:r>
          </w:p>
        </w:tc>
      </w:tr>
      <w:tr w:rsidR="00C76A5C" w14:paraId="70A41ACC" w14:textId="77777777">
        <w:tc>
          <w:tcPr>
            <w:tcW w:w="1560" w:type="dxa"/>
          </w:tcPr>
          <w:p w14:paraId="70A41AC6" w14:textId="77777777" w:rsidR="00C76A5C" w:rsidRDefault="002A147B">
            <w:pPr>
              <w:pStyle w:val="Compact"/>
            </w:pPr>
            <w:r>
              <w:t>Chlamydomonas_malina</w:t>
            </w:r>
          </w:p>
        </w:tc>
        <w:tc>
          <w:tcPr>
            <w:tcW w:w="1140" w:type="dxa"/>
          </w:tcPr>
          <w:p w14:paraId="70A41AC7" w14:textId="77777777" w:rsidR="00C76A5C" w:rsidRDefault="002A147B">
            <w:pPr>
              <w:pStyle w:val="Compact"/>
              <w:jc w:val="right"/>
            </w:pPr>
            <w:r>
              <w:t>4</w:t>
            </w:r>
          </w:p>
        </w:tc>
        <w:tc>
          <w:tcPr>
            <w:tcW w:w="1800" w:type="dxa"/>
          </w:tcPr>
          <w:p w14:paraId="70A41AC8" w14:textId="77777777" w:rsidR="00C76A5C" w:rsidRDefault="002A147B">
            <w:pPr>
              <w:pStyle w:val="Compact"/>
              <w:jc w:val="right"/>
            </w:pPr>
            <w:r>
              <w:t>4</w:t>
            </w:r>
          </w:p>
        </w:tc>
        <w:tc>
          <w:tcPr>
            <w:tcW w:w="1320" w:type="dxa"/>
          </w:tcPr>
          <w:p w14:paraId="70A41AC9" w14:textId="77777777" w:rsidR="00C76A5C" w:rsidRDefault="002A147B">
            <w:pPr>
              <w:pStyle w:val="Compact"/>
              <w:jc w:val="right"/>
            </w:pPr>
            <w:r>
              <w:t>0.18764</w:t>
            </w:r>
          </w:p>
        </w:tc>
        <w:tc>
          <w:tcPr>
            <w:tcW w:w="1500" w:type="dxa"/>
          </w:tcPr>
          <w:p w14:paraId="70A41ACA" w14:textId="77777777" w:rsidR="00C76A5C" w:rsidRDefault="002A147B">
            <w:pPr>
              <w:pStyle w:val="Compact"/>
              <w:jc w:val="right"/>
            </w:pPr>
            <w:r>
              <w:t>4</w:t>
            </w:r>
          </w:p>
        </w:tc>
        <w:tc>
          <w:tcPr>
            <w:tcW w:w="600" w:type="dxa"/>
          </w:tcPr>
          <w:p w14:paraId="70A41ACB" w14:textId="77777777" w:rsidR="00C76A5C" w:rsidRDefault="002A147B">
            <w:pPr>
              <w:pStyle w:val="Compact"/>
              <w:jc w:val="right"/>
            </w:pPr>
            <w:r>
              <w:t>70.00</w:t>
            </w:r>
          </w:p>
        </w:tc>
      </w:tr>
      <w:tr w:rsidR="00C76A5C" w14:paraId="70A41AD3" w14:textId="77777777">
        <w:tc>
          <w:tcPr>
            <w:tcW w:w="1560" w:type="dxa"/>
          </w:tcPr>
          <w:p w14:paraId="70A41ACD" w14:textId="77777777" w:rsidR="00C76A5C" w:rsidRDefault="002A147B">
            <w:pPr>
              <w:pStyle w:val="Compact"/>
            </w:pPr>
            <w:r>
              <w:t>Chlamydomonas_malina</w:t>
            </w:r>
          </w:p>
        </w:tc>
        <w:tc>
          <w:tcPr>
            <w:tcW w:w="1140" w:type="dxa"/>
          </w:tcPr>
          <w:p w14:paraId="70A41ACE" w14:textId="77777777" w:rsidR="00C76A5C" w:rsidRDefault="002A147B">
            <w:pPr>
              <w:pStyle w:val="Compact"/>
              <w:jc w:val="right"/>
            </w:pPr>
            <w:r>
              <w:t>4</w:t>
            </w:r>
          </w:p>
        </w:tc>
        <w:tc>
          <w:tcPr>
            <w:tcW w:w="1800" w:type="dxa"/>
          </w:tcPr>
          <w:p w14:paraId="70A41ACF" w14:textId="77777777" w:rsidR="00C76A5C" w:rsidRDefault="002A147B">
            <w:pPr>
              <w:pStyle w:val="Compact"/>
              <w:jc w:val="right"/>
            </w:pPr>
            <w:r>
              <w:t>8</w:t>
            </w:r>
          </w:p>
        </w:tc>
        <w:tc>
          <w:tcPr>
            <w:tcW w:w="1320" w:type="dxa"/>
          </w:tcPr>
          <w:p w14:paraId="70A41AD0" w14:textId="77777777" w:rsidR="00C76A5C" w:rsidRDefault="002A147B">
            <w:pPr>
              <w:pStyle w:val="Compact"/>
              <w:jc w:val="right"/>
            </w:pPr>
            <w:r>
              <w:t>0.15032</w:t>
            </w:r>
          </w:p>
        </w:tc>
        <w:tc>
          <w:tcPr>
            <w:tcW w:w="1500" w:type="dxa"/>
          </w:tcPr>
          <w:p w14:paraId="70A41AD1" w14:textId="77777777" w:rsidR="00C76A5C" w:rsidRDefault="002A147B">
            <w:pPr>
              <w:pStyle w:val="Compact"/>
              <w:jc w:val="right"/>
            </w:pPr>
            <w:r>
              <w:t>4</w:t>
            </w:r>
          </w:p>
        </w:tc>
        <w:tc>
          <w:tcPr>
            <w:tcW w:w="600" w:type="dxa"/>
          </w:tcPr>
          <w:p w14:paraId="70A41AD2" w14:textId="77777777" w:rsidR="00C76A5C" w:rsidRDefault="002A147B">
            <w:pPr>
              <w:pStyle w:val="Compact"/>
              <w:jc w:val="right"/>
            </w:pPr>
            <w:r>
              <w:t>500.00</w:t>
            </w:r>
          </w:p>
        </w:tc>
      </w:tr>
      <w:tr w:rsidR="00C76A5C" w14:paraId="70A41ADA" w14:textId="77777777">
        <w:tc>
          <w:tcPr>
            <w:tcW w:w="1560" w:type="dxa"/>
          </w:tcPr>
          <w:p w14:paraId="70A41AD4" w14:textId="77777777" w:rsidR="00C76A5C" w:rsidRDefault="002A147B">
            <w:pPr>
              <w:pStyle w:val="Compact"/>
            </w:pPr>
            <w:r>
              <w:t>Chlamydomonas_malina</w:t>
            </w:r>
          </w:p>
        </w:tc>
        <w:tc>
          <w:tcPr>
            <w:tcW w:w="1140" w:type="dxa"/>
          </w:tcPr>
          <w:p w14:paraId="70A41AD5" w14:textId="77777777" w:rsidR="00C76A5C" w:rsidRDefault="002A147B">
            <w:pPr>
              <w:pStyle w:val="Compact"/>
              <w:jc w:val="right"/>
            </w:pPr>
            <w:r>
              <w:t>4</w:t>
            </w:r>
          </w:p>
        </w:tc>
        <w:tc>
          <w:tcPr>
            <w:tcW w:w="1800" w:type="dxa"/>
          </w:tcPr>
          <w:p w14:paraId="70A41AD6" w14:textId="77777777" w:rsidR="00C76A5C" w:rsidRDefault="002A147B">
            <w:pPr>
              <w:pStyle w:val="Compact"/>
              <w:jc w:val="right"/>
            </w:pPr>
            <w:r>
              <w:t>8</w:t>
            </w:r>
          </w:p>
        </w:tc>
        <w:tc>
          <w:tcPr>
            <w:tcW w:w="1320" w:type="dxa"/>
          </w:tcPr>
          <w:p w14:paraId="70A41AD7" w14:textId="77777777" w:rsidR="00C76A5C" w:rsidRDefault="002A147B">
            <w:pPr>
              <w:pStyle w:val="Compact"/>
              <w:jc w:val="right"/>
            </w:pPr>
            <w:r>
              <w:t>0.16084</w:t>
            </w:r>
          </w:p>
        </w:tc>
        <w:tc>
          <w:tcPr>
            <w:tcW w:w="1500" w:type="dxa"/>
          </w:tcPr>
          <w:p w14:paraId="70A41AD8" w14:textId="77777777" w:rsidR="00C76A5C" w:rsidRDefault="002A147B">
            <w:pPr>
              <w:pStyle w:val="Compact"/>
              <w:jc w:val="right"/>
            </w:pPr>
            <w:r>
              <w:t>4</w:t>
            </w:r>
          </w:p>
        </w:tc>
        <w:tc>
          <w:tcPr>
            <w:tcW w:w="600" w:type="dxa"/>
          </w:tcPr>
          <w:p w14:paraId="70A41AD9" w14:textId="77777777" w:rsidR="00C76A5C" w:rsidRDefault="002A147B">
            <w:pPr>
              <w:pStyle w:val="Compact"/>
              <w:jc w:val="right"/>
            </w:pPr>
            <w:r>
              <w:t>70.00</w:t>
            </w:r>
          </w:p>
        </w:tc>
      </w:tr>
      <w:tr w:rsidR="00C76A5C" w14:paraId="70A41AE1" w14:textId="77777777">
        <w:tc>
          <w:tcPr>
            <w:tcW w:w="1560" w:type="dxa"/>
          </w:tcPr>
          <w:p w14:paraId="70A41ADB" w14:textId="77777777" w:rsidR="00C76A5C" w:rsidRDefault="002A147B">
            <w:pPr>
              <w:pStyle w:val="Compact"/>
            </w:pPr>
            <w:r>
              <w:t>Chlamydomonas_malina</w:t>
            </w:r>
          </w:p>
        </w:tc>
        <w:tc>
          <w:tcPr>
            <w:tcW w:w="1140" w:type="dxa"/>
          </w:tcPr>
          <w:p w14:paraId="70A41ADC" w14:textId="77777777" w:rsidR="00C76A5C" w:rsidRDefault="002A147B">
            <w:pPr>
              <w:pStyle w:val="Compact"/>
              <w:jc w:val="right"/>
            </w:pPr>
            <w:r>
              <w:t>4</w:t>
            </w:r>
          </w:p>
        </w:tc>
        <w:tc>
          <w:tcPr>
            <w:tcW w:w="1800" w:type="dxa"/>
          </w:tcPr>
          <w:p w14:paraId="70A41ADD" w14:textId="77777777" w:rsidR="00C76A5C" w:rsidRDefault="002A147B">
            <w:pPr>
              <w:pStyle w:val="Compact"/>
              <w:jc w:val="right"/>
            </w:pPr>
            <w:r>
              <w:t>8</w:t>
            </w:r>
          </w:p>
        </w:tc>
        <w:tc>
          <w:tcPr>
            <w:tcW w:w="1320" w:type="dxa"/>
          </w:tcPr>
          <w:p w14:paraId="70A41ADE" w14:textId="77777777" w:rsidR="00C76A5C" w:rsidRDefault="002A147B">
            <w:pPr>
              <w:pStyle w:val="Compact"/>
              <w:jc w:val="right"/>
            </w:pPr>
            <w:r>
              <w:t>0.17698</w:t>
            </w:r>
          </w:p>
        </w:tc>
        <w:tc>
          <w:tcPr>
            <w:tcW w:w="1500" w:type="dxa"/>
          </w:tcPr>
          <w:p w14:paraId="70A41ADF" w14:textId="77777777" w:rsidR="00C76A5C" w:rsidRDefault="002A147B">
            <w:pPr>
              <w:pStyle w:val="Compact"/>
              <w:jc w:val="right"/>
            </w:pPr>
            <w:r>
              <w:t>4</w:t>
            </w:r>
          </w:p>
        </w:tc>
        <w:tc>
          <w:tcPr>
            <w:tcW w:w="600" w:type="dxa"/>
          </w:tcPr>
          <w:p w14:paraId="70A41AE0" w14:textId="77777777" w:rsidR="00C76A5C" w:rsidRDefault="002A147B">
            <w:pPr>
              <w:pStyle w:val="Compact"/>
              <w:jc w:val="right"/>
            </w:pPr>
            <w:r>
              <w:t>70.00</w:t>
            </w:r>
          </w:p>
        </w:tc>
      </w:tr>
      <w:tr w:rsidR="00C76A5C" w14:paraId="70A41AE8" w14:textId="77777777">
        <w:tc>
          <w:tcPr>
            <w:tcW w:w="1560" w:type="dxa"/>
          </w:tcPr>
          <w:p w14:paraId="70A41AE2" w14:textId="77777777" w:rsidR="00C76A5C" w:rsidRDefault="002A147B">
            <w:pPr>
              <w:pStyle w:val="Compact"/>
            </w:pPr>
            <w:r>
              <w:t>Chlamydomonas_malina</w:t>
            </w:r>
          </w:p>
        </w:tc>
        <w:tc>
          <w:tcPr>
            <w:tcW w:w="1140" w:type="dxa"/>
          </w:tcPr>
          <w:p w14:paraId="70A41AE3" w14:textId="77777777" w:rsidR="00C76A5C" w:rsidRDefault="002A147B">
            <w:pPr>
              <w:pStyle w:val="Compact"/>
              <w:jc w:val="right"/>
            </w:pPr>
            <w:r>
              <w:t>4</w:t>
            </w:r>
          </w:p>
        </w:tc>
        <w:tc>
          <w:tcPr>
            <w:tcW w:w="1800" w:type="dxa"/>
          </w:tcPr>
          <w:p w14:paraId="70A41AE4" w14:textId="77777777" w:rsidR="00C76A5C" w:rsidRDefault="002A147B">
            <w:pPr>
              <w:pStyle w:val="Compact"/>
              <w:jc w:val="right"/>
            </w:pPr>
            <w:r>
              <w:t>8</w:t>
            </w:r>
          </w:p>
        </w:tc>
        <w:tc>
          <w:tcPr>
            <w:tcW w:w="1320" w:type="dxa"/>
          </w:tcPr>
          <w:p w14:paraId="70A41AE5" w14:textId="77777777" w:rsidR="00C76A5C" w:rsidRDefault="002A147B">
            <w:pPr>
              <w:pStyle w:val="Compact"/>
              <w:jc w:val="right"/>
            </w:pPr>
            <w:r>
              <w:t>0.17820</w:t>
            </w:r>
          </w:p>
        </w:tc>
        <w:tc>
          <w:tcPr>
            <w:tcW w:w="1500" w:type="dxa"/>
          </w:tcPr>
          <w:p w14:paraId="70A41AE6" w14:textId="77777777" w:rsidR="00C76A5C" w:rsidRDefault="002A147B">
            <w:pPr>
              <w:pStyle w:val="Compact"/>
              <w:jc w:val="right"/>
            </w:pPr>
            <w:r>
              <w:t>4</w:t>
            </w:r>
          </w:p>
        </w:tc>
        <w:tc>
          <w:tcPr>
            <w:tcW w:w="600" w:type="dxa"/>
          </w:tcPr>
          <w:p w14:paraId="70A41AE7" w14:textId="77777777" w:rsidR="00C76A5C" w:rsidRDefault="002A147B">
            <w:pPr>
              <w:pStyle w:val="Compact"/>
              <w:jc w:val="right"/>
            </w:pPr>
            <w:r>
              <w:t>30.00</w:t>
            </w:r>
          </w:p>
        </w:tc>
      </w:tr>
      <w:tr w:rsidR="00C76A5C" w14:paraId="70A41AEF" w14:textId="77777777">
        <w:tc>
          <w:tcPr>
            <w:tcW w:w="1560" w:type="dxa"/>
          </w:tcPr>
          <w:p w14:paraId="70A41AE9" w14:textId="77777777" w:rsidR="00C76A5C" w:rsidRDefault="002A147B">
            <w:pPr>
              <w:pStyle w:val="Compact"/>
            </w:pPr>
            <w:r>
              <w:lastRenderedPageBreak/>
              <w:t>Chlamydomonas_malina</w:t>
            </w:r>
          </w:p>
        </w:tc>
        <w:tc>
          <w:tcPr>
            <w:tcW w:w="1140" w:type="dxa"/>
          </w:tcPr>
          <w:p w14:paraId="70A41AEA" w14:textId="77777777" w:rsidR="00C76A5C" w:rsidRDefault="002A147B">
            <w:pPr>
              <w:pStyle w:val="Compact"/>
              <w:jc w:val="right"/>
            </w:pPr>
            <w:r>
              <w:t>4</w:t>
            </w:r>
          </w:p>
        </w:tc>
        <w:tc>
          <w:tcPr>
            <w:tcW w:w="1800" w:type="dxa"/>
          </w:tcPr>
          <w:p w14:paraId="70A41AEB" w14:textId="77777777" w:rsidR="00C76A5C" w:rsidRDefault="002A147B">
            <w:pPr>
              <w:pStyle w:val="Compact"/>
              <w:jc w:val="right"/>
            </w:pPr>
            <w:r>
              <w:t>12</w:t>
            </w:r>
          </w:p>
        </w:tc>
        <w:tc>
          <w:tcPr>
            <w:tcW w:w="1320" w:type="dxa"/>
          </w:tcPr>
          <w:p w14:paraId="70A41AEC" w14:textId="77777777" w:rsidR="00C76A5C" w:rsidRDefault="002A147B">
            <w:pPr>
              <w:pStyle w:val="Compact"/>
              <w:jc w:val="right"/>
            </w:pPr>
            <w:r>
              <w:t>0.14637</w:t>
            </w:r>
          </w:p>
        </w:tc>
        <w:tc>
          <w:tcPr>
            <w:tcW w:w="1500" w:type="dxa"/>
          </w:tcPr>
          <w:p w14:paraId="70A41AED" w14:textId="77777777" w:rsidR="00C76A5C" w:rsidRDefault="002A147B">
            <w:pPr>
              <w:pStyle w:val="Compact"/>
              <w:jc w:val="right"/>
            </w:pPr>
            <w:r>
              <w:t>4</w:t>
            </w:r>
          </w:p>
        </w:tc>
        <w:tc>
          <w:tcPr>
            <w:tcW w:w="600" w:type="dxa"/>
          </w:tcPr>
          <w:p w14:paraId="70A41AEE" w14:textId="77777777" w:rsidR="00C76A5C" w:rsidRDefault="002A147B">
            <w:pPr>
              <w:pStyle w:val="Compact"/>
              <w:jc w:val="right"/>
            </w:pPr>
            <w:r>
              <w:t>500.00</w:t>
            </w:r>
          </w:p>
        </w:tc>
      </w:tr>
      <w:tr w:rsidR="00C76A5C" w14:paraId="70A41AF6" w14:textId="77777777">
        <w:tc>
          <w:tcPr>
            <w:tcW w:w="1560" w:type="dxa"/>
          </w:tcPr>
          <w:p w14:paraId="70A41AF0" w14:textId="77777777" w:rsidR="00C76A5C" w:rsidRDefault="002A147B">
            <w:pPr>
              <w:pStyle w:val="Compact"/>
            </w:pPr>
            <w:r>
              <w:t>Chlamydomonas_malina</w:t>
            </w:r>
          </w:p>
        </w:tc>
        <w:tc>
          <w:tcPr>
            <w:tcW w:w="1140" w:type="dxa"/>
          </w:tcPr>
          <w:p w14:paraId="70A41AF1" w14:textId="77777777" w:rsidR="00C76A5C" w:rsidRDefault="002A147B">
            <w:pPr>
              <w:pStyle w:val="Compact"/>
              <w:jc w:val="right"/>
            </w:pPr>
            <w:r>
              <w:t>4</w:t>
            </w:r>
          </w:p>
        </w:tc>
        <w:tc>
          <w:tcPr>
            <w:tcW w:w="1800" w:type="dxa"/>
          </w:tcPr>
          <w:p w14:paraId="70A41AF2" w14:textId="77777777" w:rsidR="00C76A5C" w:rsidRDefault="002A147B">
            <w:pPr>
              <w:pStyle w:val="Compact"/>
              <w:jc w:val="right"/>
            </w:pPr>
            <w:r>
              <w:t>12</w:t>
            </w:r>
          </w:p>
        </w:tc>
        <w:tc>
          <w:tcPr>
            <w:tcW w:w="1320" w:type="dxa"/>
          </w:tcPr>
          <w:p w14:paraId="70A41AF3" w14:textId="77777777" w:rsidR="00C76A5C" w:rsidRDefault="002A147B">
            <w:pPr>
              <w:pStyle w:val="Compact"/>
              <w:jc w:val="right"/>
            </w:pPr>
            <w:r>
              <w:t>0.14752</w:t>
            </w:r>
          </w:p>
        </w:tc>
        <w:tc>
          <w:tcPr>
            <w:tcW w:w="1500" w:type="dxa"/>
          </w:tcPr>
          <w:p w14:paraId="70A41AF4" w14:textId="77777777" w:rsidR="00C76A5C" w:rsidRDefault="002A147B">
            <w:pPr>
              <w:pStyle w:val="Compact"/>
              <w:jc w:val="right"/>
            </w:pPr>
            <w:r>
              <w:t>4</w:t>
            </w:r>
          </w:p>
        </w:tc>
        <w:tc>
          <w:tcPr>
            <w:tcW w:w="600" w:type="dxa"/>
          </w:tcPr>
          <w:p w14:paraId="70A41AF5" w14:textId="77777777" w:rsidR="00C76A5C" w:rsidRDefault="002A147B">
            <w:pPr>
              <w:pStyle w:val="Compact"/>
              <w:jc w:val="right"/>
            </w:pPr>
            <w:r>
              <w:t>70.00</w:t>
            </w:r>
          </w:p>
        </w:tc>
      </w:tr>
      <w:tr w:rsidR="00C76A5C" w14:paraId="70A41AFD" w14:textId="77777777">
        <w:tc>
          <w:tcPr>
            <w:tcW w:w="1560" w:type="dxa"/>
          </w:tcPr>
          <w:p w14:paraId="70A41AF7" w14:textId="77777777" w:rsidR="00C76A5C" w:rsidRDefault="002A147B">
            <w:pPr>
              <w:pStyle w:val="Compact"/>
            </w:pPr>
            <w:r>
              <w:t>Chlamydomonas_malina</w:t>
            </w:r>
          </w:p>
        </w:tc>
        <w:tc>
          <w:tcPr>
            <w:tcW w:w="1140" w:type="dxa"/>
          </w:tcPr>
          <w:p w14:paraId="70A41AF8" w14:textId="77777777" w:rsidR="00C76A5C" w:rsidRDefault="002A147B">
            <w:pPr>
              <w:pStyle w:val="Compact"/>
              <w:jc w:val="right"/>
            </w:pPr>
            <w:r>
              <w:t>4</w:t>
            </w:r>
          </w:p>
        </w:tc>
        <w:tc>
          <w:tcPr>
            <w:tcW w:w="1800" w:type="dxa"/>
          </w:tcPr>
          <w:p w14:paraId="70A41AF9" w14:textId="77777777" w:rsidR="00C76A5C" w:rsidRDefault="002A147B">
            <w:pPr>
              <w:pStyle w:val="Compact"/>
              <w:jc w:val="right"/>
            </w:pPr>
            <w:r>
              <w:t>12</w:t>
            </w:r>
          </w:p>
        </w:tc>
        <w:tc>
          <w:tcPr>
            <w:tcW w:w="1320" w:type="dxa"/>
          </w:tcPr>
          <w:p w14:paraId="70A41AFA" w14:textId="77777777" w:rsidR="00C76A5C" w:rsidRDefault="002A147B">
            <w:pPr>
              <w:pStyle w:val="Compact"/>
              <w:jc w:val="right"/>
            </w:pPr>
            <w:r>
              <w:t>0.17194</w:t>
            </w:r>
          </w:p>
        </w:tc>
        <w:tc>
          <w:tcPr>
            <w:tcW w:w="1500" w:type="dxa"/>
          </w:tcPr>
          <w:p w14:paraId="70A41AFB" w14:textId="77777777" w:rsidR="00C76A5C" w:rsidRDefault="002A147B">
            <w:pPr>
              <w:pStyle w:val="Compact"/>
              <w:jc w:val="right"/>
            </w:pPr>
            <w:r>
              <w:t>4</w:t>
            </w:r>
          </w:p>
        </w:tc>
        <w:tc>
          <w:tcPr>
            <w:tcW w:w="600" w:type="dxa"/>
          </w:tcPr>
          <w:p w14:paraId="70A41AFC" w14:textId="77777777" w:rsidR="00C76A5C" w:rsidRDefault="002A147B">
            <w:pPr>
              <w:pStyle w:val="Compact"/>
              <w:jc w:val="right"/>
            </w:pPr>
            <w:r>
              <w:t>70.00</w:t>
            </w:r>
          </w:p>
        </w:tc>
      </w:tr>
      <w:tr w:rsidR="00C76A5C" w14:paraId="70A41B04" w14:textId="77777777">
        <w:tc>
          <w:tcPr>
            <w:tcW w:w="1560" w:type="dxa"/>
          </w:tcPr>
          <w:p w14:paraId="70A41AFE" w14:textId="77777777" w:rsidR="00C76A5C" w:rsidRDefault="002A147B">
            <w:pPr>
              <w:pStyle w:val="Compact"/>
            </w:pPr>
            <w:r>
              <w:t>Chlamydomonas_malina</w:t>
            </w:r>
          </w:p>
        </w:tc>
        <w:tc>
          <w:tcPr>
            <w:tcW w:w="1140" w:type="dxa"/>
          </w:tcPr>
          <w:p w14:paraId="70A41AFF" w14:textId="77777777" w:rsidR="00C76A5C" w:rsidRDefault="002A147B">
            <w:pPr>
              <w:pStyle w:val="Compact"/>
              <w:jc w:val="right"/>
            </w:pPr>
            <w:r>
              <w:t>4</w:t>
            </w:r>
          </w:p>
        </w:tc>
        <w:tc>
          <w:tcPr>
            <w:tcW w:w="1800" w:type="dxa"/>
          </w:tcPr>
          <w:p w14:paraId="70A41B00" w14:textId="77777777" w:rsidR="00C76A5C" w:rsidRDefault="002A147B">
            <w:pPr>
              <w:pStyle w:val="Compact"/>
              <w:jc w:val="right"/>
            </w:pPr>
            <w:r>
              <w:t>12</w:t>
            </w:r>
          </w:p>
        </w:tc>
        <w:tc>
          <w:tcPr>
            <w:tcW w:w="1320" w:type="dxa"/>
          </w:tcPr>
          <w:p w14:paraId="70A41B01" w14:textId="77777777" w:rsidR="00C76A5C" w:rsidRDefault="002A147B">
            <w:pPr>
              <w:pStyle w:val="Compact"/>
              <w:jc w:val="right"/>
            </w:pPr>
            <w:r>
              <w:t>0.17375</w:t>
            </w:r>
          </w:p>
        </w:tc>
        <w:tc>
          <w:tcPr>
            <w:tcW w:w="1500" w:type="dxa"/>
          </w:tcPr>
          <w:p w14:paraId="70A41B02" w14:textId="77777777" w:rsidR="00C76A5C" w:rsidRDefault="002A147B">
            <w:pPr>
              <w:pStyle w:val="Compact"/>
              <w:jc w:val="right"/>
            </w:pPr>
            <w:r>
              <w:t>4</w:t>
            </w:r>
          </w:p>
        </w:tc>
        <w:tc>
          <w:tcPr>
            <w:tcW w:w="600" w:type="dxa"/>
          </w:tcPr>
          <w:p w14:paraId="70A41B03" w14:textId="77777777" w:rsidR="00C76A5C" w:rsidRDefault="002A147B">
            <w:pPr>
              <w:pStyle w:val="Compact"/>
              <w:jc w:val="right"/>
            </w:pPr>
            <w:r>
              <w:t>30.00</w:t>
            </w:r>
          </w:p>
        </w:tc>
      </w:tr>
      <w:tr w:rsidR="00C76A5C" w14:paraId="70A41B0B" w14:textId="77777777">
        <w:tc>
          <w:tcPr>
            <w:tcW w:w="1560" w:type="dxa"/>
          </w:tcPr>
          <w:p w14:paraId="70A41B05" w14:textId="77777777" w:rsidR="00C76A5C" w:rsidRDefault="002A147B">
            <w:pPr>
              <w:pStyle w:val="Compact"/>
            </w:pPr>
            <w:r>
              <w:t>Chlamydomonas_malina</w:t>
            </w:r>
          </w:p>
        </w:tc>
        <w:tc>
          <w:tcPr>
            <w:tcW w:w="1140" w:type="dxa"/>
          </w:tcPr>
          <w:p w14:paraId="70A41B06" w14:textId="77777777" w:rsidR="00C76A5C" w:rsidRDefault="002A147B">
            <w:pPr>
              <w:pStyle w:val="Compact"/>
              <w:jc w:val="right"/>
            </w:pPr>
            <w:r>
              <w:t>8</w:t>
            </w:r>
          </w:p>
        </w:tc>
        <w:tc>
          <w:tcPr>
            <w:tcW w:w="1800" w:type="dxa"/>
          </w:tcPr>
          <w:p w14:paraId="70A41B07" w14:textId="77777777" w:rsidR="00C76A5C" w:rsidRDefault="002A147B">
            <w:pPr>
              <w:pStyle w:val="Compact"/>
              <w:jc w:val="right"/>
            </w:pPr>
            <w:r>
              <w:t>2</w:t>
            </w:r>
          </w:p>
        </w:tc>
        <w:tc>
          <w:tcPr>
            <w:tcW w:w="1320" w:type="dxa"/>
          </w:tcPr>
          <w:p w14:paraId="70A41B08" w14:textId="77777777" w:rsidR="00C76A5C" w:rsidRDefault="002A147B">
            <w:pPr>
              <w:pStyle w:val="Compact"/>
              <w:jc w:val="right"/>
            </w:pPr>
            <w:r>
              <w:t>0.08173</w:t>
            </w:r>
          </w:p>
        </w:tc>
        <w:tc>
          <w:tcPr>
            <w:tcW w:w="1500" w:type="dxa"/>
          </w:tcPr>
          <w:p w14:paraId="70A41B09" w14:textId="77777777" w:rsidR="00C76A5C" w:rsidRDefault="002A147B">
            <w:pPr>
              <w:pStyle w:val="Compact"/>
              <w:jc w:val="right"/>
            </w:pPr>
            <w:r>
              <w:t>4</w:t>
            </w:r>
          </w:p>
        </w:tc>
        <w:tc>
          <w:tcPr>
            <w:tcW w:w="600" w:type="dxa"/>
          </w:tcPr>
          <w:p w14:paraId="70A41B0A" w14:textId="77777777" w:rsidR="00C76A5C" w:rsidRDefault="002A147B">
            <w:pPr>
              <w:pStyle w:val="Compact"/>
              <w:jc w:val="right"/>
            </w:pPr>
            <w:r>
              <w:t>500.00</w:t>
            </w:r>
          </w:p>
        </w:tc>
      </w:tr>
      <w:tr w:rsidR="00C76A5C" w14:paraId="70A41B12" w14:textId="77777777">
        <w:tc>
          <w:tcPr>
            <w:tcW w:w="1560" w:type="dxa"/>
          </w:tcPr>
          <w:p w14:paraId="70A41B0C" w14:textId="77777777" w:rsidR="00C76A5C" w:rsidRDefault="002A147B">
            <w:pPr>
              <w:pStyle w:val="Compact"/>
            </w:pPr>
            <w:r>
              <w:t>Chlamydomonas_malina</w:t>
            </w:r>
          </w:p>
        </w:tc>
        <w:tc>
          <w:tcPr>
            <w:tcW w:w="1140" w:type="dxa"/>
          </w:tcPr>
          <w:p w14:paraId="70A41B0D" w14:textId="77777777" w:rsidR="00C76A5C" w:rsidRDefault="002A147B">
            <w:pPr>
              <w:pStyle w:val="Compact"/>
              <w:jc w:val="right"/>
            </w:pPr>
            <w:r>
              <w:t>8</w:t>
            </w:r>
          </w:p>
        </w:tc>
        <w:tc>
          <w:tcPr>
            <w:tcW w:w="1800" w:type="dxa"/>
          </w:tcPr>
          <w:p w14:paraId="70A41B0E" w14:textId="77777777" w:rsidR="00C76A5C" w:rsidRDefault="002A147B">
            <w:pPr>
              <w:pStyle w:val="Compact"/>
              <w:jc w:val="right"/>
            </w:pPr>
            <w:r>
              <w:t>2</w:t>
            </w:r>
          </w:p>
        </w:tc>
        <w:tc>
          <w:tcPr>
            <w:tcW w:w="1320" w:type="dxa"/>
          </w:tcPr>
          <w:p w14:paraId="70A41B0F" w14:textId="77777777" w:rsidR="00C76A5C" w:rsidRDefault="002A147B">
            <w:pPr>
              <w:pStyle w:val="Compact"/>
              <w:jc w:val="right"/>
            </w:pPr>
            <w:r>
              <w:t>0.09981</w:t>
            </w:r>
          </w:p>
        </w:tc>
        <w:tc>
          <w:tcPr>
            <w:tcW w:w="1500" w:type="dxa"/>
          </w:tcPr>
          <w:p w14:paraId="70A41B10" w14:textId="77777777" w:rsidR="00C76A5C" w:rsidRDefault="002A147B">
            <w:pPr>
              <w:pStyle w:val="Compact"/>
              <w:jc w:val="right"/>
            </w:pPr>
            <w:r>
              <w:t>4</w:t>
            </w:r>
          </w:p>
        </w:tc>
        <w:tc>
          <w:tcPr>
            <w:tcW w:w="600" w:type="dxa"/>
          </w:tcPr>
          <w:p w14:paraId="70A41B11" w14:textId="77777777" w:rsidR="00C76A5C" w:rsidRDefault="002A147B">
            <w:pPr>
              <w:pStyle w:val="Compact"/>
              <w:jc w:val="right"/>
            </w:pPr>
            <w:r>
              <w:t>30.00</w:t>
            </w:r>
          </w:p>
        </w:tc>
      </w:tr>
      <w:tr w:rsidR="00C76A5C" w14:paraId="70A41B19" w14:textId="77777777">
        <w:tc>
          <w:tcPr>
            <w:tcW w:w="1560" w:type="dxa"/>
          </w:tcPr>
          <w:p w14:paraId="70A41B13" w14:textId="77777777" w:rsidR="00C76A5C" w:rsidRDefault="002A147B">
            <w:pPr>
              <w:pStyle w:val="Compact"/>
            </w:pPr>
            <w:r>
              <w:t>Chlamydomonas_malina</w:t>
            </w:r>
          </w:p>
        </w:tc>
        <w:tc>
          <w:tcPr>
            <w:tcW w:w="1140" w:type="dxa"/>
          </w:tcPr>
          <w:p w14:paraId="70A41B14" w14:textId="77777777" w:rsidR="00C76A5C" w:rsidRDefault="002A147B">
            <w:pPr>
              <w:pStyle w:val="Compact"/>
              <w:jc w:val="right"/>
            </w:pPr>
            <w:r>
              <w:t>8</w:t>
            </w:r>
          </w:p>
        </w:tc>
        <w:tc>
          <w:tcPr>
            <w:tcW w:w="1800" w:type="dxa"/>
          </w:tcPr>
          <w:p w14:paraId="70A41B15" w14:textId="77777777" w:rsidR="00C76A5C" w:rsidRDefault="002A147B">
            <w:pPr>
              <w:pStyle w:val="Compact"/>
              <w:jc w:val="right"/>
            </w:pPr>
            <w:r>
              <w:t>2</w:t>
            </w:r>
          </w:p>
        </w:tc>
        <w:tc>
          <w:tcPr>
            <w:tcW w:w="1320" w:type="dxa"/>
          </w:tcPr>
          <w:p w14:paraId="70A41B16" w14:textId="77777777" w:rsidR="00C76A5C" w:rsidRDefault="002A147B">
            <w:pPr>
              <w:pStyle w:val="Compact"/>
              <w:jc w:val="right"/>
            </w:pPr>
            <w:r>
              <w:t>0.10038</w:t>
            </w:r>
          </w:p>
        </w:tc>
        <w:tc>
          <w:tcPr>
            <w:tcW w:w="1500" w:type="dxa"/>
          </w:tcPr>
          <w:p w14:paraId="70A41B17" w14:textId="77777777" w:rsidR="00C76A5C" w:rsidRDefault="002A147B">
            <w:pPr>
              <w:pStyle w:val="Compact"/>
              <w:jc w:val="right"/>
            </w:pPr>
            <w:r>
              <w:t>4</w:t>
            </w:r>
          </w:p>
        </w:tc>
        <w:tc>
          <w:tcPr>
            <w:tcW w:w="600" w:type="dxa"/>
          </w:tcPr>
          <w:p w14:paraId="70A41B18" w14:textId="77777777" w:rsidR="00C76A5C" w:rsidRDefault="002A147B">
            <w:pPr>
              <w:pStyle w:val="Compact"/>
              <w:jc w:val="right"/>
            </w:pPr>
            <w:r>
              <w:t>70.00</w:t>
            </w:r>
          </w:p>
        </w:tc>
      </w:tr>
      <w:tr w:rsidR="00C76A5C" w14:paraId="70A41B20" w14:textId="77777777">
        <w:tc>
          <w:tcPr>
            <w:tcW w:w="1560" w:type="dxa"/>
          </w:tcPr>
          <w:p w14:paraId="70A41B1A" w14:textId="77777777" w:rsidR="00C76A5C" w:rsidRDefault="002A147B">
            <w:pPr>
              <w:pStyle w:val="Compact"/>
            </w:pPr>
            <w:r>
              <w:t>Chlamydomonas_malina</w:t>
            </w:r>
          </w:p>
        </w:tc>
        <w:tc>
          <w:tcPr>
            <w:tcW w:w="1140" w:type="dxa"/>
          </w:tcPr>
          <w:p w14:paraId="70A41B1B" w14:textId="77777777" w:rsidR="00C76A5C" w:rsidRDefault="002A147B">
            <w:pPr>
              <w:pStyle w:val="Compact"/>
              <w:jc w:val="right"/>
            </w:pPr>
            <w:r>
              <w:t>8</w:t>
            </w:r>
          </w:p>
        </w:tc>
        <w:tc>
          <w:tcPr>
            <w:tcW w:w="1800" w:type="dxa"/>
          </w:tcPr>
          <w:p w14:paraId="70A41B1C" w14:textId="77777777" w:rsidR="00C76A5C" w:rsidRDefault="002A147B">
            <w:pPr>
              <w:pStyle w:val="Compact"/>
              <w:jc w:val="right"/>
            </w:pPr>
            <w:r>
              <w:t>4</w:t>
            </w:r>
          </w:p>
        </w:tc>
        <w:tc>
          <w:tcPr>
            <w:tcW w:w="1320" w:type="dxa"/>
          </w:tcPr>
          <w:p w14:paraId="70A41B1D" w14:textId="77777777" w:rsidR="00C76A5C" w:rsidRDefault="002A147B">
            <w:pPr>
              <w:pStyle w:val="Compact"/>
              <w:jc w:val="right"/>
            </w:pPr>
            <w:r>
              <w:t>0.08023</w:t>
            </w:r>
          </w:p>
        </w:tc>
        <w:tc>
          <w:tcPr>
            <w:tcW w:w="1500" w:type="dxa"/>
          </w:tcPr>
          <w:p w14:paraId="70A41B1E" w14:textId="77777777" w:rsidR="00C76A5C" w:rsidRDefault="002A147B">
            <w:pPr>
              <w:pStyle w:val="Compact"/>
              <w:jc w:val="right"/>
            </w:pPr>
            <w:r>
              <w:t>4</w:t>
            </w:r>
          </w:p>
        </w:tc>
        <w:tc>
          <w:tcPr>
            <w:tcW w:w="600" w:type="dxa"/>
          </w:tcPr>
          <w:p w14:paraId="70A41B1F" w14:textId="77777777" w:rsidR="00C76A5C" w:rsidRDefault="002A147B">
            <w:pPr>
              <w:pStyle w:val="Compact"/>
              <w:jc w:val="right"/>
            </w:pPr>
            <w:r>
              <w:t>70.00</w:t>
            </w:r>
          </w:p>
        </w:tc>
      </w:tr>
      <w:tr w:rsidR="00C76A5C" w14:paraId="70A41B27" w14:textId="77777777">
        <w:tc>
          <w:tcPr>
            <w:tcW w:w="1560" w:type="dxa"/>
          </w:tcPr>
          <w:p w14:paraId="70A41B21" w14:textId="77777777" w:rsidR="00C76A5C" w:rsidRDefault="002A147B">
            <w:pPr>
              <w:pStyle w:val="Compact"/>
            </w:pPr>
            <w:r>
              <w:t>Chlamydomonas_malina</w:t>
            </w:r>
          </w:p>
        </w:tc>
        <w:tc>
          <w:tcPr>
            <w:tcW w:w="1140" w:type="dxa"/>
          </w:tcPr>
          <w:p w14:paraId="70A41B22" w14:textId="77777777" w:rsidR="00C76A5C" w:rsidRDefault="002A147B">
            <w:pPr>
              <w:pStyle w:val="Compact"/>
              <w:jc w:val="right"/>
            </w:pPr>
            <w:r>
              <w:t>8</w:t>
            </w:r>
          </w:p>
        </w:tc>
        <w:tc>
          <w:tcPr>
            <w:tcW w:w="1800" w:type="dxa"/>
          </w:tcPr>
          <w:p w14:paraId="70A41B23" w14:textId="77777777" w:rsidR="00C76A5C" w:rsidRDefault="002A147B">
            <w:pPr>
              <w:pStyle w:val="Compact"/>
              <w:jc w:val="right"/>
            </w:pPr>
            <w:r>
              <w:t>4</w:t>
            </w:r>
          </w:p>
        </w:tc>
        <w:tc>
          <w:tcPr>
            <w:tcW w:w="1320" w:type="dxa"/>
          </w:tcPr>
          <w:p w14:paraId="70A41B24" w14:textId="77777777" w:rsidR="00C76A5C" w:rsidRDefault="002A147B">
            <w:pPr>
              <w:pStyle w:val="Compact"/>
              <w:jc w:val="right"/>
            </w:pPr>
            <w:r>
              <w:t>0.08260</w:t>
            </w:r>
          </w:p>
        </w:tc>
        <w:tc>
          <w:tcPr>
            <w:tcW w:w="1500" w:type="dxa"/>
          </w:tcPr>
          <w:p w14:paraId="70A41B25" w14:textId="77777777" w:rsidR="00C76A5C" w:rsidRDefault="002A147B">
            <w:pPr>
              <w:pStyle w:val="Compact"/>
              <w:jc w:val="right"/>
            </w:pPr>
            <w:r>
              <w:t>4</w:t>
            </w:r>
          </w:p>
        </w:tc>
        <w:tc>
          <w:tcPr>
            <w:tcW w:w="600" w:type="dxa"/>
          </w:tcPr>
          <w:p w14:paraId="70A41B26" w14:textId="77777777" w:rsidR="00C76A5C" w:rsidRDefault="002A147B">
            <w:pPr>
              <w:pStyle w:val="Compact"/>
              <w:jc w:val="right"/>
            </w:pPr>
            <w:r>
              <w:t>500.00</w:t>
            </w:r>
          </w:p>
        </w:tc>
      </w:tr>
      <w:tr w:rsidR="00C76A5C" w14:paraId="70A41B2E" w14:textId="77777777">
        <w:tc>
          <w:tcPr>
            <w:tcW w:w="1560" w:type="dxa"/>
          </w:tcPr>
          <w:p w14:paraId="70A41B28" w14:textId="77777777" w:rsidR="00C76A5C" w:rsidRDefault="002A147B">
            <w:pPr>
              <w:pStyle w:val="Compact"/>
            </w:pPr>
            <w:r>
              <w:t>Chlamydomonas_malina</w:t>
            </w:r>
          </w:p>
        </w:tc>
        <w:tc>
          <w:tcPr>
            <w:tcW w:w="1140" w:type="dxa"/>
          </w:tcPr>
          <w:p w14:paraId="70A41B29" w14:textId="77777777" w:rsidR="00C76A5C" w:rsidRDefault="002A147B">
            <w:pPr>
              <w:pStyle w:val="Compact"/>
              <w:jc w:val="right"/>
            </w:pPr>
            <w:r>
              <w:t>8</w:t>
            </w:r>
          </w:p>
        </w:tc>
        <w:tc>
          <w:tcPr>
            <w:tcW w:w="1800" w:type="dxa"/>
          </w:tcPr>
          <w:p w14:paraId="70A41B2A" w14:textId="77777777" w:rsidR="00C76A5C" w:rsidRDefault="002A147B">
            <w:pPr>
              <w:pStyle w:val="Compact"/>
              <w:jc w:val="right"/>
            </w:pPr>
            <w:r>
              <w:t>4</w:t>
            </w:r>
          </w:p>
        </w:tc>
        <w:tc>
          <w:tcPr>
            <w:tcW w:w="1320" w:type="dxa"/>
          </w:tcPr>
          <w:p w14:paraId="70A41B2B" w14:textId="77777777" w:rsidR="00C76A5C" w:rsidRDefault="002A147B">
            <w:pPr>
              <w:pStyle w:val="Compact"/>
              <w:jc w:val="right"/>
            </w:pPr>
            <w:r>
              <w:t>0.09246</w:t>
            </w:r>
          </w:p>
        </w:tc>
        <w:tc>
          <w:tcPr>
            <w:tcW w:w="1500" w:type="dxa"/>
          </w:tcPr>
          <w:p w14:paraId="70A41B2C" w14:textId="77777777" w:rsidR="00C76A5C" w:rsidRDefault="002A147B">
            <w:pPr>
              <w:pStyle w:val="Compact"/>
              <w:jc w:val="right"/>
            </w:pPr>
            <w:r>
              <w:t>4</w:t>
            </w:r>
          </w:p>
        </w:tc>
        <w:tc>
          <w:tcPr>
            <w:tcW w:w="600" w:type="dxa"/>
          </w:tcPr>
          <w:p w14:paraId="70A41B2D" w14:textId="77777777" w:rsidR="00C76A5C" w:rsidRDefault="002A147B">
            <w:pPr>
              <w:pStyle w:val="Compact"/>
              <w:jc w:val="right"/>
            </w:pPr>
            <w:r>
              <w:t>30.00</w:t>
            </w:r>
          </w:p>
        </w:tc>
      </w:tr>
      <w:tr w:rsidR="00C76A5C" w14:paraId="70A41B35" w14:textId="77777777">
        <w:tc>
          <w:tcPr>
            <w:tcW w:w="1560" w:type="dxa"/>
          </w:tcPr>
          <w:p w14:paraId="70A41B2F" w14:textId="77777777" w:rsidR="00C76A5C" w:rsidRDefault="002A147B">
            <w:pPr>
              <w:pStyle w:val="Compact"/>
            </w:pPr>
            <w:r>
              <w:t>Chlamydomonas_malina</w:t>
            </w:r>
          </w:p>
        </w:tc>
        <w:tc>
          <w:tcPr>
            <w:tcW w:w="1140" w:type="dxa"/>
          </w:tcPr>
          <w:p w14:paraId="70A41B30" w14:textId="77777777" w:rsidR="00C76A5C" w:rsidRDefault="002A147B">
            <w:pPr>
              <w:pStyle w:val="Compact"/>
              <w:jc w:val="right"/>
            </w:pPr>
            <w:r>
              <w:t>8</w:t>
            </w:r>
          </w:p>
        </w:tc>
        <w:tc>
          <w:tcPr>
            <w:tcW w:w="1800" w:type="dxa"/>
          </w:tcPr>
          <w:p w14:paraId="70A41B31" w14:textId="77777777" w:rsidR="00C76A5C" w:rsidRDefault="002A147B">
            <w:pPr>
              <w:pStyle w:val="Compact"/>
              <w:jc w:val="right"/>
            </w:pPr>
            <w:r>
              <w:t>4</w:t>
            </w:r>
          </w:p>
        </w:tc>
        <w:tc>
          <w:tcPr>
            <w:tcW w:w="1320" w:type="dxa"/>
          </w:tcPr>
          <w:p w14:paraId="70A41B32" w14:textId="77777777" w:rsidR="00C76A5C" w:rsidRDefault="002A147B">
            <w:pPr>
              <w:pStyle w:val="Compact"/>
              <w:jc w:val="right"/>
            </w:pPr>
            <w:r>
              <w:t>0.09298</w:t>
            </w:r>
          </w:p>
        </w:tc>
        <w:tc>
          <w:tcPr>
            <w:tcW w:w="1500" w:type="dxa"/>
          </w:tcPr>
          <w:p w14:paraId="70A41B33" w14:textId="77777777" w:rsidR="00C76A5C" w:rsidRDefault="002A147B">
            <w:pPr>
              <w:pStyle w:val="Compact"/>
              <w:jc w:val="right"/>
            </w:pPr>
            <w:r>
              <w:t>4</w:t>
            </w:r>
          </w:p>
        </w:tc>
        <w:tc>
          <w:tcPr>
            <w:tcW w:w="600" w:type="dxa"/>
          </w:tcPr>
          <w:p w14:paraId="70A41B34" w14:textId="77777777" w:rsidR="00C76A5C" w:rsidRDefault="002A147B">
            <w:pPr>
              <w:pStyle w:val="Compact"/>
              <w:jc w:val="right"/>
            </w:pPr>
            <w:r>
              <w:t>70.00</w:t>
            </w:r>
          </w:p>
        </w:tc>
      </w:tr>
      <w:tr w:rsidR="00C76A5C" w14:paraId="70A41B3C" w14:textId="77777777">
        <w:tc>
          <w:tcPr>
            <w:tcW w:w="1560" w:type="dxa"/>
          </w:tcPr>
          <w:p w14:paraId="70A41B36" w14:textId="77777777" w:rsidR="00C76A5C" w:rsidRDefault="002A147B">
            <w:pPr>
              <w:pStyle w:val="Compact"/>
            </w:pPr>
            <w:r>
              <w:t>Chlamydomonas_malina</w:t>
            </w:r>
          </w:p>
        </w:tc>
        <w:tc>
          <w:tcPr>
            <w:tcW w:w="1140" w:type="dxa"/>
          </w:tcPr>
          <w:p w14:paraId="70A41B37" w14:textId="77777777" w:rsidR="00C76A5C" w:rsidRDefault="002A147B">
            <w:pPr>
              <w:pStyle w:val="Compact"/>
              <w:jc w:val="right"/>
            </w:pPr>
            <w:r>
              <w:t>8</w:t>
            </w:r>
          </w:p>
        </w:tc>
        <w:tc>
          <w:tcPr>
            <w:tcW w:w="1800" w:type="dxa"/>
          </w:tcPr>
          <w:p w14:paraId="70A41B38" w14:textId="77777777" w:rsidR="00C76A5C" w:rsidRDefault="002A147B">
            <w:pPr>
              <w:pStyle w:val="Compact"/>
              <w:jc w:val="right"/>
            </w:pPr>
            <w:r>
              <w:t>8</w:t>
            </w:r>
          </w:p>
        </w:tc>
        <w:tc>
          <w:tcPr>
            <w:tcW w:w="1320" w:type="dxa"/>
          </w:tcPr>
          <w:p w14:paraId="70A41B39" w14:textId="77777777" w:rsidR="00C76A5C" w:rsidRDefault="002A147B">
            <w:pPr>
              <w:pStyle w:val="Compact"/>
              <w:jc w:val="right"/>
            </w:pPr>
            <w:r>
              <w:t>0.07425</w:t>
            </w:r>
          </w:p>
        </w:tc>
        <w:tc>
          <w:tcPr>
            <w:tcW w:w="1500" w:type="dxa"/>
          </w:tcPr>
          <w:p w14:paraId="70A41B3A" w14:textId="77777777" w:rsidR="00C76A5C" w:rsidRDefault="002A147B">
            <w:pPr>
              <w:pStyle w:val="Compact"/>
              <w:jc w:val="right"/>
            </w:pPr>
            <w:r>
              <w:t>4</w:t>
            </w:r>
          </w:p>
        </w:tc>
        <w:tc>
          <w:tcPr>
            <w:tcW w:w="600" w:type="dxa"/>
          </w:tcPr>
          <w:p w14:paraId="70A41B3B" w14:textId="77777777" w:rsidR="00C76A5C" w:rsidRDefault="002A147B">
            <w:pPr>
              <w:pStyle w:val="Compact"/>
              <w:jc w:val="right"/>
            </w:pPr>
            <w:r>
              <w:t>500.00</w:t>
            </w:r>
          </w:p>
        </w:tc>
      </w:tr>
      <w:tr w:rsidR="00C76A5C" w14:paraId="70A41B43" w14:textId="77777777">
        <w:tc>
          <w:tcPr>
            <w:tcW w:w="1560" w:type="dxa"/>
          </w:tcPr>
          <w:p w14:paraId="70A41B3D" w14:textId="77777777" w:rsidR="00C76A5C" w:rsidRDefault="002A147B">
            <w:pPr>
              <w:pStyle w:val="Compact"/>
            </w:pPr>
            <w:r>
              <w:t>Chlamydomonas_malina</w:t>
            </w:r>
          </w:p>
        </w:tc>
        <w:tc>
          <w:tcPr>
            <w:tcW w:w="1140" w:type="dxa"/>
          </w:tcPr>
          <w:p w14:paraId="70A41B3E" w14:textId="77777777" w:rsidR="00C76A5C" w:rsidRDefault="002A147B">
            <w:pPr>
              <w:pStyle w:val="Compact"/>
              <w:jc w:val="right"/>
            </w:pPr>
            <w:r>
              <w:t>8</w:t>
            </w:r>
          </w:p>
        </w:tc>
        <w:tc>
          <w:tcPr>
            <w:tcW w:w="1800" w:type="dxa"/>
          </w:tcPr>
          <w:p w14:paraId="70A41B3F" w14:textId="77777777" w:rsidR="00C76A5C" w:rsidRDefault="002A147B">
            <w:pPr>
              <w:pStyle w:val="Compact"/>
              <w:jc w:val="right"/>
            </w:pPr>
            <w:r>
              <w:t>8</w:t>
            </w:r>
          </w:p>
        </w:tc>
        <w:tc>
          <w:tcPr>
            <w:tcW w:w="1320" w:type="dxa"/>
          </w:tcPr>
          <w:p w14:paraId="70A41B40" w14:textId="77777777" w:rsidR="00C76A5C" w:rsidRDefault="002A147B">
            <w:pPr>
              <w:pStyle w:val="Compact"/>
              <w:jc w:val="right"/>
            </w:pPr>
            <w:r>
              <w:t>0.07944</w:t>
            </w:r>
          </w:p>
        </w:tc>
        <w:tc>
          <w:tcPr>
            <w:tcW w:w="1500" w:type="dxa"/>
          </w:tcPr>
          <w:p w14:paraId="70A41B41" w14:textId="77777777" w:rsidR="00C76A5C" w:rsidRDefault="002A147B">
            <w:pPr>
              <w:pStyle w:val="Compact"/>
              <w:jc w:val="right"/>
            </w:pPr>
            <w:r>
              <w:t>4</w:t>
            </w:r>
          </w:p>
        </w:tc>
        <w:tc>
          <w:tcPr>
            <w:tcW w:w="600" w:type="dxa"/>
          </w:tcPr>
          <w:p w14:paraId="70A41B42" w14:textId="77777777" w:rsidR="00C76A5C" w:rsidRDefault="002A147B">
            <w:pPr>
              <w:pStyle w:val="Compact"/>
              <w:jc w:val="right"/>
            </w:pPr>
            <w:r>
              <w:t>70.00</w:t>
            </w:r>
          </w:p>
        </w:tc>
      </w:tr>
      <w:tr w:rsidR="00C76A5C" w14:paraId="70A41B4A" w14:textId="77777777">
        <w:tc>
          <w:tcPr>
            <w:tcW w:w="1560" w:type="dxa"/>
          </w:tcPr>
          <w:p w14:paraId="70A41B44" w14:textId="77777777" w:rsidR="00C76A5C" w:rsidRDefault="002A147B">
            <w:pPr>
              <w:pStyle w:val="Compact"/>
            </w:pPr>
            <w:r>
              <w:t>Chlamydomonas_malina</w:t>
            </w:r>
          </w:p>
        </w:tc>
        <w:tc>
          <w:tcPr>
            <w:tcW w:w="1140" w:type="dxa"/>
          </w:tcPr>
          <w:p w14:paraId="70A41B45" w14:textId="77777777" w:rsidR="00C76A5C" w:rsidRDefault="002A147B">
            <w:pPr>
              <w:pStyle w:val="Compact"/>
              <w:jc w:val="right"/>
            </w:pPr>
            <w:r>
              <w:t>8</w:t>
            </w:r>
          </w:p>
        </w:tc>
        <w:tc>
          <w:tcPr>
            <w:tcW w:w="1800" w:type="dxa"/>
          </w:tcPr>
          <w:p w14:paraId="70A41B46" w14:textId="77777777" w:rsidR="00C76A5C" w:rsidRDefault="002A147B">
            <w:pPr>
              <w:pStyle w:val="Compact"/>
              <w:jc w:val="right"/>
            </w:pPr>
            <w:r>
              <w:t>8</w:t>
            </w:r>
          </w:p>
        </w:tc>
        <w:tc>
          <w:tcPr>
            <w:tcW w:w="1320" w:type="dxa"/>
          </w:tcPr>
          <w:p w14:paraId="70A41B47" w14:textId="77777777" w:rsidR="00C76A5C" w:rsidRDefault="002A147B">
            <w:pPr>
              <w:pStyle w:val="Compact"/>
              <w:jc w:val="right"/>
            </w:pPr>
            <w:r>
              <w:t>0.08759</w:t>
            </w:r>
          </w:p>
        </w:tc>
        <w:tc>
          <w:tcPr>
            <w:tcW w:w="1500" w:type="dxa"/>
          </w:tcPr>
          <w:p w14:paraId="70A41B48" w14:textId="77777777" w:rsidR="00C76A5C" w:rsidRDefault="002A147B">
            <w:pPr>
              <w:pStyle w:val="Compact"/>
              <w:jc w:val="right"/>
            </w:pPr>
            <w:r>
              <w:t>4</w:t>
            </w:r>
          </w:p>
        </w:tc>
        <w:tc>
          <w:tcPr>
            <w:tcW w:w="600" w:type="dxa"/>
          </w:tcPr>
          <w:p w14:paraId="70A41B49" w14:textId="77777777" w:rsidR="00C76A5C" w:rsidRDefault="002A147B">
            <w:pPr>
              <w:pStyle w:val="Compact"/>
              <w:jc w:val="right"/>
            </w:pPr>
            <w:r>
              <w:t>30.00</w:t>
            </w:r>
          </w:p>
        </w:tc>
      </w:tr>
      <w:tr w:rsidR="00C76A5C" w14:paraId="70A41B51" w14:textId="77777777">
        <w:tc>
          <w:tcPr>
            <w:tcW w:w="1560" w:type="dxa"/>
          </w:tcPr>
          <w:p w14:paraId="70A41B4B" w14:textId="77777777" w:rsidR="00C76A5C" w:rsidRDefault="002A147B">
            <w:pPr>
              <w:pStyle w:val="Compact"/>
            </w:pPr>
            <w:r>
              <w:t>Chlamydomonas_malina</w:t>
            </w:r>
          </w:p>
        </w:tc>
        <w:tc>
          <w:tcPr>
            <w:tcW w:w="1140" w:type="dxa"/>
          </w:tcPr>
          <w:p w14:paraId="70A41B4C" w14:textId="77777777" w:rsidR="00C76A5C" w:rsidRDefault="002A147B">
            <w:pPr>
              <w:pStyle w:val="Compact"/>
              <w:jc w:val="right"/>
            </w:pPr>
            <w:r>
              <w:t>8</w:t>
            </w:r>
          </w:p>
        </w:tc>
        <w:tc>
          <w:tcPr>
            <w:tcW w:w="1800" w:type="dxa"/>
          </w:tcPr>
          <w:p w14:paraId="70A41B4D" w14:textId="77777777" w:rsidR="00C76A5C" w:rsidRDefault="002A147B">
            <w:pPr>
              <w:pStyle w:val="Compact"/>
              <w:jc w:val="right"/>
            </w:pPr>
            <w:r>
              <w:t>8</w:t>
            </w:r>
          </w:p>
        </w:tc>
        <w:tc>
          <w:tcPr>
            <w:tcW w:w="1320" w:type="dxa"/>
          </w:tcPr>
          <w:p w14:paraId="70A41B4E" w14:textId="77777777" w:rsidR="00C76A5C" w:rsidRDefault="002A147B">
            <w:pPr>
              <w:pStyle w:val="Compact"/>
              <w:jc w:val="right"/>
            </w:pPr>
            <w:r>
              <w:t>0.08763</w:t>
            </w:r>
          </w:p>
        </w:tc>
        <w:tc>
          <w:tcPr>
            <w:tcW w:w="1500" w:type="dxa"/>
          </w:tcPr>
          <w:p w14:paraId="70A41B4F" w14:textId="77777777" w:rsidR="00C76A5C" w:rsidRDefault="002A147B">
            <w:pPr>
              <w:pStyle w:val="Compact"/>
              <w:jc w:val="right"/>
            </w:pPr>
            <w:r>
              <w:t>4</w:t>
            </w:r>
          </w:p>
        </w:tc>
        <w:tc>
          <w:tcPr>
            <w:tcW w:w="600" w:type="dxa"/>
          </w:tcPr>
          <w:p w14:paraId="70A41B50" w14:textId="77777777" w:rsidR="00C76A5C" w:rsidRDefault="002A147B">
            <w:pPr>
              <w:pStyle w:val="Compact"/>
              <w:jc w:val="right"/>
            </w:pPr>
            <w:r>
              <w:t>70.00</w:t>
            </w:r>
          </w:p>
        </w:tc>
      </w:tr>
      <w:tr w:rsidR="00C76A5C" w14:paraId="70A41B58" w14:textId="77777777">
        <w:tc>
          <w:tcPr>
            <w:tcW w:w="1560" w:type="dxa"/>
          </w:tcPr>
          <w:p w14:paraId="70A41B52" w14:textId="77777777" w:rsidR="00C76A5C" w:rsidRDefault="002A147B">
            <w:pPr>
              <w:pStyle w:val="Compact"/>
            </w:pPr>
            <w:r>
              <w:t>Chlamydomonas_malina</w:t>
            </w:r>
          </w:p>
        </w:tc>
        <w:tc>
          <w:tcPr>
            <w:tcW w:w="1140" w:type="dxa"/>
          </w:tcPr>
          <w:p w14:paraId="70A41B53" w14:textId="77777777" w:rsidR="00C76A5C" w:rsidRDefault="002A147B">
            <w:pPr>
              <w:pStyle w:val="Compact"/>
              <w:jc w:val="right"/>
            </w:pPr>
            <w:r>
              <w:t>8</w:t>
            </w:r>
          </w:p>
        </w:tc>
        <w:tc>
          <w:tcPr>
            <w:tcW w:w="1800" w:type="dxa"/>
          </w:tcPr>
          <w:p w14:paraId="70A41B54" w14:textId="77777777" w:rsidR="00C76A5C" w:rsidRDefault="002A147B">
            <w:pPr>
              <w:pStyle w:val="Compact"/>
              <w:jc w:val="right"/>
            </w:pPr>
            <w:r>
              <w:t>12</w:t>
            </w:r>
          </w:p>
        </w:tc>
        <w:tc>
          <w:tcPr>
            <w:tcW w:w="1320" w:type="dxa"/>
          </w:tcPr>
          <w:p w14:paraId="70A41B55" w14:textId="77777777" w:rsidR="00C76A5C" w:rsidRDefault="002A147B">
            <w:pPr>
              <w:pStyle w:val="Compact"/>
              <w:jc w:val="right"/>
            </w:pPr>
            <w:r>
              <w:t>0.07154</w:t>
            </w:r>
          </w:p>
        </w:tc>
        <w:tc>
          <w:tcPr>
            <w:tcW w:w="1500" w:type="dxa"/>
          </w:tcPr>
          <w:p w14:paraId="70A41B56" w14:textId="77777777" w:rsidR="00C76A5C" w:rsidRDefault="002A147B">
            <w:pPr>
              <w:pStyle w:val="Compact"/>
              <w:jc w:val="right"/>
            </w:pPr>
            <w:r>
              <w:t>4</w:t>
            </w:r>
          </w:p>
        </w:tc>
        <w:tc>
          <w:tcPr>
            <w:tcW w:w="600" w:type="dxa"/>
          </w:tcPr>
          <w:p w14:paraId="70A41B57" w14:textId="77777777" w:rsidR="00C76A5C" w:rsidRDefault="002A147B">
            <w:pPr>
              <w:pStyle w:val="Compact"/>
              <w:jc w:val="right"/>
            </w:pPr>
            <w:r>
              <w:t>500.00</w:t>
            </w:r>
          </w:p>
        </w:tc>
      </w:tr>
      <w:tr w:rsidR="00C76A5C" w14:paraId="70A41B5F" w14:textId="77777777">
        <w:tc>
          <w:tcPr>
            <w:tcW w:w="1560" w:type="dxa"/>
          </w:tcPr>
          <w:p w14:paraId="70A41B59" w14:textId="77777777" w:rsidR="00C76A5C" w:rsidRDefault="002A147B">
            <w:pPr>
              <w:pStyle w:val="Compact"/>
            </w:pPr>
            <w:r>
              <w:t>Chlamydomonas_malina</w:t>
            </w:r>
          </w:p>
        </w:tc>
        <w:tc>
          <w:tcPr>
            <w:tcW w:w="1140" w:type="dxa"/>
          </w:tcPr>
          <w:p w14:paraId="70A41B5A" w14:textId="77777777" w:rsidR="00C76A5C" w:rsidRDefault="002A147B">
            <w:pPr>
              <w:pStyle w:val="Compact"/>
              <w:jc w:val="right"/>
            </w:pPr>
            <w:r>
              <w:t>8</w:t>
            </w:r>
          </w:p>
        </w:tc>
        <w:tc>
          <w:tcPr>
            <w:tcW w:w="1800" w:type="dxa"/>
          </w:tcPr>
          <w:p w14:paraId="70A41B5B" w14:textId="77777777" w:rsidR="00C76A5C" w:rsidRDefault="002A147B">
            <w:pPr>
              <w:pStyle w:val="Compact"/>
              <w:jc w:val="right"/>
            </w:pPr>
            <w:r>
              <w:t>12</w:t>
            </w:r>
          </w:p>
        </w:tc>
        <w:tc>
          <w:tcPr>
            <w:tcW w:w="1320" w:type="dxa"/>
          </w:tcPr>
          <w:p w14:paraId="70A41B5C" w14:textId="77777777" w:rsidR="00C76A5C" w:rsidRDefault="002A147B">
            <w:pPr>
              <w:pStyle w:val="Compact"/>
              <w:jc w:val="right"/>
            </w:pPr>
            <w:r>
              <w:t>0.07333</w:t>
            </w:r>
          </w:p>
        </w:tc>
        <w:tc>
          <w:tcPr>
            <w:tcW w:w="1500" w:type="dxa"/>
          </w:tcPr>
          <w:p w14:paraId="70A41B5D" w14:textId="77777777" w:rsidR="00C76A5C" w:rsidRDefault="002A147B">
            <w:pPr>
              <w:pStyle w:val="Compact"/>
              <w:jc w:val="right"/>
            </w:pPr>
            <w:r>
              <w:t>4</w:t>
            </w:r>
          </w:p>
        </w:tc>
        <w:tc>
          <w:tcPr>
            <w:tcW w:w="600" w:type="dxa"/>
          </w:tcPr>
          <w:p w14:paraId="70A41B5E" w14:textId="77777777" w:rsidR="00C76A5C" w:rsidRDefault="002A147B">
            <w:pPr>
              <w:pStyle w:val="Compact"/>
              <w:jc w:val="right"/>
            </w:pPr>
            <w:r>
              <w:t>70.00</w:t>
            </w:r>
          </w:p>
        </w:tc>
      </w:tr>
      <w:tr w:rsidR="00C76A5C" w14:paraId="70A41B66" w14:textId="77777777">
        <w:tc>
          <w:tcPr>
            <w:tcW w:w="1560" w:type="dxa"/>
          </w:tcPr>
          <w:p w14:paraId="70A41B60" w14:textId="77777777" w:rsidR="00C76A5C" w:rsidRDefault="002A147B">
            <w:pPr>
              <w:pStyle w:val="Compact"/>
            </w:pPr>
            <w:r>
              <w:t>Chlamydomonas_malina</w:t>
            </w:r>
          </w:p>
        </w:tc>
        <w:tc>
          <w:tcPr>
            <w:tcW w:w="1140" w:type="dxa"/>
          </w:tcPr>
          <w:p w14:paraId="70A41B61" w14:textId="77777777" w:rsidR="00C76A5C" w:rsidRDefault="002A147B">
            <w:pPr>
              <w:pStyle w:val="Compact"/>
              <w:jc w:val="right"/>
            </w:pPr>
            <w:r>
              <w:t>8</w:t>
            </w:r>
          </w:p>
        </w:tc>
        <w:tc>
          <w:tcPr>
            <w:tcW w:w="1800" w:type="dxa"/>
          </w:tcPr>
          <w:p w14:paraId="70A41B62" w14:textId="77777777" w:rsidR="00C76A5C" w:rsidRDefault="002A147B">
            <w:pPr>
              <w:pStyle w:val="Compact"/>
              <w:jc w:val="right"/>
            </w:pPr>
            <w:r>
              <w:t>12</w:t>
            </w:r>
          </w:p>
        </w:tc>
        <w:tc>
          <w:tcPr>
            <w:tcW w:w="1320" w:type="dxa"/>
          </w:tcPr>
          <w:p w14:paraId="70A41B63" w14:textId="77777777" w:rsidR="00C76A5C" w:rsidRDefault="002A147B">
            <w:pPr>
              <w:pStyle w:val="Compact"/>
              <w:jc w:val="right"/>
            </w:pPr>
            <w:r>
              <w:t>0.08287</w:t>
            </w:r>
          </w:p>
        </w:tc>
        <w:tc>
          <w:tcPr>
            <w:tcW w:w="1500" w:type="dxa"/>
          </w:tcPr>
          <w:p w14:paraId="70A41B64" w14:textId="77777777" w:rsidR="00C76A5C" w:rsidRDefault="002A147B">
            <w:pPr>
              <w:pStyle w:val="Compact"/>
              <w:jc w:val="right"/>
            </w:pPr>
            <w:r>
              <w:t>4</w:t>
            </w:r>
          </w:p>
        </w:tc>
        <w:tc>
          <w:tcPr>
            <w:tcW w:w="600" w:type="dxa"/>
          </w:tcPr>
          <w:p w14:paraId="70A41B65" w14:textId="77777777" w:rsidR="00C76A5C" w:rsidRDefault="002A147B">
            <w:pPr>
              <w:pStyle w:val="Compact"/>
              <w:jc w:val="right"/>
            </w:pPr>
            <w:r>
              <w:t>30.00</w:t>
            </w:r>
          </w:p>
        </w:tc>
      </w:tr>
      <w:tr w:rsidR="00C76A5C" w14:paraId="70A41B6D" w14:textId="77777777">
        <w:tc>
          <w:tcPr>
            <w:tcW w:w="1560" w:type="dxa"/>
          </w:tcPr>
          <w:p w14:paraId="70A41B67" w14:textId="77777777" w:rsidR="00C76A5C" w:rsidRDefault="002A147B">
            <w:pPr>
              <w:pStyle w:val="Compact"/>
            </w:pPr>
            <w:r>
              <w:t>Chlamydomonas_malina</w:t>
            </w:r>
          </w:p>
        </w:tc>
        <w:tc>
          <w:tcPr>
            <w:tcW w:w="1140" w:type="dxa"/>
          </w:tcPr>
          <w:p w14:paraId="70A41B68" w14:textId="77777777" w:rsidR="00C76A5C" w:rsidRDefault="002A147B">
            <w:pPr>
              <w:pStyle w:val="Compact"/>
              <w:jc w:val="right"/>
            </w:pPr>
            <w:r>
              <w:t>8</w:t>
            </w:r>
          </w:p>
        </w:tc>
        <w:tc>
          <w:tcPr>
            <w:tcW w:w="1800" w:type="dxa"/>
          </w:tcPr>
          <w:p w14:paraId="70A41B69" w14:textId="77777777" w:rsidR="00C76A5C" w:rsidRDefault="002A147B">
            <w:pPr>
              <w:pStyle w:val="Compact"/>
              <w:jc w:val="right"/>
            </w:pPr>
            <w:r>
              <w:t>12</w:t>
            </w:r>
          </w:p>
        </w:tc>
        <w:tc>
          <w:tcPr>
            <w:tcW w:w="1320" w:type="dxa"/>
          </w:tcPr>
          <w:p w14:paraId="70A41B6A" w14:textId="77777777" w:rsidR="00C76A5C" w:rsidRDefault="002A147B">
            <w:pPr>
              <w:pStyle w:val="Compact"/>
              <w:jc w:val="right"/>
            </w:pPr>
            <w:r>
              <w:t>0.08548</w:t>
            </w:r>
          </w:p>
        </w:tc>
        <w:tc>
          <w:tcPr>
            <w:tcW w:w="1500" w:type="dxa"/>
          </w:tcPr>
          <w:p w14:paraId="70A41B6B" w14:textId="77777777" w:rsidR="00C76A5C" w:rsidRDefault="002A147B">
            <w:pPr>
              <w:pStyle w:val="Compact"/>
              <w:jc w:val="right"/>
            </w:pPr>
            <w:r>
              <w:t>4</w:t>
            </w:r>
          </w:p>
        </w:tc>
        <w:tc>
          <w:tcPr>
            <w:tcW w:w="600" w:type="dxa"/>
          </w:tcPr>
          <w:p w14:paraId="70A41B6C" w14:textId="77777777" w:rsidR="00C76A5C" w:rsidRDefault="002A147B">
            <w:pPr>
              <w:pStyle w:val="Compact"/>
              <w:jc w:val="right"/>
            </w:pPr>
            <w:r>
              <w:t>70.00</w:t>
            </w:r>
          </w:p>
        </w:tc>
      </w:tr>
      <w:tr w:rsidR="00C76A5C" w14:paraId="70A41B74" w14:textId="77777777">
        <w:tc>
          <w:tcPr>
            <w:tcW w:w="1560" w:type="dxa"/>
          </w:tcPr>
          <w:p w14:paraId="70A41B6E" w14:textId="77777777" w:rsidR="00C76A5C" w:rsidRDefault="002A147B">
            <w:pPr>
              <w:pStyle w:val="Compact"/>
            </w:pPr>
            <w:r>
              <w:t>Chlamydomonas_malina</w:t>
            </w:r>
          </w:p>
        </w:tc>
        <w:tc>
          <w:tcPr>
            <w:tcW w:w="1140" w:type="dxa"/>
          </w:tcPr>
          <w:p w14:paraId="70A41B6F" w14:textId="77777777" w:rsidR="00C76A5C" w:rsidRDefault="002A147B">
            <w:pPr>
              <w:pStyle w:val="Compact"/>
              <w:jc w:val="right"/>
            </w:pPr>
            <w:r>
              <w:t>16</w:t>
            </w:r>
          </w:p>
        </w:tc>
        <w:tc>
          <w:tcPr>
            <w:tcW w:w="1800" w:type="dxa"/>
          </w:tcPr>
          <w:p w14:paraId="70A41B70" w14:textId="77777777" w:rsidR="00C76A5C" w:rsidRDefault="002A147B">
            <w:pPr>
              <w:pStyle w:val="Compact"/>
              <w:jc w:val="right"/>
            </w:pPr>
            <w:r>
              <w:t>2</w:t>
            </w:r>
          </w:p>
        </w:tc>
        <w:tc>
          <w:tcPr>
            <w:tcW w:w="1320" w:type="dxa"/>
          </w:tcPr>
          <w:p w14:paraId="70A41B71" w14:textId="77777777" w:rsidR="00C76A5C" w:rsidRDefault="002A147B">
            <w:pPr>
              <w:pStyle w:val="Compact"/>
              <w:jc w:val="right"/>
            </w:pPr>
            <w:r>
              <w:t>0.04966</w:t>
            </w:r>
          </w:p>
        </w:tc>
        <w:tc>
          <w:tcPr>
            <w:tcW w:w="1500" w:type="dxa"/>
          </w:tcPr>
          <w:p w14:paraId="70A41B72" w14:textId="77777777" w:rsidR="00C76A5C" w:rsidRDefault="002A147B">
            <w:pPr>
              <w:pStyle w:val="Compact"/>
              <w:jc w:val="right"/>
            </w:pPr>
            <w:r>
              <w:t>4</w:t>
            </w:r>
          </w:p>
        </w:tc>
        <w:tc>
          <w:tcPr>
            <w:tcW w:w="600" w:type="dxa"/>
          </w:tcPr>
          <w:p w14:paraId="70A41B73" w14:textId="77777777" w:rsidR="00C76A5C" w:rsidRDefault="002A147B">
            <w:pPr>
              <w:pStyle w:val="Compact"/>
              <w:jc w:val="right"/>
            </w:pPr>
            <w:r>
              <w:t>30.00</w:t>
            </w:r>
          </w:p>
        </w:tc>
      </w:tr>
      <w:tr w:rsidR="00C76A5C" w14:paraId="70A41B7B" w14:textId="77777777">
        <w:tc>
          <w:tcPr>
            <w:tcW w:w="1560" w:type="dxa"/>
          </w:tcPr>
          <w:p w14:paraId="70A41B75" w14:textId="77777777" w:rsidR="00C76A5C" w:rsidRDefault="002A147B">
            <w:pPr>
              <w:pStyle w:val="Compact"/>
            </w:pPr>
            <w:r>
              <w:t>Chlamydomonas_malina</w:t>
            </w:r>
          </w:p>
        </w:tc>
        <w:tc>
          <w:tcPr>
            <w:tcW w:w="1140" w:type="dxa"/>
          </w:tcPr>
          <w:p w14:paraId="70A41B76" w14:textId="77777777" w:rsidR="00C76A5C" w:rsidRDefault="002A147B">
            <w:pPr>
              <w:pStyle w:val="Compact"/>
              <w:jc w:val="right"/>
            </w:pPr>
            <w:r>
              <w:t>16</w:t>
            </w:r>
          </w:p>
        </w:tc>
        <w:tc>
          <w:tcPr>
            <w:tcW w:w="1800" w:type="dxa"/>
          </w:tcPr>
          <w:p w14:paraId="70A41B77" w14:textId="77777777" w:rsidR="00C76A5C" w:rsidRDefault="002A147B">
            <w:pPr>
              <w:pStyle w:val="Compact"/>
              <w:jc w:val="right"/>
            </w:pPr>
            <w:r>
              <w:t>2</w:t>
            </w:r>
          </w:p>
        </w:tc>
        <w:tc>
          <w:tcPr>
            <w:tcW w:w="1320" w:type="dxa"/>
          </w:tcPr>
          <w:p w14:paraId="70A41B78" w14:textId="77777777" w:rsidR="00C76A5C" w:rsidRDefault="002A147B">
            <w:pPr>
              <w:pStyle w:val="Compact"/>
              <w:jc w:val="right"/>
            </w:pPr>
            <w:r>
              <w:t>0.04969</w:t>
            </w:r>
          </w:p>
        </w:tc>
        <w:tc>
          <w:tcPr>
            <w:tcW w:w="1500" w:type="dxa"/>
          </w:tcPr>
          <w:p w14:paraId="70A41B79" w14:textId="77777777" w:rsidR="00C76A5C" w:rsidRDefault="002A147B">
            <w:pPr>
              <w:pStyle w:val="Compact"/>
              <w:jc w:val="right"/>
            </w:pPr>
            <w:r>
              <w:t>4</w:t>
            </w:r>
          </w:p>
        </w:tc>
        <w:tc>
          <w:tcPr>
            <w:tcW w:w="600" w:type="dxa"/>
          </w:tcPr>
          <w:p w14:paraId="70A41B7A" w14:textId="77777777" w:rsidR="00C76A5C" w:rsidRDefault="002A147B">
            <w:pPr>
              <w:pStyle w:val="Compact"/>
              <w:jc w:val="right"/>
            </w:pPr>
            <w:r>
              <w:t>70.00</w:t>
            </w:r>
          </w:p>
        </w:tc>
      </w:tr>
      <w:tr w:rsidR="00C76A5C" w14:paraId="70A41B82" w14:textId="77777777">
        <w:tc>
          <w:tcPr>
            <w:tcW w:w="1560" w:type="dxa"/>
          </w:tcPr>
          <w:p w14:paraId="70A41B7C" w14:textId="77777777" w:rsidR="00C76A5C" w:rsidRDefault="002A147B">
            <w:pPr>
              <w:pStyle w:val="Compact"/>
            </w:pPr>
            <w:r>
              <w:t>Chlamydomonas_malina</w:t>
            </w:r>
          </w:p>
        </w:tc>
        <w:tc>
          <w:tcPr>
            <w:tcW w:w="1140" w:type="dxa"/>
          </w:tcPr>
          <w:p w14:paraId="70A41B7D" w14:textId="77777777" w:rsidR="00C76A5C" w:rsidRDefault="002A147B">
            <w:pPr>
              <w:pStyle w:val="Compact"/>
              <w:jc w:val="right"/>
            </w:pPr>
            <w:r>
              <w:t>16</w:t>
            </w:r>
          </w:p>
        </w:tc>
        <w:tc>
          <w:tcPr>
            <w:tcW w:w="1800" w:type="dxa"/>
          </w:tcPr>
          <w:p w14:paraId="70A41B7E" w14:textId="77777777" w:rsidR="00C76A5C" w:rsidRDefault="002A147B">
            <w:pPr>
              <w:pStyle w:val="Compact"/>
              <w:jc w:val="right"/>
            </w:pPr>
            <w:r>
              <w:t>4</w:t>
            </w:r>
          </w:p>
        </w:tc>
        <w:tc>
          <w:tcPr>
            <w:tcW w:w="1320" w:type="dxa"/>
          </w:tcPr>
          <w:p w14:paraId="70A41B7F" w14:textId="77777777" w:rsidR="00C76A5C" w:rsidRDefault="002A147B">
            <w:pPr>
              <w:pStyle w:val="Compact"/>
              <w:jc w:val="right"/>
            </w:pPr>
            <w:r>
              <w:t>0.03987</w:t>
            </w:r>
          </w:p>
        </w:tc>
        <w:tc>
          <w:tcPr>
            <w:tcW w:w="1500" w:type="dxa"/>
          </w:tcPr>
          <w:p w14:paraId="70A41B80" w14:textId="77777777" w:rsidR="00C76A5C" w:rsidRDefault="002A147B">
            <w:pPr>
              <w:pStyle w:val="Compact"/>
              <w:jc w:val="right"/>
            </w:pPr>
            <w:r>
              <w:t>4</w:t>
            </w:r>
          </w:p>
        </w:tc>
        <w:tc>
          <w:tcPr>
            <w:tcW w:w="600" w:type="dxa"/>
          </w:tcPr>
          <w:p w14:paraId="70A41B81" w14:textId="77777777" w:rsidR="00C76A5C" w:rsidRDefault="002A147B">
            <w:pPr>
              <w:pStyle w:val="Compact"/>
              <w:jc w:val="right"/>
            </w:pPr>
            <w:r>
              <w:t>70.00</w:t>
            </w:r>
          </w:p>
        </w:tc>
      </w:tr>
      <w:tr w:rsidR="00C76A5C" w14:paraId="70A41B89" w14:textId="77777777">
        <w:tc>
          <w:tcPr>
            <w:tcW w:w="1560" w:type="dxa"/>
          </w:tcPr>
          <w:p w14:paraId="70A41B83" w14:textId="77777777" w:rsidR="00C76A5C" w:rsidRDefault="002A147B">
            <w:pPr>
              <w:pStyle w:val="Compact"/>
            </w:pPr>
            <w:r>
              <w:lastRenderedPageBreak/>
              <w:t>Chlamydomonas_malina</w:t>
            </w:r>
          </w:p>
        </w:tc>
        <w:tc>
          <w:tcPr>
            <w:tcW w:w="1140" w:type="dxa"/>
          </w:tcPr>
          <w:p w14:paraId="70A41B84" w14:textId="77777777" w:rsidR="00C76A5C" w:rsidRDefault="002A147B">
            <w:pPr>
              <w:pStyle w:val="Compact"/>
              <w:jc w:val="right"/>
            </w:pPr>
            <w:r>
              <w:t>16</w:t>
            </w:r>
          </w:p>
        </w:tc>
        <w:tc>
          <w:tcPr>
            <w:tcW w:w="1800" w:type="dxa"/>
          </w:tcPr>
          <w:p w14:paraId="70A41B85" w14:textId="77777777" w:rsidR="00C76A5C" w:rsidRDefault="002A147B">
            <w:pPr>
              <w:pStyle w:val="Compact"/>
              <w:jc w:val="right"/>
            </w:pPr>
            <w:r>
              <w:t>4</w:t>
            </w:r>
          </w:p>
        </w:tc>
        <w:tc>
          <w:tcPr>
            <w:tcW w:w="1320" w:type="dxa"/>
          </w:tcPr>
          <w:p w14:paraId="70A41B86" w14:textId="77777777" w:rsidR="00C76A5C" w:rsidRDefault="002A147B">
            <w:pPr>
              <w:pStyle w:val="Compact"/>
              <w:jc w:val="right"/>
            </w:pPr>
            <w:r>
              <w:t>0.04002</w:t>
            </w:r>
          </w:p>
        </w:tc>
        <w:tc>
          <w:tcPr>
            <w:tcW w:w="1500" w:type="dxa"/>
          </w:tcPr>
          <w:p w14:paraId="70A41B87" w14:textId="77777777" w:rsidR="00C76A5C" w:rsidRDefault="002A147B">
            <w:pPr>
              <w:pStyle w:val="Compact"/>
              <w:jc w:val="right"/>
            </w:pPr>
            <w:r>
              <w:t>4</w:t>
            </w:r>
          </w:p>
        </w:tc>
        <w:tc>
          <w:tcPr>
            <w:tcW w:w="600" w:type="dxa"/>
          </w:tcPr>
          <w:p w14:paraId="70A41B88" w14:textId="77777777" w:rsidR="00C76A5C" w:rsidRDefault="002A147B">
            <w:pPr>
              <w:pStyle w:val="Compact"/>
              <w:jc w:val="right"/>
            </w:pPr>
            <w:r>
              <w:t>500.00</w:t>
            </w:r>
          </w:p>
        </w:tc>
      </w:tr>
      <w:tr w:rsidR="00C76A5C" w14:paraId="70A41B90" w14:textId="77777777">
        <w:tc>
          <w:tcPr>
            <w:tcW w:w="1560" w:type="dxa"/>
          </w:tcPr>
          <w:p w14:paraId="70A41B8A" w14:textId="77777777" w:rsidR="00C76A5C" w:rsidRDefault="002A147B">
            <w:pPr>
              <w:pStyle w:val="Compact"/>
            </w:pPr>
            <w:r>
              <w:t>Chlamydomonas_malina</w:t>
            </w:r>
          </w:p>
        </w:tc>
        <w:tc>
          <w:tcPr>
            <w:tcW w:w="1140" w:type="dxa"/>
          </w:tcPr>
          <w:p w14:paraId="70A41B8B" w14:textId="77777777" w:rsidR="00C76A5C" w:rsidRDefault="002A147B">
            <w:pPr>
              <w:pStyle w:val="Compact"/>
              <w:jc w:val="right"/>
            </w:pPr>
            <w:r>
              <w:t>16</w:t>
            </w:r>
          </w:p>
        </w:tc>
        <w:tc>
          <w:tcPr>
            <w:tcW w:w="1800" w:type="dxa"/>
          </w:tcPr>
          <w:p w14:paraId="70A41B8C" w14:textId="77777777" w:rsidR="00C76A5C" w:rsidRDefault="002A147B">
            <w:pPr>
              <w:pStyle w:val="Compact"/>
              <w:jc w:val="right"/>
            </w:pPr>
            <w:r>
              <w:t>4</w:t>
            </w:r>
          </w:p>
        </w:tc>
        <w:tc>
          <w:tcPr>
            <w:tcW w:w="1320" w:type="dxa"/>
          </w:tcPr>
          <w:p w14:paraId="70A41B8D" w14:textId="77777777" w:rsidR="00C76A5C" w:rsidRDefault="002A147B">
            <w:pPr>
              <w:pStyle w:val="Compact"/>
              <w:jc w:val="right"/>
            </w:pPr>
            <w:r>
              <w:t>0.04499</w:t>
            </w:r>
          </w:p>
        </w:tc>
        <w:tc>
          <w:tcPr>
            <w:tcW w:w="1500" w:type="dxa"/>
          </w:tcPr>
          <w:p w14:paraId="70A41B8E" w14:textId="77777777" w:rsidR="00C76A5C" w:rsidRDefault="002A147B">
            <w:pPr>
              <w:pStyle w:val="Compact"/>
              <w:jc w:val="right"/>
            </w:pPr>
            <w:r>
              <w:t>4</w:t>
            </w:r>
          </w:p>
        </w:tc>
        <w:tc>
          <w:tcPr>
            <w:tcW w:w="600" w:type="dxa"/>
          </w:tcPr>
          <w:p w14:paraId="70A41B8F" w14:textId="77777777" w:rsidR="00C76A5C" w:rsidRDefault="002A147B">
            <w:pPr>
              <w:pStyle w:val="Compact"/>
              <w:jc w:val="right"/>
            </w:pPr>
            <w:r>
              <w:t>30.00</w:t>
            </w:r>
          </w:p>
        </w:tc>
      </w:tr>
      <w:tr w:rsidR="00C76A5C" w14:paraId="70A41B97" w14:textId="77777777">
        <w:tc>
          <w:tcPr>
            <w:tcW w:w="1560" w:type="dxa"/>
          </w:tcPr>
          <w:p w14:paraId="70A41B91" w14:textId="77777777" w:rsidR="00C76A5C" w:rsidRDefault="002A147B">
            <w:pPr>
              <w:pStyle w:val="Compact"/>
            </w:pPr>
            <w:r>
              <w:t>Chlamydomonas_malina</w:t>
            </w:r>
          </w:p>
        </w:tc>
        <w:tc>
          <w:tcPr>
            <w:tcW w:w="1140" w:type="dxa"/>
          </w:tcPr>
          <w:p w14:paraId="70A41B92" w14:textId="77777777" w:rsidR="00C76A5C" w:rsidRDefault="002A147B">
            <w:pPr>
              <w:pStyle w:val="Compact"/>
              <w:jc w:val="right"/>
            </w:pPr>
            <w:r>
              <w:t>16</w:t>
            </w:r>
          </w:p>
        </w:tc>
        <w:tc>
          <w:tcPr>
            <w:tcW w:w="1800" w:type="dxa"/>
          </w:tcPr>
          <w:p w14:paraId="70A41B93" w14:textId="77777777" w:rsidR="00C76A5C" w:rsidRDefault="002A147B">
            <w:pPr>
              <w:pStyle w:val="Compact"/>
              <w:jc w:val="right"/>
            </w:pPr>
            <w:r>
              <w:t>4</w:t>
            </w:r>
          </w:p>
        </w:tc>
        <w:tc>
          <w:tcPr>
            <w:tcW w:w="1320" w:type="dxa"/>
          </w:tcPr>
          <w:p w14:paraId="70A41B94" w14:textId="77777777" w:rsidR="00C76A5C" w:rsidRDefault="002A147B">
            <w:pPr>
              <w:pStyle w:val="Compact"/>
              <w:jc w:val="right"/>
            </w:pPr>
            <w:r>
              <w:t>0.04549</w:t>
            </w:r>
          </w:p>
        </w:tc>
        <w:tc>
          <w:tcPr>
            <w:tcW w:w="1500" w:type="dxa"/>
          </w:tcPr>
          <w:p w14:paraId="70A41B95" w14:textId="77777777" w:rsidR="00C76A5C" w:rsidRDefault="002A147B">
            <w:pPr>
              <w:pStyle w:val="Compact"/>
              <w:jc w:val="right"/>
            </w:pPr>
            <w:r>
              <w:t>4</w:t>
            </w:r>
          </w:p>
        </w:tc>
        <w:tc>
          <w:tcPr>
            <w:tcW w:w="600" w:type="dxa"/>
          </w:tcPr>
          <w:p w14:paraId="70A41B96" w14:textId="77777777" w:rsidR="00C76A5C" w:rsidRDefault="002A147B">
            <w:pPr>
              <w:pStyle w:val="Compact"/>
              <w:jc w:val="right"/>
            </w:pPr>
            <w:r>
              <w:t>70.00</w:t>
            </w:r>
          </w:p>
        </w:tc>
      </w:tr>
      <w:tr w:rsidR="00C76A5C" w14:paraId="70A41B9E" w14:textId="77777777">
        <w:tc>
          <w:tcPr>
            <w:tcW w:w="1560" w:type="dxa"/>
          </w:tcPr>
          <w:p w14:paraId="70A41B98" w14:textId="77777777" w:rsidR="00C76A5C" w:rsidRDefault="002A147B">
            <w:pPr>
              <w:pStyle w:val="Compact"/>
            </w:pPr>
            <w:r>
              <w:t>Chlamydomonas_malina</w:t>
            </w:r>
          </w:p>
        </w:tc>
        <w:tc>
          <w:tcPr>
            <w:tcW w:w="1140" w:type="dxa"/>
          </w:tcPr>
          <w:p w14:paraId="70A41B99" w14:textId="77777777" w:rsidR="00C76A5C" w:rsidRDefault="002A147B">
            <w:pPr>
              <w:pStyle w:val="Compact"/>
              <w:jc w:val="right"/>
            </w:pPr>
            <w:r>
              <w:t>16</w:t>
            </w:r>
          </w:p>
        </w:tc>
        <w:tc>
          <w:tcPr>
            <w:tcW w:w="1800" w:type="dxa"/>
          </w:tcPr>
          <w:p w14:paraId="70A41B9A" w14:textId="77777777" w:rsidR="00C76A5C" w:rsidRDefault="002A147B">
            <w:pPr>
              <w:pStyle w:val="Compact"/>
              <w:jc w:val="right"/>
            </w:pPr>
            <w:r>
              <w:t>8</w:t>
            </w:r>
          </w:p>
        </w:tc>
        <w:tc>
          <w:tcPr>
            <w:tcW w:w="1320" w:type="dxa"/>
          </w:tcPr>
          <w:p w14:paraId="70A41B9B" w14:textId="77777777" w:rsidR="00C76A5C" w:rsidRDefault="002A147B">
            <w:pPr>
              <w:pStyle w:val="Compact"/>
              <w:jc w:val="right"/>
            </w:pPr>
            <w:r>
              <w:t>0.03654</w:t>
            </w:r>
          </w:p>
        </w:tc>
        <w:tc>
          <w:tcPr>
            <w:tcW w:w="1500" w:type="dxa"/>
          </w:tcPr>
          <w:p w14:paraId="70A41B9C" w14:textId="77777777" w:rsidR="00C76A5C" w:rsidRDefault="002A147B">
            <w:pPr>
              <w:pStyle w:val="Compact"/>
              <w:jc w:val="right"/>
            </w:pPr>
            <w:r>
              <w:t>4</w:t>
            </w:r>
          </w:p>
        </w:tc>
        <w:tc>
          <w:tcPr>
            <w:tcW w:w="600" w:type="dxa"/>
          </w:tcPr>
          <w:p w14:paraId="70A41B9D" w14:textId="77777777" w:rsidR="00C76A5C" w:rsidRDefault="002A147B">
            <w:pPr>
              <w:pStyle w:val="Compact"/>
              <w:jc w:val="right"/>
            </w:pPr>
            <w:r>
              <w:t>500.00</w:t>
            </w:r>
          </w:p>
        </w:tc>
      </w:tr>
      <w:tr w:rsidR="00C76A5C" w14:paraId="70A41BA5" w14:textId="77777777">
        <w:tc>
          <w:tcPr>
            <w:tcW w:w="1560" w:type="dxa"/>
          </w:tcPr>
          <w:p w14:paraId="70A41B9F" w14:textId="77777777" w:rsidR="00C76A5C" w:rsidRDefault="002A147B">
            <w:pPr>
              <w:pStyle w:val="Compact"/>
            </w:pPr>
            <w:r>
              <w:t>Chlamydomonas_malina</w:t>
            </w:r>
          </w:p>
        </w:tc>
        <w:tc>
          <w:tcPr>
            <w:tcW w:w="1140" w:type="dxa"/>
          </w:tcPr>
          <w:p w14:paraId="70A41BA0" w14:textId="77777777" w:rsidR="00C76A5C" w:rsidRDefault="002A147B">
            <w:pPr>
              <w:pStyle w:val="Compact"/>
              <w:jc w:val="right"/>
            </w:pPr>
            <w:r>
              <w:t>16</w:t>
            </w:r>
          </w:p>
        </w:tc>
        <w:tc>
          <w:tcPr>
            <w:tcW w:w="1800" w:type="dxa"/>
          </w:tcPr>
          <w:p w14:paraId="70A41BA1" w14:textId="77777777" w:rsidR="00C76A5C" w:rsidRDefault="002A147B">
            <w:pPr>
              <w:pStyle w:val="Compact"/>
              <w:jc w:val="right"/>
            </w:pPr>
            <w:r>
              <w:t>8</w:t>
            </w:r>
          </w:p>
        </w:tc>
        <w:tc>
          <w:tcPr>
            <w:tcW w:w="1320" w:type="dxa"/>
          </w:tcPr>
          <w:p w14:paraId="70A41BA2" w14:textId="77777777" w:rsidR="00C76A5C" w:rsidRDefault="002A147B">
            <w:pPr>
              <w:pStyle w:val="Compact"/>
              <w:jc w:val="right"/>
            </w:pPr>
            <w:r>
              <w:t>0.04035</w:t>
            </w:r>
          </w:p>
        </w:tc>
        <w:tc>
          <w:tcPr>
            <w:tcW w:w="1500" w:type="dxa"/>
          </w:tcPr>
          <w:p w14:paraId="70A41BA3" w14:textId="77777777" w:rsidR="00C76A5C" w:rsidRDefault="002A147B">
            <w:pPr>
              <w:pStyle w:val="Compact"/>
              <w:jc w:val="right"/>
            </w:pPr>
            <w:r>
              <w:t>4</w:t>
            </w:r>
          </w:p>
        </w:tc>
        <w:tc>
          <w:tcPr>
            <w:tcW w:w="600" w:type="dxa"/>
          </w:tcPr>
          <w:p w14:paraId="70A41BA4" w14:textId="77777777" w:rsidR="00C76A5C" w:rsidRDefault="002A147B">
            <w:pPr>
              <w:pStyle w:val="Compact"/>
              <w:jc w:val="right"/>
            </w:pPr>
            <w:r>
              <w:t>70.00</w:t>
            </w:r>
          </w:p>
        </w:tc>
      </w:tr>
      <w:tr w:rsidR="00C76A5C" w14:paraId="70A41BAC" w14:textId="77777777">
        <w:tc>
          <w:tcPr>
            <w:tcW w:w="1560" w:type="dxa"/>
          </w:tcPr>
          <w:p w14:paraId="70A41BA6" w14:textId="77777777" w:rsidR="00C76A5C" w:rsidRDefault="002A147B">
            <w:pPr>
              <w:pStyle w:val="Compact"/>
            </w:pPr>
            <w:r>
              <w:t>Chlamydomonas_malina</w:t>
            </w:r>
          </w:p>
        </w:tc>
        <w:tc>
          <w:tcPr>
            <w:tcW w:w="1140" w:type="dxa"/>
          </w:tcPr>
          <w:p w14:paraId="70A41BA7" w14:textId="77777777" w:rsidR="00C76A5C" w:rsidRDefault="002A147B">
            <w:pPr>
              <w:pStyle w:val="Compact"/>
              <w:jc w:val="right"/>
            </w:pPr>
            <w:r>
              <w:t>16</w:t>
            </w:r>
          </w:p>
        </w:tc>
        <w:tc>
          <w:tcPr>
            <w:tcW w:w="1800" w:type="dxa"/>
          </w:tcPr>
          <w:p w14:paraId="70A41BA8" w14:textId="77777777" w:rsidR="00C76A5C" w:rsidRDefault="002A147B">
            <w:pPr>
              <w:pStyle w:val="Compact"/>
              <w:jc w:val="right"/>
            </w:pPr>
            <w:r>
              <w:t>8</w:t>
            </w:r>
          </w:p>
        </w:tc>
        <w:tc>
          <w:tcPr>
            <w:tcW w:w="1320" w:type="dxa"/>
          </w:tcPr>
          <w:p w14:paraId="70A41BA9" w14:textId="77777777" w:rsidR="00C76A5C" w:rsidRDefault="002A147B">
            <w:pPr>
              <w:pStyle w:val="Compact"/>
              <w:jc w:val="right"/>
            </w:pPr>
            <w:r>
              <w:t>0.04251</w:t>
            </w:r>
          </w:p>
        </w:tc>
        <w:tc>
          <w:tcPr>
            <w:tcW w:w="1500" w:type="dxa"/>
          </w:tcPr>
          <w:p w14:paraId="70A41BAA" w14:textId="77777777" w:rsidR="00C76A5C" w:rsidRDefault="002A147B">
            <w:pPr>
              <w:pStyle w:val="Compact"/>
              <w:jc w:val="right"/>
            </w:pPr>
            <w:r>
              <w:t>4</w:t>
            </w:r>
          </w:p>
        </w:tc>
        <w:tc>
          <w:tcPr>
            <w:tcW w:w="600" w:type="dxa"/>
          </w:tcPr>
          <w:p w14:paraId="70A41BAB" w14:textId="77777777" w:rsidR="00C76A5C" w:rsidRDefault="002A147B">
            <w:pPr>
              <w:pStyle w:val="Compact"/>
              <w:jc w:val="right"/>
            </w:pPr>
            <w:r>
              <w:t>30.00</w:t>
            </w:r>
          </w:p>
        </w:tc>
      </w:tr>
      <w:tr w:rsidR="00C76A5C" w14:paraId="70A41BB3" w14:textId="77777777">
        <w:tc>
          <w:tcPr>
            <w:tcW w:w="1560" w:type="dxa"/>
          </w:tcPr>
          <w:p w14:paraId="70A41BAD" w14:textId="77777777" w:rsidR="00C76A5C" w:rsidRDefault="002A147B">
            <w:pPr>
              <w:pStyle w:val="Compact"/>
            </w:pPr>
            <w:r>
              <w:t>Chlamydomonas_malina</w:t>
            </w:r>
          </w:p>
        </w:tc>
        <w:tc>
          <w:tcPr>
            <w:tcW w:w="1140" w:type="dxa"/>
          </w:tcPr>
          <w:p w14:paraId="70A41BAE" w14:textId="77777777" w:rsidR="00C76A5C" w:rsidRDefault="002A147B">
            <w:pPr>
              <w:pStyle w:val="Compact"/>
              <w:jc w:val="right"/>
            </w:pPr>
            <w:r>
              <w:t>16</w:t>
            </w:r>
          </w:p>
        </w:tc>
        <w:tc>
          <w:tcPr>
            <w:tcW w:w="1800" w:type="dxa"/>
          </w:tcPr>
          <w:p w14:paraId="70A41BAF" w14:textId="77777777" w:rsidR="00C76A5C" w:rsidRDefault="002A147B">
            <w:pPr>
              <w:pStyle w:val="Compact"/>
              <w:jc w:val="right"/>
            </w:pPr>
            <w:r>
              <w:t>8</w:t>
            </w:r>
          </w:p>
        </w:tc>
        <w:tc>
          <w:tcPr>
            <w:tcW w:w="1320" w:type="dxa"/>
          </w:tcPr>
          <w:p w14:paraId="70A41BB0" w14:textId="77777777" w:rsidR="00C76A5C" w:rsidRDefault="002A147B">
            <w:pPr>
              <w:pStyle w:val="Compact"/>
              <w:jc w:val="right"/>
            </w:pPr>
            <w:r>
              <w:t>0.04258</w:t>
            </w:r>
          </w:p>
        </w:tc>
        <w:tc>
          <w:tcPr>
            <w:tcW w:w="1500" w:type="dxa"/>
          </w:tcPr>
          <w:p w14:paraId="70A41BB1" w14:textId="77777777" w:rsidR="00C76A5C" w:rsidRDefault="002A147B">
            <w:pPr>
              <w:pStyle w:val="Compact"/>
              <w:jc w:val="right"/>
            </w:pPr>
            <w:r>
              <w:t>4</w:t>
            </w:r>
          </w:p>
        </w:tc>
        <w:tc>
          <w:tcPr>
            <w:tcW w:w="600" w:type="dxa"/>
          </w:tcPr>
          <w:p w14:paraId="70A41BB2" w14:textId="77777777" w:rsidR="00C76A5C" w:rsidRDefault="002A147B">
            <w:pPr>
              <w:pStyle w:val="Compact"/>
              <w:jc w:val="right"/>
            </w:pPr>
            <w:r>
              <w:t>70.00</w:t>
            </w:r>
          </w:p>
        </w:tc>
      </w:tr>
      <w:tr w:rsidR="00C76A5C" w14:paraId="70A41BBA" w14:textId="77777777">
        <w:tc>
          <w:tcPr>
            <w:tcW w:w="1560" w:type="dxa"/>
          </w:tcPr>
          <w:p w14:paraId="70A41BB4" w14:textId="77777777" w:rsidR="00C76A5C" w:rsidRDefault="002A147B">
            <w:pPr>
              <w:pStyle w:val="Compact"/>
            </w:pPr>
            <w:r>
              <w:t>Chlamydomonas_malina</w:t>
            </w:r>
          </w:p>
        </w:tc>
        <w:tc>
          <w:tcPr>
            <w:tcW w:w="1140" w:type="dxa"/>
          </w:tcPr>
          <w:p w14:paraId="70A41BB5" w14:textId="77777777" w:rsidR="00C76A5C" w:rsidRDefault="002A147B">
            <w:pPr>
              <w:pStyle w:val="Compact"/>
              <w:jc w:val="right"/>
            </w:pPr>
            <w:r>
              <w:t>16</w:t>
            </w:r>
          </w:p>
        </w:tc>
        <w:tc>
          <w:tcPr>
            <w:tcW w:w="1800" w:type="dxa"/>
          </w:tcPr>
          <w:p w14:paraId="70A41BB6" w14:textId="77777777" w:rsidR="00C76A5C" w:rsidRDefault="002A147B">
            <w:pPr>
              <w:pStyle w:val="Compact"/>
              <w:jc w:val="right"/>
            </w:pPr>
            <w:r>
              <w:t>12</w:t>
            </w:r>
          </w:p>
        </w:tc>
        <w:tc>
          <w:tcPr>
            <w:tcW w:w="1320" w:type="dxa"/>
          </w:tcPr>
          <w:p w14:paraId="70A41BB7" w14:textId="77777777" w:rsidR="00C76A5C" w:rsidRDefault="002A147B">
            <w:pPr>
              <w:pStyle w:val="Compact"/>
              <w:jc w:val="right"/>
            </w:pPr>
            <w:r>
              <w:t>0.03488</w:t>
            </w:r>
          </w:p>
        </w:tc>
        <w:tc>
          <w:tcPr>
            <w:tcW w:w="1500" w:type="dxa"/>
          </w:tcPr>
          <w:p w14:paraId="70A41BB8" w14:textId="77777777" w:rsidR="00C76A5C" w:rsidRDefault="002A147B">
            <w:pPr>
              <w:pStyle w:val="Compact"/>
              <w:jc w:val="right"/>
            </w:pPr>
            <w:r>
              <w:t>4</w:t>
            </w:r>
          </w:p>
        </w:tc>
        <w:tc>
          <w:tcPr>
            <w:tcW w:w="600" w:type="dxa"/>
          </w:tcPr>
          <w:p w14:paraId="70A41BB9" w14:textId="77777777" w:rsidR="00C76A5C" w:rsidRDefault="002A147B">
            <w:pPr>
              <w:pStyle w:val="Compact"/>
              <w:jc w:val="right"/>
            </w:pPr>
            <w:r>
              <w:t>500.00</w:t>
            </w:r>
          </w:p>
        </w:tc>
      </w:tr>
      <w:tr w:rsidR="00C76A5C" w14:paraId="70A41BC1" w14:textId="77777777">
        <w:tc>
          <w:tcPr>
            <w:tcW w:w="1560" w:type="dxa"/>
          </w:tcPr>
          <w:p w14:paraId="70A41BBB" w14:textId="77777777" w:rsidR="00C76A5C" w:rsidRDefault="002A147B">
            <w:pPr>
              <w:pStyle w:val="Compact"/>
            </w:pPr>
            <w:r>
              <w:t>Chlamydomonas_malina</w:t>
            </w:r>
          </w:p>
        </w:tc>
        <w:tc>
          <w:tcPr>
            <w:tcW w:w="1140" w:type="dxa"/>
          </w:tcPr>
          <w:p w14:paraId="70A41BBC" w14:textId="77777777" w:rsidR="00C76A5C" w:rsidRDefault="002A147B">
            <w:pPr>
              <w:pStyle w:val="Compact"/>
              <w:jc w:val="right"/>
            </w:pPr>
            <w:r>
              <w:t>16</w:t>
            </w:r>
          </w:p>
        </w:tc>
        <w:tc>
          <w:tcPr>
            <w:tcW w:w="1800" w:type="dxa"/>
          </w:tcPr>
          <w:p w14:paraId="70A41BBD" w14:textId="77777777" w:rsidR="00C76A5C" w:rsidRDefault="002A147B">
            <w:pPr>
              <w:pStyle w:val="Compact"/>
              <w:jc w:val="right"/>
            </w:pPr>
            <w:r>
              <w:t>12</w:t>
            </w:r>
          </w:p>
        </w:tc>
        <w:tc>
          <w:tcPr>
            <w:tcW w:w="1320" w:type="dxa"/>
          </w:tcPr>
          <w:p w14:paraId="70A41BBE" w14:textId="77777777" w:rsidR="00C76A5C" w:rsidRDefault="002A147B">
            <w:pPr>
              <w:pStyle w:val="Compact"/>
              <w:jc w:val="right"/>
            </w:pPr>
            <w:r>
              <w:t>0.03705</w:t>
            </w:r>
          </w:p>
        </w:tc>
        <w:tc>
          <w:tcPr>
            <w:tcW w:w="1500" w:type="dxa"/>
          </w:tcPr>
          <w:p w14:paraId="70A41BBF" w14:textId="77777777" w:rsidR="00C76A5C" w:rsidRDefault="002A147B">
            <w:pPr>
              <w:pStyle w:val="Compact"/>
              <w:jc w:val="right"/>
            </w:pPr>
            <w:r>
              <w:t>4</w:t>
            </w:r>
          </w:p>
        </w:tc>
        <w:tc>
          <w:tcPr>
            <w:tcW w:w="600" w:type="dxa"/>
          </w:tcPr>
          <w:p w14:paraId="70A41BC0" w14:textId="77777777" w:rsidR="00C76A5C" w:rsidRDefault="002A147B">
            <w:pPr>
              <w:pStyle w:val="Compact"/>
              <w:jc w:val="right"/>
            </w:pPr>
            <w:r>
              <w:t>70.00</w:t>
            </w:r>
          </w:p>
        </w:tc>
      </w:tr>
      <w:tr w:rsidR="00C76A5C" w14:paraId="70A41BC8" w14:textId="77777777">
        <w:tc>
          <w:tcPr>
            <w:tcW w:w="1560" w:type="dxa"/>
          </w:tcPr>
          <w:p w14:paraId="70A41BC2" w14:textId="77777777" w:rsidR="00C76A5C" w:rsidRDefault="002A147B">
            <w:pPr>
              <w:pStyle w:val="Compact"/>
            </w:pPr>
            <w:r>
              <w:t>Chlamydomonas_malina</w:t>
            </w:r>
          </w:p>
        </w:tc>
        <w:tc>
          <w:tcPr>
            <w:tcW w:w="1140" w:type="dxa"/>
          </w:tcPr>
          <w:p w14:paraId="70A41BC3" w14:textId="77777777" w:rsidR="00C76A5C" w:rsidRDefault="002A147B">
            <w:pPr>
              <w:pStyle w:val="Compact"/>
              <w:jc w:val="right"/>
            </w:pPr>
            <w:r>
              <w:t>16</w:t>
            </w:r>
          </w:p>
        </w:tc>
        <w:tc>
          <w:tcPr>
            <w:tcW w:w="1800" w:type="dxa"/>
          </w:tcPr>
          <w:p w14:paraId="70A41BC4" w14:textId="77777777" w:rsidR="00C76A5C" w:rsidRDefault="002A147B">
            <w:pPr>
              <w:pStyle w:val="Compact"/>
              <w:jc w:val="right"/>
            </w:pPr>
            <w:r>
              <w:t>12</w:t>
            </w:r>
          </w:p>
        </w:tc>
        <w:tc>
          <w:tcPr>
            <w:tcW w:w="1320" w:type="dxa"/>
          </w:tcPr>
          <w:p w14:paraId="70A41BC5" w14:textId="77777777" w:rsidR="00C76A5C" w:rsidRDefault="002A147B">
            <w:pPr>
              <w:pStyle w:val="Compact"/>
              <w:jc w:val="right"/>
            </w:pPr>
            <w:r>
              <w:t>0.04046</w:t>
            </w:r>
          </w:p>
        </w:tc>
        <w:tc>
          <w:tcPr>
            <w:tcW w:w="1500" w:type="dxa"/>
          </w:tcPr>
          <w:p w14:paraId="70A41BC6" w14:textId="77777777" w:rsidR="00C76A5C" w:rsidRDefault="002A147B">
            <w:pPr>
              <w:pStyle w:val="Compact"/>
              <w:jc w:val="right"/>
            </w:pPr>
            <w:r>
              <w:t>4</w:t>
            </w:r>
          </w:p>
        </w:tc>
        <w:tc>
          <w:tcPr>
            <w:tcW w:w="600" w:type="dxa"/>
          </w:tcPr>
          <w:p w14:paraId="70A41BC7" w14:textId="77777777" w:rsidR="00C76A5C" w:rsidRDefault="002A147B">
            <w:pPr>
              <w:pStyle w:val="Compact"/>
              <w:jc w:val="right"/>
            </w:pPr>
            <w:r>
              <w:t>30.00</w:t>
            </w:r>
          </w:p>
        </w:tc>
      </w:tr>
      <w:tr w:rsidR="00C76A5C" w14:paraId="70A41BCF" w14:textId="77777777">
        <w:tc>
          <w:tcPr>
            <w:tcW w:w="1560" w:type="dxa"/>
          </w:tcPr>
          <w:p w14:paraId="70A41BC9" w14:textId="77777777" w:rsidR="00C76A5C" w:rsidRDefault="002A147B">
            <w:pPr>
              <w:pStyle w:val="Compact"/>
            </w:pPr>
            <w:r>
              <w:t>Chlamydomonas_malina</w:t>
            </w:r>
          </w:p>
        </w:tc>
        <w:tc>
          <w:tcPr>
            <w:tcW w:w="1140" w:type="dxa"/>
          </w:tcPr>
          <w:p w14:paraId="70A41BCA" w14:textId="77777777" w:rsidR="00C76A5C" w:rsidRDefault="002A147B">
            <w:pPr>
              <w:pStyle w:val="Compact"/>
              <w:jc w:val="right"/>
            </w:pPr>
            <w:r>
              <w:t>16</w:t>
            </w:r>
          </w:p>
        </w:tc>
        <w:tc>
          <w:tcPr>
            <w:tcW w:w="1800" w:type="dxa"/>
          </w:tcPr>
          <w:p w14:paraId="70A41BCB" w14:textId="77777777" w:rsidR="00C76A5C" w:rsidRDefault="002A147B">
            <w:pPr>
              <w:pStyle w:val="Compact"/>
              <w:jc w:val="right"/>
            </w:pPr>
            <w:r>
              <w:t>12</w:t>
            </w:r>
          </w:p>
        </w:tc>
        <w:tc>
          <w:tcPr>
            <w:tcW w:w="1320" w:type="dxa"/>
          </w:tcPr>
          <w:p w14:paraId="70A41BCC" w14:textId="77777777" w:rsidR="00C76A5C" w:rsidRDefault="002A147B">
            <w:pPr>
              <w:pStyle w:val="Compact"/>
              <w:jc w:val="right"/>
            </w:pPr>
            <w:r>
              <w:t>0.04219</w:t>
            </w:r>
          </w:p>
        </w:tc>
        <w:tc>
          <w:tcPr>
            <w:tcW w:w="1500" w:type="dxa"/>
          </w:tcPr>
          <w:p w14:paraId="70A41BCD" w14:textId="77777777" w:rsidR="00C76A5C" w:rsidRDefault="002A147B">
            <w:pPr>
              <w:pStyle w:val="Compact"/>
              <w:jc w:val="right"/>
            </w:pPr>
            <w:r>
              <w:t>4</w:t>
            </w:r>
          </w:p>
        </w:tc>
        <w:tc>
          <w:tcPr>
            <w:tcW w:w="600" w:type="dxa"/>
          </w:tcPr>
          <w:p w14:paraId="70A41BCE" w14:textId="77777777" w:rsidR="00C76A5C" w:rsidRDefault="002A147B">
            <w:pPr>
              <w:pStyle w:val="Compact"/>
              <w:jc w:val="right"/>
            </w:pPr>
            <w:r>
              <w:t>70.00</w:t>
            </w:r>
          </w:p>
        </w:tc>
      </w:tr>
      <w:tr w:rsidR="00C76A5C" w14:paraId="70A41BD6" w14:textId="77777777">
        <w:tc>
          <w:tcPr>
            <w:tcW w:w="1560" w:type="dxa"/>
          </w:tcPr>
          <w:p w14:paraId="70A41BD0" w14:textId="77777777" w:rsidR="00C76A5C" w:rsidRDefault="002A147B">
            <w:pPr>
              <w:pStyle w:val="Compact"/>
            </w:pPr>
            <w:r>
              <w:t>Chlamydomonas_priscui</w:t>
            </w:r>
          </w:p>
        </w:tc>
        <w:tc>
          <w:tcPr>
            <w:tcW w:w="1140" w:type="dxa"/>
          </w:tcPr>
          <w:p w14:paraId="70A41BD1" w14:textId="77777777" w:rsidR="00C76A5C" w:rsidRDefault="002A147B">
            <w:pPr>
              <w:pStyle w:val="Compact"/>
              <w:jc w:val="right"/>
            </w:pPr>
            <w:r>
              <w:t>1</w:t>
            </w:r>
          </w:p>
        </w:tc>
        <w:tc>
          <w:tcPr>
            <w:tcW w:w="1800" w:type="dxa"/>
          </w:tcPr>
          <w:p w14:paraId="70A41BD2" w14:textId="77777777" w:rsidR="00C76A5C" w:rsidRDefault="002A147B">
            <w:pPr>
              <w:pStyle w:val="Compact"/>
              <w:jc w:val="right"/>
            </w:pPr>
            <w:r>
              <w:t>2</w:t>
            </w:r>
          </w:p>
        </w:tc>
        <w:tc>
          <w:tcPr>
            <w:tcW w:w="1320" w:type="dxa"/>
          </w:tcPr>
          <w:p w14:paraId="70A41BD3" w14:textId="77777777" w:rsidR="00C76A5C" w:rsidRDefault="002A147B">
            <w:pPr>
              <w:pStyle w:val="Compact"/>
              <w:jc w:val="right"/>
            </w:pPr>
            <w:r>
              <w:t>0.68203</w:t>
            </w:r>
          </w:p>
        </w:tc>
        <w:tc>
          <w:tcPr>
            <w:tcW w:w="1500" w:type="dxa"/>
          </w:tcPr>
          <w:p w14:paraId="70A41BD4" w14:textId="77777777" w:rsidR="00C76A5C" w:rsidRDefault="002A147B">
            <w:pPr>
              <w:pStyle w:val="Compact"/>
              <w:jc w:val="right"/>
            </w:pPr>
            <w:r>
              <w:t>4</w:t>
            </w:r>
          </w:p>
        </w:tc>
        <w:tc>
          <w:tcPr>
            <w:tcW w:w="600" w:type="dxa"/>
          </w:tcPr>
          <w:p w14:paraId="70A41BD5" w14:textId="77777777" w:rsidR="00C76A5C" w:rsidRDefault="002A147B">
            <w:pPr>
              <w:pStyle w:val="Compact"/>
              <w:jc w:val="right"/>
            </w:pPr>
            <w:r>
              <w:t>500.00</w:t>
            </w:r>
          </w:p>
        </w:tc>
      </w:tr>
      <w:tr w:rsidR="00C76A5C" w14:paraId="70A41BDD" w14:textId="77777777">
        <w:tc>
          <w:tcPr>
            <w:tcW w:w="1560" w:type="dxa"/>
          </w:tcPr>
          <w:p w14:paraId="70A41BD7" w14:textId="77777777" w:rsidR="00C76A5C" w:rsidRDefault="002A147B">
            <w:pPr>
              <w:pStyle w:val="Compact"/>
            </w:pPr>
            <w:r>
              <w:t>Chlamydomonas_priscui</w:t>
            </w:r>
          </w:p>
        </w:tc>
        <w:tc>
          <w:tcPr>
            <w:tcW w:w="1140" w:type="dxa"/>
          </w:tcPr>
          <w:p w14:paraId="70A41BD8" w14:textId="77777777" w:rsidR="00C76A5C" w:rsidRDefault="002A147B">
            <w:pPr>
              <w:pStyle w:val="Compact"/>
              <w:jc w:val="right"/>
            </w:pPr>
            <w:r>
              <w:t>1</w:t>
            </w:r>
          </w:p>
        </w:tc>
        <w:tc>
          <w:tcPr>
            <w:tcW w:w="1800" w:type="dxa"/>
          </w:tcPr>
          <w:p w14:paraId="70A41BD9" w14:textId="77777777" w:rsidR="00C76A5C" w:rsidRDefault="002A147B">
            <w:pPr>
              <w:pStyle w:val="Compact"/>
              <w:jc w:val="right"/>
            </w:pPr>
            <w:r>
              <w:t>2</w:t>
            </w:r>
          </w:p>
        </w:tc>
        <w:tc>
          <w:tcPr>
            <w:tcW w:w="1320" w:type="dxa"/>
          </w:tcPr>
          <w:p w14:paraId="70A41BDA" w14:textId="77777777" w:rsidR="00C76A5C" w:rsidRDefault="002A147B">
            <w:pPr>
              <w:pStyle w:val="Compact"/>
              <w:jc w:val="right"/>
            </w:pPr>
            <w:r>
              <w:t>0.78891</w:t>
            </w:r>
          </w:p>
        </w:tc>
        <w:tc>
          <w:tcPr>
            <w:tcW w:w="1500" w:type="dxa"/>
          </w:tcPr>
          <w:p w14:paraId="70A41BDB" w14:textId="77777777" w:rsidR="00C76A5C" w:rsidRDefault="002A147B">
            <w:pPr>
              <w:pStyle w:val="Compact"/>
              <w:jc w:val="right"/>
            </w:pPr>
            <w:r>
              <w:t>4</w:t>
            </w:r>
          </w:p>
        </w:tc>
        <w:tc>
          <w:tcPr>
            <w:tcW w:w="600" w:type="dxa"/>
          </w:tcPr>
          <w:p w14:paraId="70A41BDC" w14:textId="77777777" w:rsidR="00C76A5C" w:rsidRDefault="002A147B">
            <w:pPr>
              <w:pStyle w:val="Compact"/>
              <w:jc w:val="right"/>
            </w:pPr>
            <w:r>
              <w:t>70.00</w:t>
            </w:r>
          </w:p>
        </w:tc>
      </w:tr>
      <w:tr w:rsidR="00C76A5C" w14:paraId="70A41BE4" w14:textId="77777777">
        <w:tc>
          <w:tcPr>
            <w:tcW w:w="1560" w:type="dxa"/>
          </w:tcPr>
          <w:p w14:paraId="70A41BDE" w14:textId="77777777" w:rsidR="00C76A5C" w:rsidRDefault="002A147B">
            <w:pPr>
              <w:pStyle w:val="Compact"/>
            </w:pPr>
            <w:r>
              <w:t>Chlamydomonas_priscui</w:t>
            </w:r>
          </w:p>
        </w:tc>
        <w:tc>
          <w:tcPr>
            <w:tcW w:w="1140" w:type="dxa"/>
          </w:tcPr>
          <w:p w14:paraId="70A41BDF" w14:textId="77777777" w:rsidR="00C76A5C" w:rsidRDefault="002A147B">
            <w:pPr>
              <w:pStyle w:val="Compact"/>
              <w:jc w:val="right"/>
            </w:pPr>
            <w:r>
              <w:t>1</w:t>
            </w:r>
          </w:p>
        </w:tc>
        <w:tc>
          <w:tcPr>
            <w:tcW w:w="1800" w:type="dxa"/>
          </w:tcPr>
          <w:p w14:paraId="70A41BE0" w14:textId="77777777" w:rsidR="00C76A5C" w:rsidRDefault="002A147B">
            <w:pPr>
              <w:pStyle w:val="Compact"/>
              <w:jc w:val="right"/>
            </w:pPr>
            <w:r>
              <w:t>2</w:t>
            </w:r>
          </w:p>
        </w:tc>
        <w:tc>
          <w:tcPr>
            <w:tcW w:w="1320" w:type="dxa"/>
          </w:tcPr>
          <w:p w14:paraId="70A41BE1" w14:textId="77777777" w:rsidR="00C76A5C" w:rsidRDefault="002A147B">
            <w:pPr>
              <w:pStyle w:val="Compact"/>
              <w:jc w:val="right"/>
            </w:pPr>
            <w:r>
              <w:t>0.82135</w:t>
            </w:r>
          </w:p>
        </w:tc>
        <w:tc>
          <w:tcPr>
            <w:tcW w:w="1500" w:type="dxa"/>
          </w:tcPr>
          <w:p w14:paraId="70A41BE2" w14:textId="77777777" w:rsidR="00C76A5C" w:rsidRDefault="002A147B">
            <w:pPr>
              <w:pStyle w:val="Compact"/>
              <w:jc w:val="right"/>
            </w:pPr>
            <w:r>
              <w:t>4</w:t>
            </w:r>
          </w:p>
        </w:tc>
        <w:tc>
          <w:tcPr>
            <w:tcW w:w="600" w:type="dxa"/>
          </w:tcPr>
          <w:p w14:paraId="70A41BE3" w14:textId="77777777" w:rsidR="00C76A5C" w:rsidRDefault="002A147B">
            <w:pPr>
              <w:pStyle w:val="Compact"/>
              <w:jc w:val="right"/>
            </w:pPr>
            <w:r>
              <w:t>30.00</w:t>
            </w:r>
          </w:p>
        </w:tc>
      </w:tr>
      <w:tr w:rsidR="00C76A5C" w14:paraId="70A41BEB" w14:textId="77777777">
        <w:tc>
          <w:tcPr>
            <w:tcW w:w="1560" w:type="dxa"/>
          </w:tcPr>
          <w:p w14:paraId="70A41BE5" w14:textId="77777777" w:rsidR="00C76A5C" w:rsidRDefault="002A147B">
            <w:pPr>
              <w:pStyle w:val="Compact"/>
            </w:pPr>
            <w:r>
              <w:t>Chlamydomonas_priscui</w:t>
            </w:r>
          </w:p>
        </w:tc>
        <w:tc>
          <w:tcPr>
            <w:tcW w:w="1140" w:type="dxa"/>
          </w:tcPr>
          <w:p w14:paraId="70A41BE6" w14:textId="77777777" w:rsidR="00C76A5C" w:rsidRDefault="002A147B">
            <w:pPr>
              <w:pStyle w:val="Compact"/>
              <w:jc w:val="right"/>
            </w:pPr>
            <w:r>
              <w:t>1</w:t>
            </w:r>
          </w:p>
        </w:tc>
        <w:tc>
          <w:tcPr>
            <w:tcW w:w="1800" w:type="dxa"/>
          </w:tcPr>
          <w:p w14:paraId="70A41BE7" w14:textId="77777777" w:rsidR="00C76A5C" w:rsidRDefault="002A147B">
            <w:pPr>
              <w:pStyle w:val="Compact"/>
              <w:jc w:val="right"/>
            </w:pPr>
            <w:r>
              <w:t>4</w:t>
            </w:r>
          </w:p>
        </w:tc>
        <w:tc>
          <w:tcPr>
            <w:tcW w:w="1320" w:type="dxa"/>
          </w:tcPr>
          <w:p w14:paraId="70A41BE8" w14:textId="77777777" w:rsidR="00C76A5C" w:rsidRDefault="002A147B">
            <w:pPr>
              <w:pStyle w:val="Compact"/>
              <w:jc w:val="right"/>
            </w:pPr>
            <w:r>
              <w:t>0.70549</w:t>
            </w:r>
          </w:p>
        </w:tc>
        <w:tc>
          <w:tcPr>
            <w:tcW w:w="1500" w:type="dxa"/>
          </w:tcPr>
          <w:p w14:paraId="70A41BE9" w14:textId="77777777" w:rsidR="00C76A5C" w:rsidRDefault="002A147B">
            <w:pPr>
              <w:pStyle w:val="Compact"/>
              <w:jc w:val="right"/>
            </w:pPr>
            <w:r>
              <w:t>4</w:t>
            </w:r>
          </w:p>
        </w:tc>
        <w:tc>
          <w:tcPr>
            <w:tcW w:w="600" w:type="dxa"/>
          </w:tcPr>
          <w:p w14:paraId="70A41BEA" w14:textId="77777777" w:rsidR="00C76A5C" w:rsidRDefault="002A147B">
            <w:pPr>
              <w:pStyle w:val="Compact"/>
              <w:jc w:val="right"/>
            </w:pPr>
            <w:r>
              <w:t>500.00</w:t>
            </w:r>
          </w:p>
        </w:tc>
      </w:tr>
      <w:tr w:rsidR="00C76A5C" w14:paraId="70A41BF2" w14:textId="77777777">
        <w:tc>
          <w:tcPr>
            <w:tcW w:w="1560" w:type="dxa"/>
          </w:tcPr>
          <w:p w14:paraId="70A41BEC" w14:textId="77777777" w:rsidR="00C76A5C" w:rsidRDefault="002A147B">
            <w:pPr>
              <w:pStyle w:val="Compact"/>
            </w:pPr>
            <w:r>
              <w:t>Chlamydomonas_priscui</w:t>
            </w:r>
          </w:p>
        </w:tc>
        <w:tc>
          <w:tcPr>
            <w:tcW w:w="1140" w:type="dxa"/>
          </w:tcPr>
          <w:p w14:paraId="70A41BED" w14:textId="77777777" w:rsidR="00C76A5C" w:rsidRDefault="002A147B">
            <w:pPr>
              <w:pStyle w:val="Compact"/>
              <w:jc w:val="right"/>
            </w:pPr>
            <w:r>
              <w:t>1</w:t>
            </w:r>
          </w:p>
        </w:tc>
        <w:tc>
          <w:tcPr>
            <w:tcW w:w="1800" w:type="dxa"/>
          </w:tcPr>
          <w:p w14:paraId="70A41BEE" w14:textId="77777777" w:rsidR="00C76A5C" w:rsidRDefault="002A147B">
            <w:pPr>
              <w:pStyle w:val="Compact"/>
              <w:jc w:val="right"/>
            </w:pPr>
            <w:r>
              <w:t>4</w:t>
            </w:r>
          </w:p>
        </w:tc>
        <w:tc>
          <w:tcPr>
            <w:tcW w:w="1320" w:type="dxa"/>
          </w:tcPr>
          <w:p w14:paraId="70A41BEF" w14:textId="77777777" w:rsidR="00C76A5C" w:rsidRDefault="002A147B">
            <w:pPr>
              <w:pStyle w:val="Compact"/>
              <w:jc w:val="right"/>
            </w:pPr>
            <w:r>
              <w:t>0.77084</w:t>
            </w:r>
          </w:p>
        </w:tc>
        <w:tc>
          <w:tcPr>
            <w:tcW w:w="1500" w:type="dxa"/>
          </w:tcPr>
          <w:p w14:paraId="70A41BF0" w14:textId="77777777" w:rsidR="00C76A5C" w:rsidRDefault="002A147B">
            <w:pPr>
              <w:pStyle w:val="Compact"/>
              <w:jc w:val="right"/>
            </w:pPr>
            <w:r>
              <w:t>4</w:t>
            </w:r>
          </w:p>
        </w:tc>
        <w:tc>
          <w:tcPr>
            <w:tcW w:w="600" w:type="dxa"/>
          </w:tcPr>
          <w:p w14:paraId="70A41BF1" w14:textId="77777777" w:rsidR="00C76A5C" w:rsidRDefault="002A147B">
            <w:pPr>
              <w:pStyle w:val="Compact"/>
              <w:jc w:val="right"/>
            </w:pPr>
            <w:r>
              <w:t>70.00</w:t>
            </w:r>
          </w:p>
        </w:tc>
      </w:tr>
      <w:tr w:rsidR="00C76A5C" w14:paraId="70A41BF9" w14:textId="77777777">
        <w:tc>
          <w:tcPr>
            <w:tcW w:w="1560" w:type="dxa"/>
          </w:tcPr>
          <w:p w14:paraId="70A41BF3" w14:textId="77777777" w:rsidR="00C76A5C" w:rsidRDefault="002A147B">
            <w:pPr>
              <w:pStyle w:val="Compact"/>
            </w:pPr>
            <w:r>
              <w:t>Chlamydomonas_priscui</w:t>
            </w:r>
          </w:p>
        </w:tc>
        <w:tc>
          <w:tcPr>
            <w:tcW w:w="1140" w:type="dxa"/>
          </w:tcPr>
          <w:p w14:paraId="70A41BF4" w14:textId="77777777" w:rsidR="00C76A5C" w:rsidRDefault="002A147B">
            <w:pPr>
              <w:pStyle w:val="Compact"/>
              <w:jc w:val="right"/>
            </w:pPr>
            <w:r>
              <w:t>1</w:t>
            </w:r>
          </w:p>
        </w:tc>
        <w:tc>
          <w:tcPr>
            <w:tcW w:w="1800" w:type="dxa"/>
          </w:tcPr>
          <w:p w14:paraId="70A41BF5" w14:textId="77777777" w:rsidR="00C76A5C" w:rsidRDefault="002A147B">
            <w:pPr>
              <w:pStyle w:val="Compact"/>
              <w:jc w:val="right"/>
            </w:pPr>
            <w:r>
              <w:t>4</w:t>
            </w:r>
          </w:p>
        </w:tc>
        <w:tc>
          <w:tcPr>
            <w:tcW w:w="1320" w:type="dxa"/>
          </w:tcPr>
          <w:p w14:paraId="70A41BF6" w14:textId="77777777" w:rsidR="00C76A5C" w:rsidRDefault="002A147B">
            <w:pPr>
              <w:pStyle w:val="Compact"/>
              <w:jc w:val="right"/>
            </w:pPr>
            <w:r>
              <w:t>0.77084</w:t>
            </w:r>
          </w:p>
        </w:tc>
        <w:tc>
          <w:tcPr>
            <w:tcW w:w="1500" w:type="dxa"/>
          </w:tcPr>
          <w:p w14:paraId="70A41BF7" w14:textId="77777777" w:rsidR="00C76A5C" w:rsidRDefault="002A147B">
            <w:pPr>
              <w:pStyle w:val="Compact"/>
              <w:jc w:val="right"/>
            </w:pPr>
            <w:r>
              <w:t>4</w:t>
            </w:r>
          </w:p>
        </w:tc>
        <w:tc>
          <w:tcPr>
            <w:tcW w:w="600" w:type="dxa"/>
          </w:tcPr>
          <w:p w14:paraId="70A41BF8" w14:textId="77777777" w:rsidR="00C76A5C" w:rsidRDefault="002A147B">
            <w:pPr>
              <w:pStyle w:val="Compact"/>
              <w:jc w:val="right"/>
            </w:pPr>
            <w:r>
              <w:t>700.00</w:t>
            </w:r>
          </w:p>
        </w:tc>
      </w:tr>
      <w:tr w:rsidR="00C76A5C" w14:paraId="70A41C00" w14:textId="77777777">
        <w:tc>
          <w:tcPr>
            <w:tcW w:w="1560" w:type="dxa"/>
          </w:tcPr>
          <w:p w14:paraId="70A41BFA" w14:textId="77777777" w:rsidR="00C76A5C" w:rsidRDefault="002A147B">
            <w:pPr>
              <w:pStyle w:val="Compact"/>
            </w:pPr>
            <w:r>
              <w:t>Chlamydomonas_priscui</w:t>
            </w:r>
          </w:p>
        </w:tc>
        <w:tc>
          <w:tcPr>
            <w:tcW w:w="1140" w:type="dxa"/>
          </w:tcPr>
          <w:p w14:paraId="70A41BFB" w14:textId="77777777" w:rsidR="00C76A5C" w:rsidRDefault="002A147B">
            <w:pPr>
              <w:pStyle w:val="Compact"/>
              <w:jc w:val="right"/>
            </w:pPr>
            <w:r>
              <w:t>1</w:t>
            </w:r>
          </w:p>
        </w:tc>
        <w:tc>
          <w:tcPr>
            <w:tcW w:w="1800" w:type="dxa"/>
          </w:tcPr>
          <w:p w14:paraId="70A41BFC" w14:textId="77777777" w:rsidR="00C76A5C" w:rsidRDefault="002A147B">
            <w:pPr>
              <w:pStyle w:val="Compact"/>
              <w:jc w:val="right"/>
            </w:pPr>
            <w:r>
              <w:t>4</w:t>
            </w:r>
          </w:p>
        </w:tc>
        <w:tc>
          <w:tcPr>
            <w:tcW w:w="1320" w:type="dxa"/>
          </w:tcPr>
          <w:p w14:paraId="70A41BFD" w14:textId="77777777" w:rsidR="00C76A5C" w:rsidRDefault="002A147B">
            <w:pPr>
              <w:pStyle w:val="Compact"/>
              <w:jc w:val="right"/>
            </w:pPr>
            <w:r>
              <w:t>0.78265</w:t>
            </w:r>
          </w:p>
        </w:tc>
        <w:tc>
          <w:tcPr>
            <w:tcW w:w="1500" w:type="dxa"/>
          </w:tcPr>
          <w:p w14:paraId="70A41BFE" w14:textId="77777777" w:rsidR="00C76A5C" w:rsidRDefault="002A147B">
            <w:pPr>
              <w:pStyle w:val="Compact"/>
              <w:jc w:val="right"/>
            </w:pPr>
            <w:r>
              <w:t>4</w:t>
            </w:r>
          </w:p>
        </w:tc>
        <w:tc>
          <w:tcPr>
            <w:tcW w:w="600" w:type="dxa"/>
          </w:tcPr>
          <w:p w14:paraId="70A41BFF" w14:textId="77777777" w:rsidR="00C76A5C" w:rsidRDefault="002A147B">
            <w:pPr>
              <w:pStyle w:val="Compact"/>
              <w:jc w:val="right"/>
            </w:pPr>
            <w:r>
              <w:t>70.00</w:t>
            </w:r>
          </w:p>
        </w:tc>
      </w:tr>
      <w:tr w:rsidR="00C76A5C" w14:paraId="70A41C07" w14:textId="77777777">
        <w:tc>
          <w:tcPr>
            <w:tcW w:w="1560" w:type="dxa"/>
          </w:tcPr>
          <w:p w14:paraId="70A41C01" w14:textId="77777777" w:rsidR="00C76A5C" w:rsidRDefault="002A147B">
            <w:pPr>
              <w:pStyle w:val="Compact"/>
            </w:pPr>
            <w:r>
              <w:t>Chlamydomonas_priscui</w:t>
            </w:r>
          </w:p>
        </w:tc>
        <w:tc>
          <w:tcPr>
            <w:tcW w:w="1140" w:type="dxa"/>
          </w:tcPr>
          <w:p w14:paraId="70A41C02" w14:textId="77777777" w:rsidR="00C76A5C" w:rsidRDefault="002A147B">
            <w:pPr>
              <w:pStyle w:val="Compact"/>
              <w:jc w:val="right"/>
            </w:pPr>
            <w:r>
              <w:t>1</w:t>
            </w:r>
          </w:p>
        </w:tc>
        <w:tc>
          <w:tcPr>
            <w:tcW w:w="1800" w:type="dxa"/>
          </w:tcPr>
          <w:p w14:paraId="70A41C03" w14:textId="77777777" w:rsidR="00C76A5C" w:rsidRDefault="002A147B">
            <w:pPr>
              <w:pStyle w:val="Compact"/>
              <w:jc w:val="right"/>
            </w:pPr>
            <w:r>
              <w:t>4</w:t>
            </w:r>
          </w:p>
        </w:tc>
        <w:tc>
          <w:tcPr>
            <w:tcW w:w="1320" w:type="dxa"/>
          </w:tcPr>
          <w:p w14:paraId="70A41C04" w14:textId="77777777" w:rsidR="00C76A5C" w:rsidRDefault="002A147B">
            <w:pPr>
              <w:pStyle w:val="Compact"/>
              <w:jc w:val="right"/>
            </w:pPr>
            <w:r>
              <w:t>0.81319</w:t>
            </w:r>
          </w:p>
        </w:tc>
        <w:tc>
          <w:tcPr>
            <w:tcW w:w="1500" w:type="dxa"/>
          </w:tcPr>
          <w:p w14:paraId="70A41C05" w14:textId="77777777" w:rsidR="00C76A5C" w:rsidRDefault="002A147B">
            <w:pPr>
              <w:pStyle w:val="Compact"/>
              <w:jc w:val="right"/>
            </w:pPr>
            <w:r>
              <w:t>4</w:t>
            </w:r>
          </w:p>
        </w:tc>
        <w:tc>
          <w:tcPr>
            <w:tcW w:w="600" w:type="dxa"/>
          </w:tcPr>
          <w:p w14:paraId="70A41C06" w14:textId="77777777" w:rsidR="00C76A5C" w:rsidRDefault="002A147B">
            <w:pPr>
              <w:pStyle w:val="Compact"/>
              <w:jc w:val="right"/>
            </w:pPr>
            <w:r>
              <w:t>30.00</w:t>
            </w:r>
          </w:p>
        </w:tc>
      </w:tr>
      <w:tr w:rsidR="00C76A5C" w14:paraId="70A41C0E" w14:textId="77777777">
        <w:tc>
          <w:tcPr>
            <w:tcW w:w="1560" w:type="dxa"/>
          </w:tcPr>
          <w:p w14:paraId="70A41C08" w14:textId="77777777" w:rsidR="00C76A5C" w:rsidRDefault="002A147B">
            <w:pPr>
              <w:pStyle w:val="Compact"/>
            </w:pPr>
            <w:r>
              <w:t>Chlamydomonas_priscui</w:t>
            </w:r>
          </w:p>
        </w:tc>
        <w:tc>
          <w:tcPr>
            <w:tcW w:w="1140" w:type="dxa"/>
          </w:tcPr>
          <w:p w14:paraId="70A41C09" w14:textId="77777777" w:rsidR="00C76A5C" w:rsidRDefault="002A147B">
            <w:pPr>
              <w:pStyle w:val="Compact"/>
              <w:jc w:val="right"/>
            </w:pPr>
            <w:r>
              <w:t>1</w:t>
            </w:r>
          </w:p>
        </w:tc>
        <w:tc>
          <w:tcPr>
            <w:tcW w:w="1800" w:type="dxa"/>
          </w:tcPr>
          <w:p w14:paraId="70A41C0A" w14:textId="77777777" w:rsidR="00C76A5C" w:rsidRDefault="002A147B">
            <w:pPr>
              <w:pStyle w:val="Compact"/>
              <w:jc w:val="right"/>
            </w:pPr>
            <w:r>
              <w:t>8</w:t>
            </w:r>
          </w:p>
        </w:tc>
        <w:tc>
          <w:tcPr>
            <w:tcW w:w="1320" w:type="dxa"/>
          </w:tcPr>
          <w:p w14:paraId="70A41C0B" w14:textId="77777777" w:rsidR="00C76A5C" w:rsidRDefault="002A147B">
            <w:pPr>
              <w:pStyle w:val="Compact"/>
              <w:jc w:val="right"/>
            </w:pPr>
            <w:r>
              <w:t>0.65205</w:t>
            </w:r>
          </w:p>
        </w:tc>
        <w:tc>
          <w:tcPr>
            <w:tcW w:w="1500" w:type="dxa"/>
          </w:tcPr>
          <w:p w14:paraId="70A41C0C" w14:textId="77777777" w:rsidR="00C76A5C" w:rsidRDefault="002A147B">
            <w:pPr>
              <w:pStyle w:val="Compact"/>
              <w:jc w:val="right"/>
            </w:pPr>
            <w:r>
              <w:t>4</w:t>
            </w:r>
          </w:p>
        </w:tc>
        <w:tc>
          <w:tcPr>
            <w:tcW w:w="600" w:type="dxa"/>
          </w:tcPr>
          <w:p w14:paraId="70A41C0D" w14:textId="77777777" w:rsidR="00C76A5C" w:rsidRDefault="002A147B">
            <w:pPr>
              <w:pStyle w:val="Compact"/>
              <w:jc w:val="right"/>
            </w:pPr>
            <w:r>
              <w:t>500.00</w:t>
            </w:r>
          </w:p>
        </w:tc>
      </w:tr>
      <w:tr w:rsidR="00C76A5C" w14:paraId="70A41C15" w14:textId="77777777">
        <w:tc>
          <w:tcPr>
            <w:tcW w:w="1560" w:type="dxa"/>
          </w:tcPr>
          <w:p w14:paraId="70A41C0F" w14:textId="77777777" w:rsidR="00C76A5C" w:rsidRDefault="002A147B">
            <w:pPr>
              <w:pStyle w:val="Compact"/>
            </w:pPr>
            <w:r>
              <w:t>Chlamydomonas_priscui</w:t>
            </w:r>
          </w:p>
        </w:tc>
        <w:tc>
          <w:tcPr>
            <w:tcW w:w="1140" w:type="dxa"/>
          </w:tcPr>
          <w:p w14:paraId="70A41C10" w14:textId="77777777" w:rsidR="00C76A5C" w:rsidRDefault="002A147B">
            <w:pPr>
              <w:pStyle w:val="Compact"/>
              <w:jc w:val="right"/>
            </w:pPr>
            <w:r>
              <w:t>1</w:t>
            </w:r>
          </w:p>
        </w:tc>
        <w:tc>
          <w:tcPr>
            <w:tcW w:w="1800" w:type="dxa"/>
          </w:tcPr>
          <w:p w14:paraId="70A41C11" w14:textId="77777777" w:rsidR="00C76A5C" w:rsidRDefault="002A147B">
            <w:pPr>
              <w:pStyle w:val="Compact"/>
              <w:jc w:val="right"/>
            </w:pPr>
            <w:r>
              <w:t>8</w:t>
            </w:r>
          </w:p>
        </w:tc>
        <w:tc>
          <w:tcPr>
            <w:tcW w:w="1320" w:type="dxa"/>
          </w:tcPr>
          <w:p w14:paraId="70A41C12" w14:textId="77777777" w:rsidR="00C76A5C" w:rsidRDefault="002A147B">
            <w:pPr>
              <w:pStyle w:val="Compact"/>
              <w:jc w:val="right"/>
            </w:pPr>
            <w:r>
              <w:t>0.69822</w:t>
            </w:r>
          </w:p>
        </w:tc>
        <w:tc>
          <w:tcPr>
            <w:tcW w:w="1500" w:type="dxa"/>
          </w:tcPr>
          <w:p w14:paraId="70A41C13" w14:textId="77777777" w:rsidR="00C76A5C" w:rsidRDefault="002A147B">
            <w:pPr>
              <w:pStyle w:val="Compact"/>
              <w:jc w:val="right"/>
            </w:pPr>
            <w:r>
              <w:t>4</w:t>
            </w:r>
          </w:p>
        </w:tc>
        <w:tc>
          <w:tcPr>
            <w:tcW w:w="600" w:type="dxa"/>
          </w:tcPr>
          <w:p w14:paraId="70A41C14" w14:textId="77777777" w:rsidR="00C76A5C" w:rsidRDefault="002A147B">
            <w:pPr>
              <w:pStyle w:val="Compact"/>
              <w:jc w:val="right"/>
            </w:pPr>
            <w:r>
              <w:t>70.00</w:t>
            </w:r>
          </w:p>
        </w:tc>
      </w:tr>
      <w:tr w:rsidR="00C76A5C" w14:paraId="70A41C1C" w14:textId="77777777">
        <w:tc>
          <w:tcPr>
            <w:tcW w:w="1560" w:type="dxa"/>
          </w:tcPr>
          <w:p w14:paraId="70A41C16" w14:textId="77777777" w:rsidR="00C76A5C" w:rsidRDefault="002A147B">
            <w:pPr>
              <w:pStyle w:val="Compact"/>
            </w:pPr>
            <w:r>
              <w:t>Chlamydomonas_priscui</w:t>
            </w:r>
          </w:p>
        </w:tc>
        <w:tc>
          <w:tcPr>
            <w:tcW w:w="1140" w:type="dxa"/>
          </w:tcPr>
          <w:p w14:paraId="70A41C17" w14:textId="77777777" w:rsidR="00C76A5C" w:rsidRDefault="002A147B">
            <w:pPr>
              <w:pStyle w:val="Compact"/>
              <w:jc w:val="right"/>
            </w:pPr>
            <w:r>
              <w:t>1</w:t>
            </w:r>
          </w:p>
        </w:tc>
        <w:tc>
          <w:tcPr>
            <w:tcW w:w="1800" w:type="dxa"/>
          </w:tcPr>
          <w:p w14:paraId="70A41C18" w14:textId="77777777" w:rsidR="00C76A5C" w:rsidRDefault="002A147B">
            <w:pPr>
              <w:pStyle w:val="Compact"/>
              <w:jc w:val="right"/>
            </w:pPr>
            <w:r>
              <w:t>8</w:t>
            </w:r>
          </w:p>
        </w:tc>
        <w:tc>
          <w:tcPr>
            <w:tcW w:w="1320" w:type="dxa"/>
          </w:tcPr>
          <w:p w14:paraId="70A41C19" w14:textId="77777777" w:rsidR="00C76A5C" w:rsidRDefault="002A147B">
            <w:pPr>
              <w:pStyle w:val="Compact"/>
              <w:jc w:val="right"/>
            </w:pPr>
            <w:r>
              <w:t>0.69822</w:t>
            </w:r>
          </w:p>
        </w:tc>
        <w:tc>
          <w:tcPr>
            <w:tcW w:w="1500" w:type="dxa"/>
          </w:tcPr>
          <w:p w14:paraId="70A41C1A" w14:textId="77777777" w:rsidR="00C76A5C" w:rsidRDefault="002A147B">
            <w:pPr>
              <w:pStyle w:val="Compact"/>
              <w:jc w:val="right"/>
            </w:pPr>
            <w:r>
              <w:t>4</w:t>
            </w:r>
          </w:p>
        </w:tc>
        <w:tc>
          <w:tcPr>
            <w:tcW w:w="600" w:type="dxa"/>
          </w:tcPr>
          <w:p w14:paraId="70A41C1B" w14:textId="77777777" w:rsidR="00C76A5C" w:rsidRDefault="002A147B">
            <w:pPr>
              <w:pStyle w:val="Compact"/>
              <w:jc w:val="right"/>
            </w:pPr>
            <w:r>
              <w:t>700.00</w:t>
            </w:r>
          </w:p>
        </w:tc>
      </w:tr>
      <w:tr w:rsidR="00C76A5C" w14:paraId="70A41C23" w14:textId="77777777">
        <w:tc>
          <w:tcPr>
            <w:tcW w:w="1560" w:type="dxa"/>
          </w:tcPr>
          <w:p w14:paraId="70A41C1D" w14:textId="77777777" w:rsidR="00C76A5C" w:rsidRDefault="002A147B">
            <w:pPr>
              <w:pStyle w:val="Compact"/>
            </w:pPr>
            <w:r>
              <w:lastRenderedPageBreak/>
              <w:t>Chlamydomonas_priscui</w:t>
            </w:r>
          </w:p>
        </w:tc>
        <w:tc>
          <w:tcPr>
            <w:tcW w:w="1140" w:type="dxa"/>
          </w:tcPr>
          <w:p w14:paraId="70A41C1E" w14:textId="77777777" w:rsidR="00C76A5C" w:rsidRDefault="002A147B">
            <w:pPr>
              <w:pStyle w:val="Compact"/>
              <w:jc w:val="right"/>
            </w:pPr>
            <w:r>
              <w:t>1</w:t>
            </w:r>
          </w:p>
        </w:tc>
        <w:tc>
          <w:tcPr>
            <w:tcW w:w="1800" w:type="dxa"/>
          </w:tcPr>
          <w:p w14:paraId="70A41C1F" w14:textId="77777777" w:rsidR="00C76A5C" w:rsidRDefault="002A147B">
            <w:pPr>
              <w:pStyle w:val="Compact"/>
              <w:jc w:val="right"/>
            </w:pPr>
            <w:r>
              <w:t>8</w:t>
            </w:r>
          </w:p>
        </w:tc>
        <w:tc>
          <w:tcPr>
            <w:tcW w:w="1320" w:type="dxa"/>
          </w:tcPr>
          <w:p w14:paraId="70A41C20" w14:textId="77777777" w:rsidR="00C76A5C" w:rsidRDefault="002A147B">
            <w:pPr>
              <w:pStyle w:val="Compact"/>
              <w:jc w:val="right"/>
            </w:pPr>
            <w:r>
              <w:t>0.76142</w:t>
            </w:r>
          </w:p>
        </w:tc>
        <w:tc>
          <w:tcPr>
            <w:tcW w:w="1500" w:type="dxa"/>
          </w:tcPr>
          <w:p w14:paraId="70A41C21" w14:textId="77777777" w:rsidR="00C76A5C" w:rsidRDefault="002A147B">
            <w:pPr>
              <w:pStyle w:val="Compact"/>
              <w:jc w:val="right"/>
            </w:pPr>
            <w:r>
              <w:t>4</w:t>
            </w:r>
          </w:p>
        </w:tc>
        <w:tc>
          <w:tcPr>
            <w:tcW w:w="600" w:type="dxa"/>
          </w:tcPr>
          <w:p w14:paraId="70A41C22" w14:textId="77777777" w:rsidR="00C76A5C" w:rsidRDefault="002A147B">
            <w:pPr>
              <w:pStyle w:val="Compact"/>
              <w:jc w:val="right"/>
            </w:pPr>
            <w:r>
              <w:t>70.00</w:t>
            </w:r>
          </w:p>
        </w:tc>
      </w:tr>
      <w:tr w:rsidR="00C76A5C" w14:paraId="70A41C2A" w14:textId="77777777">
        <w:tc>
          <w:tcPr>
            <w:tcW w:w="1560" w:type="dxa"/>
          </w:tcPr>
          <w:p w14:paraId="70A41C24" w14:textId="77777777" w:rsidR="00C76A5C" w:rsidRDefault="002A147B">
            <w:pPr>
              <w:pStyle w:val="Compact"/>
            </w:pPr>
            <w:r>
              <w:t>Chlamydomonas_priscui</w:t>
            </w:r>
          </w:p>
        </w:tc>
        <w:tc>
          <w:tcPr>
            <w:tcW w:w="1140" w:type="dxa"/>
          </w:tcPr>
          <w:p w14:paraId="70A41C25" w14:textId="77777777" w:rsidR="00C76A5C" w:rsidRDefault="002A147B">
            <w:pPr>
              <w:pStyle w:val="Compact"/>
              <w:jc w:val="right"/>
            </w:pPr>
            <w:r>
              <w:t>1</w:t>
            </w:r>
          </w:p>
        </w:tc>
        <w:tc>
          <w:tcPr>
            <w:tcW w:w="1800" w:type="dxa"/>
          </w:tcPr>
          <w:p w14:paraId="70A41C26" w14:textId="77777777" w:rsidR="00C76A5C" w:rsidRDefault="002A147B">
            <w:pPr>
              <w:pStyle w:val="Compact"/>
              <w:jc w:val="right"/>
            </w:pPr>
            <w:r>
              <w:t>8</w:t>
            </w:r>
          </w:p>
        </w:tc>
        <w:tc>
          <w:tcPr>
            <w:tcW w:w="1320" w:type="dxa"/>
          </w:tcPr>
          <w:p w14:paraId="70A41C27" w14:textId="77777777" w:rsidR="00C76A5C" w:rsidRDefault="002A147B">
            <w:pPr>
              <w:pStyle w:val="Compact"/>
              <w:jc w:val="right"/>
            </w:pPr>
            <w:r>
              <w:t>0.76268</w:t>
            </w:r>
          </w:p>
        </w:tc>
        <w:tc>
          <w:tcPr>
            <w:tcW w:w="1500" w:type="dxa"/>
          </w:tcPr>
          <w:p w14:paraId="70A41C28" w14:textId="77777777" w:rsidR="00C76A5C" w:rsidRDefault="002A147B">
            <w:pPr>
              <w:pStyle w:val="Compact"/>
              <w:jc w:val="right"/>
            </w:pPr>
            <w:r>
              <w:t>4</w:t>
            </w:r>
          </w:p>
        </w:tc>
        <w:tc>
          <w:tcPr>
            <w:tcW w:w="600" w:type="dxa"/>
          </w:tcPr>
          <w:p w14:paraId="70A41C29" w14:textId="77777777" w:rsidR="00C76A5C" w:rsidRDefault="002A147B">
            <w:pPr>
              <w:pStyle w:val="Compact"/>
              <w:jc w:val="right"/>
            </w:pPr>
            <w:r>
              <w:t>30.00</w:t>
            </w:r>
          </w:p>
        </w:tc>
      </w:tr>
      <w:tr w:rsidR="00C76A5C" w14:paraId="70A41C31" w14:textId="77777777">
        <w:tc>
          <w:tcPr>
            <w:tcW w:w="1560" w:type="dxa"/>
          </w:tcPr>
          <w:p w14:paraId="70A41C2B" w14:textId="77777777" w:rsidR="00C76A5C" w:rsidRDefault="002A147B">
            <w:pPr>
              <w:pStyle w:val="Compact"/>
            </w:pPr>
            <w:r>
              <w:t>Chlamydomonas_priscui</w:t>
            </w:r>
          </w:p>
        </w:tc>
        <w:tc>
          <w:tcPr>
            <w:tcW w:w="1140" w:type="dxa"/>
          </w:tcPr>
          <w:p w14:paraId="70A41C2C" w14:textId="77777777" w:rsidR="00C76A5C" w:rsidRDefault="002A147B">
            <w:pPr>
              <w:pStyle w:val="Compact"/>
              <w:jc w:val="right"/>
            </w:pPr>
            <w:r>
              <w:t>1</w:t>
            </w:r>
          </w:p>
        </w:tc>
        <w:tc>
          <w:tcPr>
            <w:tcW w:w="1800" w:type="dxa"/>
          </w:tcPr>
          <w:p w14:paraId="70A41C2D" w14:textId="77777777" w:rsidR="00C76A5C" w:rsidRDefault="002A147B">
            <w:pPr>
              <w:pStyle w:val="Compact"/>
              <w:jc w:val="right"/>
            </w:pPr>
            <w:r>
              <w:t>12</w:t>
            </w:r>
          </w:p>
        </w:tc>
        <w:tc>
          <w:tcPr>
            <w:tcW w:w="1320" w:type="dxa"/>
          </w:tcPr>
          <w:p w14:paraId="70A41C2E" w14:textId="77777777" w:rsidR="00C76A5C" w:rsidRDefault="002A147B">
            <w:pPr>
              <w:pStyle w:val="Compact"/>
              <w:jc w:val="right"/>
            </w:pPr>
            <w:r>
              <w:t>0.65410</w:t>
            </w:r>
          </w:p>
        </w:tc>
        <w:tc>
          <w:tcPr>
            <w:tcW w:w="1500" w:type="dxa"/>
          </w:tcPr>
          <w:p w14:paraId="70A41C2F" w14:textId="77777777" w:rsidR="00C76A5C" w:rsidRDefault="002A147B">
            <w:pPr>
              <w:pStyle w:val="Compact"/>
              <w:jc w:val="right"/>
            </w:pPr>
            <w:r>
              <w:t>4</w:t>
            </w:r>
          </w:p>
        </w:tc>
        <w:tc>
          <w:tcPr>
            <w:tcW w:w="600" w:type="dxa"/>
          </w:tcPr>
          <w:p w14:paraId="70A41C30" w14:textId="77777777" w:rsidR="00C76A5C" w:rsidRDefault="002A147B">
            <w:pPr>
              <w:pStyle w:val="Compact"/>
              <w:jc w:val="right"/>
            </w:pPr>
            <w:r>
              <w:t>70.00</w:t>
            </w:r>
          </w:p>
        </w:tc>
      </w:tr>
      <w:tr w:rsidR="00C76A5C" w14:paraId="70A41C38" w14:textId="77777777">
        <w:tc>
          <w:tcPr>
            <w:tcW w:w="1560" w:type="dxa"/>
          </w:tcPr>
          <w:p w14:paraId="70A41C32" w14:textId="77777777" w:rsidR="00C76A5C" w:rsidRDefault="002A147B">
            <w:pPr>
              <w:pStyle w:val="Compact"/>
            </w:pPr>
            <w:r>
              <w:t>Chlamydomonas_priscui</w:t>
            </w:r>
          </w:p>
        </w:tc>
        <w:tc>
          <w:tcPr>
            <w:tcW w:w="1140" w:type="dxa"/>
          </w:tcPr>
          <w:p w14:paraId="70A41C33" w14:textId="77777777" w:rsidR="00C76A5C" w:rsidRDefault="002A147B">
            <w:pPr>
              <w:pStyle w:val="Compact"/>
              <w:jc w:val="right"/>
            </w:pPr>
            <w:r>
              <w:t>1</w:t>
            </w:r>
          </w:p>
        </w:tc>
        <w:tc>
          <w:tcPr>
            <w:tcW w:w="1800" w:type="dxa"/>
          </w:tcPr>
          <w:p w14:paraId="70A41C34" w14:textId="77777777" w:rsidR="00C76A5C" w:rsidRDefault="002A147B">
            <w:pPr>
              <w:pStyle w:val="Compact"/>
              <w:jc w:val="right"/>
            </w:pPr>
            <w:r>
              <w:t>12</w:t>
            </w:r>
          </w:p>
        </w:tc>
        <w:tc>
          <w:tcPr>
            <w:tcW w:w="1320" w:type="dxa"/>
          </w:tcPr>
          <w:p w14:paraId="70A41C35" w14:textId="77777777" w:rsidR="00C76A5C" w:rsidRDefault="002A147B">
            <w:pPr>
              <w:pStyle w:val="Compact"/>
              <w:jc w:val="right"/>
            </w:pPr>
            <w:r>
              <w:t>0.65410</w:t>
            </w:r>
          </w:p>
        </w:tc>
        <w:tc>
          <w:tcPr>
            <w:tcW w:w="1500" w:type="dxa"/>
          </w:tcPr>
          <w:p w14:paraId="70A41C36" w14:textId="77777777" w:rsidR="00C76A5C" w:rsidRDefault="002A147B">
            <w:pPr>
              <w:pStyle w:val="Compact"/>
              <w:jc w:val="right"/>
            </w:pPr>
            <w:r>
              <w:t>4</w:t>
            </w:r>
          </w:p>
        </w:tc>
        <w:tc>
          <w:tcPr>
            <w:tcW w:w="600" w:type="dxa"/>
          </w:tcPr>
          <w:p w14:paraId="70A41C37" w14:textId="77777777" w:rsidR="00C76A5C" w:rsidRDefault="002A147B">
            <w:pPr>
              <w:pStyle w:val="Compact"/>
              <w:jc w:val="right"/>
            </w:pPr>
            <w:r>
              <w:t>700.00</w:t>
            </w:r>
          </w:p>
        </w:tc>
      </w:tr>
      <w:tr w:rsidR="00C76A5C" w14:paraId="70A41C3F" w14:textId="77777777">
        <w:tc>
          <w:tcPr>
            <w:tcW w:w="1560" w:type="dxa"/>
          </w:tcPr>
          <w:p w14:paraId="70A41C39" w14:textId="77777777" w:rsidR="00C76A5C" w:rsidRDefault="002A147B">
            <w:pPr>
              <w:pStyle w:val="Compact"/>
            </w:pPr>
            <w:r>
              <w:t>Chlamydomonas_priscui</w:t>
            </w:r>
          </w:p>
        </w:tc>
        <w:tc>
          <w:tcPr>
            <w:tcW w:w="1140" w:type="dxa"/>
          </w:tcPr>
          <w:p w14:paraId="70A41C3A" w14:textId="77777777" w:rsidR="00C76A5C" w:rsidRDefault="002A147B">
            <w:pPr>
              <w:pStyle w:val="Compact"/>
              <w:jc w:val="right"/>
            </w:pPr>
            <w:r>
              <w:t>1</w:t>
            </w:r>
          </w:p>
        </w:tc>
        <w:tc>
          <w:tcPr>
            <w:tcW w:w="1800" w:type="dxa"/>
          </w:tcPr>
          <w:p w14:paraId="70A41C3B" w14:textId="77777777" w:rsidR="00C76A5C" w:rsidRDefault="002A147B">
            <w:pPr>
              <w:pStyle w:val="Compact"/>
              <w:jc w:val="right"/>
            </w:pPr>
            <w:r>
              <w:t>12</w:t>
            </w:r>
          </w:p>
        </w:tc>
        <w:tc>
          <w:tcPr>
            <w:tcW w:w="1320" w:type="dxa"/>
          </w:tcPr>
          <w:p w14:paraId="70A41C3C" w14:textId="77777777" w:rsidR="00C76A5C" w:rsidRDefault="002A147B">
            <w:pPr>
              <w:pStyle w:val="Compact"/>
              <w:jc w:val="right"/>
            </w:pPr>
            <w:r>
              <w:t>0.66985</w:t>
            </w:r>
          </w:p>
        </w:tc>
        <w:tc>
          <w:tcPr>
            <w:tcW w:w="1500" w:type="dxa"/>
          </w:tcPr>
          <w:p w14:paraId="70A41C3D" w14:textId="77777777" w:rsidR="00C76A5C" w:rsidRDefault="002A147B">
            <w:pPr>
              <w:pStyle w:val="Compact"/>
              <w:jc w:val="right"/>
            </w:pPr>
            <w:r>
              <w:t>4</w:t>
            </w:r>
          </w:p>
        </w:tc>
        <w:tc>
          <w:tcPr>
            <w:tcW w:w="600" w:type="dxa"/>
          </w:tcPr>
          <w:p w14:paraId="70A41C3E" w14:textId="77777777" w:rsidR="00C76A5C" w:rsidRDefault="002A147B">
            <w:pPr>
              <w:pStyle w:val="Compact"/>
              <w:jc w:val="right"/>
            </w:pPr>
            <w:r>
              <w:t>500.00</w:t>
            </w:r>
          </w:p>
        </w:tc>
      </w:tr>
      <w:tr w:rsidR="00C76A5C" w14:paraId="70A41C46" w14:textId="77777777">
        <w:tc>
          <w:tcPr>
            <w:tcW w:w="1560" w:type="dxa"/>
          </w:tcPr>
          <w:p w14:paraId="70A41C40" w14:textId="77777777" w:rsidR="00C76A5C" w:rsidRDefault="002A147B">
            <w:pPr>
              <w:pStyle w:val="Compact"/>
            </w:pPr>
            <w:r>
              <w:t>Chlamydomonas_priscui</w:t>
            </w:r>
          </w:p>
        </w:tc>
        <w:tc>
          <w:tcPr>
            <w:tcW w:w="1140" w:type="dxa"/>
          </w:tcPr>
          <w:p w14:paraId="70A41C41" w14:textId="77777777" w:rsidR="00C76A5C" w:rsidRDefault="002A147B">
            <w:pPr>
              <w:pStyle w:val="Compact"/>
              <w:jc w:val="right"/>
            </w:pPr>
            <w:r>
              <w:t>1</w:t>
            </w:r>
          </w:p>
        </w:tc>
        <w:tc>
          <w:tcPr>
            <w:tcW w:w="1800" w:type="dxa"/>
          </w:tcPr>
          <w:p w14:paraId="70A41C42" w14:textId="77777777" w:rsidR="00C76A5C" w:rsidRDefault="002A147B">
            <w:pPr>
              <w:pStyle w:val="Compact"/>
              <w:jc w:val="right"/>
            </w:pPr>
            <w:r>
              <w:t>12</w:t>
            </w:r>
          </w:p>
        </w:tc>
        <w:tc>
          <w:tcPr>
            <w:tcW w:w="1320" w:type="dxa"/>
          </w:tcPr>
          <w:p w14:paraId="70A41C43" w14:textId="77777777" w:rsidR="00C76A5C" w:rsidRDefault="002A147B">
            <w:pPr>
              <w:pStyle w:val="Compact"/>
              <w:jc w:val="right"/>
            </w:pPr>
            <w:r>
              <w:t>0.78727</w:t>
            </w:r>
          </w:p>
        </w:tc>
        <w:tc>
          <w:tcPr>
            <w:tcW w:w="1500" w:type="dxa"/>
          </w:tcPr>
          <w:p w14:paraId="70A41C44" w14:textId="77777777" w:rsidR="00C76A5C" w:rsidRDefault="002A147B">
            <w:pPr>
              <w:pStyle w:val="Compact"/>
              <w:jc w:val="right"/>
            </w:pPr>
            <w:r>
              <w:t>4</w:t>
            </w:r>
          </w:p>
        </w:tc>
        <w:tc>
          <w:tcPr>
            <w:tcW w:w="600" w:type="dxa"/>
          </w:tcPr>
          <w:p w14:paraId="70A41C45" w14:textId="77777777" w:rsidR="00C76A5C" w:rsidRDefault="002A147B">
            <w:pPr>
              <w:pStyle w:val="Compact"/>
              <w:jc w:val="right"/>
            </w:pPr>
            <w:r>
              <w:t>30.00</w:t>
            </w:r>
          </w:p>
        </w:tc>
      </w:tr>
      <w:tr w:rsidR="00C76A5C" w14:paraId="70A41C4D" w14:textId="77777777">
        <w:tc>
          <w:tcPr>
            <w:tcW w:w="1560" w:type="dxa"/>
          </w:tcPr>
          <w:p w14:paraId="70A41C47" w14:textId="77777777" w:rsidR="00C76A5C" w:rsidRDefault="002A147B">
            <w:pPr>
              <w:pStyle w:val="Compact"/>
            </w:pPr>
            <w:r>
              <w:t>Chlamydomonas_priscui</w:t>
            </w:r>
          </w:p>
        </w:tc>
        <w:tc>
          <w:tcPr>
            <w:tcW w:w="1140" w:type="dxa"/>
          </w:tcPr>
          <w:p w14:paraId="70A41C48" w14:textId="77777777" w:rsidR="00C76A5C" w:rsidRDefault="002A147B">
            <w:pPr>
              <w:pStyle w:val="Compact"/>
              <w:jc w:val="right"/>
            </w:pPr>
            <w:r>
              <w:t>1</w:t>
            </w:r>
          </w:p>
        </w:tc>
        <w:tc>
          <w:tcPr>
            <w:tcW w:w="1800" w:type="dxa"/>
          </w:tcPr>
          <w:p w14:paraId="70A41C49" w14:textId="77777777" w:rsidR="00C76A5C" w:rsidRDefault="002A147B">
            <w:pPr>
              <w:pStyle w:val="Compact"/>
              <w:jc w:val="right"/>
            </w:pPr>
            <w:r>
              <w:t>12</w:t>
            </w:r>
          </w:p>
        </w:tc>
        <w:tc>
          <w:tcPr>
            <w:tcW w:w="1320" w:type="dxa"/>
          </w:tcPr>
          <w:p w14:paraId="70A41C4A" w14:textId="77777777" w:rsidR="00C76A5C" w:rsidRDefault="002A147B">
            <w:pPr>
              <w:pStyle w:val="Compact"/>
              <w:jc w:val="right"/>
            </w:pPr>
            <w:r>
              <w:t>0.80266</w:t>
            </w:r>
          </w:p>
        </w:tc>
        <w:tc>
          <w:tcPr>
            <w:tcW w:w="1500" w:type="dxa"/>
          </w:tcPr>
          <w:p w14:paraId="70A41C4B" w14:textId="77777777" w:rsidR="00C76A5C" w:rsidRDefault="002A147B">
            <w:pPr>
              <w:pStyle w:val="Compact"/>
              <w:jc w:val="right"/>
            </w:pPr>
            <w:r>
              <w:t>4</w:t>
            </w:r>
          </w:p>
        </w:tc>
        <w:tc>
          <w:tcPr>
            <w:tcW w:w="600" w:type="dxa"/>
          </w:tcPr>
          <w:p w14:paraId="70A41C4C" w14:textId="77777777" w:rsidR="00C76A5C" w:rsidRDefault="002A147B">
            <w:pPr>
              <w:pStyle w:val="Compact"/>
              <w:jc w:val="right"/>
            </w:pPr>
            <w:r>
              <w:t>70.00</w:t>
            </w:r>
          </w:p>
        </w:tc>
      </w:tr>
      <w:tr w:rsidR="00C76A5C" w14:paraId="70A41C54" w14:textId="77777777">
        <w:tc>
          <w:tcPr>
            <w:tcW w:w="1560" w:type="dxa"/>
          </w:tcPr>
          <w:p w14:paraId="70A41C4E" w14:textId="77777777" w:rsidR="00C76A5C" w:rsidRDefault="002A147B">
            <w:pPr>
              <w:pStyle w:val="Compact"/>
            </w:pPr>
            <w:r>
              <w:t>Chlamydomonas_priscui</w:t>
            </w:r>
          </w:p>
        </w:tc>
        <w:tc>
          <w:tcPr>
            <w:tcW w:w="1140" w:type="dxa"/>
          </w:tcPr>
          <w:p w14:paraId="70A41C4F" w14:textId="77777777" w:rsidR="00C76A5C" w:rsidRDefault="002A147B">
            <w:pPr>
              <w:pStyle w:val="Compact"/>
              <w:jc w:val="right"/>
            </w:pPr>
            <w:r>
              <w:t>1</w:t>
            </w:r>
          </w:p>
        </w:tc>
        <w:tc>
          <w:tcPr>
            <w:tcW w:w="1800" w:type="dxa"/>
          </w:tcPr>
          <w:p w14:paraId="70A41C50" w14:textId="77777777" w:rsidR="00C76A5C" w:rsidRDefault="002A147B">
            <w:pPr>
              <w:pStyle w:val="Compact"/>
              <w:jc w:val="right"/>
            </w:pPr>
            <w:r>
              <w:t>16</w:t>
            </w:r>
          </w:p>
        </w:tc>
        <w:tc>
          <w:tcPr>
            <w:tcW w:w="1320" w:type="dxa"/>
          </w:tcPr>
          <w:p w14:paraId="70A41C51" w14:textId="77777777" w:rsidR="00C76A5C" w:rsidRDefault="002A147B">
            <w:pPr>
              <w:pStyle w:val="Compact"/>
              <w:jc w:val="right"/>
            </w:pPr>
            <w:r>
              <w:t>0.65046</w:t>
            </w:r>
          </w:p>
        </w:tc>
        <w:tc>
          <w:tcPr>
            <w:tcW w:w="1500" w:type="dxa"/>
          </w:tcPr>
          <w:p w14:paraId="70A41C52" w14:textId="77777777" w:rsidR="00C76A5C" w:rsidRDefault="002A147B">
            <w:pPr>
              <w:pStyle w:val="Compact"/>
              <w:jc w:val="right"/>
            </w:pPr>
            <w:r>
              <w:t>4</w:t>
            </w:r>
          </w:p>
        </w:tc>
        <w:tc>
          <w:tcPr>
            <w:tcW w:w="600" w:type="dxa"/>
          </w:tcPr>
          <w:p w14:paraId="70A41C53" w14:textId="77777777" w:rsidR="00C76A5C" w:rsidRDefault="002A147B">
            <w:pPr>
              <w:pStyle w:val="Compact"/>
              <w:jc w:val="right"/>
            </w:pPr>
            <w:r>
              <w:t>500.00</w:t>
            </w:r>
          </w:p>
        </w:tc>
      </w:tr>
      <w:tr w:rsidR="00C76A5C" w14:paraId="70A41C5B" w14:textId="77777777">
        <w:tc>
          <w:tcPr>
            <w:tcW w:w="1560" w:type="dxa"/>
          </w:tcPr>
          <w:p w14:paraId="70A41C55" w14:textId="77777777" w:rsidR="00C76A5C" w:rsidRDefault="002A147B">
            <w:pPr>
              <w:pStyle w:val="Compact"/>
            </w:pPr>
            <w:r>
              <w:t>Chlamydomonas_priscui</w:t>
            </w:r>
          </w:p>
        </w:tc>
        <w:tc>
          <w:tcPr>
            <w:tcW w:w="1140" w:type="dxa"/>
          </w:tcPr>
          <w:p w14:paraId="70A41C56" w14:textId="77777777" w:rsidR="00C76A5C" w:rsidRDefault="002A147B">
            <w:pPr>
              <w:pStyle w:val="Compact"/>
              <w:jc w:val="right"/>
            </w:pPr>
            <w:r>
              <w:t>1</w:t>
            </w:r>
          </w:p>
        </w:tc>
        <w:tc>
          <w:tcPr>
            <w:tcW w:w="1800" w:type="dxa"/>
          </w:tcPr>
          <w:p w14:paraId="70A41C57" w14:textId="77777777" w:rsidR="00C76A5C" w:rsidRDefault="002A147B">
            <w:pPr>
              <w:pStyle w:val="Compact"/>
              <w:jc w:val="right"/>
            </w:pPr>
            <w:r>
              <w:t>16</w:t>
            </w:r>
          </w:p>
        </w:tc>
        <w:tc>
          <w:tcPr>
            <w:tcW w:w="1320" w:type="dxa"/>
          </w:tcPr>
          <w:p w14:paraId="70A41C58" w14:textId="77777777" w:rsidR="00C76A5C" w:rsidRDefault="002A147B">
            <w:pPr>
              <w:pStyle w:val="Compact"/>
              <w:jc w:val="right"/>
            </w:pPr>
            <w:r>
              <w:t>0.67108</w:t>
            </w:r>
          </w:p>
        </w:tc>
        <w:tc>
          <w:tcPr>
            <w:tcW w:w="1500" w:type="dxa"/>
          </w:tcPr>
          <w:p w14:paraId="70A41C59" w14:textId="77777777" w:rsidR="00C76A5C" w:rsidRDefault="002A147B">
            <w:pPr>
              <w:pStyle w:val="Compact"/>
              <w:jc w:val="right"/>
            </w:pPr>
            <w:r>
              <w:t>4</w:t>
            </w:r>
          </w:p>
        </w:tc>
        <w:tc>
          <w:tcPr>
            <w:tcW w:w="600" w:type="dxa"/>
          </w:tcPr>
          <w:p w14:paraId="70A41C5A" w14:textId="77777777" w:rsidR="00C76A5C" w:rsidRDefault="002A147B">
            <w:pPr>
              <w:pStyle w:val="Compact"/>
              <w:jc w:val="right"/>
            </w:pPr>
            <w:r>
              <w:t>70.00</w:t>
            </w:r>
          </w:p>
        </w:tc>
      </w:tr>
      <w:tr w:rsidR="00C76A5C" w14:paraId="70A41C62" w14:textId="77777777">
        <w:tc>
          <w:tcPr>
            <w:tcW w:w="1560" w:type="dxa"/>
          </w:tcPr>
          <w:p w14:paraId="70A41C5C" w14:textId="77777777" w:rsidR="00C76A5C" w:rsidRDefault="002A147B">
            <w:pPr>
              <w:pStyle w:val="Compact"/>
            </w:pPr>
            <w:r>
              <w:t>Chlamydomonas_priscui</w:t>
            </w:r>
          </w:p>
        </w:tc>
        <w:tc>
          <w:tcPr>
            <w:tcW w:w="1140" w:type="dxa"/>
          </w:tcPr>
          <w:p w14:paraId="70A41C5D" w14:textId="77777777" w:rsidR="00C76A5C" w:rsidRDefault="002A147B">
            <w:pPr>
              <w:pStyle w:val="Compact"/>
              <w:jc w:val="right"/>
            </w:pPr>
            <w:r>
              <w:t>1</w:t>
            </w:r>
          </w:p>
        </w:tc>
        <w:tc>
          <w:tcPr>
            <w:tcW w:w="1800" w:type="dxa"/>
          </w:tcPr>
          <w:p w14:paraId="70A41C5E" w14:textId="77777777" w:rsidR="00C76A5C" w:rsidRDefault="002A147B">
            <w:pPr>
              <w:pStyle w:val="Compact"/>
              <w:jc w:val="right"/>
            </w:pPr>
            <w:r>
              <w:t>16</w:t>
            </w:r>
          </w:p>
        </w:tc>
        <w:tc>
          <w:tcPr>
            <w:tcW w:w="1320" w:type="dxa"/>
          </w:tcPr>
          <w:p w14:paraId="70A41C5F" w14:textId="77777777" w:rsidR="00C76A5C" w:rsidRDefault="002A147B">
            <w:pPr>
              <w:pStyle w:val="Compact"/>
              <w:jc w:val="right"/>
            </w:pPr>
            <w:r>
              <w:t>0.79219</w:t>
            </w:r>
          </w:p>
        </w:tc>
        <w:tc>
          <w:tcPr>
            <w:tcW w:w="1500" w:type="dxa"/>
          </w:tcPr>
          <w:p w14:paraId="70A41C60" w14:textId="77777777" w:rsidR="00C76A5C" w:rsidRDefault="002A147B">
            <w:pPr>
              <w:pStyle w:val="Compact"/>
              <w:jc w:val="right"/>
            </w:pPr>
            <w:r>
              <w:t>4</w:t>
            </w:r>
          </w:p>
        </w:tc>
        <w:tc>
          <w:tcPr>
            <w:tcW w:w="600" w:type="dxa"/>
          </w:tcPr>
          <w:p w14:paraId="70A41C61" w14:textId="77777777" w:rsidR="00C76A5C" w:rsidRDefault="002A147B">
            <w:pPr>
              <w:pStyle w:val="Compact"/>
              <w:jc w:val="right"/>
            </w:pPr>
            <w:r>
              <w:t>30.00</w:t>
            </w:r>
          </w:p>
        </w:tc>
      </w:tr>
      <w:tr w:rsidR="00C76A5C" w14:paraId="70A41C69" w14:textId="77777777">
        <w:tc>
          <w:tcPr>
            <w:tcW w:w="1560" w:type="dxa"/>
          </w:tcPr>
          <w:p w14:paraId="70A41C63" w14:textId="77777777" w:rsidR="00C76A5C" w:rsidRDefault="002A147B">
            <w:pPr>
              <w:pStyle w:val="Compact"/>
            </w:pPr>
            <w:r>
              <w:t>Chlamydomonas_priscui</w:t>
            </w:r>
          </w:p>
        </w:tc>
        <w:tc>
          <w:tcPr>
            <w:tcW w:w="1140" w:type="dxa"/>
          </w:tcPr>
          <w:p w14:paraId="70A41C64" w14:textId="77777777" w:rsidR="00C76A5C" w:rsidRDefault="002A147B">
            <w:pPr>
              <w:pStyle w:val="Compact"/>
              <w:jc w:val="right"/>
            </w:pPr>
            <w:r>
              <w:t>2</w:t>
            </w:r>
          </w:p>
        </w:tc>
        <w:tc>
          <w:tcPr>
            <w:tcW w:w="1800" w:type="dxa"/>
          </w:tcPr>
          <w:p w14:paraId="70A41C65" w14:textId="77777777" w:rsidR="00C76A5C" w:rsidRDefault="002A147B">
            <w:pPr>
              <w:pStyle w:val="Compact"/>
              <w:jc w:val="right"/>
            </w:pPr>
            <w:r>
              <w:t>2</w:t>
            </w:r>
          </w:p>
        </w:tc>
        <w:tc>
          <w:tcPr>
            <w:tcW w:w="1320" w:type="dxa"/>
          </w:tcPr>
          <w:p w14:paraId="70A41C66" w14:textId="77777777" w:rsidR="00C76A5C" w:rsidRDefault="002A147B">
            <w:pPr>
              <w:pStyle w:val="Compact"/>
              <w:jc w:val="right"/>
            </w:pPr>
            <w:r>
              <w:t>0.34937</w:t>
            </w:r>
          </w:p>
        </w:tc>
        <w:tc>
          <w:tcPr>
            <w:tcW w:w="1500" w:type="dxa"/>
          </w:tcPr>
          <w:p w14:paraId="70A41C67" w14:textId="77777777" w:rsidR="00C76A5C" w:rsidRDefault="002A147B">
            <w:pPr>
              <w:pStyle w:val="Compact"/>
              <w:jc w:val="right"/>
            </w:pPr>
            <w:r>
              <w:t>4</w:t>
            </w:r>
          </w:p>
        </w:tc>
        <w:tc>
          <w:tcPr>
            <w:tcW w:w="600" w:type="dxa"/>
          </w:tcPr>
          <w:p w14:paraId="70A41C68" w14:textId="77777777" w:rsidR="00C76A5C" w:rsidRDefault="002A147B">
            <w:pPr>
              <w:pStyle w:val="Compact"/>
              <w:jc w:val="right"/>
            </w:pPr>
            <w:r>
              <w:t>500.00</w:t>
            </w:r>
          </w:p>
        </w:tc>
      </w:tr>
      <w:tr w:rsidR="00C76A5C" w14:paraId="70A41C70" w14:textId="77777777">
        <w:tc>
          <w:tcPr>
            <w:tcW w:w="1560" w:type="dxa"/>
          </w:tcPr>
          <w:p w14:paraId="70A41C6A" w14:textId="77777777" w:rsidR="00C76A5C" w:rsidRDefault="002A147B">
            <w:pPr>
              <w:pStyle w:val="Compact"/>
            </w:pPr>
            <w:r>
              <w:t>Chlamydomonas_priscui</w:t>
            </w:r>
          </w:p>
        </w:tc>
        <w:tc>
          <w:tcPr>
            <w:tcW w:w="1140" w:type="dxa"/>
          </w:tcPr>
          <w:p w14:paraId="70A41C6B" w14:textId="77777777" w:rsidR="00C76A5C" w:rsidRDefault="002A147B">
            <w:pPr>
              <w:pStyle w:val="Compact"/>
              <w:jc w:val="right"/>
            </w:pPr>
            <w:r>
              <w:t>2</w:t>
            </w:r>
          </w:p>
        </w:tc>
        <w:tc>
          <w:tcPr>
            <w:tcW w:w="1800" w:type="dxa"/>
          </w:tcPr>
          <w:p w14:paraId="70A41C6C" w14:textId="77777777" w:rsidR="00C76A5C" w:rsidRDefault="002A147B">
            <w:pPr>
              <w:pStyle w:val="Compact"/>
              <w:jc w:val="right"/>
            </w:pPr>
            <w:r>
              <w:t>2</w:t>
            </w:r>
          </w:p>
        </w:tc>
        <w:tc>
          <w:tcPr>
            <w:tcW w:w="1320" w:type="dxa"/>
          </w:tcPr>
          <w:p w14:paraId="70A41C6D" w14:textId="77777777" w:rsidR="00C76A5C" w:rsidRDefault="002A147B">
            <w:pPr>
              <w:pStyle w:val="Compact"/>
              <w:jc w:val="right"/>
            </w:pPr>
            <w:r>
              <w:t>0.40357</w:t>
            </w:r>
          </w:p>
        </w:tc>
        <w:tc>
          <w:tcPr>
            <w:tcW w:w="1500" w:type="dxa"/>
          </w:tcPr>
          <w:p w14:paraId="70A41C6E" w14:textId="77777777" w:rsidR="00C76A5C" w:rsidRDefault="002A147B">
            <w:pPr>
              <w:pStyle w:val="Compact"/>
              <w:jc w:val="right"/>
            </w:pPr>
            <w:r>
              <w:t>4</w:t>
            </w:r>
          </w:p>
        </w:tc>
        <w:tc>
          <w:tcPr>
            <w:tcW w:w="600" w:type="dxa"/>
          </w:tcPr>
          <w:p w14:paraId="70A41C6F" w14:textId="77777777" w:rsidR="00C76A5C" w:rsidRDefault="002A147B">
            <w:pPr>
              <w:pStyle w:val="Compact"/>
              <w:jc w:val="right"/>
            </w:pPr>
            <w:r>
              <w:t>70.00</w:t>
            </w:r>
          </w:p>
        </w:tc>
      </w:tr>
      <w:tr w:rsidR="00C76A5C" w14:paraId="70A41C77" w14:textId="77777777">
        <w:tc>
          <w:tcPr>
            <w:tcW w:w="1560" w:type="dxa"/>
          </w:tcPr>
          <w:p w14:paraId="70A41C71" w14:textId="77777777" w:rsidR="00C76A5C" w:rsidRDefault="002A147B">
            <w:pPr>
              <w:pStyle w:val="Compact"/>
            </w:pPr>
            <w:r>
              <w:t>Chlamydomonas_priscui</w:t>
            </w:r>
          </w:p>
        </w:tc>
        <w:tc>
          <w:tcPr>
            <w:tcW w:w="1140" w:type="dxa"/>
          </w:tcPr>
          <w:p w14:paraId="70A41C72" w14:textId="77777777" w:rsidR="00C76A5C" w:rsidRDefault="002A147B">
            <w:pPr>
              <w:pStyle w:val="Compact"/>
              <w:jc w:val="right"/>
            </w:pPr>
            <w:r>
              <w:t>2</w:t>
            </w:r>
          </w:p>
        </w:tc>
        <w:tc>
          <w:tcPr>
            <w:tcW w:w="1800" w:type="dxa"/>
          </w:tcPr>
          <w:p w14:paraId="70A41C73" w14:textId="77777777" w:rsidR="00C76A5C" w:rsidRDefault="002A147B">
            <w:pPr>
              <w:pStyle w:val="Compact"/>
              <w:jc w:val="right"/>
            </w:pPr>
            <w:r>
              <w:t>2</w:t>
            </w:r>
          </w:p>
        </w:tc>
        <w:tc>
          <w:tcPr>
            <w:tcW w:w="1320" w:type="dxa"/>
          </w:tcPr>
          <w:p w14:paraId="70A41C74" w14:textId="77777777" w:rsidR="00C76A5C" w:rsidRDefault="002A147B">
            <w:pPr>
              <w:pStyle w:val="Compact"/>
              <w:jc w:val="right"/>
            </w:pPr>
            <w:r>
              <w:t>0.41525</w:t>
            </w:r>
          </w:p>
        </w:tc>
        <w:tc>
          <w:tcPr>
            <w:tcW w:w="1500" w:type="dxa"/>
          </w:tcPr>
          <w:p w14:paraId="70A41C75" w14:textId="77777777" w:rsidR="00C76A5C" w:rsidRDefault="002A147B">
            <w:pPr>
              <w:pStyle w:val="Compact"/>
              <w:jc w:val="right"/>
            </w:pPr>
            <w:r>
              <w:t>4</w:t>
            </w:r>
          </w:p>
        </w:tc>
        <w:tc>
          <w:tcPr>
            <w:tcW w:w="600" w:type="dxa"/>
          </w:tcPr>
          <w:p w14:paraId="70A41C76" w14:textId="77777777" w:rsidR="00C76A5C" w:rsidRDefault="002A147B">
            <w:pPr>
              <w:pStyle w:val="Compact"/>
              <w:jc w:val="right"/>
            </w:pPr>
            <w:r>
              <w:t>30.00</w:t>
            </w:r>
          </w:p>
        </w:tc>
      </w:tr>
      <w:tr w:rsidR="00C76A5C" w14:paraId="70A41C7E" w14:textId="77777777">
        <w:tc>
          <w:tcPr>
            <w:tcW w:w="1560" w:type="dxa"/>
          </w:tcPr>
          <w:p w14:paraId="70A41C78" w14:textId="77777777" w:rsidR="00C76A5C" w:rsidRDefault="002A147B">
            <w:pPr>
              <w:pStyle w:val="Compact"/>
            </w:pPr>
            <w:r>
              <w:t>Chlamydomonas_priscui</w:t>
            </w:r>
          </w:p>
        </w:tc>
        <w:tc>
          <w:tcPr>
            <w:tcW w:w="1140" w:type="dxa"/>
          </w:tcPr>
          <w:p w14:paraId="70A41C79" w14:textId="77777777" w:rsidR="00C76A5C" w:rsidRDefault="002A147B">
            <w:pPr>
              <w:pStyle w:val="Compact"/>
              <w:jc w:val="right"/>
            </w:pPr>
            <w:r>
              <w:t>2</w:t>
            </w:r>
          </w:p>
        </w:tc>
        <w:tc>
          <w:tcPr>
            <w:tcW w:w="1800" w:type="dxa"/>
          </w:tcPr>
          <w:p w14:paraId="70A41C7A" w14:textId="77777777" w:rsidR="00C76A5C" w:rsidRDefault="002A147B">
            <w:pPr>
              <w:pStyle w:val="Compact"/>
              <w:jc w:val="right"/>
            </w:pPr>
            <w:r>
              <w:t>4</w:t>
            </w:r>
          </w:p>
        </w:tc>
        <w:tc>
          <w:tcPr>
            <w:tcW w:w="1320" w:type="dxa"/>
          </w:tcPr>
          <w:p w14:paraId="70A41C7B" w14:textId="77777777" w:rsidR="00C76A5C" w:rsidRDefault="002A147B">
            <w:pPr>
              <w:pStyle w:val="Compact"/>
              <w:jc w:val="right"/>
            </w:pPr>
            <w:r>
              <w:t>0.33507</w:t>
            </w:r>
          </w:p>
        </w:tc>
        <w:tc>
          <w:tcPr>
            <w:tcW w:w="1500" w:type="dxa"/>
          </w:tcPr>
          <w:p w14:paraId="70A41C7C" w14:textId="77777777" w:rsidR="00C76A5C" w:rsidRDefault="002A147B">
            <w:pPr>
              <w:pStyle w:val="Compact"/>
              <w:jc w:val="right"/>
            </w:pPr>
            <w:r>
              <w:t>4</w:t>
            </w:r>
          </w:p>
        </w:tc>
        <w:tc>
          <w:tcPr>
            <w:tcW w:w="600" w:type="dxa"/>
          </w:tcPr>
          <w:p w14:paraId="70A41C7D" w14:textId="77777777" w:rsidR="00C76A5C" w:rsidRDefault="002A147B">
            <w:pPr>
              <w:pStyle w:val="Compact"/>
              <w:jc w:val="right"/>
            </w:pPr>
            <w:r>
              <w:t>500.00</w:t>
            </w:r>
          </w:p>
        </w:tc>
      </w:tr>
      <w:tr w:rsidR="00C76A5C" w14:paraId="70A41C85" w14:textId="77777777">
        <w:tc>
          <w:tcPr>
            <w:tcW w:w="1560" w:type="dxa"/>
          </w:tcPr>
          <w:p w14:paraId="70A41C7F" w14:textId="77777777" w:rsidR="00C76A5C" w:rsidRDefault="002A147B">
            <w:pPr>
              <w:pStyle w:val="Compact"/>
            </w:pPr>
            <w:r>
              <w:t>Chlamydomonas_priscui</w:t>
            </w:r>
          </w:p>
        </w:tc>
        <w:tc>
          <w:tcPr>
            <w:tcW w:w="1140" w:type="dxa"/>
          </w:tcPr>
          <w:p w14:paraId="70A41C80" w14:textId="77777777" w:rsidR="00C76A5C" w:rsidRDefault="002A147B">
            <w:pPr>
              <w:pStyle w:val="Compact"/>
              <w:jc w:val="right"/>
            </w:pPr>
            <w:r>
              <w:t>2</w:t>
            </w:r>
          </w:p>
        </w:tc>
        <w:tc>
          <w:tcPr>
            <w:tcW w:w="1800" w:type="dxa"/>
          </w:tcPr>
          <w:p w14:paraId="70A41C81" w14:textId="77777777" w:rsidR="00C76A5C" w:rsidRDefault="002A147B">
            <w:pPr>
              <w:pStyle w:val="Compact"/>
              <w:jc w:val="right"/>
            </w:pPr>
            <w:r>
              <w:t>4</w:t>
            </w:r>
          </w:p>
        </w:tc>
        <w:tc>
          <w:tcPr>
            <w:tcW w:w="1320" w:type="dxa"/>
          </w:tcPr>
          <w:p w14:paraId="70A41C82" w14:textId="77777777" w:rsidR="00C76A5C" w:rsidRDefault="002A147B">
            <w:pPr>
              <w:pStyle w:val="Compact"/>
              <w:jc w:val="right"/>
            </w:pPr>
            <w:r>
              <w:t>0.38457</w:t>
            </w:r>
          </w:p>
        </w:tc>
        <w:tc>
          <w:tcPr>
            <w:tcW w:w="1500" w:type="dxa"/>
          </w:tcPr>
          <w:p w14:paraId="70A41C83" w14:textId="77777777" w:rsidR="00C76A5C" w:rsidRDefault="002A147B">
            <w:pPr>
              <w:pStyle w:val="Compact"/>
              <w:jc w:val="right"/>
            </w:pPr>
            <w:r>
              <w:t>4</w:t>
            </w:r>
          </w:p>
        </w:tc>
        <w:tc>
          <w:tcPr>
            <w:tcW w:w="600" w:type="dxa"/>
          </w:tcPr>
          <w:p w14:paraId="70A41C84" w14:textId="77777777" w:rsidR="00C76A5C" w:rsidRDefault="002A147B">
            <w:pPr>
              <w:pStyle w:val="Compact"/>
              <w:jc w:val="right"/>
            </w:pPr>
            <w:r>
              <w:t>70.00</w:t>
            </w:r>
          </w:p>
        </w:tc>
      </w:tr>
      <w:tr w:rsidR="00C76A5C" w14:paraId="70A41C8C" w14:textId="77777777">
        <w:tc>
          <w:tcPr>
            <w:tcW w:w="1560" w:type="dxa"/>
          </w:tcPr>
          <w:p w14:paraId="70A41C86" w14:textId="77777777" w:rsidR="00C76A5C" w:rsidRDefault="002A147B">
            <w:pPr>
              <w:pStyle w:val="Compact"/>
            </w:pPr>
            <w:r>
              <w:t>Chlamydomonas_priscui</w:t>
            </w:r>
          </w:p>
        </w:tc>
        <w:tc>
          <w:tcPr>
            <w:tcW w:w="1140" w:type="dxa"/>
          </w:tcPr>
          <w:p w14:paraId="70A41C87" w14:textId="77777777" w:rsidR="00C76A5C" w:rsidRDefault="002A147B">
            <w:pPr>
              <w:pStyle w:val="Compact"/>
              <w:jc w:val="right"/>
            </w:pPr>
            <w:r>
              <w:t>2</w:t>
            </w:r>
          </w:p>
        </w:tc>
        <w:tc>
          <w:tcPr>
            <w:tcW w:w="1800" w:type="dxa"/>
          </w:tcPr>
          <w:p w14:paraId="70A41C88" w14:textId="77777777" w:rsidR="00C76A5C" w:rsidRDefault="002A147B">
            <w:pPr>
              <w:pStyle w:val="Compact"/>
              <w:jc w:val="right"/>
            </w:pPr>
            <w:r>
              <w:t>4</w:t>
            </w:r>
          </w:p>
        </w:tc>
        <w:tc>
          <w:tcPr>
            <w:tcW w:w="1320" w:type="dxa"/>
          </w:tcPr>
          <w:p w14:paraId="70A41C89" w14:textId="77777777" w:rsidR="00C76A5C" w:rsidRDefault="002A147B">
            <w:pPr>
              <w:pStyle w:val="Compact"/>
              <w:jc w:val="right"/>
            </w:pPr>
            <w:r>
              <w:t>0.38457</w:t>
            </w:r>
          </w:p>
        </w:tc>
        <w:tc>
          <w:tcPr>
            <w:tcW w:w="1500" w:type="dxa"/>
          </w:tcPr>
          <w:p w14:paraId="70A41C8A" w14:textId="77777777" w:rsidR="00C76A5C" w:rsidRDefault="002A147B">
            <w:pPr>
              <w:pStyle w:val="Compact"/>
              <w:jc w:val="right"/>
            </w:pPr>
            <w:r>
              <w:t>4</w:t>
            </w:r>
          </w:p>
        </w:tc>
        <w:tc>
          <w:tcPr>
            <w:tcW w:w="600" w:type="dxa"/>
          </w:tcPr>
          <w:p w14:paraId="70A41C8B" w14:textId="77777777" w:rsidR="00C76A5C" w:rsidRDefault="002A147B">
            <w:pPr>
              <w:pStyle w:val="Compact"/>
              <w:jc w:val="right"/>
            </w:pPr>
            <w:r>
              <w:t>700.00</w:t>
            </w:r>
          </w:p>
        </w:tc>
      </w:tr>
      <w:tr w:rsidR="00C76A5C" w14:paraId="70A41C93" w14:textId="77777777">
        <w:tc>
          <w:tcPr>
            <w:tcW w:w="1560" w:type="dxa"/>
          </w:tcPr>
          <w:p w14:paraId="70A41C8D" w14:textId="77777777" w:rsidR="00C76A5C" w:rsidRDefault="002A147B">
            <w:pPr>
              <w:pStyle w:val="Compact"/>
            </w:pPr>
            <w:r>
              <w:t>Chlamydomonas_priscui</w:t>
            </w:r>
          </w:p>
        </w:tc>
        <w:tc>
          <w:tcPr>
            <w:tcW w:w="1140" w:type="dxa"/>
          </w:tcPr>
          <w:p w14:paraId="70A41C8E" w14:textId="77777777" w:rsidR="00C76A5C" w:rsidRDefault="002A147B">
            <w:pPr>
              <w:pStyle w:val="Compact"/>
              <w:jc w:val="right"/>
            </w:pPr>
            <w:r>
              <w:t>2</w:t>
            </w:r>
          </w:p>
        </w:tc>
        <w:tc>
          <w:tcPr>
            <w:tcW w:w="1800" w:type="dxa"/>
          </w:tcPr>
          <w:p w14:paraId="70A41C8F" w14:textId="77777777" w:rsidR="00C76A5C" w:rsidRDefault="002A147B">
            <w:pPr>
              <w:pStyle w:val="Compact"/>
              <w:jc w:val="right"/>
            </w:pPr>
            <w:r>
              <w:t>4</w:t>
            </w:r>
          </w:p>
        </w:tc>
        <w:tc>
          <w:tcPr>
            <w:tcW w:w="1320" w:type="dxa"/>
          </w:tcPr>
          <w:p w14:paraId="70A41C90" w14:textId="77777777" w:rsidR="00C76A5C" w:rsidRDefault="002A147B">
            <w:pPr>
              <w:pStyle w:val="Compact"/>
              <w:jc w:val="right"/>
            </w:pPr>
            <w:r>
              <w:t>0.39734</w:t>
            </w:r>
          </w:p>
        </w:tc>
        <w:tc>
          <w:tcPr>
            <w:tcW w:w="1500" w:type="dxa"/>
          </w:tcPr>
          <w:p w14:paraId="70A41C91" w14:textId="77777777" w:rsidR="00C76A5C" w:rsidRDefault="002A147B">
            <w:pPr>
              <w:pStyle w:val="Compact"/>
              <w:jc w:val="right"/>
            </w:pPr>
            <w:r>
              <w:t>4</w:t>
            </w:r>
          </w:p>
        </w:tc>
        <w:tc>
          <w:tcPr>
            <w:tcW w:w="600" w:type="dxa"/>
          </w:tcPr>
          <w:p w14:paraId="70A41C92" w14:textId="77777777" w:rsidR="00C76A5C" w:rsidRDefault="002A147B">
            <w:pPr>
              <w:pStyle w:val="Compact"/>
              <w:jc w:val="right"/>
            </w:pPr>
            <w:r>
              <w:t>70.00</w:t>
            </w:r>
          </w:p>
        </w:tc>
      </w:tr>
      <w:tr w:rsidR="00C76A5C" w14:paraId="70A41C9A" w14:textId="77777777">
        <w:tc>
          <w:tcPr>
            <w:tcW w:w="1560" w:type="dxa"/>
          </w:tcPr>
          <w:p w14:paraId="70A41C94" w14:textId="77777777" w:rsidR="00C76A5C" w:rsidRDefault="002A147B">
            <w:pPr>
              <w:pStyle w:val="Compact"/>
            </w:pPr>
            <w:r>
              <w:t>Chlamydomonas_priscui</w:t>
            </w:r>
          </w:p>
        </w:tc>
        <w:tc>
          <w:tcPr>
            <w:tcW w:w="1140" w:type="dxa"/>
          </w:tcPr>
          <w:p w14:paraId="70A41C95" w14:textId="77777777" w:rsidR="00C76A5C" w:rsidRDefault="002A147B">
            <w:pPr>
              <w:pStyle w:val="Compact"/>
              <w:jc w:val="right"/>
            </w:pPr>
            <w:r>
              <w:t>2</w:t>
            </w:r>
          </w:p>
        </w:tc>
        <w:tc>
          <w:tcPr>
            <w:tcW w:w="1800" w:type="dxa"/>
          </w:tcPr>
          <w:p w14:paraId="70A41C96" w14:textId="77777777" w:rsidR="00C76A5C" w:rsidRDefault="002A147B">
            <w:pPr>
              <w:pStyle w:val="Compact"/>
              <w:jc w:val="right"/>
            </w:pPr>
            <w:r>
              <w:t>4</w:t>
            </w:r>
          </w:p>
        </w:tc>
        <w:tc>
          <w:tcPr>
            <w:tcW w:w="1320" w:type="dxa"/>
          </w:tcPr>
          <w:p w14:paraId="70A41C97" w14:textId="77777777" w:rsidR="00C76A5C" w:rsidRDefault="002A147B">
            <w:pPr>
              <w:pStyle w:val="Compact"/>
              <w:jc w:val="right"/>
            </w:pPr>
            <w:r>
              <w:t>0.40813</w:t>
            </w:r>
          </w:p>
        </w:tc>
        <w:tc>
          <w:tcPr>
            <w:tcW w:w="1500" w:type="dxa"/>
          </w:tcPr>
          <w:p w14:paraId="70A41C98" w14:textId="77777777" w:rsidR="00C76A5C" w:rsidRDefault="002A147B">
            <w:pPr>
              <w:pStyle w:val="Compact"/>
              <w:jc w:val="right"/>
            </w:pPr>
            <w:r>
              <w:t>4</w:t>
            </w:r>
          </w:p>
        </w:tc>
        <w:tc>
          <w:tcPr>
            <w:tcW w:w="600" w:type="dxa"/>
          </w:tcPr>
          <w:p w14:paraId="70A41C99" w14:textId="77777777" w:rsidR="00C76A5C" w:rsidRDefault="002A147B">
            <w:pPr>
              <w:pStyle w:val="Compact"/>
              <w:jc w:val="right"/>
            </w:pPr>
            <w:r>
              <w:t>30.00</w:t>
            </w:r>
          </w:p>
        </w:tc>
      </w:tr>
      <w:tr w:rsidR="00C76A5C" w14:paraId="70A41CA1" w14:textId="77777777">
        <w:tc>
          <w:tcPr>
            <w:tcW w:w="1560" w:type="dxa"/>
          </w:tcPr>
          <w:p w14:paraId="70A41C9B" w14:textId="77777777" w:rsidR="00C76A5C" w:rsidRDefault="002A147B">
            <w:pPr>
              <w:pStyle w:val="Compact"/>
            </w:pPr>
            <w:r>
              <w:t>Chlamydomonas_priscui</w:t>
            </w:r>
          </w:p>
        </w:tc>
        <w:tc>
          <w:tcPr>
            <w:tcW w:w="1140" w:type="dxa"/>
          </w:tcPr>
          <w:p w14:paraId="70A41C9C" w14:textId="77777777" w:rsidR="00C76A5C" w:rsidRDefault="002A147B">
            <w:pPr>
              <w:pStyle w:val="Compact"/>
              <w:jc w:val="right"/>
            </w:pPr>
            <w:r>
              <w:t>2</w:t>
            </w:r>
          </w:p>
        </w:tc>
        <w:tc>
          <w:tcPr>
            <w:tcW w:w="1800" w:type="dxa"/>
          </w:tcPr>
          <w:p w14:paraId="70A41C9D" w14:textId="77777777" w:rsidR="00C76A5C" w:rsidRDefault="002A147B">
            <w:pPr>
              <w:pStyle w:val="Compact"/>
              <w:jc w:val="right"/>
            </w:pPr>
            <w:r>
              <w:t>8</w:t>
            </w:r>
          </w:p>
        </w:tc>
        <w:tc>
          <w:tcPr>
            <w:tcW w:w="1320" w:type="dxa"/>
          </w:tcPr>
          <w:p w14:paraId="70A41C9E" w14:textId="77777777" w:rsidR="00C76A5C" w:rsidRDefault="002A147B">
            <w:pPr>
              <w:pStyle w:val="Compact"/>
              <w:jc w:val="right"/>
            </w:pPr>
            <w:r>
              <w:t>0.32823</w:t>
            </w:r>
          </w:p>
        </w:tc>
        <w:tc>
          <w:tcPr>
            <w:tcW w:w="1500" w:type="dxa"/>
          </w:tcPr>
          <w:p w14:paraId="70A41C9F" w14:textId="77777777" w:rsidR="00C76A5C" w:rsidRDefault="002A147B">
            <w:pPr>
              <w:pStyle w:val="Compact"/>
              <w:jc w:val="right"/>
            </w:pPr>
            <w:r>
              <w:t>4</w:t>
            </w:r>
          </w:p>
        </w:tc>
        <w:tc>
          <w:tcPr>
            <w:tcW w:w="600" w:type="dxa"/>
          </w:tcPr>
          <w:p w14:paraId="70A41CA0" w14:textId="77777777" w:rsidR="00C76A5C" w:rsidRDefault="002A147B">
            <w:pPr>
              <w:pStyle w:val="Compact"/>
              <w:jc w:val="right"/>
            </w:pPr>
            <w:r>
              <w:t>500.00</w:t>
            </w:r>
          </w:p>
        </w:tc>
      </w:tr>
      <w:tr w:rsidR="00C76A5C" w14:paraId="70A41CA8" w14:textId="77777777">
        <w:tc>
          <w:tcPr>
            <w:tcW w:w="1560" w:type="dxa"/>
          </w:tcPr>
          <w:p w14:paraId="70A41CA2" w14:textId="77777777" w:rsidR="00C76A5C" w:rsidRDefault="002A147B">
            <w:pPr>
              <w:pStyle w:val="Compact"/>
            </w:pPr>
            <w:r>
              <w:t>Chlamydomonas_priscui</w:t>
            </w:r>
          </w:p>
        </w:tc>
        <w:tc>
          <w:tcPr>
            <w:tcW w:w="1140" w:type="dxa"/>
          </w:tcPr>
          <w:p w14:paraId="70A41CA3" w14:textId="77777777" w:rsidR="00C76A5C" w:rsidRDefault="002A147B">
            <w:pPr>
              <w:pStyle w:val="Compact"/>
              <w:jc w:val="right"/>
            </w:pPr>
            <w:r>
              <w:t>2</w:t>
            </w:r>
          </w:p>
        </w:tc>
        <w:tc>
          <w:tcPr>
            <w:tcW w:w="1800" w:type="dxa"/>
          </w:tcPr>
          <w:p w14:paraId="70A41CA4" w14:textId="77777777" w:rsidR="00C76A5C" w:rsidRDefault="002A147B">
            <w:pPr>
              <w:pStyle w:val="Compact"/>
              <w:jc w:val="right"/>
            </w:pPr>
            <w:r>
              <w:t>8</w:t>
            </w:r>
          </w:p>
        </w:tc>
        <w:tc>
          <w:tcPr>
            <w:tcW w:w="1320" w:type="dxa"/>
          </w:tcPr>
          <w:p w14:paraId="70A41CA5" w14:textId="77777777" w:rsidR="00C76A5C" w:rsidRDefault="002A147B">
            <w:pPr>
              <w:pStyle w:val="Compact"/>
              <w:jc w:val="right"/>
            </w:pPr>
            <w:r>
              <w:t>0.35141</w:t>
            </w:r>
          </w:p>
        </w:tc>
        <w:tc>
          <w:tcPr>
            <w:tcW w:w="1500" w:type="dxa"/>
          </w:tcPr>
          <w:p w14:paraId="70A41CA6" w14:textId="77777777" w:rsidR="00C76A5C" w:rsidRDefault="002A147B">
            <w:pPr>
              <w:pStyle w:val="Compact"/>
              <w:jc w:val="right"/>
            </w:pPr>
            <w:r>
              <w:t>4</w:t>
            </w:r>
          </w:p>
        </w:tc>
        <w:tc>
          <w:tcPr>
            <w:tcW w:w="600" w:type="dxa"/>
          </w:tcPr>
          <w:p w14:paraId="70A41CA7" w14:textId="77777777" w:rsidR="00C76A5C" w:rsidRDefault="002A147B">
            <w:pPr>
              <w:pStyle w:val="Compact"/>
              <w:jc w:val="right"/>
            </w:pPr>
            <w:r>
              <w:t>70.00</w:t>
            </w:r>
          </w:p>
        </w:tc>
      </w:tr>
      <w:tr w:rsidR="00C76A5C" w14:paraId="70A41CAF" w14:textId="77777777">
        <w:tc>
          <w:tcPr>
            <w:tcW w:w="1560" w:type="dxa"/>
          </w:tcPr>
          <w:p w14:paraId="70A41CA9" w14:textId="77777777" w:rsidR="00C76A5C" w:rsidRDefault="002A147B">
            <w:pPr>
              <w:pStyle w:val="Compact"/>
            </w:pPr>
            <w:r>
              <w:t>Chlamydomonas_priscui</w:t>
            </w:r>
          </w:p>
        </w:tc>
        <w:tc>
          <w:tcPr>
            <w:tcW w:w="1140" w:type="dxa"/>
          </w:tcPr>
          <w:p w14:paraId="70A41CAA" w14:textId="77777777" w:rsidR="00C76A5C" w:rsidRDefault="002A147B">
            <w:pPr>
              <w:pStyle w:val="Compact"/>
              <w:jc w:val="right"/>
            </w:pPr>
            <w:r>
              <w:t>2</w:t>
            </w:r>
          </w:p>
        </w:tc>
        <w:tc>
          <w:tcPr>
            <w:tcW w:w="1800" w:type="dxa"/>
          </w:tcPr>
          <w:p w14:paraId="70A41CAB" w14:textId="77777777" w:rsidR="00C76A5C" w:rsidRDefault="002A147B">
            <w:pPr>
              <w:pStyle w:val="Compact"/>
              <w:jc w:val="right"/>
            </w:pPr>
            <w:r>
              <w:t>8</w:t>
            </w:r>
          </w:p>
        </w:tc>
        <w:tc>
          <w:tcPr>
            <w:tcW w:w="1320" w:type="dxa"/>
          </w:tcPr>
          <w:p w14:paraId="70A41CAC" w14:textId="77777777" w:rsidR="00C76A5C" w:rsidRDefault="002A147B">
            <w:pPr>
              <w:pStyle w:val="Compact"/>
              <w:jc w:val="right"/>
            </w:pPr>
            <w:r>
              <w:t>0.35141</w:t>
            </w:r>
          </w:p>
        </w:tc>
        <w:tc>
          <w:tcPr>
            <w:tcW w:w="1500" w:type="dxa"/>
          </w:tcPr>
          <w:p w14:paraId="70A41CAD" w14:textId="77777777" w:rsidR="00C76A5C" w:rsidRDefault="002A147B">
            <w:pPr>
              <w:pStyle w:val="Compact"/>
              <w:jc w:val="right"/>
            </w:pPr>
            <w:r>
              <w:t>4</w:t>
            </w:r>
          </w:p>
        </w:tc>
        <w:tc>
          <w:tcPr>
            <w:tcW w:w="600" w:type="dxa"/>
          </w:tcPr>
          <w:p w14:paraId="70A41CAE" w14:textId="77777777" w:rsidR="00C76A5C" w:rsidRDefault="002A147B">
            <w:pPr>
              <w:pStyle w:val="Compact"/>
              <w:jc w:val="right"/>
            </w:pPr>
            <w:r>
              <w:t>700.00</w:t>
            </w:r>
          </w:p>
        </w:tc>
      </w:tr>
      <w:tr w:rsidR="00C76A5C" w14:paraId="70A41CB6" w14:textId="77777777">
        <w:tc>
          <w:tcPr>
            <w:tcW w:w="1560" w:type="dxa"/>
          </w:tcPr>
          <w:p w14:paraId="70A41CB0" w14:textId="77777777" w:rsidR="00C76A5C" w:rsidRDefault="002A147B">
            <w:pPr>
              <w:pStyle w:val="Compact"/>
            </w:pPr>
            <w:r>
              <w:t>Chlamydomonas_priscui</w:t>
            </w:r>
          </w:p>
        </w:tc>
        <w:tc>
          <w:tcPr>
            <w:tcW w:w="1140" w:type="dxa"/>
          </w:tcPr>
          <w:p w14:paraId="70A41CB1" w14:textId="77777777" w:rsidR="00C76A5C" w:rsidRDefault="002A147B">
            <w:pPr>
              <w:pStyle w:val="Compact"/>
              <w:jc w:val="right"/>
            </w:pPr>
            <w:r>
              <w:t>2</w:t>
            </w:r>
          </w:p>
        </w:tc>
        <w:tc>
          <w:tcPr>
            <w:tcW w:w="1800" w:type="dxa"/>
          </w:tcPr>
          <w:p w14:paraId="70A41CB2" w14:textId="77777777" w:rsidR="00C76A5C" w:rsidRDefault="002A147B">
            <w:pPr>
              <w:pStyle w:val="Compact"/>
              <w:jc w:val="right"/>
            </w:pPr>
            <w:r>
              <w:t>8</w:t>
            </w:r>
          </w:p>
        </w:tc>
        <w:tc>
          <w:tcPr>
            <w:tcW w:w="1320" w:type="dxa"/>
          </w:tcPr>
          <w:p w14:paraId="70A41CB3" w14:textId="77777777" w:rsidR="00C76A5C" w:rsidRDefault="002A147B">
            <w:pPr>
              <w:pStyle w:val="Compact"/>
              <w:jc w:val="right"/>
            </w:pPr>
            <w:r>
              <w:t>0.37875</w:t>
            </w:r>
          </w:p>
        </w:tc>
        <w:tc>
          <w:tcPr>
            <w:tcW w:w="1500" w:type="dxa"/>
          </w:tcPr>
          <w:p w14:paraId="70A41CB4" w14:textId="77777777" w:rsidR="00C76A5C" w:rsidRDefault="002A147B">
            <w:pPr>
              <w:pStyle w:val="Compact"/>
              <w:jc w:val="right"/>
            </w:pPr>
            <w:r>
              <w:t>4</w:t>
            </w:r>
          </w:p>
        </w:tc>
        <w:tc>
          <w:tcPr>
            <w:tcW w:w="600" w:type="dxa"/>
          </w:tcPr>
          <w:p w14:paraId="70A41CB5" w14:textId="77777777" w:rsidR="00C76A5C" w:rsidRDefault="002A147B">
            <w:pPr>
              <w:pStyle w:val="Compact"/>
              <w:jc w:val="right"/>
            </w:pPr>
            <w:r>
              <w:t>30.00</w:t>
            </w:r>
          </w:p>
        </w:tc>
      </w:tr>
      <w:tr w:rsidR="00C76A5C" w14:paraId="70A41CBD" w14:textId="77777777">
        <w:tc>
          <w:tcPr>
            <w:tcW w:w="1560" w:type="dxa"/>
          </w:tcPr>
          <w:p w14:paraId="70A41CB7" w14:textId="77777777" w:rsidR="00C76A5C" w:rsidRDefault="002A147B">
            <w:pPr>
              <w:pStyle w:val="Compact"/>
            </w:pPr>
            <w:r>
              <w:lastRenderedPageBreak/>
              <w:t>Chlamydomonas_priscui</w:t>
            </w:r>
          </w:p>
        </w:tc>
        <w:tc>
          <w:tcPr>
            <w:tcW w:w="1140" w:type="dxa"/>
          </w:tcPr>
          <w:p w14:paraId="70A41CB8" w14:textId="77777777" w:rsidR="00C76A5C" w:rsidRDefault="002A147B">
            <w:pPr>
              <w:pStyle w:val="Compact"/>
              <w:jc w:val="right"/>
            </w:pPr>
            <w:r>
              <w:t>2</w:t>
            </w:r>
          </w:p>
        </w:tc>
        <w:tc>
          <w:tcPr>
            <w:tcW w:w="1800" w:type="dxa"/>
          </w:tcPr>
          <w:p w14:paraId="70A41CB9" w14:textId="77777777" w:rsidR="00C76A5C" w:rsidRDefault="002A147B">
            <w:pPr>
              <w:pStyle w:val="Compact"/>
              <w:jc w:val="right"/>
            </w:pPr>
            <w:r>
              <w:t>8</w:t>
            </w:r>
          </w:p>
        </w:tc>
        <w:tc>
          <w:tcPr>
            <w:tcW w:w="1320" w:type="dxa"/>
          </w:tcPr>
          <w:p w14:paraId="70A41CBA" w14:textId="77777777" w:rsidR="00C76A5C" w:rsidRDefault="002A147B">
            <w:pPr>
              <w:pStyle w:val="Compact"/>
              <w:jc w:val="right"/>
            </w:pPr>
            <w:r>
              <w:t>0.38475</w:t>
            </w:r>
          </w:p>
        </w:tc>
        <w:tc>
          <w:tcPr>
            <w:tcW w:w="1500" w:type="dxa"/>
          </w:tcPr>
          <w:p w14:paraId="70A41CBB" w14:textId="77777777" w:rsidR="00C76A5C" w:rsidRDefault="002A147B">
            <w:pPr>
              <w:pStyle w:val="Compact"/>
              <w:jc w:val="right"/>
            </w:pPr>
            <w:r>
              <w:t>4</w:t>
            </w:r>
          </w:p>
        </w:tc>
        <w:tc>
          <w:tcPr>
            <w:tcW w:w="600" w:type="dxa"/>
          </w:tcPr>
          <w:p w14:paraId="70A41CBC" w14:textId="77777777" w:rsidR="00C76A5C" w:rsidRDefault="002A147B">
            <w:pPr>
              <w:pStyle w:val="Compact"/>
              <w:jc w:val="right"/>
            </w:pPr>
            <w:r>
              <w:t>70.00</w:t>
            </w:r>
          </w:p>
        </w:tc>
      </w:tr>
      <w:tr w:rsidR="00C76A5C" w14:paraId="70A41CC4" w14:textId="77777777">
        <w:tc>
          <w:tcPr>
            <w:tcW w:w="1560" w:type="dxa"/>
          </w:tcPr>
          <w:p w14:paraId="70A41CBE" w14:textId="77777777" w:rsidR="00C76A5C" w:rsidRDefault="002A147B">
            <w:pPr>
              <w:pStyle w:val="Compact"/>
            </w:pPr>
            <w:r>
              <w:t>Chlamydomonas_priscui</w:t>
            </w:r>
          </w:p>
        </w:tc>
        <w:tc>
          <w:tcPr>
            <w:tcW w:w="1140" w:type="dxa"/>
          </w:tcPr>
          <w:p w14:paraId="70A41CBF" w14:textId="77777777" w:rsidR="00C76A5C" w:rsidRDefault="002A147B">
            <w:pPr>
              <w:pStyle w:val="Compact"/>
              <w:jc w:val="right"/>
            </w:pPr>
            <w:r>
              <w:t>2</w:t>
            </w:r>
          </w:p>
        </w:tc>
        <w:tc>
          <w:tcPr>
            <w:tcW w:w="1800" w:type="dxa"/>
          </w:tcPr>
          <w:p w14:paraId="70A41CC0" w14:textId="77777777" w:rsidR="00C76A5C" w:rsidRDefault="002A147B">
            <w:pPr>
              <w:pStyle w:val="Compact"/>
              <w:jc w:val="right"/>
            </w:pPr>
            <w:r>
              <w:t>12</w:t>
            </w:r>
          </w:p>
        </w:tc>
        <w:tc>
          <w:tcPr>
            <w:tcW w:w="1320" w:type="dxa"/>
          </w:tcPr>
          <w:p w14:paraId="70A41CC1" w14:textId="77777777" w:rsidR="00C76A5C" w:rsidRDefault="002A147B">
            <w:pPr>
              <w:pStyle w:val="Compact"/>
              <w:jc w:val="right"/>
            </w:pPr>
            <w:r>
              <w:t>0.32278</w:t>
            </w:r>
          </w:p>
        </w:tc>
        <w:tc>
          <w:tcPr>
            <w:tcW w:w="1500" w:type="dxa"/>
          </w:tcPr>
          <w:p w14:paraId="70A41CC2" w14:textId="77777777" w:rsidR="00C76A5C" w:rsidRDefault="002A147B">
            <w:pPr>
              <w:pStyle w:val="Compact"/>
              <w:jc w:val="right"/>
            </w:pPr>
            <w:r>
              <w:t>4</w:t>
            </w:r>
          </w:p>
        </w:tc>
        <w:tc>
          <w:tcPr>
            <w:tcW w:w="600" w:type="dxa"/>
          </w:tcPr>
          <w:p w14:paraId="70A41CC3" w14:textId="77777777" w:rsidR="00C76A5C" w:rsidRDefault="002A147B">
            <w:pPr>
              <w:pStyle w:val="Compact"/>
              <w:jc w:val="right"/>
            </w:pPr>
            <w:r>
              <w:t>70.00</w:t>
            </w:r>
          </w:p>
        </w:tc>
      </w:tr>
      <w:tr w:rsidR="00C76A5C" w14:paraId="70A41CCB" w14:textId="77777777">
        <w:tc>
          <w:tcPr>
            <w:tcW w:w="1560" w:type="dxa"/>
          </w:tcPr>
          <w:p w14:paraId="70A41CC5" w14:textId="77777777" w:rsidR="00C76A5C" w:rsidRDefault="002A147B">
            <w:pPr>
              <w:pStyle w:val="Compact"/>
            </w:pPr>
            <w:r>
              <w:t>Chlamydomonas_priscui</w:t>
            </w:r>
          </w:p>
        </w:tc>
        <w:tc>
          <w:tcPr>
            <w:tcW w:w="1140" w:type="dxa"/>
          </w:tcPr>
          <w:p w14:paraId="70A41CC6" w14:textId="77777777" w:rsidR="00C76A5C" w:rsidRDefault="002A147B">
            <w:pPr>
              <w:pStyle w:val="Compact"/>
              <w:jc w:val="right"/>
            </w:pPr>
            <w:r>
              <w:t>2</w:t>
            </w:r>
          </w:p>
        </w:tc>
        <w:tc>
          <w:tcPr>
            <w:tcW w:w="1800" w:type="dxa"/>
          </w:tcPr>
          <w:p w14:paraId="70A41CC7" w14:textId="77777777" w:rsidR="00C76A5C" w:rsidRDefault="002A147B">
            <w:pPr>
              <w:pStyle w:val="Compact"/>
              <w:jc w:val="right"/>
            </w:pPr>
            <w:r>
              <w:t>12</w:t>
            </w:r>
          </w:p>
        </w:tc>
        <w:tc>
          <w:tcPr>
            <w:tcW w:w="1320" w:type="dxa"/>
          </w:tcPr>
          <w:p w14:paraId="70A41CC8" w14:textId="77777777" w:rsidR="00C76A5C" w:rsidRDefault="002A147B">
            <w:pPr>
              <w:pStyle w:val="Compact"/>
              <w:jc w:val="right"/>
            </w:pPr>
            <w:r>
              <w:t>0.32662</w:t>
            </w:r>
          </w:p>
        </w:tc>
        <w:tc>
          <w:tcPr>
            <w:tcW w:w="1500" w:type="dxa"/>
          </w:tcPr>
          <w:p w14:paraId="70A41CC9" w14:textId="77777777" w:rsidR="00C76A5C" w:rsidRDefault="002A147B">
            <w:pPr>
              <w:pStyle w:val="Compact"/>
              <w:jc w:val="right"/>
            </w:pPr>
            <w:r>
              <w:t>4</w:t>
            </w:r>
          </w:p>
        </w:tc>
        <w:tc>
          <w:tcPr>
            <w:tcW w:w="600" w:type="dxa"/>
          </w:tcPr>
          <w:p w14:paraId="70A41CCA" w14:textId="77777777" w:rsidR="00C76A5C" w:rsidRDefault="002A147B">
            <w:pPr>
              <w:pStyle w:val="Compact"/>
              <w:jc w:val="right"/>
            </w:pPr>
            <w:r>
              <w:t>70.00</w:t>
            </w:r>
          </w:p>
        </w:tc>
      </w:tr>
      <w:tr w:rsidR="00C76A5C" w14:paraId="70A41CD2" w14:textId="77777777">
        <w:tc>
          <w:tcPr>
            <w:tcW w:w="1560" w:type="dxa"/>
          </w:tcPr>
          <w:p w14:paraId="70A41CCC" w14:textId="77777777" w:rsidR="00C76A5C" w:rsidRDefault="002A147B">
            <w:pPr>
              <w:pStyle w:val="Compact"/>
            </w:pPr>
            <w:r>
              <w:t>Chlamydomonas_priscui</w:t>
            </w:r>
          </w:p>
        </w:tc>
        <w:tc>
          <w:tcPr>
            <w:tcW w:w="1140" w:type="dxa"/>
          </w:tcPr>
          <w:p w14:paraId="70A41CCD" w14:textId="77777777" w:rsidR="00C76A5C" w:rsidRDefault="002A147B">
            <w:pPr>
              <w:pStyle w:val="Compact"/>
              <w:jc w:val="right"/>
            </w:pPr>
            <w:r>
              <w:t>2</w:t>
            </w:r>
          </w:p>
        </w:tc>
        <w:tc>
          <w:tcPr>
            <w:tcW w:w="1800" w:type="dxa"/>
          </w:tcPr>
          <w:p w14:paraId="70A41CCE" w14:textId="77777777" w:rsidR="00C76A5C" w:rsidRDefault="002A147B">
            <w:pPr>
              <w:pStyle w:val="Compact"/>
              <w:jc w:val="right"/>
            </w:pPr>
            <w:r>
              <w:t>12</w:t>
            </w:r>
          </w:p>
        </w:tc>
        <w:tc>
          <w:tcPr>
            <w:tcW w:w="1320" w:type="dxa"/>
          </w:tcPr>
          <w:p w14:paraId="70A41CCF" w14:textId="77777777" w:rsidR="00C76A5C" w:rsidRDefault="002A147B">
            <w:pPr>
              <w:pStyle w:val="Compact"/>
              <w:jc w:val="right"/>
            </w:pPr>
            <w:r>
              <w:t>0.32662</w:t>
            </w:r>
          </w:p>
        </w:tc>
        <w:tc>
          <w:tcPr>
            <w:tcW w:w="1500" w:type="dxa"/>
          </w:tcPr>
          <w:p w14:paraId="70A41CD0" w14:textId="77777777" w:rsidR="00C76A5C" w:rsidRDefault="002A147B">
            <w:pPr>
              <w:pStyle w:val="Compact"/>
              <w:jc w:val="right"/>
            </w:pPr>
            <w:r>
              <w:t>4</w:t>
            </w:r>
          </w:p>
        </w:tc>
        <w:tc>
          <w:tcPr>
            <w:tcW w:w="600" w:type="dxa"/>
          </w:tcPr>
          <w:p w14:paraId="70A41CD1" w14:textId="77777777" w:rsidR="00C76A5C" w:rsidRDefault="002A147B">
            <w:pPr>
              <w:pStyle w:val="Compact"/>
              <w:jc w:val="right"/>
            </w:pPr>
            <w:r>
              <w:t>700.00</w:t>
            </w:r>
          </w:p>
        </w:tc>
      </w:tr>
      <w:tr w:rsidR="00C76A5C" w14:paraId="70A41CD9" w14:textId="77777777">
        <w:tc>
          <w:tcPr>
            <w:tcW w:w="1560" w:type="dxa"/>
          </w:tcPr>
          <w:p w14:paraId="70A41CD3" w14:textId="77777777" w:rsidR="00C76A5C" w:rsidRDefault="002A147B">
            <w:pPr>
              <w:pStyle w:val="Compact"/>
            </w:pPr>
            <w:r>
              <w:t>Chlamydomonas_priscui</w:t>
            </w:r>
          </w:p>
        </w:tc>
        <w:tc>
          <w:tcPr>
            <w:tcW w:w="1140" w:type="dxa"/>
          </w:tcPr>
          <w:p w14:paraId="70A41CD4" w14:textId="77777777" w:rsidR="00C76A5C" w:rsidRDefault="002A147B">
            <w:pPr>
              <w:pStyle w:val="Compact"/>
              <w:jc w:val="right"/>
            </w:pPr>
            <w:r>
              <w:t>2</w:t>
            </w:r>
          </w:p>
        </w:tc>
        <w:tc>
          <w:tcPr>
            <w:tcW w:w="1800" w:type="dxa"/>
          </w:tcPr>
          <w:p w14:paraId="70A41CD5" w14:textId="77777777" w:rsidR="00C76A5C" w:rsidRDefault="002A147B">
            <w:pPr>
              <w:pStyle w:val="Compact"/>
              <w:jc w:val="right"/>
            </w:pPr>
            <w:r>
              <w:t>12</w:t>
            </w:r>
          </w:p>
        </w:tc>
        <w:tc>
          <w:tcPr>
            <w:tcW w:w="1320" w:type="dxa"/>
          </w:tcPr>
          <w:p w14:paraId="70A41CD6" w14:textId="77777777" w:rsidR="00C76A5C" w:rsidRDefault="002A147B">
            <w:pPr>
              <w:pStyle w:val="Compact"/>
              <w:jc w:val="right"/>
            </w:pPr>
            <w:r>
              <w:t>0.34593</w:t>
            </w:r>
          </w:p>
        </w:tc>
        <w:tc>
          <w:tcPr>
            <w:tcW w:w="1500" w:type="dxa"/>
          </w:tcPr>
          <w:p w14:paraId="70A41CD7" w14:textId="77777777" w:rsidR="00C76A5C" w:rsidRDefault="002A147B">
            <w:pPr>
              <w:pStyle w:val="Compact"/>
              <w:jc w:val="right"/>
            </w:pPr>
            <w:r>
              <w:t>4</w:t>
            </w:r>
          </w:p>
        </w:tc>
        <w:tc>
          <w:tcPr>
            <w:tcW w:w="600" w:type="dxa"/>
          </w:tcPr>
          <w:p w14:paraId="70A41CD8" w14:textId="77777777" w:rsidR="00C76A5C" w:rsidRDefault="002A147B">
            <w:pPr>
              <w:pStyle w:val="Compact"/>
              <w:jc w:val="right"/>
            </w:pPr>
            <w:r>
              <w:t>30.00</w:t>
            </w:r>
          </w:p>
        </w:tc>
      </w:tr>
      <w:tr w:rsidR="00C76A5C" w14:paraId="70A41CE0" w14:textId="77777777">
        <w:tc>
          <w:tcPr>
            <w:tcW w:w="1560" w:type="dxa"/>
          </w:tcPr>
          <w:p w14:paraId="70A41CDA" w14:textId="77777777" w:rsidR="00C76A5C" w:rsidRDefault="002A147B">
            <w:pPr>
              <w:pStyle w:val="Compact"/>
            </w:pPr>
            <w:r>
              <w:t>Chlamydomonas_priscui</w:t>
            </w:r>
          </w:p>
        </w:tc>
        <w:tc>
          <w:tcPr>
            <w:tcW w:w="1140" w:type="dxa"/>
          </w:tcPr>
          <w:p w14:paraId="70A41CDB" w14:textId="77777777" w:rsidR="00C76A5C" w:rsidRDefault="002A147B">
            <w:pPr>
              <w:pStyle w:val="Compact"/>
              <w:jc w:val="right"/>
            </w:pPr>
            <w:r>
              <w:t>2</w:t>
            </w:r>
          </w:p>
        </w:tc>
        <w:tc>
          <w:tcPr>
            <w:tcW w:w="1800" w:type="dxa"/>
          </w:tcPr>
          <w:p w14:paraId="70A41CDC" w14:textId="77777777" w:rsidR="00C76A5C" w:rsidRDefault="002A147B">
            <w:pPr>
              <w:pStyle w:val="Compact"/>
              <w:jc w:val="right"/>
            </w:pPr>
            <w:r>
              <w:t>12</w:t>
            </w:r>
          </w:p>
        </w:tc>
        <w:tc>
          <w:tcPr>
            <w:tcW w:w="1320" w:type="dxa"/>
          </w:tcPr>
          <w:p w14:paraId="70A41CDD" w14:textId="77777777" w:rsidR="00C76A5C" w:rsidRDefault="002A147B">
            <w:pPr>
              <w:pStyle w:val="Compact"/>
              <w:jc w:val="right"/>
            </w:pPr>
            <w:r>
              <w:t>0.36895</w:t>
            </w:r>
          </w:p>
        </w:tc>
        <w:tc>
          <w:tcPr>
            <w:tcW w:w="1500" w:type="dxa"/>
          </w:tcPr>
          <w:p w14:paraId="70A41CDE" w14:textId="77777777" w:rsidR="00C76A5C" w:rsidRDefault="002A147B">
            <w:pPr>
              <w:pStyle w:val="Compact"/>
              <w:jc w:val="right"/>
            </w:pPr>
            <w:r>
              <w:t>4</w:t>
            </w:r>
          </w:p>
        </w:tc>
        <w:tc>
          <w:tcPr>
            <w:tcW w:w="600" w:type="dxa"/>
          </w:tcPr>
          <w:p w14:paraId="70A41CDF" w14:textId="77777777" w:rsidR="00C76A5C" w:rsidRDefault="002A147B">
            <w:pPr>
              <w:pStyle w:val="Compact"/>
              <w:jc w:val="right"/>
            </w:pPr>
            <w:r>
              <w:t>500.00</w:t>
            </w:r>
          </w:p>
        </w:tc>
      </w:tr>
      <w:tr w:rsidR="00C76A5C" w14:paraId="70A41CE7" w14:textId="77777777">
        <w:tc>
          <w:tcPr>
            <w:tcW w:w="1560" w:type="dxa"/>
          </w:tcPr>
          <w:p w14:paraId="70A41CE1" w14:textId="77777777" w:rsidR="00C76A5C" w:rsidRDefault="002A147B">
            <w:pPr>
              <w:pStyle w:val="Compact"/>
            </w:pPr>
            <w:r>
              <w:t>Chlamydomonas_priscui</w:t>
            </w:r>
          </w:p>
        </w:tc>
        <w:tc>
          <w:tcPr>
            <w:tcW w:w="1140" w:type="dxa"/>
          </w:tcPr>
          <w:p w14:paraId="70A41CE2" w14:textId="77777777" w:rsidR="00C76A5C" w:rsidRDefault="002A147B">
            <w:pPr>
              <w:pStyle w:val="Compact"/>
              <w:jc w:val="right"/>
            </w:pPr>
            <w:r>
              <w:t>2</w:t>
            </w:r>
          </w:p>
        </w:tc>
        <w:tc>
          <w:tcPr>
            <w:tcW w:w="1800" w:type="dxa"/>
          </w:tcPr>
          <w:p w14:paraId="70A41CE3" w14:textId="77777777" w:rsidR="00C76A5C" w:rsidRDefault="002A147B">
            <w:pPr>
              <w:pStyle w:val="Compact"/>
              <w:jc w:val="right"/>
            </w:pPr>
            <w:r>
              <w:t>16</w:t>
            </w:r>
          </w:p>
        </w:tc>
        <w:tc>
          <w:tcPr>
            <w:tcW w:w="1320" w:type="dxa"/>
          </w:tcPr>
          <w:p w14:paraId="70A41CE4" w14:textId="77777777" w:rsidR="00C76A5C" w:rsidRDefault="002A147B">
            <w:pPr>
              <w:pStyle w:val="Compact"/>
              <w:jc w:val="right"/>
            </w:pPr>
            <w:r>
              <w:t>0.30769</w:t>
            </w:r>
          </w:p>
        </w:tc>
        <w:tc>
          <w:tcPr>
            <w:tcW w:w="1500" w:type="dxa"/>
          </w:tcPr>
          <w:p w14:paraId="70A41CE5" w14:textId="77777777" w:rsidR="00C76A5C" w:rsidRDefault="002A147B">
            <w:pPr>
              <w:pStyle w:val="Compact"/>
              <w:jc w:val="right"/>
            </w:pPr>
            <w:r>
              <w:t>4</w:t>
            </w:r>
          </w:p>
        </w:tc>
        <w:tc>
          <w:tcPr>
            <w:tcW w:w="600" w:type="dxa"/>
          </w:tcPr>
          <w:p w14:paraId="70A41CE6" w14:textId="77777777" w:rsidR="00C76A5C" w:rsidRDefault="002A147B">
            <w:pPr>
              <w:pStyle w:val="Compact"/>
              <w:jc w:val="right"/>
            </w:pPr>
            <w:r>
              <w:t>500.00</w:t>
            </w:r>
          </w:p>
        </w:tc>
      </w:tr>
      <w:tr w:rsidR="00C76A5C" w14:paraId="70A41CEE" w14:textId="77777777">
        <w:tc>
          <w:tcPr>
            <w:tcW w:w="1560" w:type="dxa"/>
          </w:tcPr>
          <w:p w14:paraId="70A41CE8" w14:textId="77777777" w:rsidR="00C76A5C" w:rsidRDefault="002A147B">
            <w:pPr>
              <w:pStyle w:val="Compact"/>
            </w:pPr>
            <w:r>
              <w:t>Chlamydomonas_priscui</w:t>
            </w:r>
          </w:p>
        </w:tc>
        <w:tc>
          <w:tcPr>
            <w:tcW w:w="1140" w:type="dxa"/>
          </w:tcPr>
          <w:p w14:paraId="70A41CE9" w14:textId="77777777" w:rsidR="00C76A5C" w:rsidRDefault="002A147B">
            <w:pPr>
              <w:pStyle w:val="Compact"/>
              <w:jc w:val="right"/>
            </w:pPr>
            <w:r>
              <w:t>2</w:t>
            </w:r>
          </w:p>
        </w:tc>
        <w:tc>
          <w:tcPr>
            <w:tcW w:w="1800" w:type="dxa"/>
          </w:tcPr>
          <w:p w14:paraId="70A41CEA" w14:textId="77777777" w:rsidR="00C76A5C" w:rsidRDefault="002A147B">
            <w:pPr>
              <w:pStyle w:val="Compact"/>
              <w:jc w:val="right"/>
            </w:pPr>
            <w:r>
              <w:t>16</w:t>
            </w:r>
          </w:p>
        </w:tc>
        <w:tc>
          <w:tcPr>
            <w:tcW w:w="1320" w:type="dxa"/>
          </w:tcPr>
          <w:p w14:paraId="70A41CEB" w14:textId="77777777" w:rsidR="00C76A5C" w:rsidRDefault="002A147B">
            <w:pPr>
              <w:pStyle w:val="Compact"/>
              <w:jc w:val="right"/>
            </w:pPr>
            <w:r>
              <w:t>0.35922</w:t>
            </w:r>
          </w:p>
        </w:tc>
        <w:tc>
          <w:tcPr>
            <w:tcW w:w="1500" w:type="dxa"/>
          </w:tcPr>
          <w:p w14:paraId="70A41CEC" w14:textId="77777777" w:rsidR="00C76A5C" w:rsidRDefault="002A147B">
            <w:pPr>
              <w:pStyle w:val="Compact"/>
              <w:jc w:val="right"/>
            </w:pPr>
            <w:r>
              <w:t>4</w:t>
            </w:r>
          </w:p>
        </w:tc>
        <w:tc>
          <w:tcPr>
            <w:tcW w:w="600" w:type="dxa"/>
          </w:tcPr>
          <w:p w14:paraId="70A41CED" w14:textId="77777777" w:rsidR="00C76A5C" w:rsidRDefault="002A147B">
            <w:pPr>
              <w:pStyle w:val="Compact"/>
              <w:jc w:val="right"/>
            </w:pPr>
            <w:r>
              <w:t>70.00</w:t>
            </w:r>
          </w:p>
        </w:tc>
      </w:tr>
      <w:tr w:rsidR="00C76A5C" w14:paraId="70A41CF5" w14:textId="77777777">
        <w:tc>
          <w:tcPr>
            <w:tcW w:w="1560" w:type="dxa"/>
          </w:tcPr>
          <w:p w14:paraId="70A41CEF" w14:textId="77777777" w:rsidR="00C76A5C" w:rsidRDefault="002A147B">
            <w:pPr>
              <w:pStyle w:val="Compact"/>
            </w:pPr>
            <w:r>
              <w:t>Chlamydomonas_priscui</w:t>
            </w:r>
          </w:p>
        </w:tc>
        <w:tc>
          <w:tcPr>
            <w:tcW w:w="1140" w:type="dxa"/>
          </w:tcPr>
          <w:p w14:paraId="70A41CF0" w14:textId="77777777" w:rsidR="00C76A5C" w:rsidRDefault="002A147B">
            <w:pPr>
              <w:pStyle w:val="Compact"/>
              <w:jc w:val="right"/>
            </w:pPr>
            <w:r>
              <w:t>2</w:t>
            </w:r>
          </w:p>
        </w:tc>
        <w:tc>
          <w:tcPr>
            <w:tcW w:w="1800" w:type="dxa"/>
          </w:tcPr>
          <w:p w14:paraId="70A41CF1" w14:textId="77777777" w:rsidR="00C76A5C" w:rsidRDefault="002A147B">
            <w:pPr>
              <w:pStyle w:val="Compact"/>
              <w:jc w:val="right"/>
            </w:pPr>
            <w:r>
              <w:t>16</w:t>
            </w:r>
          </w:p>
        </w:tc>
        <w:tc>
          <w:tcPr>
            <w:tcW w:w="1320" w:type="dxa"/>
          </w:tcPr>
          <w:p w14:paraId="70A41CF2" w14:textId="77777777" w:rsidR="00C76A5C" w:rsidRDefault="002A147B">
            <w:pPr>
              <w:pStyle w:val="Compact"/>
              <w:jc w:val="right"/>
            </w:pPr>
            <w:r>
              <w:t>0.39011</w:t>
            </w:r>
          </w:p>
        </w:tc>
        <w:tc>
          <w:tcPr>
            <w:tcW w:w="1500" w:type="dxa"/>
          </w:tcPr>
          <w:p w14:paraId="70A41CF3" w14:textId="77777777" w:rsidR="00C76A5C" w:rsidRDefault="002A147B">
            <w:pPr>
              <w:pStyle w:val="Compact"/>
              <w:jc w:val="right"/>
            </w:pPr>
            <w:r>
              <w:t>4</w:t>
            </w:r>
          </w:p>
        </w:tc>
        <w:tc>
          <w:tcPr>
            <w:tcW w:w="600" w:type="dxa"/>
          </w:tcPr>
          <w:p w14:paraId="70A41CF4" w14:textId="77777777" w:rsidR="00C76A5C" w:rsidRDefault="002A147B">
            <w:pPr>
              <w:pStyle w:val="Compact"/>
              <w:jc w:val="right"/>
            </w:pPr>
            <w:r>
              <w:t>70.00</w:t>
            </w:r>
          </w:p>
        </w:tc>
      </w:tr>
      <w:tr w:rsidR="00C76A5C" w14:paraId="70A41CFC" w14:textId="77777777">
        <w:tc>
          <w:tcPr>
            <w:tcW w:w="1560" w:type="dxa"/>
          </w:tcPr>
          <w:p w14:paraId="70A41CF6" w14:textId="77777777" w:rsidR="00C76A5C" w:rsidRDefault="002A147B">
            <w:pPr>
              <w:pStyle w:val="Compact"/>
            </w:pPr>
            <w:r>
              <w:t>Chlamydomonas_priscui</w:t>
            </w:r>
          </w:p>
        </w:tc>
        <w:tc>
          <w:tcPr>
            <w:tcW w:w="1140" w:type="dxa"/>
          </w:tcPr>
          <w:p w14:paraId="70A41CF7" w14:textId="77777777" w:rsidR="00C76A5C" w:rsidRDefault="002A147B">
            <w:pPr>
              <w:pStyle w:val="Compact"/>
              <w:jc w:val="right"/>
            </w:pPr>
            <w:r>
              <w:t>2</w:t>
            </w:r>
          </w:p>
        </w:tc>
        <w:tc>
          <w:tcPr>
            <w:tcW w:w="1800" w:type="dxa"/>
          </w:tcPr>
          <w:p w14:paraId="70A41CF8" w14:textId="77777777" w:rsidR="00C76A5C" w:rsidRDefault="002A147B">
            <w:pPr>
              <w:pStyle w:val="Compact"/>
              <w:jc w:val="right"/>
            </w:pPr>
            <w:r>
              <w:t>16</w:t>
            </w:r>
          </w:p>
        </w:tc>
        <w:tc>
          <w:tcPr>
            <w:tcW w:w="1320" w:type="dxa"/>
          </w:tcPr>
          <w:p w14:paraId="70A41CF9" w14:textId="77777777" w:rsidR="00C76A5C" w:rsidRDefault="002A147B">
            <w:pPr>
              <w:pStyle w:val="Compact"/>
              <w:jc w:val="right"/>
            </w:pPr>
            <w:r>
              <w:t>0.39025</w:t>
            </w:r>
          </w:p>
        </w:tc>
        <w:tc>
          <w:tcPr>
            <w:tcW w:w="1500" w:type="dxa"/>
          </w:tcPr>
          <w:p w14:paraId="70A41CFA" w14:textId="77777777" w:rsidR="00C76A5C" w:rsidRDefault="002A147B">
            <w:pPr>
              <w:pStyle w:val="Compact"/>
              <w:jc w:val="right"/>
            </w:pPr>
            <w:r>
              <w:t>4</w:t>
            </w:r>
          </w:p>
        </w:tc>
        <w:tc>
          <w:tcPr>
            <w:tcW w:w="600" w:type="dxa"/>
          </w:tcPr>
          <w:p w14:paraId="70A41CFB" w14:textId="77777777" w:rsidR="00C76A5C" w:rsidRDefault="002A147B">
            <w:pPr>
              <w:pStyle w:val="Compact"/>
              <w:jc w:val="right"/>
            </w:pPr>
            <w:r>
              <w:t>30.00</w:t>
            </w:r>
          </w:p>
        </w:tc>
      </w:tr>
      <w:tr w:rsidR="00C76A5C" w14:paraId="70A41D03" w14:textId="77777777">
        <w:tc>
          <w:tcPr>
            <w:tcW w:w="1560" w:type="dxa"/>
          </w:tcPr>
          <w:p w14:paraId="70A41CFD" w14:textId="77777777" w:rsidR="00C76A5C" w:rsidRDefault="002A147B">
            <w:pPr>
              <w:pStyle w:val="Compact"/>
            </w:pPr>
            <w:r>
              <w:t>Chlamydomonas_priscui</w:t>
            </w:r>
          </w:p>
        </w:tc>
        <w:tc>
          <w:tcPr>
            <w:tcW w:w="1140" w:type="dxa"/>
          </w:tcPr>
          <w:p w14:paraId="70A41CFE" w14:textId="77777777" w:rsidR="00C76A5C" w:rsidRDefault="002A147B">
            <w:pPr>
              <w:pStyle w:val="Compact"/>
              <w:jc w:val="right"/>
            </w:pPr>
            <w:r>
              <w:t>2</w:t>
            </w:r>
          </w:p>
        </w:tc>
        <w:tc>
          <w:tcPr>
            <w:tcW w:w="1800" w:type="dxa"/>
          </w:tcPr>
          <w:p w14:paraId="70A41CFF" w14:textId="77777777" w:rsidR="00C76A5C" w:rsidRDefault="002A147B">
            <w:pPr>
              <w:pStyle w:val="Compact"/>
              <w:jc w:val="right"/>
            </w:pPr>
            <w:r>
              <w:t>16</w:t>
            </w:r>
          </w:p>
        </w:tc>
        <w:tc>
          <w:tcPr>
            <w:tcW w:w="1320" w:type="dxa"/>
          </w:tcPr>
          <w:p w14:paraId="70A41D00" w14:textId="77777777" w:rsidR="00C76A5C" w:rsidRDefault="002A147B">
            <w:pPr>
              <w:pStyle w:val="Compact"/>
              <w:jc w:val="right"/>
            </w:pPr>
            <w:r>
              <w:t>0.51235</w:t>
            </w:r>
          </w:p>
        </w:tc>
        <w:tc>
          <w:tcPr>
            <w:tcW w:w="1500" w:type="dxa"/>
          </w:tcPr>
          <w:p w14:paraId="70A41D01" w14:textId="77777777" w:rsidR="00C76A5C" w:rsidRDefault="002A147B">
            <w:pPr>
              <w:pStyle w:val="Compact"/>
              <w:jc w:val="right"/>
            </w:pPr>
            <w:r>
              <w:t>4</w:t>
            </w:r>
          </w:p>
        </w:tc>
        <w:tc>
          <w:tcPr>
            <w:tcW w:w="600" w:type="dxa"/>
          </w:tcPr>
          <w:p w14:paraId="70A41D02" w14:textId="77777777" w:rsidR="00C76A5C" w:rsidRDefault="002A147B">
            <w:pPr>
              <w:pStyle w:val="Compact"/>
              <w:jc w:val="right"/>
            </w:pPr>
            <w:r>
              <w:t>500.00</w:t>
            </w:r>
          </w:p>
        </w:tc>
      </w:tr>
      <w:tr w:rsidR="00C76A5C" w14:paraId="70A41D0A" w14:textId="77777777">
        <w:tc>
          <w:tcPr>
            <w:tcW w:w="1560" w:type="dxa"/>
          </w:tcPr>
          <w:p w14:paraId="70A41D04" w14:textId="77777777" w:rsidR="00C76A5C" w:rsidRDefault="002A147B">
            <w:pPr>
              <w:pStyle w:val="Compact"/>
            </w:pPr>
            <w:r>
              <w:t>Chlamydomonas_priscui</w:t>
            </w:r>
          </w:p>
        </w:tc>
        <w:tc>
          <w:tcPr>
            <w:tcW w:w="1140" w:type="dxa"/>
          </w:tcPr>
          <w:p w14:paraId="70A41D05" w14:textId="77777777" w:rsidR="00C76A5C" w:rsidRDefault="002A147B">
            <w:pPr>
              <w:pStyle w:val="Compact"/>
              <w:jc w:val="right"/>
            </w:pPr>
            <w:r>
              <w:t>4</w:t>
            </w:r>
          </w:p>
        </w:tc>
        <w:tc>
          <w:tcPr>
            <w:tcW w:w="1800" w:type="dxa"/>
          </w:tcPr>
          <w:p w14:paraId="70A41D06" w14:textId="77777777" w:rsidR="00C76A5C" w:rsidRDefault="002A147B">
            <w:pPr>
              <w:pStyle w:val="Compact"/>
              <w:jc w:val="right"/>
            </w:pPr>
            <w:r>
              <w:t>2</w:t>
            </w:r>
          </w:p>
        </w:tc>
        <w:tc>
          <w:tcPr>
            <w:tcW w:w="1320" w:type="dxa"/>
          </w:tcPr>
          <w:p w14:paraId="70A41D07" w14:textId="77777777" w:rsidR="00C76A5C" w:rsidRDefault="002A147B">
            <w:pPr>
              <w:pStyle w:val="Compact"/>
              <w:jc w:val="right"/>
            </w:pPr>
            <w:r>
              <w:t>0.17514</w:t>
            </w:r>
          </w:p>
        </w:tc>
        <w:tc>
          <w:tcPr>
            <w:tcW w:w="1500" w:type="dxa"/>
          </w:tcPr>
          <w:p w14:paraId="70A41D08" w14:textId="77777777" w:rsidR="00C76A5C" w:rsidRDefault="002A147B">
            <w:pPr>
              <w:pStyle w:val="Compact"/>
              <w:jc w:val="right"/>
            </w:pPr>
            <w:r>
              <w:t>4</w:t>
            </w:r>
          </w:p>
        </w:tc>
        <w:tc>
          <w:tcPr>
            <w:tcW w:w="600" w:type="dxa"/>
          </w:tcPr>
          <w:p w14:paraId="70A41D09" w14:textId="77777777" w:rsidR="00C76A5C" w:rsidRDefault="002A147B">
            <w:pPr>
              <w:pStyle w:val="Compact"/>
              <w:jc w:val="right"/>
            </w:pPr>
            <w:r>
              <w:t>500.00</w:t>
            </w:r>
          </w:p>
        </w:tc>
      </w:tr>
      <w:tr w:rsidR="00C76A5C" w14:paraId="70A41D11" w14:textId="77777777">
        <w:tc>
          <w:tcPr>
            <w:tcW w:w="1560" w:type="dxa"/>
          </w:tcPr>
          <w:p w14:paraId="70A41D0B" w14:textId="77777777" w:rsidR="00C76A5C" w:rsidRDefault="002A147B">
            <w:pPr>
              <w:pStyle w:val="Compact"/>
            </w:pPr>
            <w:r>
              <w:t>Chlamydomonas_priscui</w:t>
            </w:r>
          </w:p>
        </w:tc>
        <w:tc>
          <w:tcPr>
            <w:tcW w:w="1140" w:type="dxa"/>
          </w:tcPr>
          <w:p w14:paraId="70A41D0C" w14:textId="77777777" w:rsidR="00C76A5C" w:rsidRDefault="002A147B">
            <w:pPr>
              <w:pStyle w:val="Compact"/>
              <w:jc w:val="right"/>
            </w:pPr>
            <w:r>
              <w:t>4</w:t>
            </w:r>
          </w:p>
        </w:tc>
        <w:tc>
          <w:tcPr>
            <w:tcW w:w="1800" w:type="dxa"/>
          </w:tcPr>
          <w:p w14:paraId="70A41D0D" w14:textId="77777777" w:rsidR="00C76A5C" w:rsidRDefault="002A147B">
            <w:pPr>
              <w:pStyle w:val="Compact"/>
              <w:jc w:val="right"/>
            </w:pPr>
            <w:r>
              <w:t>2</w:t>
            </w:r>
          </w:p>
        </w:tc>
        <w:tc>
          <w:tcPr>
            <w:tcW w:w="1320" w:type="dxa"/>
          </w:tcPr>
          <w:p w14:paraId="70A41D0E" w14:textId="77777777" w:rsidR="00C76A5C" w:rsidRDefault="002A147B">
            <w:pPr>
              <w:pStyle w:val="Compact"/>
              <w:jc w:val="right"/>
            </w:pPr>
            <w:r>
              <w:t>0.20122</w:t>
            </w:r>
          </w:p>
        </w:tc>
        <w:tc>
          <w:tcPr>
            <w:tcW w:w="1500" w:type="dxa"/>
          </w:tcPr>
          <w:p w14:paraId="70A41D0F" w14:textId="77777777" w:rsidR="00C76A5C" w:rsidRDefault="002A147B">
            <w:pPr>
              <w:pStyle w:val="Compact"/>
              <w:jc w:val="right"/>
            </w:pPr>
            <w:r>
              <w:t>4</w:t>
            </w:r>
          </w:p>
        </w:tc>
        <w:tc>
          <w:tcPr>
            <w:tcW w:w="600" w:type="dxa"/>
          </w:tcPr>
          <w:p w14:paraId="70A41D10" w14:textId="77777777" w:rsidR="00C76A5C" w:rsidRDefault="002A147B">
            <w:pPr>
              <w:pStyle w:val="Compact"/>
              <w:jc w:val="right"/>
            </w:pPr>
            <w:r>
              <w:t>70.00</w:t>
            </w:r>
          </w:p>
        </w:tc>
      </w:tr>
      <w:tr w:rsidR="00C76A5C" w14:paraId="70A41D18" w14:textId="77777777">
        <w:tc>
          <w:tcPr>
            <w:tcW w:w="1560" w:type="dxa"/>
          </w:tcPr>
          <w:p w14:paraId="70A41D12" w14:textId="77777777" w:rsidR="00C76A5C" w:rsidRDefault="002A147B">
            <w:pPr>
              <w:pStyle w:val="Compact"/>
            </w:pPr>
            <w:r>
              <w:t>Chlamydomonas_priscui</w:t>
            </w:r>
          </w:p>
        </w:tc>
        <w:tc>
          <w:tcPr>
            <w:tcW w:w="1140" w:type="dxa"/>
          </w:tcPr>
          <w:p w14:paraId="70A41D13" w14:textId="77777777" w:rsidR="00C76A5C" w:rsidRDefault="002A147B">
            <w:pPr>
              <w:pStyle w:val="Compact"/>
              <w:jc w:val="right"/>
            </w:pPr>
            <w:r>
              <w:t>4</w:t>
            </w:r>
          </w:p>
        </w:tc>
        <w:tc>
          <w:tcPr>
            <w:tcW w:w="1800" w:type="dxa"/>
          </w:tcPr>
          <w:p w14:paraId="70A41D14" w14:textId="77777777" w:rsidR="00C76A5C" w:rsidRDefault="002A147B">
            <w:pPr>
              <w:pStyle w:val="Compact"/>
              <w:jc w:val="right"/>
            </w:pPr>
            <w:r>
              <w:t>2</w:t>
            </w:r>
          </w:p>
        </w:tc>
        <w:tc>
          <w:tcPr>
            <w:tcW w:w="1320" w:type="dxa"/>
          </w:tcPr>
          <w:p w14:paraId="70A41D15" w14:textId="77777777" w:rsidR="00C76A5C" w:rsidRDefault="002A147B">
            <w:pPr>
              <w:pStyle w:val="Compact"/>
              <w:jc w:val="right"/>
            </w:pPr>
            <w:r>
              <w:t>0.20896</w:t>
            </w:r>
          </w:p>
        </w:tc>
        <w:tc>
          <w:tcPr>
            <w:tcW w:w="1500" w:type="dxa"/>
          </w:tcPr>
          <w:p w14:paraId="70A41D16" w14:textId="77777777" w:rsidR="00C76A5C" w:rsidRDefault="002A147B">
            <w:pPr>
              <w:pStyle w:val="Compact"/>
              <w:jc w:val="right"/>
            </w:pPr>
            <w:r>
              <w:t>4</w:t>
            </w:r>
          </w:p>
        </w:tc>
        <w:tc>
          <w:tcPr>
            <w:tcW w:w="600" w:type="dxa"/>
          </w:tcPr>
          <w:p w14:paraId="70A41D17" w14:textId="77777777" w:rsidR="00C76A5C" w:rsidRDefault="002A147B">
            <w:pPr>
              <w:pStyle w:val="Compact"/>
              <w:jc w:val="right"/>
            </w:pPr>
            <w:r>
              <w:t>30.00</w:t>
            </w:r>
          </w:p>
        </w:tc>
      </w:tr>
      <w:tr w:rsidR="00C76A5C" w14:paraId="70A41D1F" w14:textId="77777777">
        <w:tc>
          <w:tcPr>
            <w:tcW w:w="1560" w:type="dxa"/>
          </w:tcPr>
          <w:p w14:paraId="70A41D19" w14:textId="77777777" w:rsidR="00C76A5C" w:rsidRDefault="002A147B">
            <w:pPr>
              <w:pStyle w:val="Compact"/>
            </w:pPr>
            <w:r>
              <w:t>Chlamydomonas_priscui</w:t>
            </w:r>
          </w:p>
        </w:tc>
        <w:tc>
          <w:tcPr>
            <w:tcW w:w="1140" w:type="dxa"/>
          </w:tcPr>
          <w:p w14:paraId="70A41D1A" w14:textId="77777777" w:rsidR="00C76A5C" w:rsidRDefault="002A147B">
            <w:pPr>
              <w:pStyle w:val="Compact"/>
              <w:jc w:val="right"/>
            </w:pPr>
            <w:r>
              <w:t>4</w:t>
            </w:r>
          </w:p>
        </w:tc>
        <w:tc>
          <w:tcPr>
            <w:tcW w:w="1800" w:type="dxa"/>
          </w:tcPr>
          <w:p w14:paraId="70A41D1B" w14:textId="77777777" w:rsidR="00C76A5C" w:rsidRDefault="002A147B">
            <w:pPr>
              <w:pStyle w:val="Compact"/>
              <w:jc w:val="right"/>
            </w:pPr>
            <w:r>
              <w:t>4</w:t>
            </w:r>
          </w:p>
        </w:tc>
        <w:tc>
          <w:tcPr>
            <w:tcW w:w="1320" w:type="dxa"/>
          </w:tcPr>
          <w:p w14:paraId="70A41D1C" w14:textId="77777777" w:rsidR="00C76A5C" w:rsidRDefault="002A147B">
            <w:pPr>
              <w:pStyle w:val="Compact"/>
              <w:jc w:val="right"/>
            </w:pPr>
            <w:r>
              <w:t>0.17948</w:t>
            </w:r>
          </w:p>
        </w:tc>
        <w:tc>
          <w:tcPr>
            <w:tcW w:w="1500" w:type="dxa"/>
          </w:tcPr>
          <w:p w14:paraId="70A41D1D" w14:textId="77777777" w:rsidR="00C76A5C" w:rsidRDefault="002A147B">
            <w:pPr>
              <w:pStyle w:val="Compact"/>
              <w:jc w:val="right"/>
            </w:pPr>
            <w:r>
              <w:t>4</w:t>
            </w:r>
          </w:p>
        </w:tc>
        <w:tc>
          <w:tcPr>
            <w:tcW w:w="600" w:type="dxa"/>
          </w:tcPr>
          <w:p w14:paraId="70A41D1E" w14:textId="77777777" w:rsidR="00C76A5C" w:rsidRDefault="002A147B">
            <w:pPr>
              <w:pStyle w:val="Compact"/>
              <w:jc w:val="right"/>
            </w:pPr>
            <w:r>
              <w:t>500.00</w:t>
            </w:r>
          </w:p>
        </w:tc>
      </w:tr>
      <w:tr w:rsidR="00C76A5C" w14:paraId="70A41D26" w14:textId="77777777">
        <w:tc>
          <w:tcPr>
            <w:tcW w:w="1560" w:type="dxa"/>
          </w:tcPr>
          <w:p w14:paraId="70A41D20" w14:textId="77777777" w:rsidR="00C76A5C" w:rsidRDefault="002A147B">
            <w:pPr>
              <w:pStyle w:val="Compact"/>
            </w:pPr>
            <w:r>
              <w:t>Chlamydomonas_priscui</w:t>
            </w:r>
          </w:p>
        </w:tc>
        <w:tc>
          <w:tcPr>
            <w:tcW w:w="1140" w:type="dxa"/>
          </w:tcPr>
          <w:p w14:paraId="70A41D21" w14:textId="77777777" w:rsidR="00C76A5C" w:rsidRDefault="002A147B">
            <w:pPr>
              <w:pStyle w:val="Compact"/>
              <w:jc w:val="right"/>
            </w:pPr>
            <w:r>
              <w:t>4</w:t>
            </w:r>
          </w:p>
        </w:tc>
        <w:tc>
          <w:tcPr>
            <w:tcW w:w="1800" w:type="dxa"/>
          </w:tcPr>
          <w:p w14:paraId="70A41D22" w14:textId="77777777" w:rsidR="00C76A5C" w:rsidRDefault="002A147B">
            <w:pPr>
              <w:pStyle w:val="Compact"/>
              <w:jc w:val="right"/>
            </w:pPr>
            <w:r>
              <w:t>4</w:t>
            </w:r>
          </w:p>
        </w:tc>
        <w:tc>
          <w:tcPr>
            <w:tcW w:w="1320" w:type="dxa"/>
          </w:tcPr>
          <w:p w14:paraId="70A41D23" w14:textId="77777777" w:rsidR="00C76A5C" w:rsidRDefault="002A147B">
            <w:pPr>
              <w:pStyle w:val="Compact"/>
              <w:jc w:val="right"/>
            </w:pPr>
            <w:r>
              <w:t>0.19277</w:t>
            </w:r>
          </w:p>
        </w:tc>
        <w:tc>
          <w:tcPr>
            <w:tcW w:w="1500" w:type="dxa"/>
          </w:tcPr>
          <w:p w14:paraId="70A41D24" w14:textId="77777777" w:rsidR="00C76A5C" w:rsidRDefault="002A147B">
            <w:pPr>
              <w:pStyle w:val="Compact"/>
              <w:jc w:val="right"/>
            </w:pPr>
            <w:r>
              <w:t>4</w:t>
            </w:r>
          </w:p>
        </w:tc>
        <w:tc>
          <w:tcPr>
            <w:tcW w:w="600" w:type="dxa"/>
          </w:tcPr>
          <w:p w14:paraId="70A41D25" w14:textId="77777777" w:rsidR="00C76A5C" w:rsidRDefault="002A147B">
            <w:pPr>
              <w:pStyle w:val="Compact"/>
              <w:jc w:val="right"/>
            </w:pPr>
            <w:r>
              <w:t>70.00</w:t>
            </w:r>
          </w:p>
        </w:tc>
      </w:tr>
      <w:tr w:rsidR="00C76A5C" w14:paraId="70A41D2D" w14:textId="77777777">
        <w:tc>
          <w:tcPr>
            <w:tcW w:w="1560" w:type="dxa"/>
          </w:tcPr>
          <w:p w14:paraId="70A41D27" w14:textId="77777777" w:rsidR="00C76A5C" w:rsidRDefault="002A147B">
            <w:pPr>
              <w:pStyle w:val="Compact"/>
            </w:pPr>
            <w:r>
              <w:t>Chlamydomonas_priscui</w:t>
            </w:r>
          </w:p>
        </w:tc>
        <w:tc>
          <w:tcPr>
            <w:tcW w:w="1140" w:type="dxa"/>
          </w:tcPr>
          <w:p w14:paraId="70A41D28" w14:textId="77777777" w:rsidR="00C76A5C" w:rsidRDefault="002A147B">
            <w:pPr>
              <w:pStyle w:val="Compact"/>
              <w:jc w:val="right"/>
            </w:pPr>
            <w:r>
              <w:t>4</w:t>
            </w:r>
          </w:p>
        </w:tc>
        <w:tc>
          <w:tcPr>
            <w:tcW w:w="1800" w:type="dxa"/>
          </w:tcPr>
          <w:p w14:paraId="70A41D29" w14:textId="77777777" w:rsidR="00C76A5C" w:rsidRDefault="002A147B">
            <w:pPr>
              <w:pStyle w:val="Compact"/>
              <w:jc w:val="right"/>
            </w:pPr>
            <w:r>
              <w:t>4</w:t>
            </w:r>
          </w:p>
        </w:tc>
        <w:tc>
          <w:tcPr>
            <w:tcW w:w="1320" w:type="dxa"/>
          </w:tcPr>
          <w:p w14:paraId="70A41D2A" w14:textId="77777777" w:rsidR="00C76A5C" w:rsidRDefault="002A147B">
            <w:pPr>
              <w:pStyle w:val="Compact"/>
              <w:jc w:val="right"/>
            </w:pPr>
            <w:r>
              <w:t>0.19277</w:t>
            </w:r>
          </w:p>
        </w:tc>
        <w:tc>
          <w:tcPr>
            <w:tcW w:w="1500" w:type="dxa"/>
          </w:tcPr>
          <w:p w14:paraId="70A41D2B" w14:textId="77777777" w:rsidR="00C76A5C" w:rsidRDefault="002A147B">
            <w:pPr>
              <w:pStyle w:val="Compact"/>
              <w:jc w:val="right"/>
            </w:pPr>
            <w:r>
              <w:t>4</w:t>
            </w:r>
          </w:p>
        </w:tc>
        <w:tc>
          <w:tcPr>
            <w:tcW w:w="600" w:type="dxa"/>
          </w:tcPr>
          <w:p w14:paraId="70A41D2C" w14:textId="77777777" w:rsidR="00C76A5C" w:rsidRDefault="002A147B">
            <w:pPr>
              <w:pStyle w:val="Compact"/>
              <w:jc w:val="right"/>
            </w:pPr>
            <w:r>
              <w:t>700.00</w:t>
            </w:r>
          </w:p>
        </w:tc>
      </w:tr>
      <w:tr w:rsidR="00C76A5C" w14:paraId="70A41D34" w14:textId="77777777">
        <w:tc>
          <w:tcPr>
            <w:tcW w:w="1560" w:type="dxa"/>
          </w:tcPr>
          <w:p w14:paraId="70A41D2E" w14:textId="77777777" w:rsidR="00C76A5C" w:rsidRDefault="002A147B">
            <w:pPr>
              <w:pStyle w:val="Compact"/>
            </w:pPr>
            <w:r>
              <w:t>Chlamydomonas_priscui</w:t>
            </w:r>
          </w:p>
        </w:tc>
        <w:tc>
          <w:tcPr>
            <w:tcW w:w="1140" w:type="dxa"/>
          </w:tcPr>
          <w:p w14:paraId="70A41D2F" w14:textId="77777777" w:rsidR="00C76A5C" w:rsidRDefault="002A147B">
            <w:pPr>
              <w:pStyle w:val="Compact"/>
              <w:jc w:val="right"/>
            </w:pPr>
            <w:r>
              <w:t>4</w:t>
            </w:r>
          </w:p>
        </w:tc>
        <w:tc>
          <w:tcPr>
            <w:tcW w:w="1800" w:type="dxa"/>
          </w:tcPr>
          <w:p w14:paraId="70A41D30" w14:textId="77777777" w:rsidR="00C76A5C" w:rsidRDefault="002A147B">
            <w:pPr>
              <w:pStyle w:val="Compact"/>
              <w:jc w:val="right"/>
            </w:pPr>
            <w:r>
              <w:t>4</w:t>
            </w:r>
          </w:p>
        </w:tc>
        <w:tc>
          <w:tcPr>
            <w:tcW w:w="1320" w:type="dxa"/>
          </w:tcPr>
          <w:p w14:paraId="70A41D31" w14:textId="77777777" w:rsidR="00C76A5C" w:rsidRDefault="002A147B">
            <w:pPr>
              <w:pStyle w:val="Compact"/>
              <w:jc w:val="right"/>
            </w:pPr>
            <w:r>
              <w:t>0.19802</w:t>
            </w:r>
          </w:p>
        </w:tc>
        <w:tc>
          <w:tcPr>
            <w:tcW w:w="1500" w:type="dxa"/>
          </w:tcPr>
          <w:p w14:paraId="70A41D32" w14:textId="77777777" w:rsidR="00C76A5C" w:rsidRDefault="002A147B">
            <w:pPr>
              <w:pStyle w:val="Compact"/>
              <w:jc w:val="right"/>
            </w:pPr>
            <w:r>
              <w:t>4</w:t>
            </w:r>
          </w:p>
        </w:tc>
        <w:tc>
          <w:tcPr>
            <w:tcW w:w="600" w:type="dxa"/>
          </w:tcPr>
          <w:p w14:paraId="70A41D33" w14:textId="77777777" w:rsidR="00C76A5C" w:rsidRDefault="002A147B">
            <w:pPr>
              <w:pStyle w:val="Compact"/>
              <w:jc w:val="right"/>
            </w:pPr>
            <w:r>
              <w:t>70.00</w:t>
            </w:r>
          </w:p>
        </w:tc>
      </w:tr>
      <w:tr w:rsidR="00C76A5C" w14:paraId="70A41D3B" w14:textId="77777777">
        <w:tc>
          <w:tcPr>
            <w:tcW w:w="1560" w:type="dxa"/>
          </w:tcPr>
          <w:p w14:paraId="70A41D35" w14:textId="77777777" w:rsidR="00C76A5C" w:rsidRDefault="002A147B">
            <w:pPr>
              <w:pStyle w:val="Compact"/>
            </w:pPr>
            <w:r>
              <w:t>Chlamydomonas_priscui</w:t>
            </w:r>
          </w:p>
        </w:tc>
        <w:tc>
          <w:tcPr>
            <w:tcW w:w="1140" w:type="dxa"/>
          </w:tcPr>
          <w:p w14:paraId="70A41D36" w14:textId="77777777" w:rsidR="00C76A5C" w:rsidRDefault="002A147B">
            <w:pPr>
              <w:pStyle w:val="Compact"/>
              <w:jc w:val="right"/>
            </w:pPr>
            <w:r>
              <w:t>4</w:t>
            </w:r>
          </w:p>
        </w:tc>
        <w:tc>
          <w:tcPr>
            <w:tcW w:w="1800" w:type="dxa"/>
          </w:tcPr>
          <w:p w14:paraId="70A41D37" w14:textId="77777777" w:rsidR="00C76A5C" w:rsidRDefault="002A147B">
            <w:pPr>
              <w:pStyle w:val="Compact"/>
              <w:jc w:val="right"/>
            </w:pPr>
            <w:r>
              <w:t>4</w:t>
            </w:r>
          </w:p>
        </w:tc>
        <w:tc>
          <w:tcPr>
            <w:tcW w:w="1320" w:type="dxa"/>
          </w:tcPr>
          <w:p w14:paraId="70A41D38" w14:textId="77777777" w:rsidR="00C76A5C" w:rsidRDefault="002A147B">
            <w:pPr>
              <w:pStyle w:val="Compact"/>
              <w:jc w:val="right"/>
            </w:pPr>
            <w:r>
              <w:t>0.20141</w:t>
            </w:r>
          </w:p>
        </w:tc>
        <w:tc>
          <w:tcPr>
            <w:tcW w:w="1500" w:type="dxa"/>
          </w:tcPr>
          <w:p w14:paraId="70A41D39" w14:textId="77777777" w:rsidR="00C76A5C" w:rsidRDefault="002A147B">
            <w:pPr>
              <w:pStyle w:val="Compact"/>
              <w:jc w:val="right"/>
            </w:pPr>
            <w:r>
              <w:t>4</w:t>
            </w:r>
          </w:p>
        </w:tc>
        <w:tc>
          <w:tcPr>
            <w:tcW w:w="600" w:type="dxa"/>
          </w:tcPr>
          <w:p w14:paraId="70A41D3A" w14:textId="77777777" w:rsidR="00C76A5C" w:rsidRDefault="002A147B">
            <w:pPr>
              <w:pStyle w:val="Compact"/>
              <w:jc w:val="right"/>
            </w:pPr>
            <w:r>
              <w:t>30.00</w:t>
            </w:r>
          </w:p>
        </w:tc>
      </w:tr>
      <w:tr w:rsidR="00C76A5C" w14:paraId="70A41D42" w14:textId="77777777">
        <w:tc>
          <w:tcPr>
            <w:tcW w:w="1560" w:type="dxa"/>
          </w:tcPr>
          <w:p w14:paraId="70A41D3C" w14:textId="77777777" w:rsidR="00C76A5C" w:rsidRDefault="002A147B">
            <w:pPr>
              <w:pStyle w:val="Compact"/>
            </w:pPr>
            <w:r>
              <w:t>Chlamydomonas_priscui</w:t>
            </w:r>
          </w:p>
        </w:tc>
        <w:tc>
          <w:tcPr>
            <w:tcW w:w="1140" w:type="dxa"/>
          </w:tcPr>
          <w:p w14:paraId="70A41D3D" w14:textId="77777777" w:rsidR="00C76A5C" w:rsidRDefault="002A147B">
            <w:pPr>
              <w:pStyle w:val="Compact"/>
              <w:jc w:val="right"/>
            </w:pPr>
            <w:r>
              <w:t>4</w:t>
            </w:r>
          </w:p>
        </w:tc>
        <w:tc>
          <w:tcPr>
            <w:tcW w:w="1800" w:type="dxa"/>
          </w:tcPr>
          <w:p w14:paraId="70A41D3E" w14:textId="77777777" w:rsidR="00C76A5C" w:rsidRDefault="002A147B">
            <w:pPr>
              <w:pStyle w:val="Compact"/>
              <w:jc w:val="right"/>
            </w:pPr>
            <w:r>
              <w:t>8</w:t>
            </w:r>
          </w:p>
        </w:tc>
        <w:tc>
          <w:tcPr>
            <w:tcW w:w="1320" w:type="dxa"/>
          </w:tcPr>
          <w:p w14:paraId="70A41D3F" w14:textId="77777777" w:rsidR="00C76A5C" w:rsidRDefault="002A147B">
            <w:pPr>
              <w:pStyle w:val="Compact"/>
              <w:jc w:val="right"/>
            </w:pPr>
            <w:r>
              <w:t>0.16319</w:t>
            </w:r>
          </w:p>
        </w:tc>
        <w:tc>
          <w:tcPr>
            <w:tcW w:w="1500" w:type="dxa"/>
          </w:tcPr>
          <w:p w14:paraId="70A41D40" w14:textId="77777777" w:rsidR="00C76A5C" w:rsidRDefault="002A147B">
            <w:pPr>
              <w:pStyle w:val="Compact"/>
              <w:jc w:val="right"/>
            </w:pPr>
            <w:r>
              <w:t>4</w:t>
            </w:r>
          </w:p>
        </w:tc>
        <w:tc>
          <w:tcPr>
            <w:tcW w:w="600" w:type="dxa"/>
          </w:tcPr>
          <w:p w14:paraId="70A41D41" w14:textId="77777777" w:rsidR="00C76A5C" w:rsidRDefault="002A147B">
            <w:pPr>
              <w:pStyle w:val="Compact"/>
              <w:jc w:val="right"/>
            </w:pPr>
            <w:r>
              <w:t>500.00</w:t>
            </w:r>
          </w:p>
        </w:tc>
      </w:tr>
      <w:tr w:rsidR="00C76A5C" w14:paraId="70A41D49" w14:textId="77777777">
        <w:tc>
          <w:tcPr>
            <w:tcW w:w="1560" w:type="dxa"/>
          </w:tcPr>
          <w:p w14:paraId="70A41D43" w14:textId="77777777" w:rsidR="00C76A5C" w:rsidRDefault="002A147B">
            <w:pPr>
              <w:pStyle w:val="Compact"/>
            </w:pPr>
            <w:r>
              <w:t>Chlamydomonas_priscui</w:t>
            </w:r>
          </w:p>
        </w:tc>
        <w:tc>
          <w:tcPr>
            <w:tcW w:w="1140" w:type="dxa"/>
          </w:tcPr>
          <w:p w14:paraId="70A41D44" w14:textId="77777777" w:rsidR="00C76A5C" w:rsidRDefault="002A147B">
            <w:pPr>
              <w:pStyle w:val="Compact"/>
              <w:jc w:val="right"/>
            </w:pPr>
            <w:r>
              <w:t>4</w:t>
            </w:r>
          </w:p>
        </w:tc>
        <w:tc>
          <w:tcPr>
            <w:tcW w:w="1800" w:type="dxa"/>
          </w:tcPr>
          <w:p w14:paraId="70A41D45" w14:textId="77777777" w:rsidR="00C76A5C" w:rsidRDefault="002A147B">
            <w:pPr>
              <w:pStyle w:val="Compact"/>
              <w:jc w:val="right"/>
            </w:pPr>
            <w:r>
              <w:t>8</w:t>
            </w:r>
          </w:p>
        </w:tc>
        <w:tc>
          <w:tcPr>
            <w:tcW w:w="1320" w:type="dxa"/>
          </w:tcPr>
          <w:p w14:paraId="70A41D46" w14:textId="77777777" w:rsidR="00C76A5C" w:rsidRDefault="002A147B">
            <w:pPr>
              <w:pStyle w:val="Compact"/>
              <w:jc w:val="right"/>
            </w:pPr>
            <w:r>
              <w:t>0.17520</w:t>
            </w:r>
          </w:p>
        </w:tc>
        <w:tc>
          <w:tcPr>
            <w:tcW w:w="1500" w:type="dxa"/>
          </w:tcPr>
          <w:p w14:paraId="70A41D47" w14:textId="77777777" w:rsidR="00C76A5C" w:rsidRDefault="002A147B">
            <w:pPr>
              <w:pStyle w:val="Compact"/>
              <w:jc w:val="right"/>
            </w:pPr>
            <w:r>
              <w:t>4</w:t>
            </w:r>
          </w:p>
        </w:tc>
        <w:tc>
          <w:tcPr>
            <w:tcW w:w="600" w:type="dxa"/>
          </w:tcPr>
          <w:p w14:paraId="70A41D48" w14:textId="77777777" w:rsidR="00C76A5C" w:rsidRDefault="002A147B">
            <w:pPr>
              <w:pStyle w:val="Compact"/>
              <w:jc w:val="right"/>
            </w:pPr>
            <w:r>
              <w:t>70.00</w:t>
            </w:r>
          </w:p>
        </w:tc>
      </w:tr>
      <w:tr w:rsidR="00C76A5C" w14:paraId="70A41D50" w14:textId="77777777">
        <w:tc>
          <w:tcPr>
            <w:tcW w:w="1560" w:type="dxa"/>
          </w:tcPr>
          <w:p w14:paraId="70A41D4A" w14:textId="77777777" w:rsidR="00C76A5C" w:rsidRDefault="002A147B">
            <w:pPr>
              <w:pStyle w:val="Compact"/>
            </w:pPr>
            <w:r>
              <w:t>Chlamydomonas_priscui</w:t>
            </w:r>
          </w:p>
        </w:tc>
        <w:tc>
          <w:tcPr>
            <w:tcW w:w="1140" w:type="dxa"/>
          </w:tcPr>
          <w:p w14:paraId="70A41D4B" w14:textId="77777777" w:rsidR="00C76A5C" w:rsidRDefault="002A147B">
            <w:pPr>
              <w:pStyle w:val="Compact"/>
              <w:jc w:val="right"/>
            </w:pPr>
            <w:r>
              <w:t>4</w:t>
            </w:r>
          </w:p>
        </w:tc>
        <w:tc>
          <w:tcPr>
            <w:tcW w:w="1800" w:type="dxa"/>
          </w:tcPr>
          <w:p w14:paraId="70A41D4C" w14:textId="77777777" w:rsidR="00C76A5C" w:rsidRDefault="002A147B">
            <w:pPr>
              <w:pStyle w:val="Compact"/>
              <w:jc w:val="right"/>
            </w:pPr>
            <w:r>
              <w:t>8</w:t>
            </w:r>
          </w:p>
        </w:tc>
        <w:tc>
          <w:tcPr>
            <w:tcW w:w="1320" w:type="dxa"/>
          </w:tcPr>
          <w:p w14:paraId="70A41D4D" w14:textId="77777777" w:rsidR="00C76A5C" w:rsidRDefault="002A147B">
            <w:pPr>
              <w:pStyle w:val="Compact"/>
              <w:jc w:val="right"/>
            </w:pPr>
            <w:r>
              <w:t>0.17520</w:t>
            </w:r>
          </w:p>
        </w:tc>
        <w:tc>
          <w:tcPr>
            <w:tcW w:w="1500" w:type="dxa"/>
          </w:tcPr>
          <w:p w14:paraId="70A41D4E" w14:textId="77777777" w:rsidR="00C76A5C" w:rsidRDefault="002A147B">
            <w:pPr>
              <w:pStyle w:val="Compact"/>
              <w:jc w:val="right"/>
            </w:pPr>
            <w:r>
              <w:t>4</w:t>
            </w:r>
          </w:p>
        </w:tc>
        <w:tc>
          <w:tcPr>
            <w:tcW w:w="600" w:type="dxa"/>
          </w:tcPr>
          <w:p w14:paraId="70A41D4F" w14:textId="77777777" w:rsidR="00C76A5C" w:rsidRDefault="002A147B">
            <w:pPr>
              <w:pStyle w:val="Compact"/>
              <w:jc w:val="right"/>
            </w:pPr>
            <w:r>
              <w:t>700.00</w:t>
            </w:r>
          </w:p>
        </w:tc>
      </w:tr>
      <w:tr w:rsidR="00C76A5C" w14:paraId="70A41D57" w14:textId="77777777">
        <w:tc>
          <w:tcPr>
            <w:tcW w:w="1560" w:type="dxa"/>
          </w:tcPr>
          <w:p w14:paraId="70A41D51" w14:textId="77777777" w:rsidR="00C76A5C" w:rsidRDefault="002A147B">
            <w:pPr>
              <w:pStyle w:val="Compact"/>
            </w:pPr>
            <w:r>
              <w:lastRenderedPageBreak/>
              <w:t>Chlamydomonas_priscui</w:t>
            </w:r>
          </w:p>
        </w:tc>
        <w:tc>
          <w:tcPr>
            <w:tcW w:w="1140" w:type="dxa"/>
          </w:tcPr>
          <w:p w14:paraId="70A41D52" w14:textId="77777777" w:rsidR="00C76A5C" w:rsidRDefault="002A147B">
            <w:pPr>
              <w:pStyle w:val="Compact"/>
              <w:jc w:val="right"/>
            </w:pPr>
            <w:r>
              <w:t>4</w:t>
            </w:r>
          </w:p>
        </w:tc>
        <w:tc>
          <w:tcPr>
            <w:tcW w:w="1800" w:type="dxa"/>
          </w:tcPr>
          <w:p w14:paraId="70A41D53" w14:textId="77777777" w:rsidR="00C76A5C" w:rsidRDefault="002A147B">
            <w:pPr>
              <w:pStyle w:val="Compact"/>
              <w:jc w:val="right"/>
            </w:pPr>
            <w:r>
              <w:t>8</w:t>
            </w:r>
          </w:p>
        </w:tc>
        <w:tc>
          <w:tcPr>
            <w:tcW w:w="1320" w:type="dxa"/>
          </w:tcPr>
          <w:p w14:paraId="70A41D54" w14:textId="77777777" w:rsidR="00C76A5C" w:rsidRDefault="002A147B">
            <w:pPr>
              <w:pStyle w:val="Compact"/>
              <w:jc w:val="right"/>
            </w:pPr>
            <w:r>
              <w:t>0.18819</w:t>
            </w:r>
          </w:p>
        </w:tc>
        <w:tc>
          <w:tcPr>
            <w:tcW w:w="1500" w:type="dxa"/>
          </w:tcPr>
          <w:p w14:paraId="70A41D55" w14:textId="77777777" w:rsidR="00C76A5C" w:rsidRDefault="002A147B">
            <w:pPr>
              <w:pStyle w:val="Compact"/>
              <w:jc w:val="right"/>
            </w:pPr>
            <w:r>
              <w:t>4</w:t>
            </w:r>
          </w:p>
        </w:tc>
        <w:tc>
          <w:tcPr>
            <w:tcW w:w="600" w:type="dxa"/>
          </w:tcPr>
          <w:p w14:paraId="70A41D56" w14:textId="77777777" w:rsidR="00C76A5C" w:rsidRDefault="002A147B">
            <w:pPr>
              <w:pStyle w:val="Compact"/>
              <w:jc w:val="right"/>
            </w:pPr>
            <w:r>
              <w:t>30.00</w:t>
            </w:r>
          </w:p>
        </w:tc>
      </w:tr>
      <w:tr w:rsidR="00C76A5C" w14:paraId="70A41D5E" w14:textId="77777777">
        <w:tc>
          <w:tcPr>
            <w:tcW w:w="1560" w:type="dxa"/>
          </w:tcPr>
          <w:p w14:paraId="70A41D58" w14:textId="77777777" w:rsidR="00C76A5C" w:rsidRDefault="002A147B">
            <w:pPr>
              <w:pStyle w:val="Compact"/>
            </w:pPr>
            <w:r>
              <w:t>Chlamydomonas_priscui</w:t>
            </w:r>
          </w:p>
        </w:tc>
        <w:tc>
          <w:tcPr>
            <w:tcW w:w="1140" w:type="dxa"/>
          </w:tcPr>
          <w:p w14:paraId="70A41D59" w14:textId="77777777" w:rsidR="00C76A5C" w:rsidRDefault="002A147B">
            <w:pPr>
              <w:pStyle w:val="Compact"/>
              <w:jc w:val="right"/>
            </w:pPr>
            <w:r>
              <w:t>4</w:t>
            </w:r>
          </w:p>
        </w:tc>
        <w:tc>
          <w:tcPr>
            <w:tcW w:w="1800" w:type="dxa"/>
          </w:tcPr>
          <w:p w14:paraId="70A41D5A" w14:textId="77777777" w:rsidR="00C76A5C" w:rsidRDefault="002A147B">
            <w:pPr>
              <w:pStyle w:val="Compact"/>
              <w:jc w:val="right"/>
            </w:pPr>
            <w:r>
              <w:t>8</w:t>
            </w:r>
          </w:p>
        </w:tc>
        <w:tc>
          <w:tcPr>
            <w:tcW w:w="1320" w:type="dxa"/>
          </w:tcPr>
          <w:p w14:paraId="70A41D5B" w14:textId="77777777" w:rsidR="00C76A5C" w:rsidRDefault="002A147B">
            <w:pPr>
              <w:pStyle w:val="Compact"/>
              <w:jc w:val="right"/>
            </w:pPr>
            <w:r>
              <w:t>0.19212</w:t>
            </w:r>
          </w:p>
        </w:tc>
        <w:tc>
          <w:tcPr>
            <w:tcW w:w="1500" w:type="dxa"/>
          </w:tcPr>
          <w:p w14:paraId="70A41D5C" w14:textId="77777777" w:rsidR="00C76A5C" w:rsidRDefault="002A147B">
            <w:pPr>
              <w:pStyle w:val="Compact"/>
              <w:jc w:val="right"/>
            </w:pPr>
            <w:r>
              <w:t>4</w:t>
            </w:r>
          </w:p>
        </w:tc>
        <w:tc>
          <w:tcPr>
            <w:tcW w:w="600" w:type="dxa"/>
          </w:tcPr>
          <w:p w14:paraId="70A41D5D" w14:textId="77777777" w:rsidR="00C76A5C" w:rsidRDefault="002A147B">
            <w:pPr>
              <w:pStyle w:val="Compact"/>
              <w:jc w:val="right"/>
            </w:pPr>
            <w:r>
              <w:t>70.00</w:t>
            </w:r>
          </w:p>
        </w:tc>
      </w:tr>
      <w:tr w:rsidR="00C76A5C" w14:paraId="70A41D65" w14:textId="77777777">
        <w:tc>
          <w:tcPr>
            <w:tcW w:w="1560" w:type="dxa"/>
          </w:tcPr>
          <w:p w14:paraId="70A41D5F" w14:textId="77777777" w:rsidR="00C76A5C" w:rsidRDefault="002A147B">
            <w:pPr>
              <w:pStyle w:val="Compact"/>
            </w:pPr>
            <w:r>
              <w:t>Chlamydomonas_priscui</w:t>
            </w:r>
          </w:p>
        </w:tc>
        <w:tc>
          <w:tcPr>
            <w:tcW w:w="1140" w:type="dxa"/>
          </w:tcPr>
          <w:p w14:paraId="70A41D60" w14:textId="77777777" w:rsidR="00C76A5C" w:rsidRDefault="002A147B">
            <w:pPr>
              <w:pStyle w:val="Compact"/>
              <w:jc w:val="right"/>
            </w:pPr>
            <w:r>
              <w:t>4</w:t>
            </w:r>
          </w:p>
        </w:tc>
        <w:tc>
          <w:tcPr>
            <w:tcW w:w="1800" w:type="dxa"/>
          </w:tcPr>
          <w:p w14:paraId="70A41D61" w14:textId="77777777" w:rsidR="00C76A5C" w:rsidRDefault="002A147B">
            <w:pPr>
              <w:pStyle w:val="Compact"/>
              <w:jc w:val="right"/>
            </w:pPr>
            <w:r>
              <w:t>12</w:t>
            </w:r>
          </w:p>
        </w:tc>
        <w:tc>
          <w:tcPr>
            <w:tcW w:w="1320" w:type="dxa"/>
          </w:tcPr>
          <w:p w14:paraId="70A41D62" w14:textId="77777777" w:rsidR="00C76A5C" w:rsidRDefault="002A147B">
            <w:pPr>
              <w:pStyle w:val="Compact"/>
              <w:jc w:val="right"/>
            </w:pPr>
            <w:r>
              <w:t>0.16321</w:t>
            </w:r>
          </w:p>
        </w:tc>
        <w:tc>
          <w:tcPr>
            <w:tcW w:w="1500" w:type="dxa"/>
          </w:tcPr>
          <w:p w14:paraId="70A41D63" w14:textId="77777777" w:rsidR="00C76A5C" w:rsidRDefault="002A147B">
            <w:pPr>
              <w:pStyle w:val="Compact"/>
              <w:jc w:val="right"/>
            </w:pPr>
            <w:r>
              <w:t>4</w:t>
            </w:r>
          </w:p>
        </w:tc>
        <w:tc>
          <w:tcPr>
            <w:tcW w:w="600" w:type="dxa"/>
          </w:tcPr>
          <w:p w14:paraId="70A41D64" w14:textId="77777777" w:rsidR="00C76A5C" w:rsidRDefault="002A147B">
            <w:pPr>
              <w:pStyle w:val="Compact"/>
              <w:jc w:val="right"/>
            </w:pPr>
            <w:r>
              <w:t>70.00</w:t>
            </w:r>
          </w:p>
        </w:tc>
      </w:tr>
      <w:tr w:rsidR="00C76A5C" w14:paraId="70A41D6C" w14:textId="77777777">
        <w:tc>
          <w:tcPr>
            <w:tcW w:w="1560" w:type="dxa"/>
          </w:tcPr>
          <w:p w14:paraId="70A41D66" w14:textId="77777777" w:rsidR="00C76A5C" w:rsidRDefault="002A147B">
            <w:pPr>
              <w:pStyle w:val="Compact"/>
            </w:pPr>
            <w:r>
              <w:t>Chlamydomonas_priscui</w:t>
            </w:r>
          </w:p>
        </w:tc>
        <w:tc>
          <w:tcPr>
            <w:tcW w:w="1140" w:type="dxa"/>
          </w:tcPr>
          <w:p w14:paraId="70A41D67" w14:textId="77777777" w:rsidR="00C76A5C" w:rsidRDefault="002A147B">
            <w:pPr>
              <w:pStyle w:val="Compact"/>
              <w:jc w:val="right"/>
            </w:pPr>
            <w:r>
              <w:t>4</w:t>
            </w:r>
          </w:p>
        </w:tc>
        <w:tc>
          <w:tcPr>
            <w:tcW w:w="1800" w:type="dxa"/>
          </w:tcPr>
          <w:p w14:paraId="70A41D68" w14:textId="77777777" w:rsidR="00C76A5C" w:rsidRDefault="002A147B">
            <w:pPr>
              <w:pStyle w:val="Compact"/>
              <w:jc w:val="right"/>
            </w:pPr>
            <w:r>
              <w:t>12</w:t>
            </w:r>
          </w:p>
        </w:tc>
        <w:tc>
          <w:tcPr>
            <w:tcW w:w="1320" w:type="dxa"/>
          </w:tcPr>
          <w:p w14:paraId="70A41D69" w14:textId="77777777" w:rsidR="00C76A5C" w:rsidRDefault="002A147B">
            <w:pPr>
              <w:pStyle w:val="Compact"/>
              <w:jc w:val="right"/>
            </w:pPr>
            <w:r>
              <w:t>0.16321</w:t>
            </w:r>
          </w:p>
        </w:tc>
        <w:tc>
          <w:tcPr>
            <w:tcW w:w="1500" w:type="dxa"/>
          </w:tcPr>
          <w:p w14:paraId="70A41D6A" w14:textId="77777777" w:rsidR="00C76A5C" w:rsidRDefault="002A147B">
            <w:pPr>
              <w:pStyle w:val="Compact"/>
              <w:jc w:val="right"/>
            </w:pPr>
            <w:r>
              <w:t>4</w:t>
            </w:r>
          </w:p>
        </w:tc>
        <w:tc>
          <w:tcPr>
            <w:tcW w:w="600" w:type="dxa"/>
          </w:tcPr>
          <w:p w14:paraId="70A41D6B" w14:textId="77777777" w:rsidR="00C76A5C" w:rsidRDefault="002A147B">
            <w:pPr>
              <w:pStyle w:val="Compact"/>
              <w:jc w:val="right"/>
            </w:pPr>
            <w:r>
              <w:t>700.00</w:t>
            </w:r>
          </w:p>
        </w:tc>
      </w:tr>
      <w:tr w:rsidR="00C76A5C" w14:paraId="70A41D73" w14:textId="77777777">
        <w:tc>
          <w:tcPr>
            <w:tcW w:w="1560" w:type="dxa"/>
          </w:tcPr>
          <w:p w14:paraId="70A41D6D" w14:textId="77777777" w:rsidR="00C76A5C" w:rsidRDefault="002A147B">
            <w:pPr>
              <w:pStyle w:val="Compact"/>
            </w:pPr>
            <w:r>
              <w:t>Chlamydomonas_priscui</w:t>
            </w:r>
          </w:p>
        </w:tc>
        <w:tc>
          <w:tcPr>
            <w:tcW w:w="1140" w:type="dxa"/>
          </w:tcPr>
          <w:p w14:paraId="70A41D6E" w14:textId="77777777" w:rsidR="00C76A5C" w:rsidRDefault="002A147B">
            <w:pPr>
              <w:pStyle w:val="Compact"/>
              <w:jc w:val="right"/>
            </w:pPr>
            <w:r>
              <w:t>4</w:t>
            </w:r>
          </w:p>
        </w:tc>
        <w:tc>
          <w:tcPr>
            <w:tcW w:w="1800" w:type="dxa"/>
          </w:tcPr>
          <w:p w14:paraId="70A41D6F" w14:textId="77777777" w:rsidR="00C76A5C" w:rsidRDefault="002A147B">
            <w:pPr>
              <w:pStyle w:val="Compact"/>
              <w:jc w:val="right"/>
            </w:pPr>
            <w:r>
              <w:t>12</w:t>
            </w:r>
          </w:p>
        </w:tc>
        <w:tc>
          <w:tcPr>
            <w:tcW w:w="1320" w:type="dxa"/>
          </w:tcPr>
          <w:p w14:paraId="70A41D70" w14:textId="77777777" w:rsidR="00C76A5C" w:rsidRDefault="002A147B">
            <w:pPr>
              <w:pStyle w:val="Compact"/>
              <w:jc w:val="right"/>
            </w:pPr>
            <w:r>
              <w:t>0.16723</w:t>
            </w:r>
          </w:p>
        </w:tc>
        <w:tc>
          <w:tcPr>
            <w:tcW w:w="1500" w:type="dxa"/>
          </w:tcPr>
          <w:p w14:paraId="70A41D71" w14:textId="77777777" w:rsidR="00C76A5C" w:rsidRDefault="002A147B">
            <w:pPr>
              <w:pStyle w:val="Compact"/>
              <w:jc w:val="right"/>
            </w:pPr>
            <w:r>
              <w:t>4</w:t>
            </w:r>
          </w:p>
        </w:tc>
        <w:tc>
          <w:tcPr>
            <w:tcW w:w="600" w:type="dxa"/>
          </w:tcPr>
          <w:p w14:paraId="70A41D72" w14:textId="77777777" w:rsidR="00C76A5C" w:rsidRDefault="002A147B">
            <w:pPr>
              <w:pStyle w:val="Compact"/>
              <w:jc w:val="right"/>
            </w:pPr>
            <w:r>
              <w:t>500.00</w:t>
            </w:r>
          </w:p>
        </w:tc>
      </w:tr>
      <w:tr w:rsidR="00C76A5C" w14:paraId="70A41D7A" w14:textId="77777777">
        <w:tc>
          <w:tcPr>
            <w:tcW w:w="1560" w:type="dxa"/>
          </w:tcPr>
          <w:p w14:paraId="70A41D74" w14:textId="77777777" w:rsidR="00C76A5C" w:rsidRDefault="002A147B">
            <w:pPr>
              <w:pStyle w:val="Compact"/>
            </w:pPr>
            <w:r>
              <w:t>Chlamydomonas_priscui</w:t>
            </w:r>
          </w:p>
        </w:tc>
        <w:tc>
          <w:tcPr>
            <w:tcW w:w="1140" w:type="dxa"/>
          </w:tcPr>
          <w:p w14:paraId="70A41D75" w14:textId="77777777" w:rsidR="00C76A5C" w:rsidRDefault="002A147B">
            <w:pPr>
              <w:pStyle w:val="Compact"/>
              <w:jc w:val="right"/>
            </w:pPr>
            <w:r>
              <w:t>4</w:t>
            </w:r>
          </w:p>
        </w:tc>
        <w:tc>
          <w:tcPr>
            <w:tcW w:w="1800" w:type="dxa"/>
          </w:tcPr>
          <w:p w14:paraId="70A41D76" w14:textId="77777777" w:rsidR="00C76A5C" w:rsidRDefault="002A147B">
            <w:pPr>
              <w:pStyle w:val="Compact"/>
              <w:jc w:val="right"/>
            </w:pPr>
            <w:r>
              <w:t>12</w:t>
            </w:r>
          </w:p>
        </w:tc>
        <w:tc>
          <w:tcPr>
            <w:tcW w:w="1320" w:type="dxa"/>
          </w:tcPr>
          <w:p w14:paraId="70A41D77" w14:textId="77777777" w:rsidR="00C76A5C" w:rsidRDefault="002A147B">
            <w:pPr>
              <w:pStyle w:val="Compact"/>
              <w:jc w:val="right"/>
            </w:pPr>
            <w:r>
              <w:t>0.19074</w:t>
            </w:r>
          </w:p>
        </w:tc>
        <w:tc>
          <w:tcPr>
            <w:tcW w:w="1500" w:type="dxa"/>
          </w:tcPr>
          <w:p w14:paraId="70A41D78" w14:textId="77777777" w:rsidR="00C76A5C" w:rsidRDefault="002A147B">
            <w:pPr>
              <w:pStyle w:val="Compact"/>
              <w:jc w:val="right"/>
            </w:pPr>
            <w:r>
              <w:t>4</w:t>
            </w:r>
          </w:p>
        </w:tc>
        <w:tc>
          <w:tcPr>
            <w:tcW w:w="600" w:type="dxa"/>
          </w:tcPr>
          <w:p w14:paraId="70A41D79" w14:textId="77777777" w:rsidR="00C76A5C" w:rsidRDefault="002A147B">
            <w:pPr>
              <w:pStyle w:val="Compact"/>
              <w:jc w:val="right"/>
            </w:pPr>
            <w:r>
              <w:t>30.00</w:t>
            </w:r>
          </w:p>
        </w:tc>
      </w:tr>
      <w:tr w:rsidR="00C76A5C" w14:paraId="70A41D81" w14:textId="77777777">
        <w:tc>
          <w:tcPr>
            <w:tcW w:w="1560" w:type="dxa"/>
          </w:tcPr>
          <w:p w14:paraId="70A41D7B" w14:textId="77777777" w:rsidR="00C76A5C" w:rsidRDefault="002A147B">
            <w:pPr>
              <w:pStyle w:val="Compact"/>
            </w:pPr>
            <w:r>
              <w:t>Chlamydomonas_priscui</w:t>
            </w:r>
          </w:p>
        </w:tc>
        <w:tc>
          <w:tcPr>
            <w:tcW w:w="1140" w:type="dxa"/>
          </w:tcPr>
          <w:p w14:paraId="70A41D7C" w14:textId="77777777" w:rsidR="00C76A5C" w:rsidRDefault="002A147B">
            <w:pPr>
              <w:pStyle w:val="Compact"/>
              <w:jc w:val="right"/>
            </w:pPr>
            <w:r>
              <w:t>4</w:t>
            </w:r>
          </w:p>
        </w:tc>
        <w:tc>
          <w:tcPr>
            <w:tcW w:w="1800" w:type="dxa"/>
          </w:tcPr>
          <w:p w14:paraId="70A41D7D" w14:textId="77777777" w:rsidR="00C76A5C" w:rsidRDefault="002A147B">
            <w:pPr>
              <w:pStyle w:val="Compact"/>
              <w:jc w:val="right"/>
            </w:pPr>
            <w:r>
              <w:t>12</w:t>
            </w:r>
          </w:p>
        </w:tc>
        <w:tc>
          <w:tcPr>
            <w:tcW w:w="1320" w:type="dxa"/>
          </w:tcPr>
          <w:p w14:paraId="70A41D7E" w14:textId="77777777" w:rsidR="00C76A5C" w:rsidRDefault="002A147B">
            <w:pPr>
              <w:pStyle w:val="Compact"/>
              <w:jc w:val="right"/>
            </w:pPr>
            <w:r>
              <w:t>0.19644</w:t>
            </w:r>
          </w:p>
        </w:tc>
        <w:tc>
          <w:tcPr>
            <w:tcW w:w="1500" w:type="dxa"/>
          </w:tcPr>
          <w:p w14:paraId="70A41D7F" w14:textId="77777777" w:rsidR="00C76A5C" w:rsidRDefault="002A147B">
            <w:pPr>
              <w:pStyle w:val="Compact"/>
              <w:jc w:val="right"/>
            </w:pPr>
            <w:r>
              <w:t>4</w:t>
            </w:r>
          </w:p>
        </w:tc>
        <w:tc>
          <w:tcPr>
            <w:tcW w:w="600" w:type="dxa"/>
          </w:tcPr>
          <w:p w14:paraId="70A41D80" w14:textId="77777777" w:rsidR="00C76A5C" w:rsidRDefault="002A147B">
            <w:pPr>
              <w:pStyle w:val="Compact"/>
              <w:jc w:val="right"/>
            </w:pPr>
            <w:r>
              <w:t>70.00</w:t>
            </w:r>
          </w:p>
        </w:tc>
      </w:tr>
      <w:tr w:rsidR="00C76A5C" w14:paraId="70A41D88" w14:textId="77777777">
        <w:tc>
          <w:tcPr>
            <w:tcW w:w="1560" w:type="dxa"/>
          </w:tcPr>
          <w:p w14:paraId="70A41D82" w14:textId="77777777" w:rsidR="00C76A5C" w:rsidRDefault="002A147B">
            <w:pPr>
              <w:pStyle w:val="Compact"/>
            </w:pPr>
            <w:r>
              <w:t>Chlamydomonas_priscui</w:t>
            </w:r>
          </w:p>
        </w:tc>
        <w:tc>
          <w:tcPr>
            <w:tcW w:w="1140" w:type="dxa"/>
          </w:tcPr>
          <w:p w14:paraId="70A41D83" w14:textId="77777777" w:rsidR="00C76A5C" w:rsidRDefault="002A147B">
            <w:pPr>
              <w:pStyle w:val="Compact"/>
              <w:jc w:val="right"/>
            </w:pPr>
            <w:r>
              <w:t>4</w:t>
            </w:r>
          </w:p>
        </w:tc>
        <w:tc>
          <w:tcPr>
            <w:tcW w:w="1800" w:type="dxa"/>
          </w:tcPr>
          <w:p w14:paraId="70A41D84" w14:textId="77777777" w:rsidR="00C76A5C" w:rsidRDefault="002A147B">
            <w:pPr>
              <w:pStyle w:val="Compact"/>
              <w:jc w:val="right"/>
            </w:pPr>
            <w:r>
              <w:t>16</w:t>
            </w:r>
          </w:p>
        </w:tc>
        <w:tc>
          <w:tcPr>
            <w:tcW w:w="1320" w:type="dxa"/>
          </w:tcPr>
          <w:p w14:paraId="70A41D85" w14:textId="77777777" w:rsidR="00C76A5C" w:rsidRDefault="002A147B">
            <w:pPr>
              <w:pStyle w:val="Compact"/>
              <w:jc w:val="right"/>
            </w:pPr>
            <w:r>
              <w:t>0.16327</w:t>
            </w:r>
          </w:p>
        </w:tc>
        <w:tc>
          <w:tcPr>
            <w:tcW w:w="1500" w:type="dxa"/>
          </w:tcPr>
          <w:p w14:paraId="70A41D86" w14:textId="77777777" w:rsidR="00C76A5C" w:rsidRDefault="002A147B">
            <w:pPr>
              <w:pStyle w:val="Compact"/>
              <w:jc w:val="right"/>
            </w:pPr>
            <w:r>
              <w:t>4</w:t>
            </w:r>
          </w:p>
        </w:tc>
        <w:tc>
          <w:tcPr>
            <w:tcW w:w="600" w:type="dxa"/>
          </w:tcPr>
          <w:p w14:paraId="70A41D87" w14:textId="77777777" w:rsidR="00C76A5C" w:rsidRDefault="002A147B">
            <w:pPr>
              <w:pStyle w:val="Compact"/>
              <w:jc w:val="right"/>
            </w:pPr>
            <w:r>
              <w:t>500.00</w:t>
            </w:r>
          </w:p>
        </w:tc>
      </w:tr>
      <w:tr w:rsidR="00C76A5C" w14:paraId="70A41D8F" w14:textId="77777777">
        <w:tc>
          <w:tcPr>
            <w:tcW w:w="1560" w:type="dxa"/>
          </w:tcPr>
          <w:p w14:paraId="70A41D89" w14:textId="77777777" w:rsidR="00C76A5C" w:rsidRDefault="002A147B">
            <w:pPr>
              <w:pStyle w:val="Compact"/>
            </w:pPr>
            <w:r>
              <w:t>Chlamydomonas_priscui</w:t>
            </w:r>
          </w:p>
        </w:tc>
        <w:tc>
          <w:tcPr>
            <w:tcW w:w="1140" w:type="dxa"/>
          </w:tcPr>
          <w:p w14:paraId="70A41D8A" w14:textId="77777777" w:rsidR="00C76A5C" w:rsidRDefault="002A147B">
            <w:pPr>
              <w:pStyle w:val="Compact"/>
              <w:jc w:val="right"/>
            </w:pPr>
            <w:r>
              <w:t>4</w:t>
            </w:r>
          </w:p>
        </w:tc>
        <w:tc>
          <w:tcPr>
            <w:tcW w:w="1800" w:type="dxa"/>
          </w:tcPr>
          <w:p w14:paraId="70A41D8B" w14:textId="77777777" w:rsidR="00C76A5C" w:rsidRDefault="002A147B">
            <w:pPr>
              <w:pStyle w:val="Compact"/>
              <w:jc w:val="right"/>
            </w:pPr>
            <w:r>
              <w:t>16</w:t>
            </w:r>
          </w:p>
        </w:tc>
        <w:tc>
          <w:tcPr>
            <w:tcW w:w="1320" w:type="dxa"/>
          </w:tcPr>
          <w:p w14:paraId="70A41D8C" w14:textId="77777777" w:rsidR="00C76A5C" w:rsidRDefault="002A147B">
            <w:pPr>
              <w:pStyle w:val="Compact"/>
              <w:jc w:val="right"/>
            </w:pPr>
            <w:r>
              <w:t>0.16513</w:t>
            </w:r>
          </w:p>
        </w:tc>
        <w:tc>
          <w:tcPr>
            <w:tcW w:w="1500" w:type="dxa"/>
          </w:tcPr>
          <w:p w14:paraId="70A41D8D" w14:textId="77777777" w:rsidR="00C76A5C" w:rsidRDefault="002A147B">
            <w:pPr>
              <w:pStyle w:val="Compact"/>
              <w:jc w:val="right"/>
            </w:pPr>
            <w:r>
              <w:t>4</w:t>
            </w:r>
          </w:p>
        </w:tc>
        <w:tc>
          <w:tcPr>
            <w:tcW w:w="600" w:type="dxa"/>
          </w:tcPr>
          <w:p w14:paraId="70A41D8E" w14:textId="77777777" w:rsidR="00C76A5C" w:rsidRDefault="002A147B">
            <w:pPr>
              <w:pStyle w:val="Compact"/>
              <w:jc w:val="right"/>
            </w:pPr>
            <w:r>
              <w:t>70.00</w:t>
            </w:r>
          </w:p>
        </w:tc>
      </w:tr>
      <w:tr w:rsidR="00C76A5C" w14:paraId="70A41D96" w14:textId="77777777">
        <w:tc>
          <w:tcPr>
            <w:tcW w:w="1560" w:type="dxa"/>
          </w:tcPr>
          <w:p w14:paraId="70A41D90" w14:textId="77777777" w:rsidR="00C76A5C" w:rsidRDefault="002A147B">
            <w:pPr>
              <w:pStyle w:val="Compact"/>
            </w:pPr>
            <w:r>
              <w:t>Chlamydomonas_priscui</w:t>
            </w:r>
          </w:p>
        </w:tc>
        <w:tc>
          <w:tcPr>
            <w:tcW w:w="1140" w:type="dxa"/>
          </w:tcPr>
          <w:p w14:paraId="70A41D91" w14:textId="77777777" w:rsidR="00C76A5C" w:rsidRDefault="002A147B">
            <w:pPr>
              <w:pStyle w:val="Compact"/>
              <w:jc w:val="right"/>
            </w:pPr>
            <w:r>
              <w:t>4</w:t>
            </w:r>
          </w:p>
        </w:tc>
        <w:tc>
          <w:tcPr>
            <w:tcW w:w="1800" w:type="dxa"/>
          </w:tcPr>
          <w:p w14:paraId="70A41D92" w14:textId="77777777" w:rsidR="00C76A5C" w:rsidRDefault="002A147B">
            <w:pPr>
              <w:pStyle w:val="Compact"/>
              <w:jc w:val="right"/>
            </w:pPr>
            <w:r>
              <w:t>16</w:t>
            </w:r>
          </w:p>
        </w:tc>
        <w:tc>
          <w:tcPr>
            <w:tcW w:w="1320" w:type="dxa"/>
          </w:tcPr>
          <w:p w14:paraId="70A41D93" w14:textId="77777777" w:rsidR="00C76A5C" w:rsidRDefault="002A147B">
            <w:pPr>
              <w:pStyle w:val="Compact"/>
              <w:jc w:val="right"/>
            </w:pPr>
            <w:r>
              <w:t>0.19307</w:t>
            </w:r>
          </w:p>
        </w:tc>
        <w:tc>
          <w:tcPr>
            <w:tcW w:w="1500" w:type="dxa"/>
          </w:tcPr>
          <w:p w14:paraId="70A41D94" w14:textId="77777777" w:rsidR="00C76A5C" w:rsidRDefault="002A147B">
            <w:pPr>
              <w:pStyle w:val="Compact"/>
              <w:jc w:val="right"/>
            </w:pPr>
            <w:r>
              <w:t>4</w:t>
            </w:r>
          </w:p>
        </w:tc>
        <w:tc>
          <w:tcPr>
            <w:tcW w:w="600" w:type="dxa"/>
          </w:tcPr>
          <w:p w14:paraId="70A41D95" w14:textId="77777777" w:rsidR="00C76A5C" w:rsidRDefault="002A147B">
            <w:pPr>
              <w:pStyle w:val="Compact"/>
              <w:jc w:val="right"/>
            </w:pPr>
            <w:r>
              <w:t>30.00</w:t>
            </w:r>
          </w:p>
        </w:tc>
      </w:tr>
      <w:tr w:rsidR="00C76A5C" w14:paraId="70A41D9D" w14:textId="77777777">
        <w:tc>
          <w:tcPr>
            <w:tcW w:w="1560" w:type="dxa"/>
          </w:tcPr>
          <w:p w14:paraId="70A41D97" w14:textId="77777777" w:rsidR="00C76A5C" w:rsidRDefault="002A147B">
            <w:pPr>
              <w:pStyle w:val="Compact"/>
            </w:pPr>
            <w:r>
              <w:t>Chlamydomonas_priscui</w:t>
            </w:r>
          </w:p>
        </w:tc>
        <w:tc>
          <w:tcPr>
            <w:tcW w:w="1140" w:type="dxa"/>
          </w:tcPr>
          <w:p w14:paraId="70A41D98" w14:textId="77777777" w:rsidR="00C76A5C" w:rsidRDefault="002A147B">
            <w:pPr>
              <w:pStyle w:val="Compact"/>
              <w:jc w:val="right"/>
            </w:pPr>
            <w:r>
              <w:t>8</w:t>
            </w:r>
          </w:p>
        </w:tc>
        <w:tc>
          <w:tcPr>
            <w:tcW w:w="1800" w:type="dxa"/>
          </w:tcPr>
          <w:p w14:paraId="70A41D99" w14:textId="77777777" w:rsidR="00C76A5C" w:rsidRDefault="002A147B">
            <w:pPr>
              <w:pStyle w:val="Compact"/>
              <w:jc w:val="right"/>
            </w:pPr>
            <w:r>
              <w:t>2</w:t>
            </w:r>
          </w:p>
        </w:tc>
        <w:tc>
          <w:tcPr>
            <w:tcW w:w="1320" w:type="dxa"/>
          </w:tcPr>
          <w:p w14:paraId="70A41D9A" w14:textId="77777777" w:rsidR="00C76A5C" w:rsidRDefault="002A147B">
            <w:pPr>
              <w:pStyle w:val="Compact"/>
              <w:jc w:val="right"/>
            </w:pPr>
            <w:r>
              <w:t>0.08950</w:t>
            </w:r>
          </w:p>
        </w:tc>
        <w:tc>
          <w:tcPr>
            <w:tcW w:w="1500" w:type="dxa"/>
          </w:tcPr>
          <w:p w14:paraId="70A41D9B" w14:textId="77777777" w:rsidR="00C76A5C" w:rsidRDefault="002A147B">
            <w:pPr>
              <w:pStyle w:val="Compact"/>
              <w:jc w:val="right"/>
            </w:pPr>
            <w:r>
              <w:t>4</w:t>
            </w:r>
          </w:p>
        </w:tc>
        <w:tc>
          <w:tcPr>
            <w:tcW w:w="600" w:type="dxa"/>
          </w:tcPr>
          <w:p w14:paraId="70A41D9C" w14:textId="77777777" w:rsidR="00C76A5C" w:rsidRDefault="002A147B">
            <w:pPr>
              <w:pStyle w:val="Compact"/>
              <w:jc w:val="right"/>
            </w:pPr>
            <w:r>
              <w:t>500.00</w:t>
            </w:r>
          </w:p>
        </w:tc>
      </w:tr>
      <w:tr w:rsidR="00C76A5C" w14:paraId="70A41DA4" w14:textId="77777777">
        <w:tc>
          <w:tcPr>
            <w:tcW w:w="1560" w:type="dxa"/>
          </w:tcPr>
          <w:p w14:paraId="70A41D9E" w14:textId="77777777" w:rsidR="00C76A5C" w:rsidRDefault="002A147B">
            <w:pPr>
              <w:pStyle w:val="Compact"/>
            </w:pPr>
            <w:r>
              <w:t>Chlamydomonas_priscui</w:t>
            </w:r>
          </w:p>
        </w:tc>
        <w:tc>
          <w:tcPr>
            <w:tcW w:w="1140" w:type="dxa"/>
          </w:tcPr>
          <w:p w14:paraId="70A41D9F" w14:textId="77777777" w:rsidR="00C76A5C" w:rsidRDefault="002A147B">
            <w:pPr>
              <w:pStyle w:val="Compact"/>
              <w:jc w:val="right"/>
            </w:pPr>
            <w:r>
              <w:t>8</w:t>
            </w:r>
          </w:p>
        </w:tc>
        <w:tc>
          <w:tcPr>
            <w:tcW w:w="1800" w:type="dxa"/>
          </w:tcPr>
          <w:p w14:paraId="70A41DA0" w14:textId="77777777" w:rsidR="00C76A5C" w:rsidRDefault="002A147B">
            <w:pPr>
              <w:pStyle w:val="Compact"/>
              <w:jc w:val="right"/>
            </w:pPr>
            <w:r>
              <w:t>2</w:t>
            </w:r>
          </w:p>
        </w:tc>
        <w:tc>
          <w:tcPr>
            <w:tcW w:w="1320" w:type="dxa"/>
          </w:tcPr>
          <w:p w14:paraId="70A41DA1" w14:textId="77777777" w:rsidR="00C76A5C" w:rsidRDefault="002A147B">
            <w:pPr>
              <w:pStyle w:val="Compact"/>
              <w:jc w:val="right"/>
            </w:pPr>
            <w:r>
              <w:t>0.10132</w:t>
            </w:r>
          </w:p>
        </w:tc>
        <w:tc>
          <w:tcPr>
            <w:tcW w:w="1500" w:type="dxa"/>
          </w:tcPr>
          <w:p w14:paraId="70A41DA2" w14:textId="77777777" w:rsidR="00C76A5C" w:rsidRDefault="002A147B">
            <w:pPr>
              <w:pStyle w:val="Compact"/>
              <w:jc w:val="right"/>
            </w:pPr>
            <w:r>
              <w:t>4</w:t>
            </w:r>
          </w:p>
        </w:tc>
        <w:tc>
          <w:tcPr>
            <w:tcW w:w="600" w:type="dxa"/>
          </w:tcPr>
          <w:p w14:paraId="70A41DA3" w14:textId="77777777" w:rsidR="00C76A5C" w:rsidRDefault="002A147B">
            <w:pPr>
              <w:pStyle w:val="Compact"/>
              <w:jc w:val="right"/>
            </w:pPr>
            <w:r>
              <w:t>70.00</w:t>
            </w:r>
          </w:p>
        </w:tc>
      </w:tr>
      <w:tr w:rsidR="00C76A5C" w14:paraId="70A41DAB" w14:textId="77777777">
        <w:tc>
          <w:tcPr>
            <w:tcW w:w="1560" w:type="dxa"/>
          </w:tcPr>
          <w:p w14:paraId="70A41DA5" w14:textId="77777777" w:rsidR="00C76A5C" w:rsidRDefault="002A147B">
            <w:pPr>
              <w:pStyle w:val="Compact"/>
            </w:pPr>
            <w:r>
              <w:t>Chlamydomonas_priscui</w:t>
            </w:r>
          </w:p>
        </w:tc>
        <w:tc>
          <w:tcPr>
            <w:tcW w:w="1140" w:type="dxa"/>
          </w:tcPr>
          <w:p w14:paraId="70A41DA6" w14:textId="77777777" w:rsidR="00C76A5C" w:rsidRDefault="002A147B">
            <w:pPr>
              <w:pStyle w:val="Compact"/>
              <w:jc w:val="right"/>
            </w:pPr>
            <w:r>
              <w:t>8</w:t>
            </w:r>
          </w:p>
        </w:tc>
        <w:tc>
          <w:tcPr>
            <w:tcW w:w="1800" w:type="dxa"/>
          </w:tcPr>
          <w:p w14:paraId="70A41DA7" w14:textId="77777777" w:rsidR="00C76A5C" w:rsidRDefault="002A147B">
            <w:pPr>
              <w:pStyle w:val="Compact"/>
              <w:jc w:val="right"/>
            </w:pPr>
            <w:r>
              <w:t>2</w:t>
            </w:r>
          </w:p>
        </w:tc>
        <w:tc>
          <w:tcPr>
            <w:tcW w:w="1320" w:type="dxa"/>
          </w:tcPr>
          <w:p w14:paraId="70A41DA8" w14:textId="77777777" w:rsidR="00C76A5C" w:rsidRDefault="002A147B">
            <w:pPr>
              <w:pStyle w:val="Compact"/>
              <w:jc w:val="right"/>
            </w:pPr>
            <w:r>
              <w:t>0.10249</w:t>
            </w:r>
          </w:p>
        </w:tc>
        <w:tc>
          <w:tcPr>
            <w:tcW w:w="1500" w:type="dxa"/>
          </w:tcPr>
          <w:p w14:paraId="70A41DA9" w14:textId="77777777" w:rsidR="00C76A5C" w:rsidRDefault="002A147B">
            <w:pPr>
              <w:pStyle w:val="Compact"/>
              <w:jc w:val="right"/>
            </w:pPr>
            <w:r>
              <w:t>4</w:t>
            </w:r>
          </w:p>
        </w:tc>
        <w:tc>
          <w:tcPr>
            <w:tcW w:w="600" w:type="dxa"/>
          </w:tcPr>
          <w:p w14:paraId="70A41DAA" w14:textId="77777777" w:rsidR="00C76A5C" w:rsidRDefault="002A147B">
            <w:pPr>
              <w:pStyle w:val="Compact"/>
              <w:jc w:val="right"/>
            </w:pPr>
            <w:r>
              <w:t>30.00</w:t>
            </w:r>
          </w:p>
        </w:tc>
      </w:tr>
      <w:tr w:rsidR="00C76A5C" w14:paraId="70A41DB2" w14:textId="77777777">
        <w:tc>
          <w:tcPr>
            <w:tcW w:w="1560" w:type="dxa"/>
          </w:tcPr>
          <w:p w14:paraId="70A41DAC" w14:textId="77777777" w:rsidR="00C76A5C" w:rsidRDefault="002A147B">
            <w:pPr>
              <w:pStyle w:val="Compact"/>
            </w:pPr>
            <w:r>
              <w:t>Chlamydomonas_priscui</w:t>
            </w:r>
          </w:p>
        </w:tc>
        <w:tc>
          <w:tcPr>
            <w:tcW w:w="1140" w:type="dxa"/>
          </w:tcPr>
          <w:p w14:paraId="70A41DAD" w14:textId="77777777" w:rsidR="00C76A5C" w:rsidRDefault="002A147B">
            <w:pPr>
              <w:pStyle w:val="Compact"/>
              <w:jc w:val="right"/>
            </w:pPr>
            <w:r>
              <w:t>8</w:t>
            </w:r>
          </w:p>
        </w:tc>
        <w:tc>
          <w:tcPr>
            <w:tcW w:w="1800" w:type="dxa"/>
          </w:tcPr>
          <w:p w14:paraId="70A41DAE" w14:textId="77777777" w:rsidR="00C76A5C" w:rsidRDefault="002A147B">
            <w:pPr>
              <w:pStyle w:val="Compact"/>
              <w:jc w:val="right"/>
            </w:pPr>
            <w:r>
              <w:t>4</w:t>
            </w:r>
          </w:p>
        </w:tc>
        <w:tc>
          <w:tcPr>
            <w:tcW w:w="1320" w:type="dxa"/>
          </w:tcPr>
          <w:p w14:paraId="70A41DAF" w14:textId="77777777" w:rsidR="00C76A5C" w:rsidRDefault="002A147B">
            <w:pPr>
              <w:pStyle w:val="Compact"/>
              <w:jc w:val="right"/>
            </w:pPr>
            <w:r>
              <w:t>0.09120</w:t>
            </w:r>
          </w:p>
        </w:tc>
        <w:tc>
          <w:tcPr>
            <w:tcW w:w="1500" w:type="dxa"/>
          </w:tcPr>
          <w:p w14:paraId="70A41DB0" w14:textId="77777777" w:rsidR="00C76A5C" w:rsidRDefault="002A147B">
            <w:pPr>
              <w:pStyle w:val="Compact"/>
              <w:jc w:val="right"/>
            </w:pPr>
            <w:r>
              <w:t>4</w:t>
            </w:r>
          </w:p>
        </w:tc>
        <w:tc>
          <w:tcPr>
            <w:tcW w:w="600" w:type="dxa"/>
          </w:tcPr>
          <w:p w14:paraId="70A41DB1" w14:textId="77777777" w:rsidR="00C76A5C" w:rsidRDefault="002A147B">
            <w:pPr>
              <w:pStyle w:val="Compact"/>
              <w:jc w:val="right"/>
            </w:pPr>
            <w:r>
              <w:t>500.00</w:t>
            </w:r>
          </w:p>
        </w:tc>
      </w:tr>
      <w:tr w:rsidR="00C76A5C" w14:paraId="70A41DB9" w14:textId="77777777">
        <w:tc>
          <w:tcPr>
            <w:tcW w:w="1560" w:type="dxa"/>
          </w:tcPr>
          <w:p w14:paraId="70A41DB3" w14:textId="77777777" w:rsidR="00C76A5C" w:rsidRDefault="002A147B">
            <w:pPr>
              <w:pStyle w:val="Compact"/>
            </w:pPr>
            <w:r>
              <w:t>Chlamydomonas_priscui</w:t>
            </w:r>
          </w:p>
        </w:tc>
        <w:tc>
          <w:tcPr>
            <w:tcW w:w="1140" w:type="dxa"/>
          </w:tcPr>
          <w:p w14:paraId="70A41DB4" w14:textId="77777777" w:rsidR="00C76A5C" w:rsidRDefault="002A147B">
            <w:pPr>
              <w:pStyle w:val="Compact"/>
              <w:jc w:val="right"/>
            </w:pPr>
            <w:r>
              <w:t>8</w:t>
            </w:r>
          </w:p>
        </w:tc>
        <w:tc>
          <w:tcPr>
            <w:tcW w:w="1800" w:type="dxa"/>
          </w:tcPr>
          <w:p w14:paraId="70A41DB5" w14:textId="77777777" w:rsidR="00C76A5C" w:rsidRDefault="002A147B">
            <w:pPr>
              <w:pStyle w:val="Compact"/>
              <w:jc w:val="right"/>
            </w:pPr>
            <w:r>
              <w:t>4</w:t>
            </w:r>
          </w:p>
        </w:tc>
        <w:tc>
          <w:tcPr>
            <w:tcW w:w="1320" w:type="dxa"/>
          </w:tcPr>
          <w:p w14:paraId="70A41DB6" w14:textId="77777777" w:rsidR="00C76A5C" w:rsidRDefault="002A147B">
            <w:pPr>
              <w:pStyle w:val="Compact"/>
              <w:jc w:val="right"/>
            </w:pPr>
            <w:r>
              <w:t>0.09560</w:t>
            </w:r>
          </w:p>
        </w:tc>
        <w:tc>
          <w:tcPr>
            <w:tcW w:w="1500" w:type="dxa"/>
          </w:tcPr>
          <w:p w14:paraId="70A41DB7" w14:textId="77777777" w:rsidR="00C76A5C" w:rsidRDefault="002A147B">
            <w:pPr>
              <w:pStyle w:val="Compact"/>
              <w:jc w:val="right"/>
            </w:pPr>
            <w:r>
              <w:t>4</w:t>
            </w:r>
          </w:p>
        </w:tc>
        <w:tc>
          <w:tcPr>
            <w:tcW w:w="600" w:type="dxa"/>
          </w:tcPr>
          <w:p w14:paraId="70A41DB8" w14:textId="77777777" w:rsidR="00C76A5C" w:rsidRDefault="002A147B">
            <w:pPr>
              <w:pStyle w:val="Compact"/>
              <w:jc w:val="right"/>
            </w:pPr>
            <w:r>
              <w:t>70.00</w:t>
            </w:r>
          </w:p>
        </w:tc>
      </w:tr>
      <w:tr w:rsidR="00C76A5C" w14:paraId="70A41DC0" w14:textId="77777777">
        <w:tc>
          <w:tcPr>
            <w:tcW w:w="1560" w:type="dxa"/>
          </w:tcPr>
          <w:p w14:paraId="70A41DBA" w14:textId="77777777" w:rsidR="00C76A5C" w:rsidRDefault="002A147B">
            <w:pPr>
              <w:pStyle w:val="Compact"/>
            </w:pPr>
            <w:r>
              <w:t>Chlamydomonas_priscui</w:t>
            </w:r>
          </w:p>
        </w:tc>
        <w:tc>
          <w:tcPr>
            <w:tcW w:w="1140" w:type="dxa"/>
          </w:tcPr>
          <w:p w14:paraId="70A41DBB" w14:textId="77777777" w:rsidR="00C76A5C" w:rsidRDefault="002A147B">
            <w:pPr>
              <w:pStyle w:val="Compact"/>
              <w:jc w:val="right"/>
            </w:pPr>
            <w:r>
              <w:t>8</w:t>
            </w:r>
          </w:p>
        </w:tc>
        <w:tc>
          <w:tcPr>
            <w:tcW w:w="1800" w:type="dxa"/>
          </w:tcPr>
          <w:p w14:paraId="70A41DBC" w14:textId="77777777" w:rsidR="00C76A5C" w:rsidRDefault="002A147B">
            <w:pPr>
              <w:pStyle w:val="Compact"/>
              <w:jc w:val="right"/>
            </w:pPr>
            <w:r>
              <w:t>4</w:t>
            </w:r>
          </w:p>
        </w:tc>
        <w:tc>
          <w:tcPr>
            <w:tcW w:w="1320" w:type="dxa"/>
          </w:tcPr>
          <w:p w14:paraId="70A41DBD" w14:textId="77777777" w:rsidR="00C76A5C" w:rsidRDefault="002A147B">
            <w:pPr>
              <w:pStyle w:val="Compact"/>
              <w:jc w:val="right"/>
            </w:pPr>
            <w:r>
              <w:t>0.09560</w:t>
            </w:r>
          </w:p>
        </w:tc>
        <w:tc>
          <w:tcPr>
            <w:tcW w:w="1500" w:type="dxa"/>
          </w:tcPr>
          <w:p w14:paraId="70A41DBE" w14:textId="77777777" w:rsidR="00C76A5C" w:rsidRDefault="002A147B">
            <w:pPr>
              <w:pStyle w:val="Compact"/>
              <w:jc w:val="right"/>
            </w:pPr>
            <w:r>
              <w:t>4</w:t>
            </w:r>
          </w:p>
        </w:tc>
        <w:tc>
          <w:tcPr>
            <w:tcW w:w="600" w:type="dxa"/>
          </w:tcPr>
          <w:p w14:paraId="70A41DBF" w14:textId="77777777" w:rsidR="00C76A5C" w:rsidRDefault="002A147B">
            <w:pPr>
              <w:pStyle w:val="Compact"/>
              <w:jc w:val="right"/>
            </w:pPr>
            <w:r>
              <w:t>700.00</w:t>
            </w:r>
          </w:p>
        </w:tc>
      </w:tr>
      <w:tr w:rsidR="00C76A5C" w14:paraId="70A41DC7" w14:textId="77777777">
        <w:tc>
          <w:tcPr>
            <w:tcW w:w="1560" w:type="dxa"/>
          </w:tcPr>
          <w:p w14:paraId="70A41DC1" w14:textId="77777777" w:rsidR="00C76A5C" w:rsidRDefault="002A147B">
            <w:pPr>
              <w:pStyle w:val="Compact"/>
            </w:pPr>
            <w:r>
              <w:t>Chlamydomonas_priscui</w:t>
            </w:r>
          </w:p>
        </w:tc>
        <w:tc>
          <w:tcPr>
            <w:tcW w:w="1140" w:type="dxa"/>
          </w:tcPr>
          <w:p w14:paraId="70A41DC2" w14:textId="77777777" w:rsidR="00C76A5C" w:rsidRDefault="002A147B">
            <w:pPr>
              <w:pStyle w:val="Compact"/>
              <w:jc w:val="right"/>
            </w:pPr>
            <w:r>
              <w:t>8</w:t>
            </w:r>
          </w:p>
        </w:tc>
        <w:tc>
          <w:tcPr>
            <w:tcW w:w="1800" w:type="dxa"/>
          </w:tcPr>
          <w:p w14:paraId="70A41DC3" w14:textId="77777777" w:rsidR="00C76A5C" w:rsidRDefault="002A147B">
            <w:pPr>
              <w:pStyle w:val="Compact"/>
              <w:jc w:val="right"/>
            </w:pPr>
            <w:r>
              <w:t>4</w:t>
            </w:r>
          </w:p>
        </w:tc>
        <w:tc>
          <w:tcPr>
            <w:tcW w:w="1320" w:type="dxa"/>
          </w:tcPr>
          <w:p w14:paraId="70A41DC4" w14:textId="77777777" w:rsidR="00C76A5C" w:rsidRDefault="002A147B">
            <w:pPr>
              <w:pStyle w:val="Compact"/>
              <w:jc w:val="right"/>
            </w:pPr>
            <w:r>
              <w:t>0.09934</w:t>
            </w:r>
          </w:p>
        </w:tc>
        <w:tc>
          <w:tcPr>
            <w:tcW w:w="1500" w:type="dxa"/>
          </w:tcPr>
          <w:p w14:paraId="70A41DC5" w14:textId="77777777" w:rsidR="00C76A5C" w:rsidRDefault="002A147B">
            <w:pPr>
              <w:pStyle w:val="Compact"/>
              <w:jc w:val="right"/>
            </w:pPr>
            <w:r>
              <w:t>4</w:t>
            </w:r>
          </w:p>
        </w:tc>
        <w:tc>
          <w:tcPr>
            <w:tcW w:w="600" w:type="dxa"/>
          </w:tcPr>
          <w:p w14:paraId="70A41DC6" w14:textId="77777777" w:rsidR="00C76A5C" w:rsidRDefault="002A147B">
            <w:pPr>
              <w:pStyle w:val="Compact"/>
              <w:jc w:val="right"/>
            </w:pPr>
            <w:r>
              <w:t>30.00</w:t>
            </w:r>
          </w:p>
        </w:tc>
      </w:tr>
      <w:tr w:rsidR="00C76A5C" w14:paraId="70A41DCE" w14:textId="77777777">
        <w:tc>
          <w:tcPr>
            <w:tcW w:w="1560" w:type="dxa"/>
          </w:tcPr>
          <w:p w14:paraId="70A41DC8" w14:textId="77777777" w:rsidR="00C76A5C" w:rsidRDefault="002A147B">
            <w:pPr>
              <w:pStyle w:val="Compact"/>
            </w:pPr>
            <w:r>
              <w:t>Chlamydomonas_priscui</w:t>
            </w:r>
          </w:p>
        </w:tc>
        <w:tc>
          <w:tcPr>
            <w:tcW w:w="1140" w:type="dxa"/>
          </w:tcPr>
          <w:p w14:paraId="70A41DC9" w14:textId="77777777" w:rsidR="00C76A5C" w:rsidRDefault="002A147B">
            <w:pPr>
              <w:pStyle w:val="Compact"/>
              <w:jc w:val="right"/>
            </w:pPr>
            <w:r>
              <w:t>8</w:t>
            </w:r>
          </w:p>
        </w:tc>
        <w:tc>
          <w:tcPr>
            <w:tcW w:w="1800" w:type="dxa"/>
          </w:tcPr>
          <w:p w14:paraId="70A41DCA" w14:textId="77777777" w:rsidR="00C76A5C" w:rsidRDefault="002A147B">
            <w:pPr>
              <w:pStyle w:val="Compact"/>
              <w:jc w:val="right"/>
            </w:pPr>
            <w:r>
              <w:t>4</w:t>
            </w:r>
          </w:p>
        </w:tc>
        <w:tc>
          <w:tcPr>
            <w:tcW w:w="1320" w:type="dxa"/>
          </w:tcPr>
          <w:p w14:paraId="70A41DCB" w14:textId="77777777" w:rsidR="00C76A5C" w:rsidRDefault="002A147B">
            <w:pPr>
              <w:pStyle w:val="Compact"/>
              <w:jc w:val="right"/>
            </w:pPr>
            <w:r>
              <w:t>0.10002</w:t>
            </w:r>
          </w:p>
        </w:tc>
        <w:tc>
          <w:tcPr>
            <w:tcW w:w="1500" w:type="dxa"/>
          </w:tcPr>
          <w:p w14:paraId="70A41DCC" w14:textId="77777777" w:rsidR="00C76A5C" w:rsidRDefault="002A147B">
            <w:pPr>
              <w:pStyle w:val="Compact"/>
              <w:jc w:val="right"/>
            </w:pPr>
            <w:r>
              <w:t>4</w:t>
            </w:r>
          </w:p>
        </w:tc>
        <w:tc>
          <w:tcPr>
            <w:tcW w:w="600" w:type="dxa"/>
          </w:tcPr>
          <w:p w14:paraId="70A41DCD" w14:textId="77777777" w:rsidR="00C76A5C" w:rsidRDefault="002A147B">
            <w:pPr>
              <w:pStyle w:val="Compact"/>
              <w:jc w:val="right"/>
            </w:pPr>
            <w:r>
              <w:t>70.00</w:t>
            </w:r>
          </w:p>
        </w:tc>
      </w:tr>
      <w:tr w:rsidR="00C76A5C" w14:paraId="70A41DD5" w14:textId="77777777">
        <w:tc>
          <w:tcPr>
            <w:tcW w:w="1560" w:type="dxa"/>
          </w:tcPr>
          <w:p w14:paraId="70A41DCF" w14:textId="77777777" w:rsidR="00C76A5C" w:rsidRDefault="002A147B">
            <w:pPr>
              <w:pStyle w:val="Compact"/>
            </w:pPr>
            <w:r>
              <w:t>Chlamydomonas_priscui</w:t>
            </w:r>
          </w:p>
        </w:tc>
        <w:tc>
          <w:tcPr>
            <w:tcW w:w="1140" w:type="dxa"/>
          </w:tcPr>
          <w:p w14:paraId="70A41DD0" w14:textId="77777777" w:rsidR="00C76A5C" w:rsidRDefault="002A147B">
            <w:pPr>
              <w:pStyle w:val="Compact"/>
              <w:jc w:val="right"/>
            </w:pPr>
            <w:r>
              <w:t>8</w:t>
            </w:r>
          </w:p>
        </w:tc>
        <w:tc>
          <w:tcPr>
            <w:tcW w:w="1800" w:type="dxa"/>
          </w:tcPr>
          <w:p w14:paraId="70A41DD1" w14:textId="77777777" w:rsidR="00C76A5C" w:rsidRDefault="002A147B">
            <w:pPr>
              <w:pStyle w:val="Compact"/>
              <w:jc w:val="right"/>
            </w:pPr>
            <w:r>
              <w:t>8</w:t>
            </w:r>
          </w:p>
        </w:tc>
        <w:tc>
          <w:tcPr>
            <w:tcW w:w="1320" w:type="dxa"/>
          </w:tcPr>
          <w:p w14:paraId="70A41DD2" w14:textId="77777777" w:rsidR="00C76A5C" w:rsidRDefault="002A147B">
            <w:pPr>
              <w:pStyle w:val="Compact"/>
              <w:jc w:val="right"/>
            </w:pPr>
            <w:r>
              <w:t>0.08298</w:t>
            </w:r>
          </w:p>
        </w:tc>
        <w:tc>
          <w:tcPr>
            <w:tcW w:w="1500" w:type="dxa"/>
          </w:tcPr>
          <w:p w14:paraId="70A41DD3" w14:textId="77777777" w:rsidR="00C76A5C" w:rsidRDefault="002A147B">
            <w:pPr>
              <w:pStyle w:val="Compact"/>
              <w:jc w:val="right"/>
            </w:pPr>
            <w:r>
              <w:t>4</w:t>
            </w:r>
          </w:p>
        </w:tc>
        <w:tc>
          <w:tcPr>
            <w:tcW w:w="600" w:type="dxa"/>
          </w:tcPr>
          <w:p w14:paraId="70A41DD4" w14:textId="77777777" w:rsidR="00C76A5C" w:rsidRDefault="002A147B">
            <w:pPr>
              <w:pStyle w:val="Compact"/>
              <w:jc w:val="right"/>
            </w:pPr>
            <w:r>
              <w:t>500.00</w:t>
            </w:r>
          </w:p>
        </w:tc>
      </w:tr>
      <w:tr w:rsidR="00C76A5C" w14:paraId="70A41DDC" w14:textId="77777777">
        <w:tc>
          <w:tcPr>
            <w:tcW w:w="1560" w:type="dxa"/>
          </w:tcPr>
          <w:p w14:paraId="70A41DD6" w14:textId="77777777" w:rsidR="00C76A5C" w:rsidRDefault="002A147B">
            <w:pPr>
              <w:pStyle w:val="Compact"/>
            </w:pPr>
            <w:r>
              <w:t>Chlamydomonas_priscui</w:t>
            </w:r>
          </w:p>
        </w:tc>
        <w:tc>
          <w:tcPr>
            <w:tcW w:w="1140" w:type="dxa"/>
          </w:tcPr>
          <w:p w14:paraId="70A41DD7" w14:textId="77777777" w:rsidR="00C76A5C" w:rsidRDefault="002A147B">
            <w:pPr>
              <w:pStyle w:val="Compact"/>
              <w:jc w:val="right"/>
            </w:pPr>
            <w:r>
              <w:t>8</w:t>
            </w:r>
          </w:p>
        </w:tc>
        <w:tc>
          <w:tcPr>
            <w:tcW w:w="1800" w:type="dxa"/>
          </w:tcPr>
          <w:p w14:paraId="70A41DD8" w14:textId="77777777" w:rsidR="00C76A5C" w:rsidRDefault="002A147B">
            <w:pPr>
              <w:pStyle w:val="Compact"/>
              <w:jc w:val="right"/>
            </w:pPr>
            <w:r>
              <w:t>8</w:t>
            </w:r>
          </w:p>
        </w:tc>
        <w:tc>
          <w:tcPr>
            <w:tcW w:w="1320" w:type="dxa"/>
          </w:tcPr>
          <w:p w14:paraId="70A41DD9" w14:textId="77777777" w:rsidR="00C76A5C" w:rsidRDefault="002A147B">
            <w:pPr>
              <w:pStyle w:val="Compact"/>
              <w:jc w:val="right"/>
            </w:pPr>
            <w:r>
              <w:t>0.08747</w:t>
            </w:r>
          </w:p>
        </w:tc>
        <w:tc>
          <w:tcPr>
            <w:tcW w:w="1500" w:type="dxa"/>
          </w:tcPr>
          <w:p w14:paraId="70A41DDA" w14:textId="77777777" w:rsidR="00C76A5C" w:rsidRDefault="002A147B">
            <w:pPr>
              <w:pStyle w:val="Compact"/>
              <w:jc w:val="right"/>
            </w:pPr>
            <w:r>
              <w:t>4</w:t>
            </w:r>
          </w:p>
        </w:tc>
        <w:tc>
          <w:tcPr>
            <w:tcW w:w="600" w:type="dxa"/>
          </w:tcPr>
          <w:p w14:paraId="70A41DDB" w14:textId="77777777" w:rsidR="00C76A5C" w:rsidRDefault="002A147B">
            <w:pPr>
              <w:pStyle w:val="Compact"/>
              <w:jc w:val="right"/>
            </w:pPr>
            <w:r>
              <w:t>70.00</w:t>
            </w:r>
          </w:p>
        </w:tc>
      </w:tr>
      <w:tr w:rsidR="00C76A5C" w14:paraId="70A41DE3" w14:textId="77777777">
        <w:tc>
          <w:tcPr>
            <w:tcW w:w="1560" w:type="dxa"/>
          </w:tcPr>
          <w:p w14:paraId="70A41DDD" w14:textId="77777777" w:rsidR="00C76A5C" w:rsidRDefault="002A147B">
            <w:pPr>
              <w:pStyle w:val="Compact"/>
            </w:pPr>
            <w:r>
              <w:t>Chlamydomonas_priscui</w:t>
            </w:r>
          </w:p>
        </w:tc>
        <w:tc>
          <w:tcPr>
            <w:tcW w:w="1140" w:type="dxa"/>
          </w:tcPr>
          <w:p w14:paraId="70A41DDE" w14:textId="77777777" w:rsidR="00C76A5C" w:rsidRDefault="002A147B">
            <w:pPr>
              <w:pStyle w:val="Compact"/>
              <w:jc w:val="right"/>
            </w:pPr>
            <w:r>
              <w:t>8</w:t>
            </w:r>
          </w:p>
        </w:tc>
        <w:tc>
          <w:tcPr>
            <w:tcW w:w="1800" w:type="dxa"/>
          </w:tcPr>
          <w:p w14:paraId="70A41DDF" w14:textId="77777777" w:rsidR="00C76A5C" w:rsidRDefault="002A147B">
            <w:pPr>
              <w:pStyle w:val="Compact"/>
              <w:jc w:val="right"/>
            </w:pPr>
            <w:r>
              <w:t>8</w:t>
            </w:r>
          </w:p>
        </w:tc>
        <w:tc>
          <w:tcPr>
            <w:tcW w:w="1320" w:type="dxa"/>
          </w:tcPr>
          <w:p w14:paraId="70A41DE0" w14:textId="77777777" w:rsidR="00C76A5C" w:rsidRDefault="002A147B">
            <w:pPr>
              <w:pStyle w:val="Compact"/>
              <w:jc w:val="right"/>
            </w:pPr>
            <w:r>
              <w:t>0.08747</w:t>
            </w:r>
          </w:p>
        </w:tc>
        <w:tc>
          <w:tcPr>
            <w:tcW w:w="1500" w:type="dxa"/>
          </w:tcPr>
          <w:p w14:paraId="70A41DE1" w14:textId="77777777" w:rsidR="00C76A5C" w:rsidRDefault="002A147B">
            <w:pPr>
              <w:pStyle w:val="Compact"/>
              <w:jc w:val="right"/>
            </w:pPr>
            <w:r>
              <w:t>4</w:t>
            </w:r>
          </w:p>
        </w:tc>
        <w:tc>
          <w:tcPr>
            <w:tcW w:w="600" w:type="dxa"/>
          </w:tcPr>
          <w:p w14:paraId="70A41DE2" w14:textId="77777777" w:rsidR="00C76A5C" w:rsidRDefault="002A147B">
            <w:pPr>
              <w:pStyle w:val="Compact"/>
              <w:jc w:val="right"/>
            </w:pPr>
            <w:r>
              <w:t>700.00</w:t>
            </w:r>
          </w:p>
        </w:tc>
      </w:tr>
      <w:tr w:rsidR="00C76A5C" w14:paraId="70A41DEA" w14:textId="77777777">
        <w:tc>
          <w:tcPr>
            <w:tcW w:w="1560" w:type="dxa"/>
          </w:tcPr>
          <w:p w14:paraId="70A41DE4" w14:textId="77777777" w:rsidR="00C76A5C" w:rsidRDefault="002A147B">
            <w:pPr>
              <w:pStyle w:val="Compact"/>
            </w:pPr>
            <w:r>
              <w:t>Chlamydomonas_priscui</w:t>
            </w:r>
          </w:p>
        </w:tc>
        <w:tc>
          <w:tcPr>
            <w:tcW w:w="1140" w:type="dxa"/>
          </w:tcPr>
          <w:p w14:paraId="70A41DE5" w14:textId="77777777" w:rsidR="00C76A5C" w:rsidRDefault="002A147B">
            <w:pPr>
              <w:pStyle w:val="Compact"/>
              <w:jc w:val="right"/>
            </w:pPr>
            <w:r>
              <w:t>8</w:t>
            </w:r>
          </w:p>
        </w:tc>
        <w:tc>
          <w:tcPr>
            <w:tcW w:w="1800" w:type="dxa"/>
          </w:tcPr>
          <w:p w14:paraId="70A41DE6" w14:textId="77777777" w:rsidR="00C76A5C" w:rsidRDefault="002A147B">
            <w:pPr>
              <w:pStyle w:val="Compact"/>
              <w:jc w:val="right"/>
            </w:pPr>
            <w:r>
              <w:t>8</w:t>
            </w:r>
          </w:p>
        </w:tc>
        <w:tc>
          <w:tcPr>
            <w:tcW w:w="1320" w:type="dxa"/>
          </w:tcPr>
          <w:p w14:paraId="70A41DE7" w14:textId="77777777" w:rsidR="00C76A5C" w:rsidRDefault="002A147B">
            <w:pPr>
              <w:pStyle w:val="Compact"/>
              <w:jc w:val="right"/>
            </w:pPr>
            <w:r>
              <w:t>0.09134</w:t>
            </w:r>
          </w:p>
        </w:tc>
        <w:tc>
          <w:tcPr>
            <w:tcW w:w="1500" w:type="dxa"/>
          </w:tcPr>
          <w:p w14:paraId="70A41DE8" w14:textId="77777777" w:rsidR="00C76A5C" w:rsidRDefault="002A147B">
            <w:pPr>
              <w:pStyle w:val="Compact"/>
              <w:jc w:val="right"/>
            </w:pPr>
            <w:r>
              <w:t>4</w:t>
            </w:r>
          </w:p>
        </w:tc>
        <w:tc>
          <w:tcPr>
            <w:tcW w:w="600" w:type="dxa"/>
          </w:tcPr>
          <w:p w14:paraId="70A41DE9" w14:textId="77777777" w:rsidR="00C76A5C" w:rsidRDefault="002A147B">
            <w:pPr>
              <w:pStyle w:val="Compact"/>
              <w:jc w:val="right"/>
            </w:pPr>
            <w:r>
              <w:t>30.00</w:t>
            </w:r>
          </w:p>
        </w:tc>
      </w:tr>
      <w:tr w:rsidR="00C76A5C" w14:paraId="70A41DF1" w14:textId="77777777">
        <w:tc>
          <w:tcPr>
            <w:tcW w:w="1560" w:type="dxa"/>
          </w:tcPr>
          <w:p w14:paraId="70A41DEB" w14:textId="77777777" w:rsidR="00C76A5C" w:rsidRDefault="002A147B">
            <w:pPr>
              <w:pStyle w:val="Compact"/>
            </w:pPr>
            <w:r>
              <w:lastRenderedPageBreak/>
              <w:t>Chlamydomonas_priscui</w:t>
            </w:r>
          </w:p>
        </w:tc>
        <w:tc>
          <w:tcPr>
            <w:tcW w:w="1140" w:type="dxa"/>
          </w:tcPr>
          <w:p w14:paraId="70A41DEC" w14:textId="77777777" w:rsidR="00C76A5C" w:rsidRDefault="002A147B">
            <w:pPr>
              <w:pStyle w:val="Compact"/>
              <w:jc w:val="right"/>
            </w:pPr>
            <w:r>
              <w:t>8</w:t>
            </w:r>
          </w:p>
        </w:tc>
        <w:tc>
          <w:tcPr>
            <w:tcW w:w="1800" w:type="dxa"/>
          </w:tcPr>
          <w:p w14:paraId="70A41DED" w14:textId="77777777" w:rsidR="00C76A5C" w:rsidRDefault="002A147B">
            <w:pPr>
              <w:pStyle w:val="Compact"/>
              <w:jc w:val="right"/>
            </w:pPr>
            <w:r>
              <w:t>8</w:t>
            </w:r>
          </w:p>
        </w:tc>
        <w:tc>
          <w:tcPr>
            <w:tcW w:w="1320" w:type="dxa"/>
          </w:tcPr>
          <w:p w14:paraId="70A41DEE" w14:textId="77777777" w:rsidR="00C76A5C" w:rsidRDefault="002A147B">
            <w:pPr>
              <w:pStyle w:val="Compact"/>
              <w:jc w:val="right"/>
            </w:pPr>
            <w:r>
              <w:t>0.09536</w:t>
            </w:r>
          </w:p>
        </w:tc>
        <w:tc>
          <w:tcPr>
            <w:tcW w:w="1500" w:type="dxa"/>
          </w:tcPr>
          <w:p w14:paraId="70A41DEF" w14:textId="77777777" w:rsidR="00C76A5C" w:rsidRDefault="002A147B">
            <w:pPr>
              <w:pStyle w:val="Compact"/>
              <w:jc w:val="right"/>
            </w:pPr>
            <w:r>
              <w:t>4</w:t>
            </w:r>
          </w:p>
        </w:tc>
        <w:tc>
          <w:tcPr>
            <w:tcW w:w="600" w:type="dxa"/>
          </w:tcPr>
          <w:p w14:paraId="70A41DF0" w14:textId="77777777" w:rsidR="00C76A5C" w:rsidRDefault="002A147B">
            <w:pPr>
              <w:pStyle w:val="Compact"/>
              <w:jc w:val="right"/>
            </w:pPr>
            <w:r>
              <w:t>70.00</w:t>
            </w:r>
          </w:p>
        </w:tc>
      </w:tr>
      <w:tr w:rsidR="00C76A5C" w14:paraId="70A41DF8" w14:textId="77777777">
        <w:tc>
          <w:tcPr>
            <w:tcW w:w="1560" w:type="dxa"/>
          </w:tcPr>
          <w:p w14:paraId="70A41DF2" w14:textId="77777777" w:rsidR="00C76A5C" w:rsidRDefault="002A147B">
            <w:pPr>
              <w:pStyle w:val="Compact"/>
            </w:pPr>
            <w:r>
              <w:t>Chlamydomonas_priscui</w:t>
            </w:r>
          </w:p>
        </w:tc>
        <w:tc>
          <w:tcPr>
            <w:tcW w:w="1140" w:type="dxa"/>
          </w:tcPr>
          <w:p w14:paraId="70A41DF3" w14:textId="77777777" w:rsidR="00C76A5C" w:rsidRDefault="002A147B">
            <w:pPr>
              <w:pStyle w:val="Compact"/>
              <w:jc w:val="right"/>
            </w:pPr>
            <w:r>
              <w:t>8</w:t>
            </w:r>
          </w:p>
        </w:tc>
        <w:tc>
          <w:tcPr>
            <w:tcW w:w="1800" w:type="dxa"/>
          </w:tcPr>
          <w:p w14:paraId="70A41DF4" w14:textId="77777777" w:rsidR="00C76A5C" w:rsidRDefault="002A147B">
            <w:pPr>
              <w:pStyle w:val="Compact"/>
              <w:jc w:val="right"/>
            </w:pPr>
            <w:r>
              <w:t>12</w:t>
            </w:r>
          </w:p>
        </w:tc>
        <w:tc>
          <w:tcPr>
            <w:tcW w:w="1320" w:type="dxa"/>
          </w:tcPr>
          <w:p w14:paraId="70A41DF5" w14:textId="77777777" w:rsidR="00C76A5C" w:rsidRDefault="002A147B">
            <w:pPr>
              <w:pStyle w:val="Compact"/>
              <w:jc w:val="right"/>
            </w:pPr>
            <w:r>
              <w:t>0.08198</w:t>
            </w:r>
          </w:p>
        </w:tc>
        <w:tc>
          <w:tcPr>
            <w:tcW w:w="1500" w:type="dxa"/>
          </w:tcPr>
          <w:p w14:paraId="70A41DF6" w14:textId="77777777" w:rsidR="00C76A5C" w:rsidRDefault="002A147B">
            <w:pPr>
              <w:pStyle w:val="Compact"/>
              <w:jc w:val="right"/>
            </w:pPr>
            <w:r>
              <w:t>4</w:t>
            </w:r>
          </w:p>
        </w:tc>
        <w:tc>
          <w:tcPr>
            <w:tcW w:w="600" w:type="dxa"/>
          </w:tcPr>
          <w:p w14:paraId="70A41DF7" w14:textId="77777777" w:rsidR="00C76A5C" w:rsidRDefault="002A147B">
            <w:pPr>
              <w:pStyle w:val="Compact"/>
              <w:jc w:val="right"/>
            </w:pPr>
            <w:r>
              <w:t>70.00</w:t>
            </w:r>
          </w:p>
        </w:tc>
      </w:tr>
      <w:tr w:rsidR="00C76A5C" w14:paraId="70A41DFF" w14:textId="77777777">
        <w:tc>
          <w:tcPr>
            <w:tcW w:w="1560" w:type="dxa"/>
          </w:tcPr>
          <w:p w14:paraId="70A41DF9" w14:textId="77777777" w:rsidR="00C76A5C" w:rsidRDefault="002A147B">
            <w:pPr>
              <w:pStyle w:val="Compact"/>
            </w:pPr>
            <w:r>
              <w:t>Chlamydomonas_priscui</w:t>
            </w:r>
          </w:p>
        </w:tc>
        <w:tc>
          <w:tcPr>
            <w:tcW w:w="1140" w:type="dxa"/>
          </w:tcPr>
          <w:p w14:paraId="70A41DFA" w14:textId="77777777" w:rsidR="00C76A5C" w:rsidRDefault="002A147B">
            <w:pPr>
              <w:pStyle w:val="Compact"/>
              <w:jc w:val="right"/>
            </w:pPr>
            <w:r>
              <w:t>8</w:t>
            </w:r>
          </w:p>
        </w:tc>
        <w:tc>
          <w:tcPr>
            <w:tcW w:w="1800" w:type="dxa"/>
          </w:tcPr>
          <w:p w14:paraId="70A41DFB" w14:textId="77777777" w:rsidR="00C76A5C" w:rsidRDefault="002A147B">
            <w:pPr>
              <w:pStyle w:val="Compact"/>
              <w:jc w:val="right"/>
            </w:pPr>
            <w:r>
              <w:t>12</w:t>
            </w:r>
          </w:p>
        </w:tc>
        <w:tc>
          <w:tcPr>
            <w:tcW w:w="1320" w:type="dxa"/>
          </w:tcPr>
          <w:p w14:paraId="70A41DFC" w14:textId="77777777" w:rsidR="00C76A5C" w:rsidRDefault="002A147B">
            <w:pPr>
              <w:pStyle w:val="Compact"/>
              <w:jc w:val="right"/>
            </w:pPr>
            <w:r>
              <w:t>0.08198</w:t>
            </w:r>
          </w:p>
        </w:tc>
        <w:tc>
          <w:tcPr>
            <w:tcW w:w="1500" w:type="dxa"/>
          </w:tcPr>
          <w:p w14:paraId="70A41DFD" w14:textId="77777777" w:rsidR="00C76A5C" w:rsidRDefault="002A147B">
            <w:pPr>
              <w:pStyle w:val="Compact"/>
              <w:jc w:val="right"/>
            </w:pPr>
            <w:r>
              <w:t>4</w:t>
            </w:r>
          </w:p>
        </w:tc>
        <w:tc>
          <w:tcPr>
            <w:tcW w:w="600" w:type="dxa"/>
          </w:tcPr>
          <w:p w14:paraId="70A41DFE" w14:textId="77777777" w:rsidR="00C76A5C" w:rsidRDefault="002A147B">
            <w:pPr>
              <w:pStyle w:val="Compact"/>
              <w:jc w:val="right"/>
            </w:pPr>
            <w:r>
              <w:t>700.00</w:t>
            </w:r>
          </w:p>
        </w:tc>
      </w:tr>
      <w:tr w:rsidR="00C76A5C" w14:paraId="70A41E06" w14:textId="77777777">
        <w:tc>
          <w:tcPr>
            <w:tcW w:w="1560" w:type="dxa"/>
          </w:tcPr>
          <w:p w14:paraId="70A41E00" w14:textId="77777777" w:rsidR="00C76A5C" w:rsidRDefault="002A147B">
            <w:pPr>
              <w:pStyle w:val="Compact"/>
            </w:pPr>
            <w:r>
              <w:t>Chlamydomonas_priscui</w:t>
            </w:r>
          </w:p>
        </w:tc>
        <w:tc>
          <w:tcPr>
            <w:tcW w:w="1140" w:type="dxa"/>
          </w:tcPr>
          <w:p w14:paraId="70A41E01" w14:textId="77777777" w:rsidR="00C76A5C" w:rsidRDefault="002A147B">
            <w:pPr>
              <w:pStyle w:val="Compact"/>
              <w:jc w:val="right"/>
            </w:pPr>
            <w:r>
              <w:t>8</w:t>
            </w:r>
          </w:p>
        </w:tc>
        <w:tc>
          <w:tcPr>
            <w:tcW w:w="1800" w:type="dxa"/>
          </w:tcPr>
          <w:p w14:paraId="70A41E02" w14:textId="77777777" w:rsidR="00C76A5C" w:rsidRDefault="002A147B">
            <w:pPr>
              <w:pStyle w:val="Compact"/>
              <w:jc w:val="right"/>
            </w:pPr>
            <w:r>
              <w:t>12</w:t>
            </w:r>
          </w:p>
        </w:tc>
        <w:tc>
          <w:tcPr>
            <w:tcW w:w="1320" w:type="dxa"/>
          </w:tcPr>
          <w:p w14:paraId="70A41E03" w14:textId="77777777" w:rsidR="00C76A5C" w:rsidRDefault="002A147B">
            <w:pPr>
              <w:pStyle w:val="Compact"/>
              <w:jc w:val="right"/>
            </w:pPr>
            <w:r>
              <w:t>0.08317</w:t>
            </w:r>
          </w:p>
        </w:tc>
        <w:tc>
          <w:tcPr>
            <w:tcW w:w="1500" w:type="dxa"/>
          </w:tcPr>
          <w:p w14:paraId="70A41E04" w14:textId="77777777" w:rsidR="00C76A5C" w:rsidRDefault="002A147B">
            <w:pPr>
              <w:pStyle w:val="Compact"/>
              <w:jc w:val="right"/>
            </w:pPr>
            <w:r>
              <w:t>4</w:t>
            </w:r>
          </w:p>
        </w:tc>
        <w:tc>
          <w:tcPr>
            <w:tcW w:w="600" w:type="dxa"/>
          </w:tcPr>
          <w:p w14:paraId="70A41E05" w14:textId="77777777" w:rsidR="00C76A5C" w:rsidRDefault="002A147B">
            <w:pPr>
              <w:pStyle w:val="Compact"/>
              <w:jc w:val="right"/>
            </w:pPr>
            <w:r>
              <w:t>500.00</w:t>
            </w:r>
          </w:p>
        </w:tc>
      </w:tr>
      <w:tr w:rsidR="00C76A5C" w14:paraId="70A41E0D" w14:textId="77777777">
        <w:tc>
          <w:tcPr>
            <w:tcW w:w="1560" w:type="dxa"/>
          </w:tcPr>
          <w:p w14:paraId="70A41E07" w14:textId="77777777" w:rsidR="00C76A5C" w:rsidRDefault="002A147B">
            <w:pPr>
              <w:pStyle w:val="Compact"/>
            </w:pPr>
            <w:r>
              <w:t>Chlamydomonas_priscui</w:t>
            </w:r>
          </w:p>
        </w:tc>
        <w:tc>
          <w:tcPr>
            <w:tcW w:w="1140" w:type="dxa"/>
          </w:tcPr>
          <w:p w14:paraId="70A41E08" w14:textId="77777777" w:rsidR="00C76A5C" w:rsidRDefault="002A147B">
            <w:pPr>
              <w:pStyle w:val="Compact"/>
              <w:jc w:val="right"/>
            </w:pPr>
            <w:r>
              <w:t>8</w:t>
            </w:r>
          </w:p>
        </w:tc>
        <w:tc>
          <w:tcPr>
            <w:tcW w:w="1800" w:type="dxa"/>
          </w:tcPr>
          <w:p w14:paraId="70A41E09" w14:textId="77777777" w:rsidR="00C76A5C" w:rsidRDefault="002A147B">
            <w:pPr>
              <w:pStyle w:val="Compact"/>
              <w:jc w:val="right"/>
            </w:pPr>
            <w:r>
              <w:t>12</w:t>
            </w:r>
          </w:p>
        </w:tc>
        <w:tc>
          <w:tcPr>
            <w:tcW w:w="1320" w:type="dxa"/>
          </w:tcPr>
          <w:p w14:paraId="70A41E0A" w14:textId="77777777" w:rsidR="00C76A5C" w:rsidRDefault="002A147B">
            <w:pPr>
              <w:pStyle w:val="Compact"/>
              <w:jc w:val="right"/>
            </w:pPr>
            <w:r>
              <w:t>0.09279</w:t>
            </w:r>
          </w:p>
        </w:tc>
        <w:tc>
          <w:tcPr>
            <w:tcW w:w="1500" w:type="dxa"/>
          </w:tcPr>
          <w:p w14:paraId="70A41E0B" w14:textId="77777777" w:rsidR="00C76A5C" w:rsidRDefault="002A147B">
            <w:pPr>
              <w:pStyle w:val="Compact"/>
              <w:jc w:val="right"/>
            </w:pPr>
            <w:r>
              <w:t>4</w:t>
            </w:r>
          </w:p>
        </w:tc>
        <w:tc>
          <w:tcPr>
            <w:tcW w:w="600" w:type="dxa"/>
          </w:tcPr>
          <w:p w14:paraId="70A41E0C" w14:textId="77777777" w:rsidR="00C76A5C" w:rsidRDefault="002A147B">
            <w:pPr>
              <w:pStyle w:val="Compact"/>
              <w:jc w:val="right"/>
            </w:pPr>
            <w:r>
              <w:t>30.00</w:t>
            </w:r>
          </w:p>
        </w:tc>
      </w:tr>
      <w:tr w:rsidR="00C76A5C" w14:paraId="70A41E14" w14:textId="77777777">
        <w:tc>
          <w:tcPr>
            <w:tcW w:w="1560" w:type="dxa"/>
          </w:tcPr>
          <w:p w14:paraId="70A41E0E" w14:textId="77777777" w:rsidR="00C76A5C" w:rsidRDefault="002A147B">
            <w:pPr>
              <w:pStyle w:val="Compact"/>
            </w:pPr>
            <w:r>
              <w:t>Chlamydomonas_priscui</w:t>
            </w:r>
          </w:p>
        </w:tc>
        <w:tc>
          <w:tcPr>
            <w:tcW w:w="1140" w:type="dxa"/>
          </w:tcPr>
          <w:p w14:paraId="70A41E0F" w14:textId="77777777" w:rsidR="00C76A5C" w:rsidRDefault="002A147B">
            <w:pPr>
              <w:pStyle w:val="Compact"/>
              <w:jc w:val="right"/>
            </w:pPr>
            <w:r>
              <w:t>8</w:t>
            </w:r>
          </w:p>
        </w:tc>
        <w:tc>
          <w:tcPr>
            <w:tcW w:w="1800" w:type="dxa"/>
          </w:tcPr>
          <w:p w14:paraId="70A41E10" w14:textId="77777777" w:rsidR="00C76A5C" w:rsidRDefault="002A147B">
            <w:pPr>
              <w:pStyle w:val="Compact"/>
              <w:jc w:val="right"/>
            </w:pPr>
            <w:r>
              <w:t>12</w:t>
            </w:r>
          </w:p>
        </w:tc>
        <w:tc>
          <w:tcPr>
            <w:tcW w:w="1320" w:type="dxa"/>
          </w:tcPr>
          <w:p w14:paraId="70A41E11" w14:textId="77777777" w:rsidR="00C76A5C" w:rsidRDefault="002A147B">
            <w:pPr>
              <w:pStyle w:val="Compact"/>
              <w:jc w:val="right"/>
            </w:pPr>
            <w:r>
              <w:t>0.09544</w:t>
            </w:r>
          </w:p>
        </w:tc>
        <w:tc>
          <w:tcPr>
            <w:tcW w:w="1500" w:type="dxa"/>
          </w:tcPr>
          <w:p w14:paraId="70A41E12" w14:textId="77777777" w:rsidR="00C76A5C" w:rsidRDefault="002A147B">
            <w:pPr>
              <w:pStyle w:val="Compact"/>
              <w:jc w:val="right"/>
            </w:pPr>
            <w:r>
              <w:t>4</w:t>
            </w:r>
          </w:p>
        </w:tc>
        <w:tc>
          <w:tcPr>
            <w:tcW w:w="600" w:type="dxa"/>
          </w:tcPr>
          <w:p w14:paraId="70A41E13" w14:textId="77777777" w:rsidR="00C76A5C" w:rsidRDefault="002A147B">
            <w:pPr>
              <w:pStyle w:val="Compact"/>
              <w:jc w:val="right"/>
            </w:pPr>
            <w:r>
              <w:t>70.00</w:t>
            </w:r>
          </w:p>
        </w:tc>
      </w:tr>
      <w:tr w:rsidR="00C76A5C" w14:paraId="70A41E1B" w14:textId="77777777">
        <w:tc>
          <w:tcPr>
            <w:tcW w:w="1560" w:type="dxa"/>
          </w:tcPr>
          <w:p w14:paraId="70A41E15" w14:textId="77777777" w:rsidR="00C76A5C" w:rsidRDefault="002A147B">
            <w:pPr>
              <w:pStyle w:val="Compact"/>
            </w:pPr>
            <w:r>
              <w:t>Chlamydomonas_priscui</w:t>
            </w:r>
          </w:p>
        </w:tc>
        <w:tc>
          <w:tcPr>
            <w:tcW w:w="1140" w:type="dxa"/>
          </w:tcPr>
          <w:p w14:paraId="70A41E16" w14:textId="77777777" w:rsidR="00C76A5C" w:rsidRDefault="002A147B">
            <w:pPr>
              <w:pStyle w:val="Compact"/>
              <w:jc w:val="right"/>
            </w:pPr>
            <w:r>
              <w:t>8</w:t>
            </w:r>
          </w:p>
        </w:tc>
        <w:tc>
          <w:tcPr>
            <w:tcW w:w="1800" w:type="dxa"/>
          </w:tcPr>
          <w:p w14:paraId="70A41E17" w14:textId="77777777" w:rsidR="00C76A5C" w:rsidRDefault="002A147B">
            <w:pPr>
              <w:pStyle w:val="Compact"/>
              <w:jc w:val="right"/>
            </w:pPr>
            <w:r>
              <w:t>16</w:t>
            </w:r>
          </w:p>
        </w:tc>
        <w:tc>
          <w:tcPr>
            <w:tcW w:w="1320" w:type="dxa"/>
          </w:tcPr>
          <w:p w14:paraId="70A41E18" w14:textId="77777777" w:rsidR="00C76A5C" w:rsidRDefault="002A147B">
            <w:pPr>
              <w:pStyle w:val="Compact"/>
              <w:jc w:val="right"/>
            </w:pPr>
            <w:r>
              <w:t>0.08186</w:t>
            </w:r>
          </w:p>
        </w:tc>
        <w:tc>
          <w:tcPr>
            <w:tcW w:w="1500" w:type="dxa"/>
          </w:tcPr>
          <w:p w14:paraId="70A41E19" w14:textId="77777777" w:rsidR="00C76A5C" w:rsidRDefault="002A147B">
            <w:pPr>
              <w:pStyle w:val="Compact"/>
              <w:jc w:val="right"/>
            </w:pPr>
            <w:r>
              <w:t>4</w:t>
            </w:r>
          </w:p>
        </w:tc>
        <w:tc>
          <w:tcPr>
            <w:tcW w:w="600" w:type="dxa"/>
          </w:tcPr>
          <w:p w14:paraId="70A41E1A" w14:textId="77777777" w:rsidR="00C76A5C" w:rsidRDefault="002A147B">
            <w:pPr>
              <w:pStyle w:val="Compact"/>
              <w:jc w:val="right"/>
            </w:pPr>
            <w:r>
              <w:t>500.00</w:t>
            </w:r>
          </w:p>
        </w:tc>
      </w:tr>
      <w:tr w:rsidR="00C76A5C" w14:paraId="70A41E22" w14:textId="77777777">
        <w:tc>
          <w:tcPr>
            <w:tcW w:w="1560" w:type="dxa"/>
          </w:tcPr>
          <w:p w14:paraId="70A41E1C" w14:textId="77777777" w:rsidR="00C76A5C" w:rsidRDefault="002A147B">
            <w:pPr>
              <w:pStyle w:val="Compact"/>
            </w:pPr>
            <w:r>
              <w:t>Chlamydomonas_priscui</w:t>
            </w:r>
          </w:p>
        </w:tc>
        <w:tc>
          <w:tcPr>
            <w:tcW w:w="1140" w:type="dxa"/>
          </w:tcPr>
          <w:p w14:paraId="70A41E1D" w14:textId="77777777" w:rsidR="00C76A5C" w:rsidRDefault="002A147B">
            <w:pPr>
              <w:pStyle w:val="Compact"/>
              <w:jc w:val="right"/>
            </w:pPr>
            <w:r>
              <w:t>8</w:t>
            </w:r>
          </w:p>
        </w:tc>
        <w:tc>
          <w:tcPr>
            <w:tcW w:w="1800" w:type="dxa"/>
          </w:tcPr>
          <w:p w14:paraId="70A41E1E" w14:textId="77777777" w:rsidR="00C76A5C" w:rsidRDefault="002A147B">
            <w:pPr>
              <w:pStyle w:val="Compact"/>
              <w:jc w:val="right"/>
            </w:pPr>
            <w:r>
              <w:t>16</w:t>
            </w:r>
          </w:p>
        </w:tc>
        <w:tc>
          <w:tcPr>
            <w:tcW w:w="1320" w:type="dxa"/>
          </w:tcPr>
          <w:p w14:paraId="70A41E1F" w14:textId="77777777" w:rsidR="00C76A5C" w:rsidRDefault="002A147B">
            <w:pPr>
              <w:pStyle w:val="Compact"/>
              <w:jc w:val="right"/>
            </w:pPr>
            <w:r>
              <w:t>0.08318</w:t>
            </w:r>
          </w:p>
        </w:tc>
        <w:tc>
          <w:tcPr>
            <w:tcW w:w="1500" w:type="dxa"/>
          </w:tcPr>
          <w:p w14:paraId="70A41E20" w14:textId="77777777" w:rsidR="00C76A5C" w:rsidRDefault="002A147B">
            <w:pPr>
              <w:pStyle w:val="Compact"/>
              <w:jc w:val="right"/>
            </w:pPr>
            <w:r>
              <w:t>4</w:t>
            </w:r>
          </w:p>
        </w:tc>
        <w:tc>
          <w:tcPr>
            <w:tcW w:w="600" w:type="dxa"/>
          </w:tcPr>
          <w:p w14:paraId="70A41E21" w14:textId="77777777" w:rsidR="00C76A5C" w:rsidRDefault="002A147B">
            <w:pPr>
              <w:pStyle w:val="Compact"/>
              <w:jc w:val="right"/>
            </w:pPr>
            <w:r>
              <w:t>70.00</w:t>
            </w:r>
          </w:p>
        </w:tc>
      </w:tr>
      <w:tr w:rsidR="00C76A5C" w14:paraId="70A41E29" w14:textId="77777777">
        <w:tc>
          <w:tcPr>
            <w:tcW w:w="1560" w:type="dxa"/>
          </w:tcPr>
          <w:p w14:paraId="70A41E23" w14:textId="77777777" w:rsidR="00C76A5C" w:rsidRDefault="002A147B">
            <w:pPr>
              <w:pStyle w:val="Compact"/>
            </w:pPr>
            <w:r>
              <w:t>Chlamydomonas_priscui</w:t>
            </w:r>
          </w:p>
        </w:tc>
        <w:tc>
          <w:tcPr>
            <w:tcW w:w="1140" w:type="dxa"/>
          </w:tcPr>
          <w:p w14:paraId="70A41E24" w14:textId="77777777" w:rsidR="00C76A5C" w:rsidRDefault="002A147B">
            <w:pPr>
              <w:pStyle w:val="Compact"/>
              <w:jc w:val="right"/>
            </w:pPr>
            <w:r>
              <w:t>8</w:t>
            </w:r>
          </w:p>
        </w:tc>
        <w:tc>
          <w:tcPr>
            <w:tcW w:w="1800" w:type="dxa"/>
          </w:tcPr>
          <w:p w14:paraId="70A41E25" w14:textId="77777777" w:rsidR="00C76A5C" w:rsidRDefault="002A147B">
            <w:pPr>
              <w:pStyle w:val="Compact"/>
              <w:jc w:val="right"/>
            </w:pPr>
            <w:r>
              <w:t>16</w:t>
            </w:r>
          </w:p>
        </w:tc>
        <w:tc>
          <w:tcPr>
            <w:tcW w:w="1320" w:type="dxa"/>
          </w:tcPr>
          <w:p w14:paraId="70A41E26" w14:textId="77777777" w:rsidR="00C76A5C" w:rsidRDefault="002A147B">
            <w:pPr>
              <w:pStyle w:val="Compact"/>
              <w:jc w:val="right"/>
            </w:pPr>
            <w:r>
              <w:t>0.09356</w:t>
            </w:r>
          </w:p>
        </w:tc>
        <w:tc>
          <w:tcPr>
            <w:tcW w:w="1500" w:type="dxa"/>
          </w:tcPr>
          <w:p w14:paraId="70A41E27" w14:textId="77777777" w:rsidR="00C76A5C" w:rsidRDefault="002A147B">
            <w:pPr>
              <w:pStyle w:val="Compact"/>
              <w:jc w:val="right"/>
            </w:pPr>
            <w:r>
              <w:t>4</w:t>
            </w:r>
          </w:p>
        </w:tc>
        <w:tc>
          <w:tcPr>
            <w:tcW w:w="600" w:type="dxa"/>
          </w:tcPr>
          <w:p w14:paraId="70A41E28" w14:textId="77777777" w:rsidR="00C76A5C" w:rsidRDefault="002A147B">
            <w:pPr>
              <w:pStyle w:val="Compact"/>
              <w:jc w:val="right"/>
            </w:pPr>
            <w:r>
              <w:t>30.00</w:t>
            </w:r>
          </w:p>
        </w:tc>
      </w:tr>
      <w:tr w:rsidR="00C76A5C" w14:paraId="70A41E30" w14:textId="77777777">
        <w:tc>
          <w:tcPr>
            <w:tcW w:w="1560" w:type="dxa"/>
          </w:tcPr>
          <w:p w14:paraId="70A41E2A" w14:textId="77777777" w:rsidR="00C76A5C" w:rsidRDefault="002A147B">
            <w:pPr>
              <w:pStyle w:val="Compact"/>
            </w:pPr>
            <w:r>
              <w:t>Chlamydomonas_priscui</w:t>
            </w:r>
          </w:p>
        </w:tc>
        <w:tc>
          <w:tcPr>
            <w:tcW w:w="1140" w:type="dxa"/>
          </w:tcPr>
          <w:p w14:paraId="70A41E2B" w14:textId="77777777" w:rsidR="00C76A5C" w:rsidRDefault="002A147B">
            <w:pPr>
              <w:pStyle w:val="Compact"/>
              <w:jc w:val="right"/>
            </w:pPr>
            <w:r>
              <w:t>16</w:t>
            </w:r>
          </w:p>
        </w:tc>
        <w:tc>
          <w:tcPr>
            <w:tcW w:w="1800" w:type="dxa"/>
          </w:tcPr>
          <w:p w14:paraId="70A41E2C" w14:textId="77777777" w:rsidR="00C76A5C" w:rsidRDefault="002A147B">
            <w:pPr>
              <w:pStyle w:val="Compact"/>
              <w:jc w:val="right"/>
            </w:pPr>
            <w:r>
              <w:t>2</w:t>
            </w:r>
          </w:p>
        </w:tc>
        <w:tc>
          <w:tcPr>
            <w:tcW w:w="1320" w:type="dxa"/>
          </w:tcPr>
          <w:p w14:paraId="70A41E2D" w14:textId="77777777" w:rsidR="00C76A5C" w:rsidRDefault="002A147B">
            <w:pPr>
              <w:pStyle w:val="Compact"/>
              <w:jc w:val="right"/>
            </w:pPr>
            <w:r>
              <w:t>0.04628</w:t>
            </w:r>
          </w:p>
        </w:tc>
        <w:tc>
          <w:tcPr>
            <w:tcW w:w="1500" w:type="dxa"/>
          </w:tcPr>
          <w:p w14:paraId="70A41E2E" w14:textId="77777777" w:rsidR="00C76A5C" w:rsidRDefault="002A147B">
            <w:pPr>
              <w:pStyle w:val="Compact"/>
              <w:jc w:val="right"/>
            </w:pPr>
            <w:r>
              <w:t>4</w:t>
            </w:r>
          </w:p>
        </w:tc>
        <w:tc>
          <w:tcPr>
            <w:tcW w:w="600" w:type="dxa"/>
          </w:tcPr>
          <w:p w14:paraId="70A41E2F" w14:textId="77777777" w:rsidR="00C76A5C" w:rsidRDefault="002A147B">
            <w:pPr>
              <w:pStyle w:val="Compact"/>
              <w:jc w:val="right"/>
            </w:pPr>
            <w:r>
              <w:t>500.00</w:t>
            </w:r>
          </w:p>
        </w:tc>
      </w:tr>
      <w:tr w:rsidR="00C76A5C" w14:paraId="70A41E37" w14:textId="77777777">
        <w:tc>
          <w:tcPr>
            <w:tcW w:w="1560" w:type="dxa"/>
          </w:tcPr>
          <w:p w14:paraId="70A41E31" w14:textId="77777777" w:rsidR="00C76A5C" w:rsidRDefault="002A147B">
            <w:pPr>
              <w:pStyle w:val="Compact"/>
            </w:pPr>
            <w:r>
              <w:t>Chlamydomonas_priscui</w:t>
            </w:r>
          </w:p>
        </w:tc>
        <w:tc>
          <w:tcPr>
            <w:tcW w:w="1140" w:type="dxa"/>
          </w:tcPr>
          <w:p w14:paraId="70A41E32" w14:textId="77777777" w:rsidR="00C76A5C" w:rsidRDefault="002A147B">
            <w:pPr>
              <w:pStyle w:val="Compact"/>
              <w:jc w:val="right"/>
            </w:pPr>
            <w:r>
              <w:t>16</w:t>
            </w:r>
          </w:p>
        </w:tc>
        <w:tc>
          <w:tcPr>
            <w:tcW w:w="1800" w:type="dxa"/>
          </w:tcPr>
          <w:p w14:paraId="70A41E33" w14:textId="77777777" w:rsidR="00C76A5C" w:rsidRDefault="002A147B">
            <w:pPr>
              <w:pStyle w:val="Compact"/>
              <w:jc w:val="right"/>
            </w:pPr>
            <w:r>
              <w:t>2</w:t>
            </w:r>
          </w:p>
        </w:tc>
        <w:tc>
          <w:tcPr>
            <w:tcW w:w="1320" w:type="dxa"/>
          </w:tcPr>
          <w:p w14:paraId="70A41E34" w14:textId="77777777" w:rsidR="00C76A5C" w:rsidRDefault="002A147B">
            <w:pPr>
              <w:pStyle w:val="Compact"/>
              <w:jc w:val="right"/>
            </w:pPr>
            <w:r>
              <w:t>0.05054</w:t>
            </w:r>
          </w:p>
        </w:tc>
        <w:tc>
          <w:tcPr>
            <w:tcW w:w="1500" w:type="dxa"/>
          </w:tcPr>
          <w:p w14:paraId="70A41E35" w14:textId="77777777" w:rsidR="00C76A5C" w:rsidRDefault="002A147B">
            <w:pPr>
              <w:pStyle w:val="Compact"/>
              <w:jc w:val="right"/>
            </w:pPr>
            <w:r>
              <w:t>4</w:t>
            </w:r>
          </w:p>
        </w:tc>
        <w:tc>
          <w:tcPr>
            <w:tcW w:w="600" w:type="dxa"/>
          </w:tcPr>
          <w:p w14:paraId="70A41E36" w14:textId="77777777" w:rsidR="00C76A5C" w:rsidRDefault="002A147B">
            <w:pPr>
              <w:pStyle w:val="Compact"/>
              <w:jc w:val="right"/>
            </w:pPr>
            <w:r>
              <w:t>70.00</w:t>
            </w:r>
          </w:p>
        </w:tc>
      </w:tr>
      <w:tr w:rsidR="00C76A5C" w14:paraId="70A41E3E" w14:textId="77777777">
        <w:tc>
          <w:tcPr>
            <w:tcW w:w="1560" w:type="dxa"/>
          </w:tcPr>
          <w:p w14:paraId="70A41E38" w14:textId="77777777" w:rsidR="00C76A5C" w:rsidRDefault="002A147B">
            <w:pPr>
              <w:pStyle w:val="Compact"/>
            </w:pPr>
            <w:r>
              <w:t>Chlamydomonas_priscui</w:t>
            </w:r>
          </w:p>
        </w:tc>
        <w:tc>
          <w:tcPr>
            <w:tcW w:w="1140" w:type="dxa"/>
          </w:tcPr>
          <w:p w14:paraId="70A41E39" w14:textId="77777777" w:rsidR="00C76A5C" w:rsidRDefault="002A147B">
            <w:pPr>
              <w:pStyle w:val="Compact"/>
              <w:jc w:val="right"/>
            </w:pPr>
            <w:r>
              <w:t>16</w:t>
            </w:r>
          </w:p>
        </w:tc>
        <w:tc>
          <w:tcPr>
            <w:tcW w:w="1800" w:type="dxa"/>
          </w:tcPr>
          <w:p w14:paraId="70A41E3A" w14:textId="77777777" w:rsidR="00C76A5C" w:rsidRDefault="002A147B">
            <w:pPr>
              <w:pStyle w:val="Compact"/>
              <w:jc w:val="right"/>
            </w:pPr>
            <w:r>
              <w:t>2</w:t>
            </w:r>
          </w:p>
        </w:tc>
        <w:tc>
          <w:tcPr>
            <w:tcW w:w="1320" w:type="dxa"/>
          </w:tcPr>
          <w:p w14:paraId="70A41E3B" w14:textId="77777777" w:rsidR="00C76A5C" w:rsidRDefault="002A147B">
            <w:pPr>
              <w:pStyle w:val="Compact"/>
              <w:jc w:val="right"/>
            </w:pPr>
            <w:r>
              <w:t>0.05055</w:t>
            </w:r>
          </w:p>
        </w:tc>
        <w:tc>
          <w:tcPr>
            <w:tcW w:w="1500" w:type="dxa"/>
          </w:tcPr>
          <w:p w14:paraId="70A41E3C" w14:textId="77777777" w:rsidR="00C76A5C" w:rsidRDefault="002A147B">
            <w:pPr>
              <w:pStyle w:val="Compact"/>
              <w:jc w:val="right"/>
            </w:pPr>
            <w:r>
              <w:t>4</w:t>
            </w:r>
          </w:p>
        </w:tc>
        <w:tc>
          <w:tcPr>
            <w:tcW w:w="600" w:type="dxa"/>
          </w:tcPr>
          <w:p w14:paraId="70A41E3D" w14:textId="77777777" w:rsidR="00C76A5C" w:rsidRDefault="002A147B">
            <w:pPr>
              <w:pStyle w:val="Compact"/>
              <w:jc w:val="right"/>
            </w:pPr>
            <w:r>
              <w:t>30.00</w:t>
            </w:r>
          </w:p>
        </w:tc>
      </w:tr>
      <w:tr w:rsidR="00C76A5C" w14:paraId="70A41E45" w14:textId="77777777">
        <w:tc>
          <w:tcPr>
            <w:tcW w:w="1560" w:type="dxa"/>
          </w:tcPr>
          <w:p w14:paraId="70A41E3F" w14:textId="77777777" w:rsidR="00C76A5C" w:rsidRDefault="002A147B">
            <w:pPr>
              <w:pStyle w:val="Compact"/>
            </w:pPr>
            <w:r>
              <w:t>Chlamydomonas_priscui</w:t>
            </w:r>
          </w:p>
        </w:tc>
        <w:tc>
          <w:tcPr>
            <w:tcW w:w="1140" w:type="dxa"/>
          </w:tcPr>
          <w:p w14:paraId="70A41E40" w14:textId="77777777" w:rsidR="00C76A5C" w:rsidRDefault="002A147B">
            <w:pPr>
              <w:pStyle w:val="Compact"/>
              <w:jc w:val="right"/>
            </w:pPr>
            <w:r>
              <w:t>16</w:t>
            </w:r>
          </w:p>
        </w:tc>
        <w:tc>
          <w:tcPr>
            <w:tcW w:w="1800" w:type="dxa"/>
          </w:tcPr>
          <w:p w14:paraId="70A41E41" w14:textId="77777777" w:rsidR="00C76A5C" w:rsidRDefault="002A147B">
            <w:pPr>
              <w:pStyle w:val="Compact"/>
              <w:jc w:val="right"/>
            </w:pPr>
            <w:r>
              <w:t>4</w:t>
            </w:r>
          </w:p>
        </w:tc>
        <w:tc>
          <w:tcPr>
            <w:tcW w:w="1320" w:type="dxa"/>
          </w:tcPr>
          <w:p w14:paraId="70A41E42" w14:textId="77777777" w:rsidR="00C76A5C" w:rsidRDefault="002A147B">
            <w:pPr>
              <w:pStyle w:val="Compact"/>
              <w:jc w:val="right"/>
            </w:pPr>
            <w:r>
              <w:t>0.04565</w:t>
            </w:r>
          </w:p>
        </w:tc>
        <w:tc>
          <w:tcPr>
            <w:tcW w:w="1500" w:type="dxa"/>
          </w:tcPr>
          <w:p w14:paraId="70A41E43" w14:textId="77777777" w:rsidR="00C76A5C" w:rsidRDefault="002A147B">
            <w:pPr>
              <w:pStyle w:val="Compact"/>
              <w:jc w:val="right"/>
            </w:pPr>
            <w:r>
              <w:t>4</w:t>
            </w:r>
          </w:p>
        </w:tc>
        <w:tc>
          <w:tcPr>
            <w:tcW w:w="600" w:type="dxa"/>
          </w:tcPr>
          <w:p w14:paraId="70A41E44" w14:textId="77777777" w:rsidR="00C76A5C" w:rsidRDefault="002A147B">
            <w:pPr>
              <w:pStyle w:val="Compact"/>
              <w:jc w:val="right"/>
            </w:pPr>
            <w:r>
              <w:t>70.00</w:t>
            </w:r>
          </w:p>
        </w:tc>
      </w:tr>
      <w:tr w:rsidR="00C76A5C" w14:paraId="70A41E4C" w14:textId="77777777">
        <w:tc>
          <w:tcPr>
            <w:tcW w:w="1560" w:type="dxa"/>
          </w:tcPr>
          <w:p w14:paraId="70A41E46" w14:textId="77777777" w:rsidR="00C76A5C" w:rsidRDefault="002A147B">
            <w:pPr>
              <w:pStyle w:val="Compact"/>
            </w:pPr>
            <w:r>
              <w:t>Chlamydomonas_priscui</w:t>
            </w:r>
          </w:p>
        </w:tc>
        <w:tc>
          <w:tcPr>
            <w:tcW w:w="1140" w:type="dxa"/>
          </w:tcPr>
          <w:p w14:paraId="70A41E47" w14:textId="77777777" w:rsidR="00C76A5C" w:rsidRDefault="002A147B">
            <w:pPr>
              <w:pStyle w:val="Compact"/>
              <w:jc w:val="right"/>
            </w:pPr>
            <w:r>
              <w:t>16</w:t>
            </w:r>
          </w:p>
        </w:tc>
        <w:tc>
          <w:tcPr>
            <w:tcW w:w="1800" w:type="dxa"/>
          </w:tcPr>
          <w:p w14:paraId="70A41E48" w14:textId="77777777" w:rsidR="00C76A5C" w:rsidRDefault="002A147B">
            <w:pPr>
              <w:pStyle w:val="Compact"/>
              <w:jc w:val="right"/>
            </w:pPr>
            <w:r>
              <w:t>4</w:t>
            </w:r>
          </w:p>
        </w:tc>
        <w:tc>
          <w:tcPr>
            <w:tcW w:w="1320" w:type="dxa"/>
          </w:tcPr>
          <w:p w14:paraId="70A41E49" w14:textId="77777777" w:rsidR="00C76A5C" w:rsidRDefault="002A147B">
            <w:pPr>
              <w:pStyle w:val="Compact"/>
              <w:jc w:val="right"/>
            </w:pPr>
            <w:r>
              <w:t>0.04565</w:t>
            </w:r>
          </w:p>
        </w:tc>
        <w:tc>
          <w:tcPr>
            <w:tcW w:w="1500" w:type="dxa"/>
          </w:tcPr>
          <w:p w14:paraId="70A41E4A" w14:textId="77777777" w:rsidR="00C76A5C" w:rsidRDefault="002A147B">
            <w:pPr>
              <w:pStyle w:val="Compact"/>
              <w:jc w:val="right"/>
            </w:pPr>
            <w:r>
              <w:t>4</w:t>
            </w:r>
          </w:p>
        </w:tc>
        <w:tc>
          <w:tcPr>
            <w:tcW w:w="600" w:type="dxa"/>
          </w:tcPr>
          <w:p w14:paraId="70A41E4B" w14:textId="77777777" w:rsidR="00C76A5C" w:rsidRDefault="002A147B">
            <w:pPr>
              <w:pStyle w:val="Compact"/>
              <w:jc w:val="right"/>
            </w:pPr>
            <w:r>
              <w:t>700.00</w:t>
            </w:r>
          </w:p>
        </w:tc>
      </w:tr>
      <w:tr w:rsidR="00C76A5C" w14:paraId="70A41E53" w14:textId="77777777">
        <w:tc>
          <w:tcPr>
            <w:tcW w:w="1560" w:type="dxa"/>
          </w:tcPr>
          <w:p w14:paraId="70A41E4D" w14:textId="77777777" w:rsidR="00C76A5C" w:rsidRDefault="002A147B">
            <w:pPr>
              <w:pStyle w:val="Compact"/>
            </w:pPr>
            <w:r>
              <w:t>Chlamydomonas_priscui</w:t>
            </w:r>
          </w:p>
        </w:tc>
        <w:tc>
          <w:tcPr>
            <w:tcW w:w="1140" w:type="dxa"/>
          </w:tcPr>
          <w:p w14:paraId="70A41E4E" w14:textId="77777777" w:rsidR="00C76A5C" w:rsidRDefault="002A147B">
            <w:pPr>
              <w:pStyle w:val="Compact"/>
              <w:jc w:val="right"/>
            </w:pPr>
            <w:r>
              <w:t>16</w:t>
            </w:r>
          </w:p>
        </w:tc>
        <w:tc>
          <w:tcPr>
            <w:tcW w:w="1800" w:type="dxa"/>
          </w:tcPr>
          <w:p w14:paraId="70A41E4F" w14:textId="77777777" w:rsidR="00C76A5C" w:rsidRDefault="002A147B">
            <w:pPr>
              <w:pStyle w:val="Compact"/>
              <w:jc w:val="right"/>
            </w:pPr>
            <w:r>
              <w:t>4</w:t>
            </w:r>
          </w:p>
        </w:tc>
        <w:tc>
          <w:tcPr>
            <w:tcW w:w="1320" w:type="dxa"/>
          </w:tcPr>
          <w:p w14:paraId="70A41E50" w14:textId="77777777" w:rsidR="00C76A5C" w:rsidRDefault="002A147B">
            <w:pPr>
              <w:pStyle w:val="Compact"/>
              <w:jc w:val="right"/>
            </w:pPr>
            <w:r>
              <w:t>0.04648</w:t>
            </w:r>
          </w:p>
        </w:tc>
        <w:tc>
          <w:tcPr>
            <w:tcW w:w="1500" w:type="dxa"/>
          </w:tcPr>
          <w:p w14:paraId="70A41E51" w14:textId="77777777" w:rsidR="00C76A5C" w:rsidRDefault="002A147B">
            <w:pPr>
              <w:pStyle w:val="Compact"/>
              <w:jc w:val="right"/>
            </w:pPr>
            <w:r>
              <w:t>4</w:t>
            </w:r>
          </w:p>
        </w:tc>
        <w:tc>
          <w:tcPr>
            <w:tcW w:w="600" w:type="dxa"/>
          </w:tcPr>
          <w:p w14:paraId="70A41E52" w14:textId="77777777" w:rsidR="00C76A5C" w:rsidRDefault="002A147B">
            <w:pPr>
              <w:pStyle w:val="Compact"/>
              <w:jc w:val="right"/>
            </w:pPr>
            <w:r>
              <w:t>500.00</w:t>
            </w:r>
          </w:p>
        </w:tc>
      </w:tr>
      <w:tr w:rsidR="00C76A5C" w14:paraId="70A41E5A" w14:textId="77777777">
        <w:tc>
          <w:tcPr>
            <w:tcW w:w="1560" w:type="dxa"/>
          </w:tcPr>
          <w:p w14:paraId="70A41E54" w14:textId="77777777" w:rsidR="00C76A5C" w:rsidRDefault="002A147B">
            <w:pPr>
              <w:pStyle w:val="Compact"/>
            </w:pPr>
            <w:r>
              <w:t>Chlamydomonas_priscui</w:t>
            </w:r>
          </w:p>
        </w:tc>
        <w:tc>
          <w:tcPr>
            <w:tcW w:w="1140" w:type="dxa"/>
          </w:tcPr>
          <w:p w14:paraId="70A41E55" w14:textId="77777777" w:rsidR="00C76A5C" w:rsidRDefault="002A147B">
            <w:pPr>
              <w:pStyle w:val="Compact"/>
              <w:jc w:val="right"/>
            </w:pPr>
            <w:r>
              <w:t>16</w:t>
            </w:r>
          </w:p>
        </w:tc>
        <w:tc>
          <w:tcPr>
            <w:tcW w:w="1800" w:type="dxa"/>
          </w:tcPr>
          <w:p w14:paraId="70A41E56" w14:textId="77777777" w:rsidR="00C76A5C" w:rsidRDefault="002A147B">
            <w:pPr>
              <w:pStyle w:val="Compact"/>
              <w:jc w:val="right"/>
            </w:pPr>
            <w:r>
              <w:t>4</w:t>
            </w:r>
          </w:p>
        </w:tc>
        <w:tc>
          <w:tcPr>
            <w:tcW w:w="1320" w:type="dxa"/>
          </w:tcPr>
          <w:p w14:paraId="70A41E57" w14:textId="77777777" w:rsidR="00C76A5C" w:rsidRDefault="002A147B">
            <w:pPr>
              <w:pStyle w:val="Compact"/>
              <w:jc w:val="right"/>
            </w:pPr>
            <w:r>
              <w:t>0.04860</w:t>
            </w:r>
          </w:p>
        </w:tc>
        <w:tc>
          <w:tcPr>
            <w:tcW w:w="1500" w:type="dxa"/>
          </w:tcPr>
          <w:p w14:paraId="70A41E58" w14:textId="77777777" w:rsidR="00C76A5C" w:rsidRDefault="002A147B">
            <w:pPr>
              <w:pStyle w:val="Compact"/>
              <w:jc w:val="right"/>
            </w:pPr>
            <w:r>
              <w:t>4</w:t>
            </w:r>
          </w:p>
        </w:tc>
        <w:tc>
          <w:tcPr>
            <w:tcW w:w="600" w:type="dxa"/>
          </w:tcPr>
          <w:p w14:paraId="70A41E59" w14:textId="77777777" w:rsidR="00C76A5C" w:rsidRDefault="002A147B">
            <w:pPr>
              <w:pStyle w:val="Compact"/>
              <w:jc w:val="right"/>
            </w:pPr>
            <w:r>
              <w:t>30.00</w:t>
            </w:r>
          </w:p>
        </w:tc>
      </w:tr>
      <w:tr w:rsidR="00C76A5C" w14:paraId="70A41E61" w14:textId="77777777">
        <w:tc>
          <w:tcPr>
            <w:tcW w:w="1560" w:type="dxa"/>
          </w:tcPr>
          <w:p w14:paraId="70A41E5B" w14:textId="77777777" w:rsidR="00C76A5C" w:rsidRDefault="002A147B">
            <w:pPr>
              <w:pStyle w:val="Compact"/>
            </w:pPr>
            <w:r>
              <w:t>Chlamydomonas_priscui</w:t>
            </w:r>
          </w:p>
        </w:tc>
        <w:tc>
          <w:tcPr>
            <w:tcW w:w="1140" w:type="dxa"/>
          </w:tcPr>
          <w:p w14:paraId="70A41E5C" w14:textId="77777777" w:rsidR="00C76A5C" w:rsidRDefault="002A147B">
            <w:pPr>
              <w:pStyle w:val="Compact"/>
              <w:jc w:val="right"/>
            </w:pPr>
            <w:r>
              <w:t>16</w:t>
            </w:r>
          </w:p>
        </w:tc>
        <w:tc>
          <w:tcPr>
            <w:tcW w:w="1800" w:type="dxa"/>
          </w:tcPr>
          <w:p w14:paraId="70A41E5D" w14:textId="77777777" w:rsidR="00C76A5C" w:rsidRDefault="002A147B">
            <w:pPr>
              <w:pStyle w:val="Compact"/>
              <w:jc w:val="right"/>
            </w:pPr>
            <w:r>
              <w:t>4</w:t>
            </w:r>
          </w:p>
        </w:tc>
        <w:tc>
          <w:tcPr>
            <w:tcW w:w="1320" w:type="dxa"/>
          </w:tcPr>
          <w:p w14:paraId="70A41E5E" w14:textId="77777777" w:rsidR="00C76A5C" w:rsidRDefault="002A147B">
            <w:pPr>
              <w:pStyle w:val="Compact"/>
              <w:jc w:val="right"/>
            </w:pPr>
            <w:r>
              <w:t>0.04907</w:t>
            </w:r>
          </w:p>
        </w:tc>
        <w:tc>
          <w:tcPr>
            <w:tcW w:w="1500" w:type="dxa"/>
          </w:tcPr>
          <w:p w14:paraId="70A41E5F" w14:textId="77777777" w:rsidR="00C76A5C" w:rsidRDefault="002A147B">
            <w:pPr>
              <w:pStyle w:val="Compact"/>
              <w:jc w:val="right"/>
            </w:pPr>
            <w:r>
              <w:t>4</w:t>
            </w:r>
          </w:p>
        </w:tc>
        <w:tc>
          <w:tcPr>
            <w:tcW w:w="600" w:type="dxa"/>
          </w:tcPr>
          <w:p w14:paraId="70A41E60" w14:textId="77777777" w:rsidR="00C76A5C" w:rsidRDefault="002A147B">
            <w:pPr>
              <w:pStyle w:val="Compact"/>
              <w:jc w:val="right"/>
            </w:pPr>
            <w:r>
              <w:t>70.00</w:t>
            </w:r>
          </w:p>
        </w:tc>
      </w:tr>
      <w:tr w:rsidR="00C76A5C" w14:paraId="70A41E68" w14:textId="77777777">
        <w:tc>
          <w:tcPr>
            <w:tcW w:w="1560" w:type="dxa"/>
          </w:tcPr>
          <w:p w14:paraId="70A41E62" w14:textId="77777777" w:rsidR="00C76A5C" w:rsidRDefault="002A147B">
            <w:pPr>
              <w:pStyle w:val="Compact"/>
            </w:pPr>
            <w:r>
              <w:t>Chlamydomonas_priscui</w:t>
            </w:r>
          </w:p>
        </w:tc>
        <w:tc>
          <w:tcPr>
            <w:tcW w:w="1140" w:type="dxa"/>
          </w:tcPr>
          <w:p w14:paraId="70A41E63" w14:textId="77777777" w:rsidR="00C76A5C" w:rsidRDefault="002A147B">
            <w:pPr>
              <w:pStyle w:val="Compact"/>
              <w:jc w:val="right"/>
            </w:pPr>
            <w:r>
              <w:t>16</w:t>
            </w:r>
          </w:p>
        </w:tc>
        <w:tc>
          <w:tcPr>
            <w:tcW w:w="1800" w:type="dxa"/>
          </w:tcPr>
          <w:p w14:paraId="70A41E64" w14:textId="77777777" w:rsidR="00C76A5C" w:rsidRDefault="002A147B">
            <w:pPr>
              <w:pStyle w:val="Compact"/>
              <w:jc w:val="right"/>
            </w:pPr>
            <w:r>
              <w:t>8</w:t>
            </w:r>
          </w:p>
        </w:tc>
        <w:tc>
          <w:tcPr>
            <w:tcW w:w="1320" w:type="dxa"/>
          </w:tcPr>
          <w:p w14:paraId="70A41E65" w14:textId="77777777" w:rsidR="00C76A5C" w:rsidRDefault="002A147B">
            <w:pPr>
              <w:pStyle w:val="Compact"/>
              <w:jc w:val="right"/>
            </w:pPr>
            <w:r>
              <w:t>0.04163</w:t>
            </w:r>
          </w:p>
        </w:tc>
        <w:tc>
          <w:tcPr>
            <w:tcW w:w="1500" w:type="dxa"/>
          </w:tcPr>
          <w:p w14:paraId="70A41E66" w14:textId="77777777" w:rsidR="00C76A5C" w:rsidRDefault="002A147B">
            <w:pPr>
              <w:pStyle w:val="Compact"/>
              <w:jc w:val="right"/>
            </w:pPr>
            <w:r>
              <w:t>4</w:t>
            </w:r>
          </w:p>
        </w:tc>
        <w:tc>
          <w:tcPr>
            <w:tcW w:w="600" w:type="dxa"/>
          </w:tcPr>
          <w:p w14:paraId="70A41E67" w14:textId="77777777" w:rsidR="00C76A5C" w:rsidRDefault="002A147B">
            <w:pPr>
              <w:pStyle w:val="Compact"/>
              <w:jc w:val="right"/>
            </w:pPr>
            <w:r>
              <w:t>500.00</w:t>
            </w:r>
          </w:p>
        </w:tc>
      </w:tr>
      <w:tr w:rsidR="00C76A5C" w14:paraId="70A41E6F" w14:textId="77777777">
        <w:tc>
          <w:tcPr>
            <w:tcW w:w="1560" w:type="dxa"/>
          </w:tcPr>
          <w:p w14:paraId="70A41E69" w14:textId="77777777" w:rsidR="00C76A5C" w:rsidRDefault="002A147B">
            <w:pPr>
              <w:pStyle w:val="Compact"/>
            </w:pPr>
            <w:r>
              <w:t>Chlamydomonas_priscui</w:t>
            </w:r>
          </w:p>
        </w:tc>
        <w:tc>
          <w:tcPr>
            <w:tcW w:w="1140" w:type="dxa"/>
          </w:tcPr>
          <w:p w14:paraId="70A41E6A" w14:textId="77777777" w:rsidR="00C76A5C" w:rsidRDefault="002A147B">
            <w:pPr>
              <w:pStyle w:val="Compact"/>
              <w:jc w:val="right"/>
            </w:pPr>
            <w:r>
              <w:t>16</w:t>
            </w:r>
          </w:p>
        </w:tc>
        <w:tc>
          <w:tcPr>
            <w:tcW w:w="1800" w:type="dxa"/>
          </w:tcPr>
          <w:p w14:paraId="70A41E6B" w14:textId="77777777" w:rsidR="00C76A5C" w:rsidRDefault="002A147B">
            <w:pPr>
              <w:pStyle w:val="Compact"/>
              <w:jc w:val="right"/>
            </w:pPr>
            <w:r>
              <w:t>8</w:t>
            </w:r>
          </w:p>
        </w:tc>
        <w:tc>
          <w:tcPr>
            <w:tcW w:w="1320" w:type="dxa"/>
          </w:tcPr>
          <w:p w14:paraId="70A41E6C" w14:textId="77777777" w:rsidR="00C76A5C" w:rsidRDefault="002A147B">
            <w:pPr>
              <w:pStyle w:val="Compact"/>
              <w:jc w:val="right"/>
            </w:pPr>
            <w:r>
              <w:t>0.04418</w:t>
            </w:r>
          </w:p>
        </w:tc>
        <w:tc>
          <w:tcPr>
            <w:tcW w:w="1500" w:type="dxa"/>
          </w:tcPr>
          <w:p w14:paraId="70A41E6D" w14:textId="77777777" w:rsidR="00C76A5C" w:rsidRDefault="002A147B">
            <w:pPr>
              <w:pStyle w:val="Compact"/>
              <w:jc w:val="right"/>
            </w:pPr>
            <w:r>
              <w:t>4</w:t>
            </w:r>
          </w:p>
        </w:tc>
        <w:tc>
          <w:tcPr>
            <w:tcW w:w="600" w:type="dxa"/>
          </w:tcPr>
          <w:p w14:paraId="70A41E6E" w14:textId="77777777" w:rsidR="00C76A5C" w:rsidRDefault="002A147B">
            <w:pPr>
              <w:pStyle w:val="Compact"/>
              <w:jc w:val="right"/>
            </w:pPr>
            <w:r>
              <w:t>70.00</w:t>
            </w:r>
          </w:p>
        </w:tc>
      </w:tr>
      <w:tr w:rsidR="00C76A5C" w14:paraId="70A41E76" w14:textId="77777777">
        <w:tc>
          <w:tcPr>
            <w:tcW w:w="1560" w:type="dxa"/>
          </w:tcPr>
          <w:p w14:paraId="70A41E70" w14:textId="77777777" w:rsidR="00C76A5C" w:rsidRDefault="002A147B">
            <w:pPr>
              <w:pStyle w:val="Compact"/>
            </w:pPr>
            <w:r>
              <w:t>Chlamydomonas_priscui</w:t>
            </w:r>
          </w:p>
        </w:tc>
        <w:tc>
          <w:tcPr>
            <w:tcW w:w="1140" w:type="dxa"/>
          </w:tcPr>
          <w:p w14:paraId="70A41E71" w14:textId="77777777" w:rsidR="00C76A5C" w:rsidRDefault="002A147B">
            <w:pPr>
              <w:pStyle w:val="Compact"/>
              <w:jc w:val="right"/>
            </w:pPr>
            <w:r>
              <w:t>16</w:t>
            </w:r>
          </w:p>
        </w:tc>
        <w:tc>
          <w:tcPr>
            <w:tcW w:w="1800" w:type="dxa"/>
          </w:tcPr>
          <w:p w14:paraId="70A41E72" w14:textId="77777777" w:rsidR="00C76A5C" w:rsidRDefault="002A147B">
            <w:pPr>
              <w:pStyle w:val="Compact"/>
              <w:jc w:val="right"/>
            </w:pPr>
            <w:r>
              <w:t>8</w:t>
            </w:r>
          </w:p>
        </w:tc>
        <w:tc>
          <w:tcPr>
            <w:tcW w:w="1320" w:type="dxa"/>
          </w:tcPr>
          <w:p w14:paraId="70A41E73" w14:textId="77777777" w:rsidR="00C76A5C" w:rsidRDefault="002A147B">
            <w:pPr>
              <w:pStyle w:val="Compact"/>
              <w:jc w:val="right"/>
            </w:pPr>
            <w:r>
              <w:t>0.04418</w:t>
            </w:r>
          </w:p>
        </w:tc>
        <w:tc>
          <w:tcPr>
            <w:tcW w:w="1500" w:type="dxa"/>
          </w:tcPr>
          <w:p w14:paraId="70A41E74" w14:textId="77777777" w:rsidR="00C76A5C" w:rsidRDefault="002A147B">
            <w:pPr>
              <w:pStyle w:val="Compact"/>
              <w:jc w:val="right"/>
            </w:pPr>
            <w:r>
              <w:t>4</w:t>
            </w:r>
          </w:p>
        </w:tc>
        <w:tc>
          <w:tcPr>
            <w:tcW w:w="600" w:type="dxa"/>
          </w:tcPr>
          <w:p w14:paraId="70A41E75" w14:textId="77777777" w:rsidR="00C76A5C" w:rsidRDefault="002A147B">
            <w:pPr>
              <w:pStyle w:val="Compact"/>
              <w:jc w:val="right"/>
            </w:pPr>
            <w:r>
              <w:t>700.00</w:t>
            </w:r>
          </w:p>
        </w:tc>
      </w:tr>
      <w:tr w:rsidR="00C76A5C" w14:paraId="70A41E7D" w14:textId="77777777">
        <w:tc>
          <w:tcPr>
            <w:tcW w:w="1560" w:type="dxa"/>
          </w:tcPr>
          <w:p w14:paraId="70A41E77" w14:textId="77777777" w:rsidR="00C76A5C" w:rsidRDefault="002A147B">
            <w:pPr>
              <w:pStyle w:val="Compact"/>
            </w:pPr>
            <w:r>
              <w:t>Chlamydomonas_priscui</w:t>
            </w:r>
          </w:p>
        </w:tc>
        <w:tc>
          <w:tcPr>
            <w:tcW w:w="1140" w:type="dxa"/>
          </w:tcPr>
          <w:p w14:paraId="70A41E78" w14:textId="77777777" w:rsidR="00C76A5C" w:rsidRDefault="002A147B">
            <w:pPr>
              <w:pStyle w:val="Compact"/>
              <w:jc w:val="right"/>
            </w:pPr>
            <w:r>
              <w:t>16</w:t>
            </w:r>
          </w:p>
        </w:tc>
        <w:tc>
          <w:tcPr>
            <w:tcW w:w="1800" w:type="dxa"/>
          </w:tcPr>
          <w:p w14:paraId="70A41E79" w14:textId="77777777" w:rsidR="00C76A5C" w:rsidRDefault="002A147B">
            <w:pPr>
              <w:pStyle w:val="Compact"/>
              <w:jc w:val="right"/>
            </w:pPr>
            <w:r>
              <w:t>8</w:t>
            </w:r>
          </w:p>
        </w:tc>
        <w:tc>
          <w:tcPr>
            <w:tcW w:w="1320" w:type="dxa"/>
          </w:tcPr>
          <w:p w14:paraId="70A41E7A" w14:textId="77777777" w:rsidR="00C76A5C" w:rsidRDefault="002A147B">
            <w:pPr>
              <w:pStyle w:val="Compact"/>
              <w:jc w:val="right"/>
            </w:pPr>
            <w:r>
              <w:t>0.04454</w:t>
            </w:r>
          </w:p>
        </w:tc>
        <w:tc>
          <w:tcPr>
            <w:tcW w:w="1500" w:type="dxa"/>
          </w:tcPr>
          <w:p w14:paraId="70A41E7B" w14:textId="77777777" w:rsidR="00C76A5C" w:rsidRDefault="002A147B">
            <w:pPr>
              <w:pStyle w:val="Compact"/>
              <w:jc w:val="right"/>
            </w:pPr>
            <w:r>
              <w:t>4</w:t>
            </w:r>
          </w:p>
        </w:tc>
        <w:tc>
          <w:tcPr>
            <w:tcW w:w="600" w:type="dxa"/>
          </w:tcPr>
          <w:p w14:paraId="70A41E7C" w14:textId="77777777" w:rsidR="00C76A5C" w:rsidRDefault="002A147B">
            <w:pPr>
              <w:pStyle w:val="Compact"/>
              <w:jc w:val="right"/>
            </w:pPr>
            <w:r>
              <w:t>30.00</w:t>
            </w:r>
          </w:p>
        </w:tc>
      </w:tr>
      <w:tr w:rsidR="00C76A5C" w14:paraId="70A41E84" w14:textId="77777777">
        <w:tc>
          <w:tcPr>
            <w:tcW w:w="1560" w:type="dxa"/>
          </w:tcPr>
          <w:p w14:paraId="70A41E7E" w14:textId="77777777" w:rsidR="00C76A5C" w:rsidRDefault="002A147B">
            <w:pPr>
              <w:pStyle w:val="Compact"/>
            </w:pPr>
            <w:r>
              <w:t>Chlamydomonas_priscui</w:t>
            </w:r>
          </w:p>
        </w:tc>
        <w:tc>
          <w:tcPr>
            <w:tcW w:w="1140" w:type="dxa"/>
          </w:tcPr>
          <w:p w14:paraId="70A41E7F" w14:textId="77777777" w:rsidR="00C76A5C" w:rsidRDefault="002A147B">
            <w:pPr>
              <w:pStyle w:val="Compact"/>
              <w:jc w:val="right"/>
            </w:pPr>
            <w:r>
              <w:t>16</w:t>
            </w:r>
          </w:p>
        </w:tc>
        <w:tc>
          <w:tcPr>
            <w:tcW w:w="1800" w:type="dxa"/>
          </w:tcPr>
          <w:p w14:paraId="70A41E80" w14:textId="77777777" w:rsidR="00C76A5C" w:rsidRDefault="002A147B">
            <w:pPr>
              <w:pStyle w:val="Compact"/>
              <w:jc w:val="right"/>
            </w:pPr>
            <w:r>
              <w:t>8</w:t>
            </w:r>
          </w:p>
        </w:tc>
        <w:tc>
          <w:tcPr>
            <w:tcW w:w="1320" w:type="dxa"/>
          </w:tcPr>
          <w:p w14:paraId="70A41E81" w14:textId="77777777" w:rsidR="00C76A5C" w:rsidRDefault="002A147B">
            <w:pPr>
              <w:pStyle w:val="Compact"/>
              <w:jc w:val="right"/>
            </w:pPr>
            <w:r>
              <w:t>0.04495</w:t>
            </w:r>
          </w:p>
        </w:tc>
        <w:tc>
          <w:tcPr>
            <w:tcW w:w="1500" w:type="dxa"/>
          </w:tcPr>
          <w:p w14:paraId="70A41E82" w14:textId="77777777" w:rsidR="00C76A5C" w:rsidRDefault="002A147B">
            <w:pPr>
              <w:pStyle w:val="Compact"/>
              <w:jc w:val="right"/>
            </w:pPr>
            <w:r>
              <w:t>4</w:t>
            </w:r>
          </w:p>
        </w:tc>
        <w:tc>
          <w:tcPr>
            <w:tcW w:w="600" w:type="dxa"/>
          </w:tcPr>
          <w:p w14:paraId="70A41E83" w14:textId="77777777" w:rsidR="00C76A5C" w:rsidRDefault="002A147B">
            <w:pPr>
              <w:pStyle w:val="Compact"/>
              <w:jc w:val="right"/>
            </w:pPr>
            <w:r>
              <w:t>70.00</w:t>
            </w:r>
          </w:p>
        </w:tc>
      </w:tr>
      <w:tr w:rsidR="00C76A5C" w14:paraId="70A41E8B" w14:textId="77777777">
        <w:tc>
          <w:tcPr>
            <w:tcW w:w="1560" w:type="dxa"/>
          </w:tcPr>
          <w:p w14:paraId="70A41E85" w14:textId="77777777" w:rsidR="00C76A5C" w:rsidRDefault="002A147B">
            <w:pPr>
              <w:pStyle w:val="Compact"/>
            </w:pPr>
            <w:r>
              <w:lastRenderedPageBreak/>
              <w:t>Chlamydomonas_priscui</w:t>
            </w:r>
          </w:p>
        </w:tc>
        <w:tc>
          <w:tcPr>
            <w:tcW w:w="1140" w:type="dxa"/>
          </w:tcPr>
          <w:p w14:paraId="70A41E86" w14:textId="77777777" w:rsidR="00C76A5C" w:rsidRDefault="002A147B">
            <w:pPr>
              <w:pStyle w:val="Compact"/>
              <w:jc w:val="right"/>
            </w:pPr>
            <w:r>
              <w:t>16</w:t>
            </w:r>
          </w:p>
        </w:tc>
        <w:tc>
          <w:tcPr>
            <w:tcW w:w="1800" w:type="dxa"/>
          </w:tcPr>
          <w:p w14:paraId="70A41E87" w14:textId="77777777" w:rsidR="00C76A5C" w:rsidRDefault="002A147B">
            <w:pPr>
              <w:pStyle w:val="Compact"/>
              <w:jc w:val="right"/>
            </w:pPr>
            <w:r>
              <w:t>12</w:t>
            </w:r>
          </w:p>
        </w:tc>
        <w:tc>
          <w:tcPr>
            <w:tcW w:w="1320" w:type="dxa"/>
          </w:tcPr>
          <w:p w14:paraId="70A41E88" w14:textId="77777777" w:rsidR="00C76A5C" w:rsidRDefault="002A147B">
            <w:pPr>
              <w:pStyle w:val="Compact"/>
              <w:jc w:val="right"/>
            </w:pPr>
            <w:r>
              <w:t>0.04169</w:t>
            </w:r>
          </w:p>
        </w:tc>
        <w:tc>
          <w:tcPr>
            <w:tcW w:w="1500" w:type="dxa"/>
          </w:tcPr>
          <w:p w14:paraId="70A41E89" w14:textId="77777777" w:rsidR="00C76A5C" w:rsidRDefault="002A147B">
            <w:pPr>
              <w:pStyle w:val="Compact"/>
              <w:jc w:val="right"/>
            </w:pPr>
            <w:r>
              <w:t>4</w:t>
            </w:r>
          </w:p>
        </w:tc>
        <w:tc>
          <w:tcPr>
            <w:tcW w:w="600" w:type="dxa"/>
          </w:tcPr>
          <w:p w14:paraId="70A41E8A" w14:textId="77777777" w:rsidR="00C76A5C" w:rsidRDefault="002A147B">
            <w:pPr>
              <w:pStyle w:val="Compact"/>
              <w:jc w:val="right"/>
            </w:pPr>
            <w:r>
              <w:t>500.00</w:t>
            </w:r>
          </w:p>
        </w:tc>
      </w:tr>
      <w:tr w:rsidR="00C76A5C" w14:paraId="70A41E92" w14:textId="77777777">
        <w:tc>
          <w:tcPr>
            <w:tcW w:w="1560" w:type="dxa"/>
          </w:tcPr>
          <w:p w14:paraId="70A41E8C" w14:textId="77777777" w:rsidR="00C76A5C" w:rsidRDefault="002A147B">
            <w:pPr>
              <w:pStyle w:val="Compact"/>
            </w:pPr>
            <w:r>
              <w:t>Chlamydomonas_priscui</w:t>
            </w:r>
          </w:p>
        </w:tc>
        <w:tc>
          <w:tcPr>
            <w:tcW w:w="1140" w:type="dxa"/>
          </w:tcPr>
          <w:p w14:paraId="70A41E8D" w14:textId="77777777" w:rsidR="00C76A5C" w:rsidRDefault="002A147B">
            <w:pPr>
              <w:pStyle w:val="Compact"/>
              <w:jc w:val="right"/>
            </w:pPr>
            <w:r>
              <w:t>16</w:t>
            </w:r>
          </w:p>
        </w:tc>
        <w:tc>
          <w:tcPr>
            <w:tcW w:w="1800" w:type="dxa"/>
          </w:tcPr>
          <w:p w14:paraId="70A41E8E" w14:textId="77777777" w:rsidR="00C76A5C" w:rsidRDefault="002A147B">
            <w:pPr>
              <w:pStyle w:val="Compact"/>
              <w:jc w:val="right"/>
            </w:pPr>
            <w:r>
              <w:t>12</w:t>
            </w:r>
          </w:p>
        </w:tc>
        <w:tc>
          <w:tcPr>
            <w:tcW w:w="1320" w:type="dxa"/>
          </w:tcPr>
          <w:p w14:paraId="70A41E8F" w14:textId="77777777" w:rsidR="00C76A5C" w:rsidRDefault="002A147B">
            <w:pPr>
              <w:pStyle w:val="Compact"/>
              <w:jc w:val="right"/>
            </w:pPr>
            <w:r>
              <w:t>0.04281</w:t>
            </w:r>
          </w:p>
        </w:tc>
        <w:tc>
          <w:tcPr>
            <w:tcW w:w="1500" w:type="dxa"/>
          </w:tcPr>
          <w:p w14:paraId="70A41E90" w14:textId="77777777" w:rsidR="00C76A5C" w:rsidRDefault="002A147B">
            <w:pPr>
              <w:pStyle w:val="Compact"/>
              <w:jc w:val="right"/>
            </w:pPr>
            <w:r>
              <w:t>4</w:t>
            </w:r>
          </w:p>
        </w:tc>
        <w:tc>
          <w:tcPr>
            <w:tcW w:w="600" w:type="dxa"/>
          </w:tcPr>
          <w:p w14:paraId="70A41E91" w14:textId="77777777" w:rsidR="00C76A5C" w:rsidRDefault="002A147B">
            <w:pPr>
              <w:pStyle w:val="Compact"/>
              <w:jc w:val="right"/>
            </w:pPr>
            <w:r>
              <w:t>70.00</w:t>
            </w:r>
          </w:p>
        </w:tc>
      </w:tr>
      <w:tr w:rsidR="00C76A5C" w14:paraId="70A41E99" w14:textId="77777777">
        <w:tc>
          <w:tcPr>
            <w:tcW w:w="1560" w:type="dxa"/>
          </w:tcPr>
          <w:p w14:paraId="70A41E93" w14:textId="77777777" w:rsidR="00C76A5C" w:rsidRDefault="002A147B">
            <w:pPr>
              <w:pStyle w:val="Compact"/>
            </w:pPr>
            <w:r>
              <w:t>Chlamydomonas_priscui</w:t>
            </w:r>
          </w:p>
        </w:tc>
        <w:tc>
          <w:tcPr>
            <w:tcW w:w="1140" w:type="dxa"/>
          </w:tcPr>
          <w:p w14:paraId="70A41E94" w14:textId="77777777" w:rsidR="00C76A5C" w:rsidRDefault="002A147B">
            <w:pPr>
              <w:pStyle w:val="Compact"/>
              <w:jc w:val="right"/>
            </w:pPr>
            <w:r>
              <w:t>16</w:t>
            </w:r>
          </w:p>
        </w:tc>
        <w:tc>
          <w:tcPr>
            <w:tcW w:w="1800" w:type="dxa"/>
          </w:tcPr>
          <w:p w14:paraId="70A41E95" w14:textId="77777777" w:rsidR="00C76A5C" w:rsidRDefault="002A147B">
            <w:pPr>
              <w:pStyle w:val="Compact"/>
              <w:jc w:val="right"/>
            </w:pPr>
            <w:r>
              <w:t>12</w:t>
            </w:r>
          </w:p>
        </w:tc>
        <w:tc>
          <w:tcPr>
            <w:tcW w:w="1320" w:type="dxa"/>
          </w:tcPr>
          <w:p w14:paraId="70A41E96" w14:textId="77777777" w:rsidR="00C76A5C" w:rsidRDefault="002A147B">
            <w:pPr>
              <w:pStyle w:val="Compact"/>
              <w:jc w:val="right"/>
            </w:pPr>
            <w:r>
              <w:t>0.04281</w:t>
            </w:r>
          </w:p>
        </w:tc>
        <w:tc>
          <w:tcPr>
            <w:tcW w:w="1500" w:type="dxa"/>
          </w:tcPr>
          <w:p w14:paraId="70A41E97" w14:textId="77777777" w:rsidR="00C76A5C" w:rsidRDefault="002A147B">
            <w:pPr>
              <w:pStyle w:val="Compact"/>
              <w:jc w:val="right"/>
            </w:pPr>
            <w:r>
              <w:t>4</w:t>
            </w:r>
          </w:p>
        </w:tc>
        <w:tc>
          <w:tcPr>
            <w:tcW w:w="600" w:type="dxa"/>
          </w:tcPr>
          <w:p w14:paraId="70A41E98" w14:textId="77777777" w:rsidR="00C76A5C" w:rsidRDefault="002A147B">
            <w:pPr>
              <w:pStyle w:val="Compact"/>
              <w:jc w:val="right"/>
            </w:pPr>
            <w:r>
              <w:t>700.00</w:t>
            </w:r>
          </w:p>
        </w:tc>
      </w:tr>
      <w:tr w:rsidR="00C76A5C" w14:paraId="70A41EA0" w14:textId="77777777">
        <w:tc>
          <w:tcPr>
            <w:tcW w:w="1560" w:type="dxa"/>
          </w:tcPr>
          <w:p w14:paraId="70A41E9A" w14:textId="77777777" w:rsidR="00C76A5C" w:rsidRDefault="002A147B">
            <w:pPr>
              <w:pStyle w:val="Compact"/>
            </w:pPr>
            <w:r>
              <w:t>Chlamydomonas_priscui</w:t>
            </w:r>
          </w:p>
        </w:tc>
        <w:tc>
          <w:tcPr>
            <w:tcW w:w="1140" w:type="dxa"/>
          </w:tcPr>
          <w:p w14:paraId="70A41E9B" w14:textId="77777777" w:rsidR="00C76A5C" w:rsidRDefault="002A147B">
            <w:pPr>
              <w:pStyle w:val="Compact"/>
              <w:jc w:val="right"/>
            </w:pPr>
            <w:r>
              <w:t>16</w:t>
            </w:r>
          </w:p>
        </w:tc>
        <w:tc>
          <w:tcPr>
            <w:tcW w:w="1800" w:type="dxa"/>
          </w:tcPr>
          <w:p w14:paraId="70A41E9C" w14:textId="77777777" w:rsidR="00C76A5C" w:rsidRDefault="002A147B">
            <w:pPr>
              <w:pStyle w:val="Compact"/>
              <w:jc w:val="right"/>
            </w:pPr>
            <w:r>
              <w:t>12</w:t>
            </w:r>
          </w:p>
        </w:tc>
        <w:tc>
          <w:tcPr>
            <w:tcW w:w="1320" w:type="dxa"/>
          </w:tcPr>
          <w:p w14:paraId="70A41E9D" w14:textId="77777777" w:rsidR="00C76A5C" w:rsidRDefault="002A147B">
            <w:pPr>
              <w:pStyle w:val="Compact"/>
              <w:jc w:val="right"/>
            </w:pPr>
            <w:r>
              <w:t>0.04585</w:t>
            </w:r>
          </w:p>
        </w:tc>
        <w:tc>
          <w:tcPr>
            <w:tcW w:w="1500" w:type="dxa"/>
          </w:tcPr>
          <w:p w14:paraId="70A41E9E" w14:textId="77777777" w:rsidR="00C76A5C" w:rsidRDefault="002A147B">
            <w:pPr>
              <w:pStyle w:val="Compact"/>
              <w:jc w:val="right"/>
            </w:pPr>
            <w:r>
              <w:t>4</w:t>
            </w:r>
          </w:p>
        </w:tc>
        <w:tc>
          <w:tcPr>
            <w:tcW w:w="600" w:type="dxa"/>
          </w:tcPr>
          <w:p w14:paraId="70A41E9F" w14:textId="77777777" w:rsidR="00C76A5C" w:rsidRDefault="002A147B">
            <w:pPr>
              <w:pStyle w:val="Compact"/>
              <w:jc w:val="right"/>
            </w:pPr>
            <w:r>
              <w:t>70.00</w:t>
            </w:r>
          </w:p>
        </w:tc>
      </w:tr>
      <w:tr w:rsidR="00C76A5C" w14:paraId="70A41EA7" w14:textId="77777777">
        <w:tc>
          <w:tcPr>
            <w:tcW w:w="1560" w:type="dxa"/>
          </w:tcPr>
          <w:p w14:paraId="70A41EA1" w14:textId="77777777" w:rsidR="00C76A5C" w:rsidRDefault="002A147B">
            <w:pPr>
              <w:pStyle w:val="Compact"/>
            </w:pPr>
            <w:r>
              <w:t>Chlamydomonas_priscui</w:t>
            </w:r>
          </w:p>
        </w:tc>
        <w:tc>
          <w:tcPr>
            <w:tcW w:w="1140" w:type="dxa"/>
          </w:tcPr>
          <w:p w14:paraId="70A41EA2" w14:textId="77777777" w:rsidR="00C76A5C" w:rsidRDefault="002A147B">
            <w:pPr>
              <w:pStyle w:val="Compact"/>
              <w:jc w:val="right"/>
            </w:pPr>
            <w:r>
              <w:t>16</w:t>
            </w:r>
          </w:p>
        </w:tc>
        <w:tc>
          <w:tcPr>
            <w:tcW w:w="1800" w:type="dxa"/>
          </w:tcPr>
          <w:p w14:paraId="70A41EA3" w14:textId="77777777" w:rsidR="00C76A5C" w:rsidRDefault="002A147B">
            <w:pPr>
              <w:pStyle w:val="Compact"/>
              <w:jc w:val="right"/>
            </w:pPr>
            <w:r>
              <w:t>12</w:t>
            </w:r>
          </w:p>
        </w:tc>
        <w:tc>
          <w:tcPr>
            <w:tcW w:w="1320" w:type="dxa"/>
          </w:tcPr>
          <w:p w14:paraId="70A41EA4" w14:textId="77777777" w:rsidR="00C76A5C" w:rsidRDefault="002A147B">
            <w:pPr>
              <w:pStyle w:val="Compact"/>
              <w:jc w:val="right"/>
            </w:pPr>
            <w:r>
              <w:t>0.04617</w:t>
            </w:r>
          </w:p>
        </w:tc>
        <w:tc>
          <w:tcPr>
            <w:tcW w:w="1500" w:type="dxa"/>
          </w:tcPr>
          <w:p w14:paraId="70A41EA5" w14:textId="77777777" w:rsidR="00C76A5C" w:rsidRDefault="002A147B">
            <w:pPr>
              <w:pStyle w:val="Compact"/>
              <w:jc w:val="right"/>
            </w:pPr>
            <w:r>
              <w:t>4</w:t>
            </w:r>
          </w:p>
        </w:tc>
        <w:tc>
          <w:tcPr>
            <w:tcW w:w="600" w:type="dxa"/>
          </w:tcPr>
          <w:p w14:paraId="70A41EA6" w14:textId="77777777" w:rsidR="00C76A5C" w:rsidRDefault="002A147B">
            <w:pPr>
              <w:pStyle w:val="Compact"/>
              <w:jc w:val="right"/>
            </w:pPr>
            <w:r>
              <w:t>30.00</w:t>
            </w:r>
          </w:p>
        </w:tc>
      </w:tr>
      <w:tr w:rsidR="00C76A5C" w14:paraId="70A41EAE" w14:textId="77777777">
        <w:tc>
          <w:tcPr>
            <w:tcW w:w="1560" w:type="dxa"/>
          </w:tcPr>
          <w:p w14:paraId="70A41EA8" w14:textId="77777777" w:rsidR="00C76A5C" w:rsidRDefault="002A147B">
            <w:pPr>
              <w:pStyle w:val="Compact"/>
            </w:pPr>
            <w:r>
              <w:t>Chlamydomonas_priscui</w:t>
            </w:r>
          </w:p>
        </w:tc>
        <w:tc>
          <w:tcPr>
            <w:tcW w:w="1140" w:type="dxa"/>
          </w:tcPr>
          <w:p w14:paraId="70A41EA9" w14:textId="77777777" w:rsidR="00C76A5C" w:rsidRDefault="002A147B">
            <w:pPr>
              <w:pStyle w:val="Compact"/>
              <w:jc w:val="right"/>
            </w:pPr>
            <w:r>
              <w:t>16</w:t>
            </w:r>
          </w:p>
        </w:tc>
        <w:tc>
          <w:tcPr>
            <w:tcW w:w="1800" w:type="dxa"/>
          </w:tcPr>
          <w:p w14:paraId="70A41EAA" w14:textId="77777777" w:rsidR="00C76A5C" w:rsidRDefault="002A147B">
            <w:pPr>
              <w:pStyle w:val="Compact"/>
              <w:jc w:val="right"/>
            </w:pPr>
            <w:r>
              <w:t>16</w:t>
            </w:r>
          </w:p>
        </w:tc>
        <w:tc>
          <w:tcPr>
            <w:tcW w:w="1320" w:type="dxa"/>
          </w:tcPr>
          <w:p w14:paraId="70A41EAB" w14:textId="77777777" w:rsidR="00C76A5C" w:rsidRDefault="002A147B">
            <w:pPr>
              <w:pStyle w:val="Compact"/>
              <w:jc w:val="right"/>
            </w:pPr>
            <w:r>
              <w:t>0.04225</w:t>
            </w:r>
          </w:p>
        </w:tc>
        <w:tc>
          <w:tcPr>
            <w:tcW w:w="1500" w:type="dxa"/>
          </w:tcPr>
          <w:p w14:paraId="70A41EAC" w14:textId="77777777" w:rsidR="00C76A5C" w:rsidRDefault="002A147B">
            <w:pPr>
              <w:pStyle w:val="Compact"/>
              <w:jc w:val="right"/>
            </w:pPr>
            <w:r>
              <w:t>4</w:t>
            </w:r>
          </w:p>
        </w:tc>
        <w:tc>
          <w:tcPr>
            <w:tcW w:w="600" w:type="dxa"/>
          </w:tcPr>
          <w:p w14:paraId="70A41EAD" w14:textId="77777777" w:rsidR="00C76A5C" w:rsidRDefault="002A147B">
            <w:pPr>
              <w:pStyle w:val="Compact"/>
              <w:jc w:val="right"/>
            </w:pPr>
            <w:r>
              <w:t>500.00</w:t>
            </w:r>
          </w:p>
        </w:tc>
      </w:tr>
      <w:tr w:rsidR="00C76A5C" w14:paraId="70A41EB5" w14:textId="77777777">
        <w:tc>
          <w:tcPr>
            <w:tcW w:w="1560" w:type="dxa"/>
          </w:tcPr>
          <w:p w14:paraId="70A41EAF" w14:textId="77777777" w:rsidR="00C76A5C" w:rsidRDefault="002A147B">
            <w:pPr>
              <w:pStyle w:val="Compact"/>
            </w:pPr>
            <w:r>
              <w:t>Chlamydomonas_priscui</w:t>
            </w:r>
          </w:p>
        </w:tc>
        <w:tc>
          <w:tcPr>
            <w:tcW w:w="1140" w:type="dxa"/>
          </w:tcPr>
          <w:p w14:paraId="70A41EB0" w14:textId="77777777" w:rsidR="00C76A5C" w:rsidRDefault="002A147B">
            <w:pPr>
              <w:pStyle w:val="Compact"/>
              <w:jc w:val="right"/>
            </w:pPr>
            <w:r>
              <w:t>16</w:t>
            </w:r>
          </w:p>
        </w:tc>
        <w:tc>
          <w:tcPr>
            <w:tcW w:w="1800" w:type="dxa"/>
          </w:tcPr>
          <w:p w14:paraId="70A41EB1" w14:textId="77777777" w:rsidR="00C76A5C" w:rsidRDefault="002A147B">
            <w:pPr>
              <w:pStyle w:val="Compact"/>
              <w:jc w:val="right"/>
            </w:pPr>
            <w:r>
              <w:t>16</w:t>
            </w:r>
          </w:p>
        </w:tc>
        <w:tc>
          <w:tcPr>
            <w:tcW w:w="1320" w:type="dxa"/>
          </w:tcPr>
          <w:p w14:paraId="70A41EB2" w14:textId="77777777" w:rsidR="00C76A5C" w:rsidRDefault="002A147B">
            <w:pPr>
              <w:pStyle w:val="Compact"/>
              <w:jc w:val="right"/>
            </w:pPr>
            <w:r>
              <w:t>0.04312</w:t>
            </w:r>
          </w:p>
        </w:tc>
        <w:tc>
          <w:tcPr>
            <w:tcW w:w="1500" w:type="dxa"/>
          </w:tcPr>
          <w:p w14:paraId="70A41EB3" w14:textId="77777777" w:rsidR="00C76A5C" w:rsidRDefault="002A147B">
            <w:pPr>
              <w:pStyle w:val="Compact"/>
              <w:jc w:val="right"/>
            </w:pPr>
            <w:r>
              <w:t>4</w:t>
            </w:r>
          </w:p>
        </w:tc>
        <w:tc>
          <w:tcPr>
            <w:tcW w:w="600" w:type="dxa"/>
          </w:tcPr>
          <w:p w14:paraId="70A41EB4" w14:textId="77777777" w:rsidR="00C76A5C" w:rsidRDefault="002A147B">
            <w:pPr>
              <w:pStyle w:val="Compact"/>
              <w:jc w:val="right"/>
            </w:pPr>
            <w:r>
              <w:t>70.00</w:t>
            </w:r>
          </w:p>
        </w:tc>
      </w:tr>
      <w:tr w:rsidR="00C76A5C" w14:paraId="70A41EBC" w14:textId="77777777">
        <w:tc>
          <w:tcPr>
            <w:tcW w:w="1560" w:type="dxa"/>
          </w:tcPr>
          <w:p w14:paraId="70A41EB6" w14:textId="77777777" w:rsidR="00C76A5C" w:rsidRDefault="002A147B">
            <w:pPr>
              <w:pStyle w:val="Compact"/>
            </w:pPr>
            <w:r>
              <w:t>Chlamydomonas_priscui</w:t>
            </w:r>
          </w:p>
        </w:tc>
        <w:tc>
          <w:tcPr>
            <w:tcW w:w="1140" w:type="dxa"/>
          </w:tcPr>
          <w:p w14:paraId="70A41EB7" w14:textId="77777777" w:rsidR="00C76A5C" w:rsidRDefault="002A147B">
            <w:pPr>
              <w:pStyle w:val="Compact"/>
              <w:jc w:val="right"/>
            </w:pPr>
            <w:r>
              <w:t>16</w:t>
            </w:r>
          </w:p>
        </w:tc>
        <w:tc>
          <w:tcPr>
            <w:tcW w:w="1800" w:type="dxa"/>
          </w:tcPr>
          <w:p w14:paraId="70A41EB8" w14:textId="77777777" w:rsidR="00C76A5C" w:rsidRDefault="002A147B">
            <w:pPr>
              <w:pStyle w:val="Compact"/>
              <w:jc w:val="right"/>
            </w:pPr>
            <w:r>
              <w:t>16</w:t>
            </w:r>
          </w:p>
        </w:tc>
        <w:tc>
          <w:tcPr>
            <w:tcW w:w="1320" w:type="dxa"/>
          </w:tcPr>
          <w:p w14:paraId="70A41EB9" w14:textId="77777777" w:rsidR="00C76A5C" w:rsidRDefault="002A147B">
            <w:pPr>
              <w:pStyle w:val="Compact"/>
              <w:jc w:val="right"/>
            </w:pPr>
            <w:r>
              <w:t>0.04671</w:t>
            </w:r>
          </w:p>
        </w:tc>
        <w:tc>
          <w:tcPr>
            <w:tcW w:w="1500" w:type="dxa"/>
          </w:tcPr>
          <w:p w14:paraId="70A41EBA" w14:textId="77777777" w:rsidR="00C76A5C" w:rsidRDefault="002A147B">
            <w:pPr>
              <w:pStyle w:val="Compact"/>
              <w:jc w:val="right"/>
            </w:pPr>
            <w:r>
              <w:t>4</w:t>
            </w:r>
          </w:p>
        </w:tc>
        <w:tc>
          <w:tcPr>
            <w:tcW w:w="600" w:type="dxa"/>
          </w:tcPr>
          <w:p w14:paraId="70A41EBB" w14:textId="77777777" w:rsidR="00C76A5C" w:rsidRDefault="002A147B">
            <w:pPr>
              <w:pStyle w:val="Compact"/>
              <w:jc w:val="right"/>
            </w:pPr>
            <w:r>
              <w:t>30.00</w:t>
            </w:r>
          </w:p>
        </w:tc>
      </w:tr>
      <w:tr w:rsidR="00C76A5C" w14:paraId="70A41EC3" w14:textId="77777777">
        <w:tc>
          <w:tcPr>
            <w:tcW w:w="1560" w:type="dxa"/>
          </w:tcPr>
          <w:p w14:paraId="70A41EBD" w14:textId="77777777" w:rsidR="00C76A5C" w:rsidRDefault="002A147B">
            <w:pPr>
              <w:pStyle w:val="Compact"/>
            </w:pPr>
            <w:r>
              <w:t>Chlamydomonas_priscui</w:t>
            </w:r>
          </w:p>
        </w:tc>
        <w:tc>
          <w:tcPr>
            <w:tcW w:w="1140" w:type="dxa"/>
          </w:tcPr>
          <w:p w14:paraId="70A41EBE" w14:textId="77777777" w:rsidR="00C76A5C" w:rsidRDefault="002A147B">
            <w:pPr>
              <w:pStyle w:val="Compact"/>
              <w:jc w:val="right"/>
            </w:pPr>
            <w:r>
              <w:t>NA</w:t>
            </w:r>
          </w:p>
        </w:tc>
        <w:tc>
          <w:tcPr>
            <w:tcW w:w="1800" w:type="dxa"/>
          </w:tcPr>
          <w:p w14:paraId="70A41EBF" w14:textId="77777777" w:rsidR="00C76A5C" w:rsidRDefault="002A147B">
            <w:pPr>
              <w:pStyle w:val="Compact"/>
              <w:jc w:val="right"/>
            </w:pPr>
            <w:r>
              <w:t>4</w:t>
            </w:r>
          </w:p>
        </w:tc>
        <w:tc>
          <w:tcPr>
            <w:tcW w:w="1320" w:type="dxa"/>
          </w:tcPr>
          <w:p w14:paraId="70A41EC0" w14:textId="77777777" w:rsidR="00C76A5C" w:rsidRDefault="002A147B">
            <w:pPr>
              <w:pStyle w:val="Compact"/>
              <w:jc w:val="right"/>
            </w:pPr>
            <w:r>
              <w:t>NA</w:t>
            </w:r>
          </w:p>
        </w:tc>
        <w:tc>
          <w:tcPr>
            <w:tcW w:w="1500" w:type="dxa"/>
          </w:tcPr>
          <w:p w14:paraId="70A41EC1" w14:textId="77777777" w:rsidR="00C76A5C" w:rsidRDefault="002A147B">
            <w:pPr>
              <w:pStyle w:val="Compact"/>
              <w:jc w:val="right"/>
            </w:pPr>
            <w:r>
              <w:t>4</w:t>
            </w:r>
          </w:p>
        </w:tc>
        <w:tc>
          <w:tcPr>
            <w:tcW w:w="600" w:type="dxa"/>
          </w:tcPr>
          <w:p w14:paraId="70A41EC2" w14:textId="77777777" w:rsidR="00C76A5C" w:rsidRDefault="002A147B">
            <w:pPr>
              <w:pStyle w:val="Compact"/>
              <w:jc w:val="right"/>
            </w:pPr>
            <w:r>
              <w:t>70.00</w:t>
            </w:r>
          </w:p>
        </w:tc>
      </w:tr>
      <w:tr w:rsidR="00C76A5C" w14:paraId="70A41ECA" w14:textId="77777777">
        <w:tc>
          <w:tcPr>
            <w:tcW w:w="1560" w:type="dxa"/>
          </w:tcPr>
          <w:p w14:paraId="70A41EC4" w14:textId="77777777" w:rsidR="00C76A5C" w:rsidRDefault="002A147B">
            <w:pPr>
              <w:pStyle w:val="Compact"/>
            </w:pPr>
            <w:r>
              <w:t>Chlamydomonas_reinhardtii</w:t>
            </w:r>
          </w:p>
        </w:tc>
        <w:tc>
          <w:tcPr>
            <w:tcW w:w="1140" w:type="dxa"/>
          </w:tcPr>
          <w:p w14:paraId="70A41EC5" w14:textId="77777777" w:rsidR="00C76A5C" w:rsidRDefault="002A147B">
            <w:pPr>
              <w:pStyle w:val="Compact"/>
              <w:jc w:val="right"/>
            </w:pPr>
            <w:r>
              <w:t>1</w:t>
            </w:r>
          </w:p>
        </w:tc>
        <w:tc>
          <w:tcPr>
            <w:tcW w:w="1800" w:type="dxa"/>
          </w:tcPr>
          <w:p w14:paraId="70A41EC6" w14:textId="77777777" w:rsidR="00C76A5C" w:rsidRDefault="002A147B">
            <w:pPr>
              <w:pStyle w:val="Compact"/>
              <w:jc w:val="right"/>
            </w:pPr>
            <w:r>
              <w:t>12</w:t>
            </w:r>
          </w:p>
        </w:tc>
        <w:tc>
          <w:tcPr>
            <w:tcW w:w="1320" w:type="dxa"/>
          </w:tcPr>
          <w:p w14:paraId="70A41EC7" w14:textId="77777777" w:rsidR="00C76A5C" w:rsidRDefault="002A147B">
            <w:pPr>
              <w:pStyle w:val="Compact"/>
              <w:jc w:val="right"/>
            </w:pPr>
            <w:r>
              <w:t>0.83039</w:t>
            </w:r>
          </w:p>
        </w:tc>
        <w:tc>
          <w:tcPr>
            <w:tcW w:w="1500" w:type="dxa"/>
          </w:tcPr>
          <w:p w14:paraId="70A41EC8" w14:textId="77777777" w:rsidR="00C76A5C" w:rsidRDefault="002A147B">
            <w:pPr>
              <w:pStyle w:val="Compact"/>
              <w:jc w:val="right"/>
            </w:pPr>
            <w:r>
              <w:t>24</w:t>
            </w:r>
          </w:p>
        </w:tc>
        <w:tc>
          <w:tcPr>
            <w:tcW w:w="600" w:type="dxa"/>
          </w:tcPr>
          <w:p w14:paraId="70A41EC9" w14:textId="77777777" w:rsidR="00C76A5C" w:rsidRDefault="002A147B">
            <w:pPr>
              <w:pStyle w:val="Compact"/>
              <w:jc w:val="right"/>
            </w:pPr>
            <w:r>
              <w:t>0.43</w:t>
            </w:r>
          </w:p>
        </w:tc>
      </w:tr>
      <w:tr w:rsidR="00C76A5C" w14:paraId="70A41ED1" w14:textId="77777777">
        <w:tc>
          <w:tcPr>
            <w:tcW w:w="1560" w:type="dxa"/>
          </w:tcPr>
          <w:p w14:paraId="70A41ECB" w14:textId="77777777" w:rsidR="00C76A5C" w:rsidRDefault="002A147B">
            <w:pPr>
              <w:pStyle w:val="Compact"/>
            </w:pPr>
            <w:r>
              <w:t>Chlamydomonas_reinhardtii</w:t>
            </w:r>
          </w:p>
        </w:tc>
        <w:tc>
          <w:tcPr>
            <w:tcW w:w="1140" w:type="dxa"/>
          </w:tcPr>
          <w:p w14:paraId="70A41ECC" w14:textId="77777777" w:rsidR="00C76A5C" w:rsidRDefault="002A147B">
            <w:pPr>
              <w:pStyle w:val="Compact"/>
              <w:jc w:val="right"/>
            </w:pPr>
            <w:r>
              <w:t>1</w:t>
            </w:r>
          </w:p>
        </w:tc>
        <w:tc>
          <w:tcPr>
            <w:tcW w:w="1800" w:type="dxa"/>
          </w:tcPr>
          <w:p w14:paraId="70A41ECD" w14:textId="77777777" w:rsidR="00C76A5C" w:rsidRDefault="002A147B">
            <w:pPr>
              <w:pStyle w:val="Compact"/>
              <w:jc w:val="right"/>
            </w:pPr>
            <w:r>
              <w:t>12</w:t>
            </w:r>
          </w:p>
        </w:tc>
        <w:tc>
          <w:tcPr>
            <w:tcW w:w="1320" w:type="dxa"/>
          </w:tcPr>
          <w:p w14:paraId="70A41ECE" w14:textId="77777777" w:rsidR="00C76A5C" w:rsidRDefault="002A147B">
            <w:pPr>
              <w:pStyle w:val="Compact"/>
              <w:jc w:val="right"/>
            </w:pPr>
            <w:r>
              <w:t>1.00406</w:t>
            </w:r>
          </w:p>
        </w:tc>
        <w:tc>
          <w:tcPr>
            <w:tcW w:w="1500" w:type="dxa"/>
          </w:tcPr>
          <w:p w14:paraId="70A41ECF" w14:textId="77777777" w:rsidR="00C76A5C" w:rsidRDefault="002A147B">
            <w:pPr>
              <w:pStyle w:val="Compact"/>
              <w:jc w:val="right"/>
            </w:pPr>
            <w:r>
              <w:t>24</w:t>
            </w:r>
          </w:p>
        </w:tc>
        <w:tc>
          <w:tcPr>
            <w:tcW w:w="600" w:type="dxa"/>
          </w:tcPr>
          <w:p w14:paraId="70A41ED0" w14:textId="77777777" w:rsidR="00C76A5C" w:rsidRDefault="002A147B">
            <w:pPr>
              <w:pStyle w:val="Compact"/>
              <w:jc w:val="right"/>
            </w:pPr>
            <w:r>
              <w:t>10.00</w:t>
            </w:r>
          </w:p>
        </w:tc>
      </w:tr>
      <w:tr w:rsidR="00C76A5C" w14:paraId="70A41ED8" w14:textId="77777777">
        <w:tc>
          <w:tcPr>
            <w:tcW w:w="1560" w:type="dxa"/>
          </w:tcPr>
          <w:p w14:paraId="70A41ED2" w14:textId="77777777" w:rsidR="00C76A5C" w:rsidRDefault="002A147B">
            <w:pPr>
              <w:pStyle w:val="Compact"/>
            </w:pPr>
            <w:r>
              <w:t>Chlamydomonas_reinhardtii</w:t>
            </w:r>
          </w:p>
        </w:tc>
        <w:tc>
          <w:tcPr>
            <w:tcW w:w="1140" w:type="dxa"/>
          </w:tcPr>
          <w:p w14:paraId="70A41ED3" w14:textId="77777777" w:rsidR="00C76A5C" w:rsidRDefault="002A147B">
            <w:pPr>
              <w:pStyle w:val="Compact"/>
              <w:jc w:val="right"/>
            </w:pPr>
            <w:r>
              <w:t>1</w:t>
            </w:r>
          </w:p>
        </w:tc>
        <w:tc>
          <w:tcPr>
            <w:tcW w:w="1800" w:type="dxa"/>
          </w:tcPr>
          <w:p w14:paraId="70A41ED4" w14:textId="77777777" w:rsidR="00C76A5C" w:rsidRDefault="002A147B">
            <w:pPr>
              <w:pStyle w:val="Compact"/>
              <w:jc w:val="right"/>
            </w:pPr>
            <w:r>
              <w:t>12</w:t>
            </w:r>
          </w:p>
        </w:tc>
        <w:tc>
          <w:tcPr>
            <w:tcW w:w="1320" w:type="dxa"/>
          </w:tcPr>
          <w:p w14:paraId="70A41ED5" w14:textId="77777777" w:rsidR="00C76A5C" w:rsidRDefault="002A147B">
            <w:pPr>
              <w:pStyle w:val="Compact"/>
              <w:jc w:val="right"/>
            </w:pPr>
            <w:r>
              <w:t>1.00963</w:t>
            </w:r>
          </w:p>
        </w:tc>
        <w:tc>
          <w:tcPr>
            <w:tcW w:w="1500" w:type="dxa"/>
          </w:tcPr>
          <w:p w14:paraId="70A41ED6" w14:textId="77777777" w:rsidR="00C76A5C" w:rsidRDefault="002A147B">
            <w:pPr>
              <w:pStyle w:val="Compact"/>
              <w:jc w:val="right"/>
            </w:pPr>
            <w:r>
              <w:t>24</w:t>
            </w:r>
          </w:p>
        </w:tc>
        <w:tc>
          <w:tcPr>
            <w:tcW w:w="600" w:type="dxa"/>
          </w:tcPr>
          <w:p w14:paraId="70A41ED7" w14:textId="77777777" w:rsidR="00C76A5C" w:rsidRDefault="002A147B">
            <w:pPr>
              <w:pStyle w:val="Compact"/>
              <w:jc w:val="right"/>
            </w:pPr>
            <w:r>
              <w:t>30.00</w:t>
            </w:r>
          </w:p>
        </w:tc>
      </w:tr>
      <w:tr w:rsidR="00C76A5C" w14:paraId="70A41EDF" w14:textId="77777777">
        <w:tc>
          <w:tcPr>
            <w:tcW w:w="1560" w:type="dxa"/>
          </w:tcPr>
          <w:p w14:paraId="70A41ED9" w14:textId="77777777" w:rsidR="00C76A5C" w:rsidRDefault="002A147B">
            <w:pPr>
              <w:pStyle w:val="Compact"/>
            </w:pPr>
            <w:r>
              <w:t>Chlamydomonas_reinhardtii</w:t>
            </w:r>
          </w:p>
        </w:tc>
        <w:tc>
          <w:tcPr>
            <w:tcW w:w="1140" w:type="dxa"/>
          </w:tcPr>
          <w:p w14:paraId="70A41EDA" w14:textId="77777777" w:rsidR="00C76A5C" w:rsidRDefault="002A147B">
            <w:pPr>
              <w:pStyle w:val="Compact"/>
              <w:jc w:val="right"/>
            </w:pPr>
            <w:r>
              <w:t>1</w:t>
            </w:r>
          </w:p>
        </w:tc>
        <w:tc>
          <w:tcPr>
            <w:tcW w:w="1800" w:type="dxa"/>
          </w:tcPr>
          <w:p w14:paraId="70A41EDB" w14:textId="77777777" w:rsidR="00C76A5C" w:rsidRDefault="002A147B">
            <w:pPr>
              <w:pStyle w:val="Compact"/>
              <w:jc w:val="right"/>
            </w:pPr>
            <w:r>
              <w:t>12</w:t>
            </w:r>
          </w:p>
        </w:tc>
        <w:tc>
          <w:tcPr>
            <w:tcW w:w="1320" w:type="dxa"/>
          </w:tcPr>
          <w:p w14:paraId="70A41EDC" w14:textId="77777777" w:rsidR="00C76A5C" w:rsidRDefault="002A147B">
            <w:pPr>
              <w:pStyle w:val="Compact"/>
              <w:jc w:val="right"/>
            </w:pPr>
            <w:r>
              <w:t>1.02789</w:t>
            </w:r>
          </w:p>
        </w:tc>
        <w:tc>
          <w:tcPr>
            <w:tcW w:w="1500" w:type="dxa"/>
          </w:tcPr>
          <w:p w14:paraId="70A41EDD" w14:textId="77777777" w:rsidR="00C76A5C" w:rsidRDefault="002A147B">
            <w:pPr>
              <w:pStyle w:val="Compact"/>
              <w:jc w:val="right"/>
            </w:pPr>
            <w:r>
              <w:t>24</w:t>
            </w:r>
          </w:p>
        </w:tc>
        <w:tc>
          <w:tcPr>
            <w:tcW w:w="600" w:type="dxa"/>
          </w:tcPr>
          <w:p w14:paraId="70A41EDE" w14:textId="77777777" w:rsidR="00C76A5C" w:rsidRDefault="002A147B">
            <w:pPr>
              <w:pStyle w:val="Compact"/>
              <w:jc w:val="right"/>
            </w:pPr>
            <w:r>
              <w:t>0.43</w:t>
            </w:r>
          </w:p>
        </w:tc>
      </w:tr>
      <w:tr w:rsidR="00C76A5C" w14:paraId="70A41EE6" w14:textId="77777777">
        <w:tc>
          <w:tcPr>
            <w:tcW w:w="1560" w:type="dxa"/>
          </w:tcPr>
          <w:p w14:paraId="70A41EE0" w14:textId="77777777" w:rsidR="00C76A5C" w:rsidRDefault="002A147B">
            <w:pPr>
              <w:pStyle w:val="Compact"/>
            </w:pPr>
            <w:r>
              <w:t>Chlamydomonas_reinhardtii</w:t>
            </w:r>
          </w:p>
        </w:tc>
        <w:tc>
          <w:tcPr>
            <w:tcW w:w="1140" w:type="dxa"/>
          </w:tcPr>
          <w:p w14:paraId="70A41EE1" w14:textId="77777777" w:rsidR="00C76A5C" w:rsidRDefault="002A147B">
            <w:pPr>
              <w:pStyle w:val="Compact"/>
              <w:jc w:val="right"/>
            </w:pPr>
            <w:r>
              <w:t>1</w:t>
            </w:r>
          </w:p>
        </w:tc>
        <w:tc>
          <w:tcPr>
            <w:tcW w:w="1800" w:type="dxa"/>
          </w:tcPr>
          <w:p w14:paraId="70A41EE2" w14:textId="77777777" w:rsidR="00C76A5C" w:rsidRDefault="002A147B">
            <w:pPr>
              <w:pStyle w:val="Compact"/>
              <w:jc w:val="right"/>
            </w:pPr>
            <w:r>
              <w:t>16</w:t>
            </w:r>
          </w:p>
        </w:tc>
        <w:tc>
          <w:tcPr>
            <w:tcW w:w="1320" w:type="dxa"/>
          </w:tcPr>
          <w:p w14:paraId="70A41EE3" w14:textId="77777777" w:rsidR="00C76A5C" w:rsidRDefault="002A147B">
            <w:pPr>
              <w:pStyle w:val="Compact"/>
              <w:jc w:val="right"/>
            </w:pPr>
            <w:r>
              <w:t>0.77838</w:t>
            </w:r>
          </w:p>
        </w:tc>
        <w:tc>
          <w:tcPr>
            <w:tcW w:w="1500" w:type="dxa"/>
          </w:tcPr>
          <w:p w14:paraId="70A41EE4" w14:textId="77777777" w:rsidR="00C76A5C" w:rsidRDefault="002A147B">
            <w:pPr>
              <w:pStyle w:val="Compact"/>
              <w:jc w:val="right"/>
            </w:pPr>
            <w:r>
              <w:t>24</w:t>
            </w:r>
          </w:p>
        </w:tc>
        <w:tc>
          <w:tcPr>
            <w:tcW w:w="600" w:type="dxa"/>
          </w:tcPr>
          <w:p w14:paraId="70A41EE5" w14:textId="77777777" w:rsidR="00C76A5C" w:rsidRDefault="002A147B">
            <w:pPr>
              <w:pStyle w:val="Compact"/>
              <w:jc w:val="right"/>
            </w:pPr>
            <w:r>
              <w:t>0.43</w:t>
            </w:r>
          </w:p>
        </w:tc>
      </w:tr>
      <w:tr w:rsidR="00C76A5C" w14:paraId="70A41EED" w14:textId="77777777">
        <w:tc>
          <w:tcPr>
            <w:tcW w:w="1560" w:type="dxa"/>
          </w:tcPr>
          <w:p w14:paraId="70A41EE7" w14:textId="77777777" w:rsidR="00C76A5C" w:rsidRDefault="002A147B">
            <w:pPr>
              <w:pStyle w:val="Compact"/>
            </w:pPr>
            <w:r>
              <w:t>Chlamydomonas_reinhardtii</w:t>
            </w:r>
          </w:p>
        </w:tc>
        <w:tc>
          <w:tcPr>
            <w:tcW w:w="1140" w:type="dxa"/>
          </w:tcPr>
          <w:p w14:paraId="70A41EE8" w14:textId="77777777" w:rsidR="00C76A5C" w:rsidRDefault="002A147B">
            <w:pPr>
              <w:pStyle w:val="Compact"/>
              <w:jc w:val="right"/>
            </w:pPr>
            <w:r>
              <w:t>1</w:t>
            </w:r>
          </w:p>
        </w:tc>
        <w:tc>
          <w:tcPr>
            <w:tcW w:w="1800" w:type="dxa"/>
          </w:tcPr>
          <w:p w14:paraId="70A41EE9" w14:textId="77777777" w:rsidR="00C76A5C" w:rsidRDefault="002A147B">
            <w:pPr>
              <w:pStyle w:val="Compact"/>
              <w:jc w:val="right"/>
            </w:pPr>
            <w:r>
              <w:t>16</w:t>
            </w:r>
          </w:p>
        </w:tc>
        <w:tc>
          <w:tcPr>
            <w:tcW w:w="1320" w:type="dxa"/>
          </w:tcPr>
          <w:p w14:paraId="70A41EEA" w14:textId="77777777" w:rsidR="00C76A5C" w:rsidRDefault="002A147B">
            <w:pPr>
              <w:pStyle w:val="Compact"/>
              <w:jc w:val="right"/>
            </w:pPr>
            <w:r>
              <w:t>0.96127</w:t>
            </w:r>
          </w:p>
        </w:tc>
        <w:tc>
          <w:tcPr>
            <w:tcW w:w="1500" w:type="dxa"/>
          </w:tcPr>
          <w:p w14:paraId="70A41EEB" w14:textId="77777777" w:rsidR="00C76A5C" w:rsidRDefault="002A147B">
            <w:pPr>
              <w:pStyle w:val="Compact"/>
              <w:jc w:val="right"/>
            </w:pPr>
            <w:r>
              <w:t>24</w:t>
            </w:r>
          </w:p>
        </w:tc>
        <w:tc>
          <w:tcPr>
            <w:tcW w:w="600" w:type="dxa"/>
          </w:tcPr>
          <w:p w14:paraId="70A41EEC" w14:textId="77777777" w:rsidR="00C76A5C" w:rsidRDefault="002A147B">
            <w:pPr>
              <w:pStyle w:val="Compact"/>
              <w:jc w:val="right"/>
            </w:pPr>
            <w:r>
              <w:t>0.43</w:t>
            </w:r>
          </w:p>
        </w:tc>
      </w:tr>
      <w:tr w:rsidR="00C76A5C" w14:paraId="70A41EF4" w14:textId="77777777">
        <w:tc>
          <w:tcPr>
            <w:tcW w:w="1560" w:type="dxa"/>
          </w:tcPr>
          <w:p w14:paraId="70A41EEE" w14:textId="77777777" w:rsidR="00C76A5C" w:rsidRDefault="002A147B">
            <w:pPr>
              <w:pStyle w:val="Compact"/>
            </w:pPr>
            <w:r>
              <w:t>Chlamydomonas_reinhardtii</w:t>
            </w:r>
          </w:p>
        </w:tc>
        <w:tc>
          <w:tcPr>
            <w:tcW w:w="1140" w:type="dxa"/>
          </w:tcPr>
          <w:p w14:paraId="70A41EEF" w14:textId="77777777" w:rsidR="00C76A5C" w:rsidRDefault="002A147B">
            <w:pPr>
              <w:pStyle w:val="Compact"/>
              <w:jc w:val="right"/>
            </w:pPr>
            <w:r>
              <w:t>1</w:t>
            </w:r>
          </w:p>
        </w:tc>
        <w:tc>
          <w:tcPr>
            <w:tcW w:w="1800" w:type="dxa"/>
          </w:tcPr>
          <w:p w14:paraId="70A41EF0" w14:textId="77777777" w:rsidR="00C76A5C" w:rsidRDefault="002A147B">
            <w:pPr>
              <w:pStyle w:val="Compact"/>
              <w:jc w:val="right"/>
            </w:pPr>
            <w:r>
              <w:t>16</w:t>
            </w:r>
          </w:p>
        </w:tc>
        <w:tc>
          <w:tcPr>
            <w:tcW w:w="1320" w:type="dxa"/>
          </w:tcPr>
          <w:p w14:paraId="70A41EF1" w14:textId="77777777" w:rsidR="00C76A5C" w:rsidRDefault="002A147B">
            <w:pPr>
              <w:pStyle w:val="Compact"/>
              <w:jc w:val="right"/>
            </w:pPr>
            <w:r>
              <w:t>1.06233</w:t>
            </w:r>
          </w:p>
        </w:tc>
        <w:tc>
          <w:tcPr>
            <w:tcW w:w="1500" w:type="dxa"/>
          </w:tcPr>
          <w:p w14:paraId="70A41EF2" w14:textId="77777777" w:rsidR="00C76A5C" w:rsidRDefault="002A147B">
            <w:pPr>
              <w:pStyle w:val="Compact"/>
              <w:jc w:val="right"/>
            </w:pPr>
            <w:r>
              <w:t>24</w:t>
            </w:r>
          </w:p>
        </w:tc>
        <w:tc>
          <w:tcPr>
            <w:tcW w:w="600" w:type="dxa"/>
          </w:tcPr>
          <w:p w14:paraId="70A41EF3" w14:textId="77777777" w:rsidR="00C76A5C" w:rsidRDefault="002A147B">
            <w:pPr>
              <w:pStyle w:val="Compact"/>
              <w:jc w:val="right"/>
            </w:pPr>
            <w:r>
              <w:t>10.00</w:t>
            </w:r>
          </w:p>
        </w:tc>
      </w:tr>
      <w:tr w:rsidR="00C76A5C" w14:paraId="70A41EFB" w14:textId="77777777">
        <w:tc>
          <w:tcPr>
            <w:tcW w:w="1560" w:type="dxa"/>
          </w:tcPr>
          <w:p w14:paraId="70A41EF5" w14:textId="77777777" w:rsidR="00C76A5C" w:rsidRDefault="002A147B">
            <w:pPr>
              <w:pStyle w:val="Compact"/>
            </w:pPr>
            <w:r>
              <w:t>Chlamydomonas_reinhardtii</w:t>
            </w:r>
          </w:p>
        </w:tc>
        <w:tc>
          <w:tcPr>
            <w:tcW w:w="1140" w:type="dxa"/>
          </w:tcPr>
          <w:p w14:paraId="70A41EF6" w14:textId="77777777" w:rsidR="00C76A5C" w:rsidRDefault="002A147B">
            <w:pPr>
              <w:pStyle w:val="Compact"/>
              <w:jc w:val="right"/>
            </w:pPr>
            <w:r>
              <w:t>1</w:t>
            </w:r>
          </w:p>
        </w:tc>
        <w:tc>
          <w:tcPr>
            <w:tcW w:w="1800" w:type="dxa"/>
          </w:tcPr>
          <w:p w14:paraId="70A41EF7" w14:textId="77777777" w:rsidR="00C76A5C" w:rsidRDefault="002A147B">
            <w:pPr>
              <w:pStyle w:val="Compact"/>
              <w:jc w:val="right"/>
            </w:pPr>
            <w:r>
              <w:t>16</w:t>
            </w:r>
          </w:p>
        </w:tc>
        <w:tc>
          <w:tcPr>
            <w:tcW w:w="1320" w:type="dxa"/>
          </w:tcPr>
          <w:p w14:paraId="70A41EF8" w14:textId="77777777" w:rsidR="00C76A5C" w:rsidRDefault="002A147B">
            <w:pPr>
              <w:pStyle w:val="Compact"/>
              <w:jc w:val="right"/>
            </w:pPr>
            <w:r>
              <w:t>1.07464</w:t>
            </w:r>
          </w:p>
        </w:tc>
        <w:tc>
          <w:tcPr>
            <w:tcW w:w="1500" w:type="dxa"/>
          </w:tcPr>
          <w:p w14:paraId="70A41EF9" w14:textId="77777777" w:rsidR="00C76A5C" w:rsidRDefault="002A147B">
            <w:pPr>
              <w:pStyle w:val="Compact"/>
              <w:jc w:val="right"/>
            </w:pPr>
            <w:r>
              <w:t>24</w:t>
            </w:r>
          </w:p>
        </w:tc>
        <w:tc>
          <w:tcPr>
            <w:tcW w:w="600" w:type="dxa"/>
          </w:tcPr>
          <w:p w14:paraId="70A41EFA" w14:textId="77777777" w:rsidR="00C76A5C" w:rsidRDefault="002A147B">
            <w:pPr>
              <w:pStyle w:val="Compact"/>
              <w:jc w:val="right"/>
            </w:pPr>
            <w:r>
              <w:t>30.00</w:t>
            </w:r>
          </w:p>
        </w:tc>
      </w:tr>
      <w:tr w:rsidR="00C76A5C" w14:paraId="70A41F02" w14:textId="77777777">
        <w:tc>
          <w:tcPr>
            <w:tcW w:w="1560" w:type="dxa"/>
          </w:tcPr>
          <w:p w14:paraId="70A41EFC" w14:textId="77777777" w:rsidR="00C76A5C" w:rsidRDefault="002A147B">
            <w:pPr>
              <w:pStyle w:val="Compact"/>
            </w:pPr>
            <w:r>
              <w:t>Chlamydomonas_reinhardtii</w:t>
            </w:r>
          </w:p>
        </w:tc>
        <w:tc>
          <w:tcPr>
            <w:tcW w:w="1140" w:type="dxa"/>
          </w:tcPr>
          <w:p w14:paraId="70A41EFD" w14:textId="77777777" w:rsidR="00C76A5C" w:rsidRDefault="002A147B">
            <w:pPr>
              <w:pStyle w:val="Compact"/>
              <w:jc w:val="right"/>
            </w:pPr>
            <w:r>
              <w:t>1</w:t>
            </w:r>
          </w:p>
        </w:tc>
        <w:tc>
          <w:tcPr>
            <w:tcW w:w="1800" w:type="dxa"/>
          </w:tcPr>
          <w:p w14:paraId="70A41EFE" w14:textId="77777777" w:rsidR="00C76A5C" w:rsidRDefault="002A147B">
            <w:pPr>
              <w:pStyle w:val="Compact"/>
              <w:jc w:val="right"/>
            </w:pPr>
            <w:r>
              <w:t>20</w:t>
            </w:r>
          </w:p>
        </w:tc>
        <w:tc>
          <w:tcPr>
            <w:tcW w:w="1320" w:type="dxa"/>
          </w:tcPr>
          <w:p w14:paraId="70A41EFF" w14:textId="77777777" w:rsidR="00C76A5C" w:rsidRDefault="002A147B">
            <w:pPr>
              <w:pStyle w:val="Compact"/>
              <w:jc w:val="right"/>
            </w:pPr>
            <w:r>
              <w:t>0.80831</w:t>
            </w:r>
          </w:p>
        </w:tc>
        <w:tc>
          <w:tcPr>
            <w:tcW w:w="1500" w:type="dxa"/>
          </w:tcPr>
          <w:p w14:paraId="70A41F00" w14:textId="77777777" w:rsidR="00C76A5C" w:rsidRDefault="002A147B">
            <w:pPr>
              <w:pStyle w:val="Compact"/>
              <w:jc w:val="right"/>
            </w:pPr>
            <w:r>
              <w:t>24</w:t>
            </w:r>
          </w:p>
        </w:tc>
        <w:tc>
          <w:tcPr>
            <w:tcW w:w="600" w:type="dxa"/>
          </w:tcPr>
          <w:p w14:paraId="70A41F01" w14:textId="77777777" w:rsidR="00C76A5C" w:rsidRDefault="002A147B">
            <w:pPr>
              <w:pStyle w:val="Compact"/>
              <w:jc w:val="right"/>
            </w:pPr>
            <w:r>
              <w:t>0.43</w:t>
            </w:r>
          </w:p>
        </w:tc>
      </w:tr>
      <w:tr w:rsidR="00C76A5C" w14:paraId="70A41F09" w14:textId="77777777">
        <w:tc>
          <w:tcPr>
            <w:tcW w:w="1560" w:type="dxa"/>
          </w:tcPr>
          <w:p w14:paraId="70A41F03" w14:textId="77777777" w:rsidR="00C76A5C" w:rsidRDefault="002A147B">
            <w:pPr>
              <w:pStyle w:val="Compact"/>
            </w:pPr>
            <w:r>
              <w:t>Chlamydomonas_reinhardtii</w:t>
            </w:r>
          </w:p>
        </w:tc>
        <w:tc>
          <w:tcPr>
            <w:tcW w:w="1140" w:type="dxa"/>
          </w:tcPr>
          <w:p w14:paraId="70A41F04" w14:textId="77777777" w:rsidR="00C76A5C" w:rsidRDefault="002A147B">
            <w:pPr>
              <w:pStyle w:val="Compact"/>
              <w:jc w:val="right"/>
            </w:pPr>
            <w:r>
              <w:t>1</w:t>
            </w:r>
          </w:p>
        </w:tc>
        <w:tc>
          <w:tcPr>
            <w:tcW w:w="1800" w:type="dxa"/>
          </w:tcPr>
          <w:p w14:paraId="70A41F05" w14:textId="77777777" w:rsidR="00C76A5C" w:rsidRDefault="002A147B">
            <w:pPr>
              <w:pStyle w:val="Compact"/>
              <w:jc w:val="right"/>
            </w:pPr>
            <w:r>
              <w:t>20</w:t>
            </w:r>
          </w:p>
        </w:tc>
        <w:tc>
          <w:tcPr>
            <w:tcW w:w="1320" w:type="dxa"/>
          </w:tcPr>
          <w:p w14:paraId="70A41F06" w14:textId="77777777" w:rsidR="00C76A5C" w:rsidRDefault="002A147B">
            <w:pPr>
              <w:pStyle w:val="Compact"/>
              <w:jc w:val="right"/>
            </w:pPr>
            <w:r>
              <w:t>1.03039</w:t>
            </w:r>
          </w:p>
        </w:tc>
        <w:tc>
          <w:tcPr>
            <w:tcW w:w="1500" w:type="dxa"/>
          </w:tcPr>
          <w:p w14:paraId="70A41F07" w14:textId="77777777" w:rsidR="00C76A5C" w:rsidRDefault="002A147B">
            <w:pPr>
              <w:pStyle w:val="Compact"/>
              <w:jc w:val="right"/>
            </w:pPr>
            <w:r>
              <w:t>24</w:t>
            </w:r>
          </w:p>
        </w:tc>
        <w:tc>
          <w:tcPr>
            <w:tcW w:w="600" w:type="dxa"/>
          </w:tcPr>
          <w:p w14:paraId="70A41F08" w14:textId="77777777" w:rsidR="00C76A5C" w:rsidRDefault="002A147B">
            <w:pPr>
              <w:pStyle w:val="Compact"/>
              <w:jc w:val="right"/>
            </w:pPr>
            <w:r>
              <w:t>0.43</w:t>
            </w:r>
          </w:p>
        </w:tc>
      </w:tr>
      <w:tr w:rsidR="00C76A5C" w14:paraId="70A41F10" w14:textId="77777777">
        <w:tc>
          <w:tcPr>
            <w:tcW w:w="1560" w:type="dxa"/>
          </w:tcPr>
          <w:p w14:paraId="70A41F0A" w14:textId="77777777" w:rsidR="00C76A5C" w:rsidRDefault="002A147B">
            <w:pPr>
              <w:pStyle w:val="Compact"/>
            </w:pPr>
            <w:r>
              <w:t>Chlamydomonas_reinhardtii</w:t>
            </w:r>
          </w:p>
        </w:tc>
        <w:tc>
          <w:tcPr>
            <w:tcW w:w="1140" w:type="dxa"/>
          </w:tcPr>
          <w:p w14:paraId="70A41F0B" w14:textId="77777777" w:rsidR="00C76A5C" w:rsidRDefault="002A147B">
            <w:pPr>
              <w:pStyle w:val="Compact"/>
              <w:jc w:val="right"/>
            </w:pPr>
            <w:r>
              <w:t>1</w:t>
            </w:r>
          </w:p>
        </w:tc>
        <w:tc>
          <w:tcPr>
            <w:tcW w:w="1800" w:type="dxa"/>
          </w:tcPr>
          <w:p w14:paraId="70A41F0C" w14:textId="77777777" w:rsidR="00C76A5C" w:rsidRDefault="002A147B">
            <w:pPr>
              <w:pStyle w:val="Compact"/>
              <w:jc w:val="right"/>
            </w:pPr>
            <w:r>
              <w:t>20</w:t>
            </w:r>
          </w:p>
        </w:tc>
        <w:tc>
          <w:tcPr>
            <w:tcW w:w="1320" w:type="dxa"/>
          </w:tcPr>
          <w:p w14:paraId="70A41F0D" w14:textId="77777777" w:rsidR="00C76A5C" w:rsidRDefault="002A147B">
            <w:pPr>
              <w:pStyle w:val="Compact"/>
              <w:jc w:val="right"/>
            </w:pPr>
            <w:r>
              <w:t>1.03987</w:t>
            </w:r>
          </w:p>
        </w:tc>
        <w:tc>
          <w:tcPr>
            <w:tcW w:w="1500" w:type="dxa"/>
          </w:tcPr>
          <w:p w14:paraId="70A41F0E" w14:textId="77777777" w:rsidR="00C76A5C" w:rsidRDefault="002A147B">
            <w:pPr>
              <w:pStyle w:val="Compact"/>
              <w:jc w:val="right"/>
            </w:pPr>
            <w:r>
              <w:t>24</w:t>
            </w:r>
          </w:p>
        </w:tc>
        <w:tc>
          <w:tcPr>
            <w:tcW w:w="600" w:type="dxa"/>
          </w:tcPr>
          <w:p w14:paraId="70A41F0F" w14:textId="77777777" w:rsidR="00C76A5C" w:rsidRDefault="002A147B">
            <w:pPr>
              <w:pStyle w:val="Compact"/>
              <w:jc w:val="right"/>
            </w:pPr>
            <w:r>
              <w:t>10.00</w:t>
            </w:r>
          </w:p>
        </w:tc>
      </w:tr>
      <w:tr w:rsidR="00C76A5C" w14:paraId="70A41F17" w14:textId="77777777">
        <w:tc>
          <w:tcPr>
            <w:tcW w:w="1560" w:type="dxa"/>
          </w:tcPr>
          <w:p w14:paraId="70A41F11" w14:textId="77777777" w:rsidR="00C76A5C" w:rsidRDefault="002A147B">
            <w:pPr>
              <w:pStyle w:val="Compact"/>
            </w:pPr>
            <w:r>
              <w:t>Chlamydomonas_reinhardtii</w:t>
            </w:r>
          </w:p>
        </w:tc>
        <w:tc>
          <w:tcPr>
            <w:tcW w:w="1140" w:type="dxa"/>
          </w:tcPr>
          <w:p w14:paraId="70A41F12" w14:textId="77777777" w:rsidR="00C76A5C" w:rsidRDefault="002A147B">
            <w:pPr>
              <w:pStyle w:val="Compact"/>
              <w:jc w:val="right"/>
            </w:pPr>
            <w:r>
              <w:t>1</w:t>
            </w:r>
          </w:p>
        </w:tc>
        <w:tc>
          <w:tcPr>
            <w:tcW w:w="1800" w:type="dxa"/>
          </w:tcPr>
          <w:p w14:paraId="70A41F13" w14:textId="77777777" w:rsidR="00C76A5C" w:rsidRDefault="002A147B">
            <w:pPr>
              <w:pStyle w:val="Compact"/>
              <w:jc w:val="right"/>
            </w:pPr>
            <w:r>
              <w:t>20</w:t>
            </w:r>
          </w:p>
        </w:tc>
        <w:tc>
          <w:tcPr>
            <w:tcW w:w="1320" w:type="dxa"/>
          </w:tcPr>
          <w:p w14:paraId="70A41F14" w14:textId="77777777" w:rsidR="00C76A5C" w:rsidRDefault="002A147B">
            <w:pPr>
              <w:pStyle w:val="Compact"/>
              <w:jc w:val="right"/>
            </w:pPr>
            <w:r>
              <w:t>1.05276</w:t>
            </w:r>
          </w:p>
        </w:tc>
        <w:tc>
          <w:tcPr>
            <w:tcW w:w="1500" w:type="dxa"/>
          </w:tcPr>
          <w:p w14:paraId="70A41F15" w14:textId="77777777" w:rsidR="00C76A5C" w:rsidRDefault="002A147B">
            <w:pPr>
              <w:pStyle w:val="Compact"/>
              <w:jc w:val="right"/>
            </w:pPr>
            <w:r>
              <w:t>24</w:t>
            </w:r>
          </w:p>
        </w:tc>
        <w:tc>
          <w:tcPr>
            <w:tcW w:w="600" w:type="dxa"/>
          </w:tcPr>
          <w:p w14:paraId="70A41F16" w14:textId="77777777" w:rsidR="00C76A5C" w:rsidRDefault="002A147B">
            <w:pPr>
              <w:pStyle w:val="Compact"/>
              <w:jc w:val="right"/>
            </w:pPr>
            <w:r>
              <w:t>30.00</w:t>
            </w:r>
          </w:p>
        </w:tc>
      </w:tr>
      <w:tr w:rsidR="00C76A5C" w14:paraId="70A41F1E" w14:textId="77777777">
        <w:tc>
          <w:tcPr>
            <w:tcW w:w="1560" w:type="dxa"/>
          </w:tcPr>
          <w:p w14:paraId="70A41F18" w14:textId="77777777" w:rsidR="00C76A5C" w:rsidRDefault="002A147B">
            <w:pPr>
              <w:pStyle w:val="Compact"/>
            </w:pPr>
            <w:r>
              <w:t>Chlamydomonas_reinhardtii</w:t>
            </w:r>
          </w:p>
        </w:tc>
        <w:tc>
          <w:tcPr>
            <w:tcW w:w="1140" w:type="dxa"/>
          </w:tcPr>
          <w:p w14:paraId="70A41F19" w14:textId="77777777" w:rsidR="00C76A5C" w:rsidRDefault="002A147B">
            <w:pPr>
              <w:pStyle w:val="Compact"/>
              <w:jc w:val="right"/>
            </w:pPr>
            <w:r>
              <w:t>1</w:t>
            </w:r>
          </w:p>
        </w:tc>
        <w:tc>
          <w:tcPr>
            <w:tcW w:w="1800" w:type="dxa"/>
          </w:tcPr>
          <w:p w14:paraId="70A41F1A" w14:textId="77777777" w:rsidR="00C76A5C" w:rsidRDefault="002A147B">
            <w:pPr>
              <w:pStyle w:val="Compact"/>
              <w:jc w:val="right"/>
            </w:pPr>
            <w:r>
              <w:t>24</w:t>
            </w:r>
          </w:p>
        </w:tc>
        <w:tc>
          <w:tcPr>
            <w:tcW w:w="1320" w:type="dxa"/>
          </w:tcPr>
          <w:p w14:paraId="70A41F1B" w14:textId="77777777" w:rsidR="00C76A5C" w:rsidRDefault="002A147B">
            <w:pPr>
              <w:pStyle w:val="Compact"/>
              <w:jc w:val="right"/>
            </w:pPr>
            <w:r>
              <w:t>0.84377</w:t>
            </w:r>
          </w:p>
        </w:tc>
        <w:tc>
          <w:tcPr>
            <w:tcW w:w="1500" w:type="dxa"/>
          </w:tcPr>
          <w:p w14:paraId="70A41F1C" w14:textId="77777777" w:rsidR="00C76A5C" w:rsidRDefault="002A147B">
            <w:pPr>
              <w:pStyle w:val="Compact"/>
              <w:jc w:val="right"/>
            </w:pPr>
            <w:r>
              <w:t>24</w:t>
            </w:r>
          </w:p>
        </w:tc>
        <w:tc>
          <w:tcPr>
            <w:tcW w:w="600" w:type="dxa"/>
          </w:tcPr>
          <w:p w14:paraId="70A41F1D" w14:textId="77777777" w:rsidR="00C76A5C" w:rsidRDefault="002A147B">
            <w:pPr>
              <w:pStyle w:val="Compact"/>
              <w:jc w:val="right"/>
            </w:pPr>
            <w:r>
              <w:t>0.43</w:t>
            </w:r>
          </w:p>
        </w:tc>
      </w:tr>
      <w:tr w:rsidR="00C76A5C" w14:paraId="70A41F25" w14:textId="77777777">
        <w:tc>
          <w:tcPr>
            <w:tcW w:w="1560" w:type="dxa"/>
          </w:tcPr>
          <w:p w14:paraId="70A41F1F" w14:textId="77777777" w:rsidR="00C76A5C" w:rsidRDefault="002A147B">
            <w:pPr>
              <w:pStyle w:val="Compact"/>
            </w:pPr>
            <w:r>
              <w:lastRenderedPageBreak/>
              <w:t>Chlamydomonas_reinhardtii</w:t>
            </w:r>
          </w:p>
        </w:tc>
        <w:tc>
          <w:tcPr>
            <w:tcW w:w="1140" w:type="dxa"/>
          </w:tcPr>
          <w:p w14:paraId="70A41F20" w14:textId="77777777" w:rsidR="00C76A5C" w:rsidRDefault="002A147B">
            <w:pPr>
              <w:pStyle w:val="Compact"/>
              <w:jc w:val="right"/>
            </w:pPr>
            <w:r>
              <w:t>1</w:t>
            </w:r>
          </w:p>
        </w:tc>
        <w:tc>
          <w:tcPr>
            <w:tcW w:w="1800" w:type="dxa"/>
          </w:tcPr>
          <w:p w14:paraId="70A41F21" w14:textId="77777777" w:rsidR="00C76A5C" w:rsidRDefault="002A147B">
            <w:pPr>
              <w:pStyle w:val="Compact"/>
              <w:jc w:val="right"/>
            </w:pPr>
            <w:r>
              <w:t>24</w:t>
            </w:r>
          </w:p>
        </w:tc>
        <w:tc>
          <w:tcPr>
            <w:tcW w:w="1320" w:type="dxa"/>
          </w:tcPr>
          <w:p w14:paraId="70A41F22" w14:textId="77777777" w:rsidR="00C76A5C" w:rsidRDefault="002A147B">
            <w:pPr>
              <w:pStyle w:val="Compact"/>
              <w:jc w:val="right"/>
            </w:pPr>
            <w:r>
              <w:t>0.92300</w:t>
            </w:r>
          </w:p>
        </w:tc>
        <w:tc>
          <w:tcPr>
            <w:tcW w:w="1500" w:type="dxa"/>
          </w:tcPr>
          <w:p w14:paraId="70A41F23" w14:textId="77777777" w:rsidR="00C76A5C" w:rsidRDefault="002A147B">
            <w:pPr>
              <w:pStyle w:val="Compact"/>
              <w:jc w:val="right"/>
            </w:pPr>
            <w:r>
              <w:t>24</w:t>
            </w:r>
          </w:p>
        </w:tc>
        <w:tc>
          <w:tcPr>
            <w:tcW w:w="600" w:type="dxa"/>
          </w:tcPr>
          <w:p w14:paraId="70A41F24" w14:textId="77777777" w:rsidR="00C76A5C" w:rsidRDefault="002A147B">
            <w:pPr>
              <w:pStyle w:val="Compact"/>
              <w:jc w:val="right"/>
            </w:pPr>
            <w:r>
              <w:t>10.00</w:t>
            </w:r>
          </w:p>
        </w:tc>
      </w:tr>
      <w:tr w:rsidR="00C76A5C" w14:paraId="70A41F2C" w14:textId="77777777">
        <w:tc>
          <w:tcPr>
            <w:tcW w:w="1560" w:type="dxa"/>
          </w:tcPr>
          <w:p w14:paraId="70A41F26" w14:textId="77777777" w:rsidR="00C76A5C" w:rsidRDefault="002A147B">
            <w:pPr>
              <w:pStyle w:val="Compact"/>
            </w:pPr>
            <w:r>
              <w:t>Chlamydomonas_reinhardtii</w:t>
            </w:r>
          </w:p>
        </w:tc>
        <w:tc>
          <w:tcPr>
            <w:tcW w:w="1140" w:type="dxa"/>
          </w:tcPr>
          <w:p w14:paraId="70A41F27" w14:textId="77777777" w:rsidR="00C76A5C" w:rsidRDefault="002A147B">
            <w:pPr>
              <w:pStyle w:val="Compact"/>
              <w:jc w:val="right"/>
            </w:pPr>
            <w:r>
              <w:t>1</w:t>
            </w:r>
          </w:p>
        </w:tc>
        <w:tc>
          <w:tcPr>
            <w:tcW w:w="1800" w:type="dxa"/>
          </w:tcPr>
          <w:p w14:paraId="70A41F28" w14:textId="77777777" w:rsidR="00C76A5C" w:rsidRDefault="002A147B">
            <w:pPr>
              <w:pStyle w:val="Compact"/>
              <w:jc w:val="right"/>
            </w:pPr>
            <w:r>
              <w:t>24</w:t>
            </w:r>
          </w:p>
        </w:tc>
        <w:tc>
          <w:tcPr>
            <w:tcW w:w="1320" w:type="dxa"/>
          </w:tcPr>
          <w:p w14:paraId="70A41F29" w14:textId="77777777" w:rsidR="00C76A5C" w:rsidRDefault="002A147B">
            <w:pPr>
              <w:pStyle w:val="Compact"/>
              <w:jc w:val="right"/>
            </w:pPr>
            <w:r>
              <w:t>1.02344</w:t>
            </w:r>
          </w:p>
        </w:tc>
        <w:tc>
          <w:tcPr>
            <w:tcW w:w="1500" w:type="dxa"/>
          </w:tcPr>
          <w:p w14:paraId="70A41F2A" w14:textId="77777777" w:rsidR="00C76A5C" w:rsidRDefault="002A147B">
            <w:pPr>
              <w:pStyle w:val="Compact"/>
              <w:jc w:val="right"/>
            </w:pPr>
            <w:r>
              <w:t>24</w:t>
            </w:r>
          </w:p>
        </w:tc>
        <w:tc>
          <w:tcPr>
            <w:tcW w:w="600" w:type="dxa"/>
          </w:tcPr>
          <w:p w14:paraId="70A41F2B" w14:textId="77777777" w:rsidR="00C76A5C" w:rsidRDefault="002A147B">
            <w:pPr>
              <w:pStyle w:val="Compact"/>
              <w:jc w:val="right"/>
            </w:pPr>
            <w:r>
              <w:t>30.00</w:t>
            </w:r>
          </w:p>
        </w:tc>
      </w:tr>
      <w:tr w:rsidR="00C76A5C" w14:paraId="70A41F33" w14:textId="77777777">
        <w:tc>
          <w:tcPr>
            <w:tcW w:w="1560" w:type="dxa"/>
          </w:tcPr>
          <w:p w14:paraId="70A41F2D" w14:textId="77777777" w:rsidR="00C76A5C" w:rsidRDefault="002A147B">
            <w:pPr>
              <w:pStyle w:val="Compact"/>
            </w:pPr>
            <w:r>
              <w:t>Chlamydomonas_reinhardtii</w:t>
            </w:r>
          </w:p>
        </w:tc>
        <w:tc>
          <w:tcPr>
            <w:tcW w:w="1140" w:type="dxa"/>
          </w:tcPr>
          <w:p w14:paraId="70A41F2E" w14:textId="77777777" w:rsidR="00C76A5C" w:rsidRDefault="002A147B">
            <w:pPr>
              <w:pStyle w:val="Compact"/>
              <w:jc w:val="right"/>
            </w:pPr>
            <w:r>
              <w:t>1</w:t>
            </w:r>
          </w:p>
        </w:tc>
        <w:tc>
          <w:tcPr>
            <w:tcW w:w="1800" w:type="dxa"/>
          </w:tcPr>
          <w:p w14:paraId="70A41F2F" w14:textId="77777777" w:rsidR="00C76A5C" w:rsidRDefault="002A147B">
            <w:pPr>
              <w:pStyle w:val="Compact"/>
              <w:jc w:val="right"/>
            </w:pPr>
            <w:r>
              <w:t>24</w:t>
            </w:r>
          </w:p>
        </w:tc>
        <w:tc>
          <w:tcPr>
            <w:tcW w:w="1320" w:type="dxa"/>
          </w:tcPr>
          <w:p w14:paraId="70A41F30" w14:textId="77777777" w:rsidR="00C76A5C" w:rsidRDefault="002A147B">
            <w:pPr>
              <w:pStyle w:val="Compact"/>
              <w:jc w:val="right"/>
            </w:pPr>
            <w:r>
              <w:t>1.03318</w:t>
            </w:r>
          </w:p>
        </w:tc>
        <w:tc>
          <w:tcPr>
            <w:tcW w:w="1500" w:type="dxa"/>
          </w:tcPr>
          <w:p w14:paraId="70A41F31" w14:textId="77777777" w:rsidR="00C76A5C" w:rsidRDefault="002A147B">
            <w:pPr>
              <w:pStyle w:val="Compact"/>
              <w:jc w:val="right"/>
            </w:pPr>
            <w:r>
              <w:t>24</w:t>
            </w:r>
          </w:p>
        </w:tc>
        <w:tc>
          <w:tcPr>
            <w:tcW w:w="600" w:type="dxa"/>
          </w:tcPr>
          <w:p w14:paraId="70A41F32" w14:textId="77777777" w:rsidR="00C76A5C" w:rsidRDefault="002A147B">
            <w:pPr>
              <w:pStyle w:val="Compact"/>
              <w:jc w:val="right"/>
            </w:pPr>
            <w:r>
              <w:t>0.43</w:t>
            </w:r>
          </w:p>
        </w:tc>
      </w:tr>
      <w:tr w:rsidR="00C76A5C" w14:paraId="70A41F3A" w14:textId="77777777">
        <w:tc>
          <w:tcPr>
            <w:tcW w:w="1560" w:type="dxa"/>
          </w:tcPr>
          <w:p w14:paraId="70A41F34" w14:textId="77777777" w:rsidR="00C76A5C" w:rsidRDefault="002A147B">
            <w:pPr>
              <w:pStyle w:val="Compact"/>
            </w:pPr>
            <w:r>
              <w:t>Chlamydomonas_reinhardtii</w:t>
            </w:r>
          </w:p>
        </w:tc>
        <w:tc>
          <w:tcPr>
            <w:tcW w:w="1140" w:type="dxa"/>
          </w:tcPr>
          <w:p w14:paraId="70A41F35" w14:textId="77777777" w:rsidR="00C76A5C" w:rsidRDefault="002A147B">
            <w:pPr>
              <w:pStyle w:val="Compact"/>
              <w:jc w:val="right"/>
            </w:pPr>
            <w:r>
              <w:t>1</w:t>
            </w:r>
          </w:p>
        </w:tc>
        <w:tc>
          <w:tcPr>
            <w:tcW w:w="1800" w:type="dxa"/>
          </w:tcPr>
          <w:p w14:paraId="70A41F36" w14:textId="77777777" w:rsidR="00C76A5C" w:rsidRDefault="002A147B">
            <w:pPr>
              <w:pStyle w:val="Compact"/>
              <w:jc w:val="right"/>
            </w:pPr>
            <w:r>
              <w:t>28</w:t>
            </w:r>
          </w:p>
        </w:tc>
        <w:tc>
          <w:tcPr>
            <w:tcW w:w="1320" w:type="dxa"/>
          </w:tcPr>
          <w:p w14:paraId="70A41F37" w14:textId="77777777" w:rsidR="00C76A5C" w:rsidRDefault="002A147B">
            <w:pPr>
              <w:pStyle w:val="Compact"/>
              <w:jc w:val="right"/>
            </w:pPr>
            <w:r>
              <w:t>0.95515</w:t>
            </w:r>
          </w:p>
        </w:tc>
        <w:tc>
          <w:tcPr>
            <w:tcW w:w="1500" w:type="dxa"/>
          </w:tcPr>
          <w:p w14:paraId="70A41F38" w14:textId="77777777" w:rsidR="00C76A5C" w:rsidRDefault="002A147B">
            <w:pPr>
              <w:pStyle w:val="Compact"/>
              <w:jc w:val="right"/>
            </w:pPr>
            <w:r>
              <w:t>24</w:t>
            </w:r>
          </w:p>
        </w:tc>
        <w:tc>
          <w:tcPr>
            <w:tcW w:w="600" w:type="dxa"/>
          </w:tcPr>
          <w:p w14:paraId="70A41F39" w14:textId="77777777" w:rsidR="00C76A5C" w:rsidRDefault="002A147B">
            <w:pPr>
              <w:pStyle w:val="Compact"/>
              <w:jc w:val="right"/>
            </w:pPr>
            <w:r>
              <w:t>30.00</w:t>
            </w:r>
          </w:p>
        </w:tc>
      </w:tr>
      <w:tr w:rsidR="00C76A5C" w14:paraId="70A41F41" w14:textId="77777777">
        <w:tc>
          <w:tcPr>
            <w:tcW w:w="1560" w:type="dxa"/>
          </w:tcPr>
          <w:p w14:paraId="70A41F3B" w14:textId="77777777" w:rsidR="00C76A5C" w:rsidRDefault="002A147B">
            <w:pPr>
              <w:pStyle w:val="Compact"/>
            </w:pPr>
            <w:r>
              <w:t>Chlamydomonas_reinhardtii</w:t>
            </w:r>
          </w:p>
        </w:tc>
        <w:tc>
          <w:tcPr>
            <w:tcW w:w="1140" w:type="dxa"/>
          </w:tcPr>
          <w:p w14:paraId="70A41F3C" w14:textId="77777777" w:rsidR="00C76A5C" w:rsidRDefault="002A147B">
            <w:pPr>
              <w:pStyle w:val="Compact"/>
              <w:jc w:val="right"/>
            </w:pPr>
            <w:r>
              <w:t>1</w:t>
            </w:r>
          </w:p>
        </w:tc>
        <w:tc>
          <w:tcPr>
            <w:tcW w:w="1800" w:type="dxa"/>
          </w:tcPr>
          <w:p w14:paraId="70A41F3D" w14:textId="77777777" w:rsidR="00C76A5C" w:rsidRDefault="002A147B">
            <w:pPr>
              <w:pStyle w:val="Compact"/>
              <w:jc w:val="right"/>
            </w:pPr>
            <w:r>
              <w:t>28</w:t>
            </w:r>
          </w:p>
        </w:tc>
        <w:tc>
          <w:tcPr>
            <w:tcW w:w="1320" w:type="dxa"/>
          </w:tcPr>
          <w:p w14:paraId="70A41F3E" w14:textId="77777777" w:rsidR="00C76A5C" w:rsidRDefault="002A147B">
            <w:pPr>
              <w:pStyle w:val="Compact"/>
              <w:jc w:val="right"/>
            </w:pPr>
            <w:r>
              <w:t>1.00251</w:t>
            </w:r>
          </w:p>
        </w:tc>
        <w:tc>
          <w:tcPr>
            <w:tcW w:w="1500" w:type="dxa"/>
          </w:tcPr>
          <w:p w14:paraId="70A41F3F" w14:textId="77777777" w:rsidR="00C76A5C" w:rsidRDefault="002A147B">
            <w:pPr>
              <w:pStyle w:val="Compact"/>
              <w:jc w:val="right"/>
            </w:pPr>
            <w:r>
              <w:t>24</w:t>
            </w:r>
          </w:p>
        </w:tc>
        <w:tc>
          <w:tcPr>
            <w:tcW w:w="600" w:type="dxa"/>
          </w:tcPr>
          <w:p w14:paraId="70A41F40" w14:textId="77777777" w:rsidR="00C76A5C" w:rsidRDefault="002A147B">
            <w:pPr>
              <w:pStyle w:val="Compact"/>
              <w:jc w:val="right"/>
            </w:pPr>
            <w:r>
              <w:t>0.43</w:t>
            </w:r>
          </w:p>
        </w:tc>
      </w:tr>
      <w:tr w:rsidR="00C76A5C" w14:paraId="70A41F48" w14:textId="77777777">
        <w:tc>
          <w:tcPr>
            <w:tcW w:w="1560" w:type="dxa"/>
          </w:tcPr>
          <w:p w14:paraId="70A41F42" w14:textId="77777777" w:rsidR="00C76A5C" w:rsidRDefault="002A147B">
            <w:pPr>
              <w:pStyle w:val="Compact"/>
            </w:pPr>
            <w:r>
              <w:t>Chlamydomonas_reinhardtii</w:t>
            </w:r>
          </w:p>
        </w:tc>
        <w:tc>
          <w:tcPr>
            <w:tcW w:w="1140" w:type="dxa"/>
          </w:tcPr>
          <w:p w14:paraId="70A41F43" w14:textId="77777777" w:rsidR="00C76A5C" w:rsidRDefault="002A147B">
            <w:pPr>
              <w:pStyle w:val="Compact"/>
              <w:jc w:val="right"/>
            </w:pPr>
            <w:r>
              <w:t>1</w:t>
            </w:r>
          </w:p>
        </w:tc>
        <w:tc>
          <w:tcPr>
            <w:tcW w:w="1800" w:type="dxa"/>
          </w:tcPr>
          <w:p w14:paraId="70A41F44" w14:textId="77777777" w:rsidR="00C76A5C" w:rsidRDefault="002A147B">
            <w:pPr>
              <w:pStyle w:val="Compact"/>
              <w:jc w:val="right"/>
            </w:pPr>
            <w:r>
              <w:t>28</w:t>
            </w:r>
          </w:p>
        </w:tc>
        <w:tc>
          <w:tcPr>
            <w:tcW w:w="1320" w:type="dxa"/>
          </w:tcPr>
          <w:p w14:paraId="70A41F45" w14:textId="77777777" w:rsidR="00C76A5C" w:rsidRDefault="002A147B">
            <w:pPr>
              <w:pStyle w:val="Compact"/>
              <w:jc w:val="right"/>
            </w:pPr>
            <w:r>
              <w:t>1.01890</w:t>
            </w:r>
          </w:p>
        </w:tc>
        <w:tc>
          <w:tcPr>
            <w:tcW w:w="1500" w:type="dxa"/>
          </w:tcPr>
          <w:p w14:paraId="70A41F46" w14:textId="77777777" w:rsidR="00C76A5C" w:rsidRDefault="002A147B">
            <w:pPr>
              <w:pStyle w:val="Compact"/>
              <w:jc w:val="right"/>
            </w:pPr>
            <w:r>
              <w:t>24</w:t>
            </w:r>
          </w:p>
        </w:tc>
        <w:tc>
          <w:tcPr>
            <w:tcW w:w="600" w:type="dxa"/>
          </w:tcPr>
          <w:p w14:paraId="70A41F47" w14:textId="77777777" w:rsidR="00C76A5C" w:rsidRDefault="002A147B">
            <w:pPr>
              <w:pStyle w:val="Compact"/>
              <w:jc w:val="right"/>
            </w:pPr>
            <w:r>
              <w:t>10.00</w:t>
            </w:r>
          </w:p>
        </w:tc>
      </w:tr>
      <w:tr w:rsidR="00C76A5C" w14:paraId="70A41F4F" w14:textId="77777777">
        <w:tc>
          <w:tcPr>
            <w:tcW w:w="1560" w:type="dxa"/>
          </w:tcPr>
          <w:p w14:paraId="70A41F49" w14:textId="77777777" w:rsidR="00C76A5C" w:rsidRDefault="002A147B">
            <w:pPr>
              <w:pStyle w:val="Compact"/>
            </w:pPr>
            <w:r>
              <w:t>Chlamydomonas_reinhardtii</w:t>
            </w:r>
          </w:p>
        </w:tc>
        <w:tc>
          <w:tcPr>
            <w:tcW w:w="1140" w:type="dxa"/>
          </w:tcPr>
          <w:p w14:paraId="70A41F4A" w14:textId="77777777" w:rsidR="00C76A5C" w:rsidRDefault="002A147B">
            <w:pPr>
              <w:pStyle w:val="Compact"/>
              <w:jc w:val="right"/>
            </w:pPr>
            <w:r>
              <w:t>1</w:t>
            </w:r>
          </w:p>
        </w:tc>
        <w:tc>
          <w:tcPr>
            <w:tcW w:w="1800" w:type="dxa"/>
          </w:tcPr>
          <w:p w14:paraId="70A41F4B" w14:textId="77777777" w:rsidR="00C76A5C" w:rsidRDefault="002A147B">
            <w:pPr>
              <w:pStyle w:val="Compact"/>
              <w:jc w:val="right"/>
            </w:pPr>
            <w:r>
              <w:t>28</w:t>
            </w:r>
          </w:p>
        </w:tc>
        <w:tc>
          <w:tcPr>
            <w:tcW w:w="1320" w:type="dxa"/>
          </w:tcPr>
          <w:p w14:paraId="70A41F4C" w14:textId="77777777" w:rsidR="00C76A5C" w:rsidRDefault="002A147B">
            <w:pPr>
              <w:pStyle w:val="Compact"/>
              <w:jc w:val="right"/>
            </w:pPr>
            <w:r>
              <w:t>1.01954</w:t>
            </w:r>
          </w:p>
        </w:tc>
        <w:tc>
          <w:tcPr>
            <w:tcW w:w="1500" w:type="dxa"/>
          </w:tcPr>
          <w:p w14:paraId="70A41F4D" w14:textId="77777777" w:rsidR="00C76A5C" w:rsidRDefault="002A147B">
            <w:pPr>
              <w:pStyle w:val="Compact"/>
              <w:jc w:val="right"/>
            </w:pPr>
            <w:r>
              <w:t>24</w:t>
            </w:r>
          </w:p>
        </w:tc>
        <w:tc>
          <w:tcPr>
            <w:tcW w:w="600" w:type="dxa"/>
          </w:tcPr>
          <w:p w14:paraId="70A41F4E" w14:textId="77777777" w:rsidR="00C76A5C" w:rsidRDefault="002A147B">
            <w:pPr>
              <w:pStyle w:val="Compact"/>
              <w:jc w:val="right"/>
            </w:pPr>
            <w:r>
              <w:t>30.00</w:t>
            </w:r>
          </w:p>
        </w:tc>
      </w:tr>
      <w:tr w:rsidR="00C76A5C" w14:paraId="70A41F56" w14:textId="77777777">
        <w:tc>
          <w:tcPr>
            <w:tcW w:w="1560" w:type="dxa"/>
          </w:tcPr>
          <w:p w14:paraId="70A41F50" w14:textId="77777777" w:rsidR="00C76A5C" w:rsidRDefault="002A147B">
            <w:pPr>
              <w:pStyle w:val="Compact"/>
            </w:pPr>
            <w:r>
              <w:t>Chlamydomonas_reinhardtii</w:t>
            </w:r>
          </w:p>
        </w:tc>
        <w:tc>
          <w:tcPr>
            <w:tcW w:w="1140" w:type="dxa"/>
          </w:tcPr>
          <w:p w14:paraId="70A41F51" w14:textId="77777777" w:rsidR="00C76A5C" w:rsidRDefault="002A147B">
            <w:pPr>
              <w:pStyle w:val="Compact"/>
              <w:jc w:val="right"/>
            </w:pPr>
            <w:r>
              <w:t>2</w:t>
            </w:r>
          </w:p>
        </w:tc>
        <w:tc>
          <w:tcPr>
            <w:tcW w:w="1800" w:type="dxa"/>
          </w:tcPr>
          <w:p w14:paraId="70A41F52" w14:textId="77777777" w:rsidR="00C76A5C" w:rsidRDefault="002A147B">
            <w:pPr>
              <w:pStyle w:val="Compact"/>
              <w:jc w:val="right"/>
            </w:pPr>
            <w:r>
              <w:t>12</w:t>
            </w:r>
          </w:p>
        </w:tc>
        <w:tc>
          <w:tcPr>
            <w:tcW w:w="1320" w:type="dxa"/>
          </w:tcPr>
          <w:p w14:paraId="70A41F53" w14:textId="77777777" w:rsidR="00C76A5C" w:rsidRDefault="002A147B">
            <w:pPr>
              <w:pStyle w:val="Compact"/>
              <w:jc w:val="right"/>
            </w:pPr>
            <w:r>
              <w:t>0.41022</w:t>
            </w:r>
          </w:p>
        </w:tc>
        <w:tc>
          <w:tcPr>
            <w:tcW w:w="1500" w:type="dxa"/>
          </w:tcPr>
          <w:p w14:paraId="70A41F54" w14:textId="77777777" w:rsidR="00C76A5C" w:rsidRDefault="002A147B">
            <w:pPr>
              <w:pStyle w:val="Compact"/>
              <w:jc w:val="right"/>
            </w:pPr>
            <w:r>
              <w:t>24</w:t>
            </w:r>
          </w:p>
        </w:tc>
        <w:tc>
          <w:tcPr>
            <w:tcW w:w="600" w:type="dxa"/>
          </w:tcPr>
          <w:p w14:paraId="70A41F55" w14:textId="77777777" w:rsidR="00C76A5C" w:rsidRDefault="002A147B">
            <w:pPr>
              <w:pStyle w:val="Compact"/>
              <w:jc w:val="right"/>
            </w:pPr>
            <w:r>
              <w:t>0.43</w:t>
            </w:r>
          </w:p>
        </w:tc>
      </w:tr>
      <w:tr w:rsidR="00C76A5C" w14:paraId="70A41F5D" w14:textId="77777777">
        <w:tc>
          <w:tcPr>
            <w:tcW w:w="1560" w:type="dxa"/>
          </w:tcPr>
          <w:p w14:paraId="70A41F57" w14:textId="77777777" w:rsidR="00C76A5C" w:rsidRDefault="002A147B">
            <w:pPr>
              <w:pStyle w:val="Compact"/>
            </w:pPr>
            <w:r>
              <w:t>Chlamydomonas_reinhardtii</w:t>
            </w:r>
          </w:p>
        </w:tc>
        <w:tc>
          <w:tcPr>
            <w:tcW w:w="1140" w:type="dxa"/>
          </w:tcPr>
          <w:p w14:paraId="70A41F58" w14:textId="77777777" w:rsidR="00C76A5C" w:rsidRDefault="002A147B">
            <w:pPr>
              <w:pStyle w:val="Compact"/>
              <w:jc w:val="right"/>
            </w:pPr>
            <w:r>
              <w:t>2</w:t>
            </w:r>
          </w:p>
        </w:tc>
        <w:tc>
          <w:tcPr>
            <w:tcW w:w="1800" w:type="dxa"/>
          </w:tcPr>
          <w:p w14:paraId="70A41F59" w14:textId="77777777" w:rsidR="00C76A5C" w:rsidRDefault="002A147B">
            <w:pPr>
              <w:pStyle w:val="Compact"/>
              <w:jc w:val="right"/>
            </w:pPr>
            <w:r>
              <w:t>16</w:t>
            </w:r>
          </w:p>
        </w:tc>
        <w:tc>
          <w:tcPr>
            <w:tcW w:w="1320" w:type="dxa"/>
          </w:tcPr>
          <w:p w14:paraId="70A41F5A" w14:textId="77777777" w:rsidR="00C76A5C" w:rsidRDefault="002A147B">
            <w:pPr>
              <w:pStyle w:val="Compact"/>
              <w:jc w:val="right"/>
            </w:pPr>
            <w:r>
              <w:t>0.38094</w:t>
            </w:r>
          </w:p>
        </w:tc>
        <w:tc>
          <w:tcPr>
            <w:tcW w:w="1500" w:type="dxa"/>
          </w:tcPr>
          <w:p w14:paraId="70A41F5B" w14:textId="77777777" w:rsidR="00C76A5C" w:rsidRDefault="002A147B">
            <w:pPr>
              <w:pStyle w:val="Compact"/>
              <w:jc w:val="right"/>
            </w:pPr>
            <w:r>
              <w:t>24</w:t>
            </w:r>
          </w:p>
        </w:tc>
        <w:tc>
          <w:tcPr>
            <w:tcW w:w="600" w:type="dxa"/>
          </w:tcPr>
          <w:p w14:paraId="70A41F5C" w14:textId="77777777" w:rsidR="00C76A5C" w:rsidRDefault="002A147B">
            <w:pPr>
              <w:pStyle w:val="Compact"/>
              <w:jc w:val="right"/>
            </w:pPr>
            <w:r>
              <w:t>0.43</w:t>
            </w:r>
          </w:p>
        </w:tc>
      </w:tr>
      <w:tr w:rsidR="00C76A5C" w14:paraId="70A41F64" w14:textId="77777777">
        <w:tc>
          <w:tcPr>
            <w:tcW w:w="1560" w:type="dxa"/>
          </w:tcPr>
          <w:p w14:paraId="70A41F5E" w14:textId="77777777" w:rsidR="00C76A5C" w:rsidRDefault="002A147B">
            <w:pPr>
              <w:pStyle w:val="Compact"/>
            </w:pPr>
            <w:r>
              <w:t>Chlamydomonas_reinhardtii</w:t>
            </w:r>
          </w:p>
        </w:tc>
        <w:tc>
          <w:tcPr>
            <w:tcW w:w="1140" w:type="dxa"/>
          </w:tcPr>
          <w:p w14:paraId="70A41F5F" w14:textId="77777777" w:rsidR="00C76A5C" w:rsidRDefault="002A147B">
            <w:pPr>
              <w:pStyle w:val="Compact"/>
              <w:jc w:val="right"/>
            </w:pPr>
            <w:r>
              <w:t>2</w:t>
            </w:r>
          </w:p>
        </w:tc>
        <w:tc>
          <w:tcPr>
            <w:tcW w:w="1800" w:type="dxa"/>
          </w:tcPr>
          <w:p w14:paraId="70A41F60" w14:textId="77777777" w:rsidR="00C76A5C" w:rsidRDefault="002A147B">
            <w:pPr>
              <w:pStyle w:val="Compact"/>
              <w:jc w:val="right"/>
            </w:pPr>
            <w:r>
              <w:t>16</w:t>
            </w:r>
          </w:p>
        </w:tc>
        <w:tc>
          <w:tcPr>
            <w:tcW w:w="1320" w:type="dxa"/>
          </w:tcPr>
          <w:p w14:paraId="70A41F61" w14:textId="77777777" w:rsidR="00C76A5C" w:rsidRDefault="002A147B">
            <w:pPr>
              <w:pStyle w:val="Compact"/>
              <w:jc w:val="right"/>
            </w:pPr>
            <w:r>
              <w:t>0.45294</w:t>
            </w:r>
          </w:p>
        </w:tc>
        <w:tc>
          <w:tcPr>
            <w:tcW w:w="1500" w:type="dxa"/>
          </w:tcPr>
          <w:p w14:paraId="70A41F62" w14:textId="77777777" w:rsidR="00C76A5C" w:rsidRDefault="002A147B">
            <w:pPr>
              <w:pStyle w:val="Compact"/>
              <w:jc w:val="right"/>
            </w:pPr>
            <w:r>
              <w:t>24</w:t>
            </w:r>
          </w:p>
        </w:tc>
        <w:tc>
          <w:tcPr>
            <w:tcW w:w="600" w:type="dxa"/>
          </w:tcPr>
          <w:p w14:paraId="70A41F63" w14:textId="77777777" w:rsidR="00C76A5C" w:rsidRDefault="002A147B">
            <w:pPr>
              <w:pStyle w:val="Compact"/>
              <w:jc w:val="right"/>
            </w:pPr>
            <w:r>
              <w:t>30.00</w:t>
            </w:r>
          </w:p>
        </w:tc>
      </w:tr>
      <w:tr w:rsidR="00C76A5C" w14:paraId="70A41F6B" w14:textId="77777777">
        <w:tc>
          <w:tcPr>
            <w:tcW w:w="1560" w:type="dxa"/>
          </w:tcPr>
          <w:p w14:paraId="70A41F65" w14:textId="77777777" w:rsidR="00C76A5C" w:rsidRDefault="002A147B">
            <w:pPr>
              <w:pStyle w:val="Compact"/>
            </w:pPr>
            <w:r>
              <w:t>Chlamydomonas_reinhardtii</w:t>
            </w:r>
          </w:p>
        </w:tc>
        <w:tc>
          <w:tcPr>
            <w:tcW w:w="1140" w:type="dxa"/>
          </w:tcPr>
          <w:p w14:paraId="70A41F66" w14:textId="77777777" w:rsidR="00C76A5C" w:rsidRDefault="002A147B">
            <w:pPr>
              <w:pStyle w:val="Compact"/>
              <w:jc w:val="right"/>
            </w:pPr>
            <w:r>
              <w:t>2</w:t>
            </w:r>
          </w:p>
        </w:tc>
        <w:tc>
          <w:tcPr>
            <w:tcW w:w="1800" w:type="dxa"/>
          </w:tcPr>
          <w:p w14:paraId="70A41F67" w14:textId="77777777" w:rsidR="00C76A5C" w:rsidRDefault="002A147B">
            <w:pPr>
              <w:pStyle w:val="Compact"/>
              <w:jc w:val="right"/>
            </w:pPr>
            <w:r>
              <w:t>16</w:t>
            </w:r>
          </w:p>
        </w:tc>
        <w:tc>
          <w:tcPr>
            <w:tcW w:w="1320" w:type="dxa"/>
          </w:tcPr>
          <w:p w14:paraId="70A41F68" w14:textId="77777777" w:rsidR="00C76A5C" w:rsidRDefault="002A147B">
            <w:pPr>
              <w:pStyle w:val="Compact"/>
              <w:jc w:val="right"/>
            </w:pPr>
            <w:r>
              <w:t>0.46377</w:t>
            </w:r>
          </w:p>
        </w:tc>
        <w:tc>
          <w:tcPr>
            <w:tcW w:w="1500" w:type="dxa"/>
          </w:tcPr>
          <w:p w14:paraId="70A41F69" w14:textId="77777777" w:rsidR="00C76A5C" w:rsidRDefault="002A147B">
            <w:pPr>
              <w:pStyle w:val="Compact"/>
              <w:jc w:val="right"/>
            </w:pPr>
            <w:r>
              <w:t>24</w:t>
            </w:r>
          </w:p>
        </w:tc>
        <w:tc>
          <w:tcPr>
            <w:tcW w:w="600" w:type="dxa"/>
          </w:tcPr>
          <w:p w14:paraId="70A41F6A" w14:textId="77777777" w:rsidR="00C76A5C" w:rsidRDefault="002A147B">
            <w:pPr>
              <w:pStyle w:val="Compact"/>
              <w:jc w:val="right"/>
            </w:pPr>
            <w:r>
              <w:t>10.00</w:t>
            </w:r>
          </w:p>
        </w:tc>
      </w:tr>
      <w:tr w:rsidR="00C76A5C" w14:paraId="70A41F72" w14:textId="77777777">
        <w:tc>
          <w:tcPr>
            <w:tcW w:w="1560" w:type="dxa"/>
          </w:tcPr>
          <w:p w14:paraId="70A41F6C" w14:textId="77777777" w:rsidR="00C76A5C" w:rsidRDefault="002A147B">
            <w:pPr>
              <w:pStyle w:val="Compact"/>
            </w:pPr>
            <w:r>
              <w:t>Chlamydomonas_reinhardtii</w:t>
            </w:r>
          </w:p>
        </w:tc>
        <w:tc>
          <w:tcPr>
            <w:tcW w:w="1140" w:type="dxa"/>
          </w:tcPr>
          <w:p w14:paraId="70A41F6D" w14:textId="77777777" w:rsidR="00C76A5C" w:rsidRDefault="002A147B">
            <w:pPr>
              <w:pStyle w:val="Compact"/>
              <w:jc w:val="right"/>
            </w:pPr>
            <w:r>
              <w:t>2</w:t>
            </w:r>
          </w:p>
        </w:tc>
        <w:tc>
          <w:tcPr>
            <w:tcW w:w="1800" w:type="dxa"/>
          </w:tcPr>
          <w:p w14:paraId="70A41F6E" w14:textId="77777777" w:rsidR="00C76A5C" w:rsidRDefault="002A147B">
            <w:pPr>
              <w:pStyle w:val="Compact"/>
              <w:jc w:val="right"/>
            </w:pPr>
            <w:r>
              <w:t>16</w:t>
            </w:r>
          </w:p>
        </w:tc>
        <w:tc>
          <w:tcPr>
            <w:tcW w:w="1320" w:type="dxa"/>
          </w:tcPr>
          <w:p w14:paraId="70A41F6F" w14:textId="77777777" w:rsidR="00C76A5C" w:rsidRDefault="002A147B">
            <w:pPr>
              <w:pStyle w:val="Compact"/>
              <w:jc w:val="right"/>
            </w:pPr>
            <w:r>
              <w:t>0.51372</w:t>
            </w:r>
          </w:p>
        </w:tc>
        <w:tc>
          <w:tcPr>
            <w:tcW w:w="1500" w:type="dxa"/>
          </w:tcPr>
          <w:p w14:paraId="70A41F70" w14:textId="77777777" w:rsidR="00C76A5C" w:rsidRDefault="002A147B">
            <w:pPr>
              <w:pStyle w:val="Compact"/>
              <w:jc w:val="right"/>
            </w:pPr>
            <w:r>
              <w:t>24</w:t>
            </w:r>
          </w:p>
        </w:tc>
        <w:tc>
          <w:tcPr>
            <w:tcW w:w="600" w:type="dxa"/>
          </w:tcPr>
          <w:p w14:paraId="70A41F71" w14:textId="77777777" w:rsidR="00C76A5C" w:rsidRDefault="002A147B">
            <w:pPr>
              <w:pStyle w:val="Compact"/>
              <w:jc w:val="right"/>
            </w:pPr>
            <w:r>
              <w:t>0.43</w:t>
            </w:r>
          </w:p>
        </w:tc>
      </w:tr>
      <w:tr w:rsidR="00C76A5C" w14:paraId="70A41F79" w14:textId="77777777">
        <w:tc>
          <w:tcPr>
            <w:tcW w:w="1560" w:type="dxa"/>
          </w:tcPr>
          <w:p w14:paraId="70A41F73" w14:textId="77777777" w:rsidR="00C76A5C" w:rsidRDefault="002A147B">
            <w:pPr>
              <w:pStyle w:val="Compact"/>
            </w:pPr>
            <w:r>
              <w:t>Chlamydomonas_reinhardtii</w:t>
            </w:r>
          </w:p>
        </w:tc>
        <w:tc>
          <w:tcPr>
            <w:tcW w:w="1140" w:type="dxa"/>
          </w:tcPr>
          <w:p w14:paraId="70A41F74" w14:textId="77777777" w:rsidR="00C76A5C" w:rsidRDefault="002A147B">
            <w:pPr>
              <w:pStyle w:val="Compact"/>
              <w:jc w:val="right"/>
            </w:pPr>
            <w:r>
              <w:t>2</w:t>
            </w:r>
          </w:p>
        </w:tc>
        <w:tc>
          <w:tcPr>
            <w:tcW w:w="1800" w:type="dxa"/>
          </w:tcPr>
          <w:p w14:paraId="70A41F75" w14:textId="77777777" w:rsidR="00C76A5C" w:rsidRDefault="002A147B">
            <w:pPr>
              <w:pStyle w:val="Compact"/>
              <w:jc w:val="right"/>
            </w:pPr>
            <w:r>
              <w:t>20</w:t>
            </w:r>
          </w:p>
        </w:tc>
        <w:tc>
          <w:tcPr>
            <w:tcW w:w="1320" w:type="dxa"/>
          </w:tcPr>
          <w:p w14:paraId="70A41F76" w14:textId="77777777" w:rsidR="00C76A5C" w:rsidRDefault="002A147B">
            <w:pPr>
              <w:pStyle w:val="Compact"/>
              <w:jc w:val="right"/>
            </w:pPr>
            <w:r>
              <w:t>0.40132</w:t>
            </w:r>
          </w:p>
        </w:tc>
        <w:tc>
          <w:tcPr>
            <w:tcW w:w="1500" w:type="dxa"/>
          </w:tcPr>
          <w:p w14:paraId="70A41F77" w14:textId="77777777" w:rsidR="00C76A5C" w:rsidRDefault="002A147B">
            <w:pPr>
              <w:pStyle w:val="Compact"/>
              <w:jc w:val="right"/>
            </w:pPr>
            <w:r>
              <w:t>24</w:t>
            </w:r>
          </w:p>
        </w:tc>
        <w:tc>
          <w:tcPr>
            <w:tcW w:w="600" w:type="dxa"/>
          </w:tcPr>
          <w:p w14:paraId="70A41F78" w14:textId="77777777" w:rsidR="00C76A5C" w:rsidRDefault="002A147B">
            <w:pPr>
              <w:pStyle w:val="Compact"/>
              <w:jc w:val="right"/>
            </w:pPr>
            <w:r>
              <w:t>0.43</w:t>
            </w:r>
          </w:p>
        </w:tc>
      </w:tr>
      <w:tr w:rsidR="00C76A5C" w14:paraId="70A41F80" w14:textId="77777777">
        <w:tc>
          <w:tcPr>
            <w:tcW w:w="1560" w:type="dxa"/>
          </w:tcPr>
          <w:p w14:paraId="70A41F7A" w14:textId="77777777" w:rsidR="00C76A5C" w:rsidRDefault="002A147B">
            <w:pPr>
              <w:pStyle w:val="Compact"/>
            </w:pPr>
            <w:r>
              <w:t>Chlamydomonas_reinhardtii</w:t>
            </w:r>
          </w:p>
        </w:tc>
        <w:tc>
          <w:tcPr>
            <w:tcW w:w="1140" w:type="dxa"/>
          </w:tcPr>
          <w:p w14:paraId="70A41F7B" w14:textId="77777777" w:rsidR="00C76A5C" w:rsidRDefault="002A147B">
            <w:pPr>
              <w:pStyle w:val="Compact"/>
              <w:jc w:val="right"/>
            </w:pPr>
            <w:r>
              <w:t>2</w:t>
            </w:r>
          </w:p>
        </w:tc>
        <w:tc>
          <w:tcPr>
            <w:tcW w:w="1800" w:type="dxa"/>
          </w:tcPr>
          <w:p w14:paraId="70A41F7C" w14:textId="77777777" w:rsidR="00C76A5C" w:rsidRDefault="002A147B">
            <w:pPr>
              <w:pStyle w:val="Compact"/>
              <w:jc w:val="right"/>
            </w:pPr>
            <w:r>
              <w:t>20</w:t>
            </w:r>
          </w:p>
        </w:tc>
        <w:tc>
          <w:tcPr>
            <w:tcW w:w="1320" w:type="dxa"/>
          </w:tcPr>
          <w:p w14:paraId="70A41F7D" w14:textId="77777777" w:rsidR="00C76A5C" w:rsidRDefault="002A147B">
            <w:pPr>
              <w:pStyle w:val="Compact"/>
              <w:jc w:val="right"/>
            </w:pPr>
            <w:r>
              <w:t>0.48682</w:t>
            </w:r>
          </w:p>
        </w:tc>
        <w:tc>
          <w:tcPr>
            <w:tcW w:w="1500" w:type="dxa"/>
          </w:tcPr>
          <w:p w14:paraId="70A41F7E" w14:textId="77777777" w:rsidR="00C76A5C" w:rsidRDefault="002A147B">
            <w:pPr>
              <w:pStyle w:val="Compact"/>
              <w:jc w:val="right"/>
            </w:pPr>
            <w:r>
              <w:t>24</w:t>
            </w:r>
          </w:p>
        </w:tc>
        <w:tc>
          <w:tcPr>
            <w:tcW w:w="600" w:type="dxa"/>
          </w:tcPr>
          <w:p w14:paraId="70A41F7F" w14:textId="77777777" w:rsidR="00C76A5C" w:rsidRDefault="002A147B">
            <w:pPr>
              <w:pStyle w:val="Compact"/>
              <w:jc w:val="right"/>
            </w:pPr>
            <w:r>
              <w:t>30.00</w:t>
            </w:r>
          </w:p>
        </w:tc>
      </w:tr>
      <w:tr w:rsidR="00C76A5C" w14:paraId="70A41F87" w14:textId="77777777">
        <w:tc>
          <w:tcPr>
            <w:tcW w:w="1560" w:type="dxa"/>
          </w:tcPr>
          <w:p w14:paraId="70A41F81" w14:textId="77777777" w:rsidR="00C76A5C" w:rsidRDefault="002A147B">
            <w:pPr>
              <w:pStyle w:val="Compact"/>
            </w:pPr>
            <w:r>
              <w:t>Chlamydomonas_reinhardtii</w:t>
            </w:r>
          </w:p>
        </w:tc>
        <w:tc>
          <w:tcPr>
            <w:tcW w:w="1140" w:type="dxa"/>
          </w:tcPr>
          <w:p w14:paraId="70A41F82" w14:textId="77777777" w:rsidR="00C76A5C" w:rsidRDefault="002A147B">
            <w:pPr>
              <w:pStyle w:val="Compact"/>
              <w:jc w:val="right"/>
            </w:pPr>
            <w:r>
              <w:t>2</w:t>
            </w:r>
          </w:p>
        </w:tc>
        <w:tc>
          <w:tcPr>
            <w:tcW w:w="1800" w:type="dxa"/>
          </w:tcPr>
          <w:p w14:paraId="70A41F83" w14:textId="77777777" w:rsidR="00C76A5C" w:rsidRDefault="002A147B">
            <w:pPr>
              <w:pStyle w:val="Compact"/>
              <w:jc w:val="right"/>
            </w:pPr>
            <w:r>
              <w:t>20</w:t>
            </w:r>
          </w:p>
        </w:tc>
        <w:tc>
          <w:tcPr>
            <w:tcW w:w="1320" w:type="dxa"/>
          </w:tcPr>
          <w:p w14:paraId="70A41F84" w14:textId="77777777" w:rsidR="00C76A5C" w:rsidRDefault="002A147B">
            <w:pPr>
              <w:pStyle w:val="Compact"/>
              <w:jc w:val="right"/>
            </w:pPr>
            <w:r>
              <w:t>0.49294</w:t>
            </w:r>
          </w:p>
        </w:tc>
        <w:tc>
          <w:tcPr>
            <w:tcW w:w="1500" w:type="dxa"/>
          </w:tcPr>
          <w:p w14:paraId="70A41F85" w14:textId="77777777" w:rsidR="00C76A5C" w:rsidRDefault="002A147B">
            <w:pPr>
              <w:pStyle w:val="Compact"/>
              <w:jc w:val="right"/>
            </w:pPr>
            <w:r>
              <w:t>24</w:t>
            </w:r>
          </w:p>
        </w:tc>
        <w:tc>
          <w:tcPr>
            <w:tcW w:w="600" w:type="dxa"/>
          </w:tcPr>
          <w:p w14:paraId="70A41F86" w14:textId="77777777" w:rsidR="00C76A5C" w:rsidRDefault="002A147B">
            <w:pPr>
              <w:pStyle w:val="Compact"/>
              <w:jc w:val="right"/>
            </w:pPr>
            <w:r>
              <w:t>10.00</w:t>
            </w:r>
          </w:p>
        </w:tc>
      </w:tr>
      <w:tr w:rsidR="00C76A5C" w14:paraId="70A41F8E" w14:textId="77777777">
        <w:tc>
          <w:tcPr>
            <w:tcW w:w="1560" w:type="dxa"/>
          </w:tcPr>
          <w:p w14:paraId="70A41F88" w14:textId="77777777" w:rsidR="00C76A5C" w:rsidRDefault="002A147B">
            <w:pPr>
              <w:pStyle w:val="Compact"/>
            </w:pPr>
            <w:r>
              <w:t>Chlamydomonas_reinhardtii</w:t>
            </w:r>
          </w:p>
        </w:tc>
        <w:tc>
          <w:tcPr>
            <w:tcW w:w="1140" w:type="dxa"/>
          </w:tcPr>
          <w:p w14:paraId="70A41F89" w14:textId="77777777" w:rsidR="00C76A5C" w:rsidRDefault="002A147B">
            <w:pPr>
              <w:pStyle w:val="Compact"/>
              <w:jc w:val="right"/>
            </w:pPr>
            <w:r>
              <w:t>2</w:t>
            </w:r>
          </w:p>
        </w:tc>
        <w:tc>
          <w:tcPr>
            <w:tcW w:w="1800" w:type="dxa"/>
          </w:tcPr>
          <w:p w14:paraId="70A41F8A" w14:textId="77777777" w:rsidR="00C76A5C" w:rsidRDefault="002A147B">
            <w:pPr>
              <w:pStyle w:val="Compact"/>
              <w:jc w:val="right"/>
            </w:pPr>
            <w:r>
              <w:t>20</w:t>
            </w:r>
          </w:p>
        </w:tc>
        <w:tc>
          <w:tcPr>
            <w:tcW w:w="1320" w:type="dxa"/>
          </w:tcPr>
          <w:p w14:paraId="70A41F8B" w14:textId="77777777" w:rsidR="00C76A5C" w:rsidRDefault="002A147B">
            <w:pPr>
              <w:pStyle w:val="Compact"/>
              <w:jc w:val="right"/>
            </w:pPr>
            <w:r>
              <w:t>0.51033</w:t>
            </w:r>
          </w:p>
        </w:tc>
        <w:tc>
          <w:tcPr>
            <w:tcW w:w="1500" w:type="dxa"/>
          </w:tcPr>
          <w:p w14:paraId="70A41F8C" w14:textId="77777777" w:rsidR="00C76A5C" w:rsidRDefault="002A147B">
            <w:pPr>
              <w:pStyle w:val="Compact"/>
              <w:jc w:val="right"/>
            </w:pPr>
            <w:r>
              <w:t>24</w:t>
            </w:r>
          </w:p>
        </w:tc>
        <w:tc>
          <w:tcPr>
            <w:tcW w:w="600" w:type="dxa"/>
          </w:tcPr>
          <w:p w14:paraId="70A41F8D" w14:textId="77777777" w:rsidR="00C76A5C" w:rsidRDefault="002A147B">
            <w:pPr>
              <w:pStyle w:val="Compact"/>
              <w:jc w:val="right"/>
            </w:pPr>
            <w:r>
              <w:t>0.43</w:t>
            </w:r>
          </w:p>
        </w:tc>
      </w:tr>
      <w:tr w:rsidR="00C76A5C" w14:paraId="70A41F95" w14:textId="77777777">
        <w:tc>
          <w:tcPr>
            <w:tcW w:w="1560" w:type="dxa"/>
          </w:tcPr>
          <w:p w14:paraId="70A41F8F" w14:textId="77777777" w:rsidR="00C76A5C" w:rsidRDefault="002A147B">
            <w:pPr>
              <w:pStyle w:val="Compact"/>
            </w:pPr>
            <w:r>
              <w:t>Chlamydomonas_reinhardtii</w:t>
            </w:r>
          </w:p>
        </w:tc>
        <w:tc>
          <w:tcPr>
            <w:tcW w:w="1140" w:type="dxa"/>
          </w:tcPr>
          <w:p w14:paraId="70A41F90" w14:textId="77777777" w:rsidR="00C76A5C" w:rsidRDefault="002A147B">
            <w:pPr>
              <w:pStyle w:val="Compact"/>
              <w:jc w:val="right"/>
            </w:pPr>
            <w:r>
              <w:t>2</w:t>
            </w:r>
          </w:p>
        </w:tc>
        <w:tc>
          <w:tcPr>
            <w:tcW w:w="1800" w:type="dxa"/>
          </w:tcPr>
          <w:p w14:paraId="70A41F91" w14:textId="77777777" w:rsidR="00C76A5C" w:rsidRDefault="002A147B">
            <w:pPr>
              <w:pStyle w:val="Compact"/>
              <w:jc w:val="right"/>
            </w:pPr>
            <w:r>
              <w:t>24</w:t>
            </w:r>
          </w:p>
        </w:tc>
        <w:tc>
          <w:tcPr>
            <w:tcW w:w="1320" w:type="dxa"/>
          </w:tcPr>
          <w:p w14:paraId="70A41F92" w14:textId="77777777" w:rsidR="00C76A5C" w:rsidRDefault="002A147B">
            <w:pPr>
              <w:pStyle w:val="Compact"/>
              <w:jc w:val="right"/>
            </w:pPr>
            <w:r>
              <w:t>0.41131</w:t>
            </w:r>
          </w:p>
        </w:tc>
        <w:tc>
          <w:tcPr>
            <w:tcW w:w="1500" w:type="dxa"/>
          </w:tcPr>
          <w:p w14:paraId="70A41F93" w14:textId="77777777" w:rsidR="00C76A5C" w:rsidRDefault="002A147B">
            <w:pPr>
              <w:pStyle w:val="Compact"/>
              <w:jc w:val="right"/>
            </w:pPr>
            <w:r>
              <w:t>24</w:t>
            </w:r>
          </w:p>
        </w:tc>
        <w:tc>
          <w:tcPr>
            <w:tcW w:w="600" w:type="dxa"/>
          </w:tcPr>
          <w:p w14:paraId="70A41F94" w14:textId="77777777" w:rsidR="00C76A5C" w:rsidRDefault="002A147B">
            <w:pPr>
              <w:pStyle w:val="Compact"/>
              <w:jc w:val="right"/>
            </w:pPr>
            <w:r>
              <w:t>0.43</w:t>
            </w:r>
          </w:p>
        </w:tc>
      </w:tr>
      <w:tr w:rsidR="00C76A5C" w14:paraId="70A41F9C" w14:textId="77777777">
        <w:tc>
          <w:tcPr>
            <w:tcW w:w="1560" w:type="dxa"/>
          </w:tcPr>
          <w:p w14:paraId="70A41F96" w14:textId="77777777" w:rsidR="00C76A5C" w:rsidRDefault="002A147B">
            <w:pPr>
              <w:pStyle w:val="Compact"/>
            </w:pPr>
            <w:r>
              <w:t>Chlamydomonas_reinhardtii</w:t>
            </w:r>
          </w:p>
        </w:tc>
        <w:tc>
          <w:tcPr>
            <w:tcW w:w="1140" w:type="dxa"/>
          </w:tcPr>
          <w:p w14:paraId="70A41F97" w14:textId="77777777" w:rsidR="00C76A5C" w:rsidRDefault="002A147B">
            <w:pPr>
              <w:pStyle w:val="Compact"/>
              <w:jc w:val="right"/>
            </w:pPr>
            <w:r>
              <w:t>2</w:t>
            </w:r>
          </w:p>
        </w:tc>
        <w:tc>
          <w:tcPr>
            <w:tcW w:w="1800" w:type="dxa"/>
          </w:tcPr>
          <w:p w14:paraId="70A41F98" w14:textId="77777777" w:rsidR="00C76A5C" w:rsidRDefault="002A147B">
            <w:pPr>
              <w:pStyle w:val="Compact"/>
              <w:jc w:val="right"/>
            </w:pPr>
            <w:r>
              <w:t>24</w:t>
            </w:r>
          </w:p>
        </w:tc>
        <w:tc>
          <w:tcPr>
            <w:tcW w:w="1320" w:type="dxa"/>
          </w:tcPr>
          <w:p w14:paraId="70A41F99" w14:textId="77777777" w:rsidR="00C76A5C" w:rsidRDefault="002A147B">
            <w:pPr>
              <w:pStyle w:val="Compact"/>
              <w:jc w:val="right"/>
            </w:pPr>
            <w:r>
              <w:t>0.49102</w:t>
            </w:r>
          </w:p>
        </w:tc>
        <w:tc>
          <w:tcPr>
            <w:tcW w:w="1500" w:type="dxa"/>
          </w:tcPr>
          <w:p w14:paraId="70A41F9A" w14:textId="77777777" w:rsidR="00C76A5C" w:rsidRDefault="002A147B">
            <w:pPr>
              <w:pStyle w:val="Compact"/>
              <w:jc w:val="right"/>
            </w:pPr>
            <w:r>
              <w:t>24</w:t>
            </w:r>
          </w:p>
        </w:tc>
        <w:tc>
          <w:tcPr>
            <w:tcW w:w="600" w:type="dxa"/>
          </w:tcPr>
          <w:p w14:paraId="70A41F9B" w14:textId="77777777" w:rsidR="00C76A5C" w:rsidRDefault="002A147B">
            <w:pPr>
              <w:pStyle w:val="Compact"/>
              <w:jc w:val="right"/>
            </w:pPr>
            <w:r>
              <w:t>10.00</w:t>
            </w:r>
          </w:p>
        </w:tc>
      </w:tr>
      <w:tr w:rsidR="00C76A5C" w14:paraId="70A41FA3" w14:textId="77777777">
        <w:tc>
          <w:tcPr>
            <w:tcW w:w="1560" w:type="dxa"/>
          </w:tcPr>
          <w:p w14:paraId="70A41F9D" w14:textId="77777777" w:rsidR="00C76A5C" w:rsidRDefault="002A147B">
            <w:pPr>
              <w:pStyle w:val="Compact"/>
            </w:pPr>
            <w:r>
              <w:t>Chlamydomonas_reinhardtii</w:t>
            </w:r>
          </w:p>
        </w:tc>
        <w:tc>
          <w:tcPr>
            <w:tcW w:w="1140" w:type="dxa"/>
          </w:tcPr>
          <w:p w14:paraId="70A41F9E" w14:textId="77777777" w:rsidR="00C76A5C" w:rsidRDefault="002A147B">
            <w:pPr>
              <w:pStyle w:val="Compact"/>
              <w:jc w:val="right"/>
            </w:pPr>
            <w:r>
              <w:t>2</w:t>
            </w:r>
          </w:p>
        </w:tc>
        <w:tc>
          <w:tcPr>
            <w:tcW w:w="1800" w:type="dxa"/>
          </w:tcPr>
          <w:p w14:paraId="70A41F9F" w14:textId="77777777" w:rsidR="00C76A5C" w:rsidRDefault="002A147B">
            <w:pPr>
              <w:pStyle w:val="Compact"/>
              <w:jc w:val="right"/>
            </w:pPr>
            <w:r>
              <w:t>24</w:t>
            </w:r>
          </w:p>
        </w:tc>
        <w:tc>
          <w:tcPr>
            <w:tcW w:w="1320" w:type="dxa"/>
          </w:tcPr>
          <w:p w14:paraId="70A41FA0" w14:textId="77777777" w:rsidR="00C76A5C" w:rsidRDefault="002A147B">
            <w:pPr>
              <w:pStyle w:val="Compact"/>
              <w:jc w:val="right"/>
            </w:pPr>
            <w:r>
              <w:t>0.49625</w:t>
            </w:r>
          </w:p>
        </w:tc>
        <w:tc>
          <w:tcPr>
            <w:tcW w:w="1500" w:type="dxa"/>
          </w:tcPr>
          <w:p w14:paraId="70A41FA1" w14:textId="77777777" w:rsidR="00C76A5C" w:rsidRDefault="002A147B">
            <w:pPr>
              <w:pStyle w:val="Compact"/>
              <w:jc w:val="right"/>
            </w:pPr>
            <w:r>
              <w:t>24</w:t>
            </w:r>
          </w:p>
        </w:tc>
        <w:tc>
          <w:tcPr>
            <w:tcW w:w="600" w:type="dxa"/>
          </w:tcPr>
          <w:p w14:paraId="70A41FA2" w14:textId="77777777" w:rsidR="00C76A5C" w:rsidRDefault="002A147B">
            <w:pPr>
              <w:pStyle w:val="Compact"/>
              <w:jc w:val="right"/>
            </w:pPr>
            <w:r>
              <w:t>30.00</w:t>
            </w:r>
          </w:p>
        </w:tc>
      </w:tr>
      <w:tr w:rsidR="00C76A5C" w14:paraId="70A41FAA" w14:textId="77777777">
        <w:tc>
          <w:tcPr>
            <w:tcW w:w="1560" w:type="dxa"/>
          </w:tcPr>
          <w:p w14:paraId="70A41FA4" w14:textId="77777777" w:rsidR="00C76A5C" w:rsidRDefault="002A147B">
            <w:pPr>
              <w:pStyle w:val="Compact"/>
            </w:pPr>
            <w:r>
              <w:t>Chlamydomonas_reinhardtii</w:t>
            </w:r>
          </w:p>
        </w:tc>
        <w:tc>
          <w:tcPr>
            <w:tcW w:w="1140" w:type="dxa"/>
          </w:tcPr>
          <w:p w14:paraId="70A41FA5" w14:textId="77777777" w:rsidR="00C76A5C" w:rsidRDefault="002A147B">
            <w:pPr>
              <w:pStyle w:val="Compact"/>
              <w:jc w:val="right"/>
            </w:pPr>
            <w:r>
              <w:t>2</w:t>
            </w:r>
          </w:p>
        </w:tc>
        <w:tc>
          <w:tcPr>
            <w:tcW w:w="1800" w:type="dxa"/>
          </w:tcPr>
          <w:p w14:paraId="70A41FA6" w14:textId="77777777" w:rsidR="00C76A5C" w:rsidRDefault="002A147B">
            <w:pPr>
              <w:pStyle w:val="Compact"/>
              <w:jc w:val="right"/>
            </w:pPr>
            <w:r>
              <w:t>24</w:t>
            </w:r>
          </w:p>
        </w:tc>
        <w:tc>
          <w:tcPr>
            <w:tcW w:w="1320" w:type="dxa"/>
          </w:tcPr>
          <w:p w14:paraId="70A41FA7" w14:textId="77777777" w:rsidR="00C76A5C" w:rsidRDefault="002A147B">
            <w:pPr>
              <w:pStyle w:val="Compact"/>
              <w:jc w:val="right"/>
            </w:pPr>
            <w:r>
              <w:t>0.50351</w:t>
            </w:r>
          </w:p>
        </w:tc>
        <w:tc>
          <w:tcPr>
            <w:tcW w:w="1500" w:type="dxa"/>
          </w:tcPr>
          <w:p w14:paraId="70A41FA8" w14:textId="77777777" w:rsidR="00C76A5C" w:rsidRDefault="002A147B">
            <w:pPr>
              <w:pStyle w:val="Compact"/>
              <w:jc w:val="right"/>
            </w:pPr>
            <w:r>
              <w:t>24</w:t>
            </w:r>
          </w:p>
        </w:tc>
        <w:tc>
          <w:tcPr>
            <w:tcW w:w="600" w:type="dxa"/>
          </w:tcPr>
          <w:p w14:paraId="70A41FA9" w14:textId="77777777" w:rsidR="00C76A5C" w:rsidRDefault="002A147B">
            <w:pPr>
              <w:pStyle w:val="Compact"/>
              <w:jc w:val="right"/>
            </w:pPr>
            <w:r>
              <w:t>0.43</w:t>
            </w:r>
          </w:p>
        </w:tc>
      </w:tr>
      <w:tr w:rsidR="00C76A5C" w14:paraId="70A41FB1" w14:textId="77777777">
        <w:tc>
          <w:tcPr>
            <w:tcW w:w="1560" w:type="dxa"/>
          </w:tcPr>
          <w:p w14:paraId="70A41FAB" w14:textId="77777777" w:rsidR="00C76A5C" w:rsidRDefault="002A147B">
            <w:pPr>
              <w:pStyle w:val="Compact"/>
            </w:pPr>
            <w:r>
              <w:t>Chlamydomonas_reinhardtii</w:t>
            </w:r>
          </w:p>
        </w:tc>
        <w:tc>
          <w:tcPr>
            <w:tcW w:w="1140" w:type="dxa"/>
          </w:tcPr>
          <w:p w14:paraId="70A41FAC" w14:textId="77777777" w:rsidR="00C76A5C" w:rsidRDefault="002A147B">
            <w:pPr>
              <w:pStyle w:val="Compact"/>
              <w:jc w:val="right"/>
            </w:pPr>
            <w:r>
              <w:t>2</w:t>
            </w:r>
          </w:p>
        </w:tc>
        <w:tc>
          <w:tcPr>
            <w:tcW w:w="1800" w:type="dxa"/>
          </w:tcPr>
          <w:p w14:paraId="70A41FAD" w14:textId="77777777" w:rsidR="00C76A5C" w:rsidRDefault="002A147B">
            <w:pPr>
              <w:pStyle w:val="Compact"/>
              <w:jc w:val="right"/>
            </w:pPr>
            <w:r>
              <w:t>28</w:t>
            </w:r>
          </w:p>
        </w:tc>
        <w:tc>
          <w:tcPr>
            <w:tcW w:w="1320" w:type="dxa"/>
          </w:tcPr>
          <w:p w14:paraId="70A41FAE" w14:textId="77777777" w:rsidR="00C76A5C" w:rsidRDefault="002A147B">
            <w:pPr>
              <w:pStyle w:val="Compact"/>
              <w:jc w:val="right"/>
            </w:pPr>
            <w:r>
              <w:t>0.47645</w:t>
            </w:r>
          </w:p>
        </w:tc>
        <w:tc>
          <w:tcPr>
            <w:tcW w:w="1500" w:type="dxa"/>
          </w:tcPr>
          <w:p w14:paraId="70A41FAF" w14:textId="77777777" w:rsidR="00C76A5C" w:rsidRDefault="002A147B">
            <w:pPr>
              <w:pStyle w:val="Compact"/>
              <w:jc w:val="right"/>
            </w:pPr>
            <w:r>
              <w:t>24</w:t>
            </w:r>
          </w:p>
        </w:tc>
        <w:tc>
          <w:tcPr>
            <w:tcW w:w="600" w:type="dxa"/>
          </w:tcPr>
          <w:p w14:paraId="70A41FB0" w14:textId="77777777" w:rsidR="00C76A5C" w:rsidRDefault="002A147B">
            <w:pPr>
              <w:pStyle w:val="Compact"/>
              <w:jc w:val="right"/>
            </w:pPr>
            <w:r>
              <w:t>30.00</w:t>
            </w:r>
          </w:p>
        </w:tc>
      </w:tr>
      <w:tr w:rsidR="00C76A5C" w14:paraId="70A41FB8" w14:textId="77777777">
        <w:tc>
          <w:tcPr>
            <w:tcW w:w="1560" w:type="dxa"/>
          </w:tcPr>
          <w:p w14:paraId="70A41FB2" w14:textId="77777777" w:rsidR="00C76A5C" w:rsidRDefault="002A147B">
            <w:pPr>
              <w:pStyle w:val="Compact"/>
            </w:pPr>
            <w:r>
              <w:t>Chlamydomonas_reinhardtii</w:t>
            </w:r>
          </w:p>
        </w:tc>
        <w:tc>
          <w:tcPr>
            <w:tcW w:w="1140" w:type="dxa"/>
          </w:tcPr>
          <w:p w14:paraId="70A41FB3" w14:textId="77777777" w:rsidR="00C76A5C" w:rsidRDefault="002A147B">
            <w:pPr>
              <w:pStyle w:val="Compact"/>
              <w:jc w:val="right"/>
            </w:pPr>
            <w:r>
              <w:t>2</w:t>
            </w:r>
          </w:p>
        </w:tc>
        <w:tc>
          <w:tcPr>
            <w:tcW w:w="1800" w:type="dxa"/>
          </w:tcPr>
          <w:p w14:paraId="70A41FB4" w14:textId="77777777" w:rsidR="00C76A5C" w:rsidRDefault="002A147B">
            <w:pPr>
              <w:pStyle w:val="Compact"/>
              <w:jc w:val="right"/>
            </w:pPr>
            <w:r>
              <w:t>28</w:t>
            </w:r>
          </w:p>
        </w:tc>
        <w:tc>
          <w:tcPr>
            <w:tcW w:w="1320" w:type="dxa"/>
          </w:tcPr>
          <w:p w14:paraId="70A41FB5" w14:textId="77777777" w:rsidR="00C76A5C" w:rsidRDefault="002A147B">
            <w:pPr>
              <w:pStyle w:val="Compact"/>
              <w:jc w:val="right"/>
            </w:pPr>
            <w:r>
              <w:t>0.49136</w:t>
            </w:r>
          </w:p>
        </w:tc>
        <w:tc>
          <w:tcPr>
            <w:tcW w:w="1500" w:type="dxa"/>
          </w:tcPr>
          <w:p w14:paraId="70A41FB6" w14:textId="77777777" w:rsidR="00C76A5C" w:rsidRDefault="002A147B">
            <w:pPr>
              <w:pStyle w:val="Compact"/>
              <w:jc w:val="right"/>
            </w:pPr>
            <w:r>
              <w:t>24</w:t>
            </w:r>
          </w:p>
        </w:tc>
        <w:tc>
          <w:tcPr>
            <w:tcW w:w="600" w:type="dxa"/>
          </w:tcPr>
          <w:p w14:paraId="70A41FB7" w14:textId="77777777" w:rsidR="00C76A5C" w:rsidRDefault="002A147B">
            <w:pPr>
              <w:pStyle w:val="Compact"/>
              <w:jc w:val="right"/>
            </w:pPr>
            <w:r>
              <w:t>10.00</w:t>
            </w:r>
          </w:p>
        </w:tc>
      </w:tr>
      <w:tr w:rsidR="00C76A5C" w14:paraId="70A41FBF" w14:textId="77777777">
        <w:tc>
          <w:tcPr>
            <w:tcW w:w="1560" w:type="dxa"/>
          </w:tcPr>
          <w:p w14:paraId="70A41FB9" w14:textId="77777777" w:rsidR="00C76A5C" w:rsidRDefault="002A147B">
            <w:pPr>
              <w:pStyle w:val="Compact"/>
            </w:pPr>
            <w:r>
              <w:lastRenderedPageBreak/>
              <w:t>Chlamydomonas_reinhardtii</w:t>
            </w:r>
          </w:p>
        </w:tc>
        <w:tc>
          <w:tcPr>
            <w:tcW w:w="1140" w:type="dxa"/>
          </w:tcPr>
          <w:p w14:paraId="70A41FBA" w14:textId="77777777" w:rsidR="00C76A5C" w:rsidRDefault="002A147B">
            <w:pPr>
              <w:pStyle w:val="Compact"/>
              <w:jc w:val="right"/>
            </w:pPr>
            <w:r>
              <w:t>2</w:t>
            </w:r>
          </w:p>
        </w:tc>
        <w:tc>
          <w:tcPr>
            <w:tcW w:w="1800" w:type="dxa"/>
          </w:tcPr>
          <w:p w14:paraId="70A41FBB" w14:textId="77777777" w:rsidR="00C76A5C" w:rsidRDefault="002A147B">
            <w:pPr>
              <w:pStyle w:val="Compact"/>
              <w:jc w:val="right"/>
            </w:pPr>
            <w:r>
              <w:t>28</w:t>
            </w:r>
          </w:p>
        </w:tc>
        <w:tc>
          <w:tcPr>
            <w:tcW w:w="1320" w:type="dxa"/>
          </w:tcPr>
          <w:p w14:paraId="70A41FBC" w14:textId="77777777" w:rsidR="00C76A5C" w:rsidRDefault="002A147B">
            <w:pPr>
              <w:pStyle w:val="Compact"/>
              <w:jc w:val="right"/>
            </w:pPr>
            <w:r>
              <w:t>0.49669</w:t>
            </w:r>
          </w:p>
        </w:tc>
        <w:tc>
          <w:tcPr>
            <w:tcW w:w="1500" w:type="dxa"/>
          </w:tcPr>
          <w:p w14:paraId="70A41FBD" w14:textId="77777777" w:rsidR="00C76A5C" w:rsidRDefault="002A147B">
            <w:pPr>
              <w:pStyle w:val="Compact"/>
              <w:jc w:val="right"/>
            </w:pPr>
            <w:r>
              <w:t>24</w:t>
            </w:r>
          </w:p>
        </w:tc>
        <w:tc>
          <w:tcPr>
            <w:tcW w:w="600" w:type="dxa"/>
          </w:tcPr>
          <w:p w14:paraId="70A41FBE" w14:textId="77777777" w:rsidR="00C76A5C" w:rsidRDefault="002A147B">
            <w:pPr>
              <w:pStyle w:val="Compact"/>
              <w:jc w:val="right"/>
            </w:pPr>
            <w:r>
              <w:t>0.43</w:t>
            </w:r>
          </w:p>
        </w:tc>
      </w:tr>
      <w:tr w:rsidR="00C76A5C" w14:paraId="70A41FC6" w14:textId="77777777">
        <w:tc>
          <w:tcPr>
            <w:tcW w:w="1560" w:type="dxa"/>
          </w:tcPr>
          <w:p w14:paraId="70A41FC0" w14:textId="77777777" w:rsidR="00C76A5C" w:rsidRDefault="002A147B">
            <w:pPr>
              <w:pStyle w:val="Compact"/>
            </w:pPr>
            <w:r>
              <w:t>Chlamydomonas_reinhardtii</w:t>
            </w:r>
          </w:p>
        </w:tc>
        <w:tc>
          <w:tcPr>
            <w:tcW w:w="1140" w:type="dxa"/>
          </w:tcPr>
          <w:p w14:paraId="70A41FC1" w14:textId="77777777" w:rsidR="00C76A5C" w:rsidRDefault="002A147B">
            <w:pPr>
              <w:pStyle w:val="Compact"/>
              <w:jc w:val="right"/>
            </w:pPr>
            <w:r>
              <w:t>4</w:t>
            </w:r>
          </w:p>
        </w:tc>
        <w:tc>
          <w:tcPr>
            <w:tcW w:w="1800" w:type="dxa"/>
          </w:tcPr>
          <w:p w14:paraId="70A41FC2" w14:textId="77777777" w:rsidR="00C76A5C" w:rsidRDefault="002A147B">
            <w:pPr>
              <w:pStyle w:val="Compact"/>
              <w:jc w:val="right"/>
            </w:pPr>
            <w:r>
              <w:t>12</w:t>
            </w:r>
          </w:p>
        </w:tc>
        <w:tc>
          <w:tcPr>
            <w:tcW w:w="1320" w:type="dxa"/>
          </w:tcPr>
          <w:p w14:paraId="70A41FC3" w14:textId="77777777" w:rsidR="00C76A5C" w:rsidRDefault="002A147B">
            <w:pPr>
              <w:pStyle w:val="Compact"/>
              <w:jc w:val="right"/>
            </w:pPr>
            <w:r>
              <w:t>0.19990</w:t>
            </w:r>
          </w:p>
        </w:tc>
        <w:tc>
          <w:tcPr>
            <w:tcW w:w="1500" w:type="dxa"/>
          </w:tcPr>
          <w:p w14:paraId="70A41FC4" w14:textId="77777777" w:rsidR="00C76A5C" w:rsidRDefault="002A147B">
            <w:pPr>
              <w:pStyle w:val="Compact"/>
              <w:jc w:val="right"/>
            </w:pPr>
            <w:r>
              <w:t>24</w:t>
            </w:r>
          </w:p>
        </w:tc>
        <w:tc>
          <w:tcPr>
            <w:tcW w:w="600" w:type="dxa"/>
          </w:tcPr>
          <w:p w14:paraId="70A41FC5" w14:textId="77777777" w:rsidR="00C76A5C" w:rsidRDefault="002A147B">
            <w:pPr>
              <w:pStyle w:val="Compact"/>
              <w:jc w:val="right"/>
            </w:pPr>
            <w:r>
              <w:t>0.43</w:t>
            </w:r>
          </w:p>
        </w:tc>
      </w:tr>
      <w:tr w:rsidR="00C76A5C" w14:paraId="70A41FCD" w14:textId="77777777">
        <w:tc>
          <w:tcPr>
            <w:tcW w:w="1560" w:type="dxa"/>
          </w:tcPr>
          <w:p w14:paraId="70A41FC7" w14:textId="77777777" w:rsidR="00C76A5C" w:rsidRDefault="002A147B">
            <w:pPr>
              <w:pStyle w:val="Compact"/>
            </w:pPr>
            <w:r>
              <w:t>Chlamydomonas_reinhardtii</w:t>
            </w:r>
          </w:p>
        </w:tc>
        <w:tc>
          <w:tcPr>
            <w:tcW w:w="1140" w:type="dxa"/>
          </w:tcPr>
          <w:p w14:paraId="70A41FC8" w14:textId="77777777" w:rsidR="00C76A5C" w:rsidRDefault="002A147B">
            <w:pPr>
              <w:pStyle w:val="Compact"/>
              <w:jc w:val="right"/>
            </w:pPr>
            <w:r>
              <w:t>4</w:t>
            </w:r>
          </w:p>
        </w:tc>
        <w:tc>
          <w:tcPr>
            <w:tcW w:w="1800" w:type="dxa"/>
          </w:tcPr>
          <w:p w14:paraId="70A41FC9" w14:textId="77777777" w:rsidR="00C76A5C" w:rsidRDefault="002A147B">
            <w:pPr>
              <w:pStyle w:val="Compact"/>
              <w:jc w:val="right"/>
            </w:pPr>
            <w:r>
              <w:t>12</w:t>
            </w:r>
          </w:p>
        </w:tc>
        <w:tc>
          <w:tcPr>
            <w:tcW w:w="1320" w:type="dxa"/>
          </w:tcPr>
          <w:p w14:paraId="70A41FCA" w14:textId="77777777" w:rsidR="00C76A5C" w:rsidRDefault="002A147B">
            <w:pPr>
              <w:pStyle w:val="Compact"/>
              <w:jc w:val="right"/>
            </w:pPr>
            <w:r>
              <w:t>0.24874</w:t>
            </w:r>
          </w:p>
        </w:tc>
        <w:tc>
          <w:tcPr>
            <w:tcW w:w="1500" w:type="dxa"/>
          </w:tcPr>
          <w:p w14:paraId="70A41FCB" w14:textId="77777777" w:rsidR="00C76A5C" w:rsidRDefault="002A147B">
            <w:pPr>
              <w:pStyle w:val="Compact"/>
              <w:jc w:val="right"/>
            </w:pPr>
            <w:r>
              <w:t>24</w:t>
            </w:r>
          </w:p>
        </w:tc>
        <w:tc>
          <w:tcPr>
            <w:tcW w:w="600" w:type="dxa"/>
          </w:tcPr>
          <w:p w14:paraId="70A41FCC" w14:textId="77777777" w:rsidR="00C76A5C" w:rsidRDefault="002A147B">
            <w:pPr>
              <w:pStyle w:val="Compact"/>
              <w:jc w:val="right"/>
            </w:pPr>
            <w:r>
              <w:t>10.00</w:t>
            </w:r>
          </w:p>
        </w:tc>
      </w:tr>
      <w:tr w:rsidR="00C76A5C" w14:paraId="70A41FD4" w14:textId="77777777">
        <w:tc>
          <w:tcPr>
            <w:tcW w:w="1560" w:type="dxa"/>
          </w:tcPr>
          <w:p w14:paraId="70A41FCE" w14:textId="77777777" w:rsidR="00C76A5C" w:rsidRDefault="002A147B">
            <w:pPr>
              <w:pStyle w:val="Compact"/>
            </w:pPr>
            <w:r>
              <w:t>Chlamydomonas_reinhardtii</w:t>
            </w:r>
          </w:p>
        </w:tc>
        <w:tc>
          <w:tcPr>
            <w:tcW w:w="1140" w:type="dxa"/>
          </w:tcPr>
          <w:p w14:paraId="70A41FCF" w14:textId="77777777" w:rsidR="00C76A5C" w:rsidRDefault="002A147B">
            <w:pPr>
              <w:pStyle w:val="Compact"/>
              <w:jc w:val="right"/>
            </w:pPr>
            <w:r>
              <w:t>4</w:t>
            </w:r>
          </w:p>
        </w:tc>
        <w:tc>
          <w:tcPr>
            <w:tcW w:w="1800" w:type="dxa"/>
          </w:tcPr>
          <w:p w14:paraId="70A41FD0" w14:textId="77777777" w:rsidR="00C76A5C" w:rsidRDefault="002A147B">
            <w:pPr>
              <w:pStyle w:val="Compact"/>
              <w:jc w:val="right"/>
            </w:pPr>
            <w:r>
              <w:t>12</w:t>
            </w:r>
          </w:p>
        </w:tc>
        <w:tc>
          <w:tcPr>
            <w:tcW w:w="1320" w:type="dxa"/>
          </w:tcPr>
          <w:p w14:paraId="70A41FD1" w14:textId="77777777" w:rsidR="00C76A5C" w:rsidRDefault="002A147B">
            <w:pPr>
              <w:pStyle w:val="Compact"/>
              <w:jc w:val="right"/>
            </w:pPr>
            <w:r>
              <w:t>0.25258</w:t>
            </w:r>
          </w:p>
        </w:tc>
        <w:tc>
          <w:tcPr>
            <w:tcW w:w="1500" w:type="dxa"/>
          </w:tcPr>
          <w:p w14:paraId="70A41FD2" w14:textId="77777777" w:rsidR="00C76A5C" w:rsidRDefault="002A147B">
            <w:pPr>
              <w:pStyle w:val="Compact"/>
              <w:jc w:val="right"/>
            </w:pPr>
            <w:r>
              <w:t>24</w:t>
            </w:r>
          </w:p>
        </w:tc>
        <w:tc>
          <w:tcPr>
            <w:tcW w:w="600" w:type="dxa"/>
          </w:tcPr>
          <w:p w14:paraId="70A41FD3" w14:textId="77777777" w:rsidR="00C76A5C" w:rsidRDefault="002A147B">
            <w:pPr>
              <w:pStyle w:val="Compact"/>
              <w:jc w:val="right"/>
            </w:pPr>
            <w:r>
              <w:t>30.00</w:t>
            </w:r>
          </w:p>
        </w:tc>
      </w:tr>
      <w:tr w:rsidR="00C76A5C" w14:paraId="70A41FDB" w14:textId="77777777">
        <w:tc>
          <w:tcPr>
            <w:tcW w:w="1560" w:type="dxa"/>
          </w:tcPr>
          <w:p w14:paraId="70A41FD5" w14:textId="77777777" w:rsidR="00C76A5C" w:rsidRDefault="002A147B">
            <w:pPr>
              <w:pStyle w:val="Compact"/>
            </w:pPr>
            <w:r>
              <w:t>Chlamydomonas_reinhardtii</w:t>
            </w:r>
          </w:p>
        </w:tc>
        <w:tc>
          <w:tcPr>
            <w:tcW w:w="1140" w:type="dxa"/>
          </w:tcPr>
          <w:p w14:paraId="70A41FD6" w14:textId="77777777" w:rsidR="00C76A5C" w:rsidRDefault="002A147B">
            <w:pPr>
              <w:pStyle w:val="Compact"/>
              <w:jc w:val="right"/>
            </w:pPr>
            <w:r>
              <w:t>4</w:t>
            </w:r>
          </w:p>
        </w:tc>
        <w:tc>
          <w:tcPr>
            <w:tcW w:w="1800" w:type="dxa"/>
          </w:tcPr>
          <w:p w14:paraId="70A41FD7" w14:textId="77777777" w:rsidR="00C76A5C" w:rsidRDefault="002A147B">
            <w:pPr>
              <w:pStyle w:val="Compact"/>
              <w:jc w:val="right"/>
            </w:pPr>
            <w:r>
              <w:t>12</w:t>
            </w:r>
          </w:p>
        </w:tc>
        <w:tc>
          <w:tcPr>
            <w:tcW w:w="1320" w:type="dxa"/>
          </w:tcPr>
          <w:p w14:paraId="70A41FD8" w14:textId="77777777" w:rsidR="00C76A5C" w:rsidRDefault="002A147B">
            <w:pPr>
              <w:pStyle w:val="Compact"/>
              <w:jc w:val="right"/>
            </w:pPr>
            <w:r>
              <w:t>0.25726</w:t>
            </w:r>
          </w:p>
        </w:tc>
        <w:tc>
          <w:tcPr>
            <w:tcW w:w="1500" w:type="dxa"/>
          </w:tcPr>
          <w:p w14:paraId="70A41FD9" w14:textId="77777777" w:rsidR="00C76A5C" w:rsidRDefault="002A147B">
            <w:pPr>
              <w:pStyle w:val="Compact"/>
              <w:jc w:val="right"/>
            </w:pPr>
            <w:r>
              <w:t>24</w:t>
            </w:r>
          </w:p>
        </w:tc>
        <w:tc>
          <w:tcPr>
            <w:tcW w:w="600" w:type="dxa"/>
          </w:tcPr>
          <w:p w14:paraId="70A41FDA" w14:textId="77777777" w:rsidR="00C76A5C" w:rsidRDefault="002A147B">
            <w:pPr>
              <w:pStyle w:val="Compact"/>
              <w:jc w:val="right"/>
            </w:pPr>
            <w:r>
              <w:t>0.43</w:t>
            </w:r>
          </w:p>
        </w:tc>
      </w:tr>
      <w:tr w:rsidR="00C76A5C" w14:paraId="70A41FE2" w14:textId="77777777">
        <w:tc>
          <w:tcPr>
            <w:tcW w:w="1560" w:type="dxa"/>
          </w:tcPr>
          <w:p w14:paraId="70A41FDC" w14:textId="77777777" w:rsidR="00C76A5C" w:rsidRDefault="002A147B">
            <w:pPr>
              <w:pStyle w:val="Compact"/>
            </w:pPr>
            <w:r>
              <w:t>Chlamydomonas_reinhardtii</w:t>
            </w:r>
          </w:p>
        </w:tc>
        <w:tc>
          <w:tcPr>
            <w:tcW w:w="1140" w:type="dxa"/>
          </w:tcPr>
          <w:p w14:paraId="70A41FDD" w14:textId="77777777" w:rsidR="00C76A5C" w:rsidRDefault="002A147B">
            <w:pPr>
              <w:pStyle w:val="Compact"/>
              <w:jc w:val="right"/>
            </w:pPr>
            <w:r>
              <w:t>4</w:t>
            </w:r>
          </w:p>
        </w:tc>
        <w:tc>
          <w:tcPr>
            <w:tcW w:w="1800" w:type="dxa"/>
          </w:tcPr>
          <w:p w14:paraId="70A41FDE" w14:textId="77777777" w:rsidR="00C76A5C" w:rsidRDefault="002A147B">
            <w:pPr>
              <w:pStyle w:val="Compact"/>
              <w:jc w:val="right"/>
            </w:pPr>
            <w:r>
              <w:t>16</w:t>
            </w:r>
          </w:p>
        </w:tc>
        <w:tc>
          <w:tcPr>
            <w:tcW w:w="1320" w:type="dxa"/>
          </w:tcPr>
          <w:p w14:paraId="70A41FDF" w14:textId="77777777" w:rsidR="00C76A5C" w:rsidRDefault="002A147B">
            <w:pPr>
              <w:pStyle w:val="Compact"/>
              <w:jc w:val="right"/>
            </w:pPr>
            <w:r>
              <w:t>0.18599</w:t>
            </w:r>
          </w:p>
        </w:tc>
        <w:tc>
          <w:tcPr>
            <w:tcW w:w="1500" w:type="dxa"/>
          </w:tcPr>
          <w:p w14:paraId="70A41FE0" w14:textId="77777777" w:rsidR="00C76A5C" w:rsidRDefault="002A147B">
            <w:pPr>
              <w:pStyle w:val="Compact"/>
              <w:jc w:val="right"/>
            </w:pPr>
            <w:r>
              <w:t>24</w:t>
            </w:r>
          </w:p>
        </w:tc>
        <w:tc>
          <w:tcPr>
            <w:tcW w:w="600" w:type="dxa"/>
          </w:tcPr>
          <w:p w14:paraId="70A41FE1" w14:textId="77777777" w:rsidR="00C76A5C" w:rsidRDefault="002A147B">
            <w:pPr>
              <w:pStyle w:val="Compact"/>
              <w:jc w:val="right"/>
            </w:pPr>
            <w:r>
              <w:t>0.43</w:t>
            </w:r>
          </w:p>
        </w:tc>
      </w:tr>
      <w:tr w:rsidR="00C76A5C" w14:paraId="70A41FE9" w14:textId="77777777">
        <w:tc>
          <w:tcPr>
            <w:tcW w:w="1560" w:type="dxa"/>
          </w:tcPr>
          <w:p w14:paraId="70A41FE3" w14:textId="77777777" w:rsidR="00C76A5C" w:rsidRDefault="002A147B">
            <w:pPr>
              <w:pStyle w:val="Compact"/>
            </w:pPr>
            <w:r>
              <w:t>Chlamydomonas_reinhardtii</w:t>
            </w:r>
          </w:p>
        </w:tc>
        <w:tc>
          <w:tcPr>
            <w:tcW w:w="1140" w:type="dxa"/>
          </w:tcPr>
          <w:p w14:paraId="70A41FE4" w14:textId="77777777" w:rsidR="00C76A5C" w:rsidRDefault="002A147B">
            <w:pPr>
              <w:pStyle w:val="Compact"/>
              <w:jc w:val="right"/>
            </w:pPr>
            <w:r>
              <w:t>4</w:t>
            </w:r>
          </w:p>
        </w:tc>
        <w:tc>
          <w:tcPr>
            <w:tcW w:w="1800" w:type="dxa"/>
          </w:tcPr>
          <w:p w14:paraId="70A41FE5" w14:textId="77777777" w:rsidR="00C76A5C" w:rsidRDefault="002A147B">
            <w:pPr>
              <w:pStyle w:val="Compact"/>
              <w:jc w:val="right"/>
            </w:pPr>
            <w:r>
              <w:t>16</w:t>
            </w:r>
          </w:p>
        </w:tc>
        <w:tc>
          <w:tcPr>
            <w:tcW w:w="1320" w:type="dxa"/>
          </w:tcPr>
          <w:p w14:paraId="70A41FE6" w14:textId="77777777" w:rsidR="00C76A5C" w:rsidRDefault="002A147B">
            <w:pPr>
              <w:pStyle w:val="Compact"/>
              <w:jc w:val="right"/>
            </w:pPr>
            <w:r>
              <w:t>0.25751</w:t>
            </w:r>
          </w:p>
        </w:tc>
        <w:tc>
          <w:tcPr>
            <w:tcW w:w="1500" w:type="dxa"/>
          </w:tcPr>
          <w:p w14:paraId="70A41FE7" w14:textId="77777777" w:rsidR="00C76A5C" w:rsidRDefault="002A147B">
            <w:pPr>
              <w:pStyle w:val="Compact"/>
              <w:jc w:val="right"/>
            </w:pPr>
            <w:r>
              <w:t>24</w:t>
            </w:r>
          </w:p>
        </w:tc>
        <w:tc>
          <w:tcPr>
            <w:tcW w:w="600" w:type="dxa"/>
          </w:tcPr>
          <w:p w14:paraId="70A41FE8" w14:textId="77777777" w:rsidR="00C76A5C" w:rsidRDefault="002A147B">
            <w:pPr>
              <w:pStyle w:val="Compact"/>
              <w:jc w:val="right"/>
            </w:pPr>
            <w:r>
              <w:t>0.43</w:t>
            </w:r>
          </w:p>
        </w:tc>
      </w:tr>
      <w:tr w:rsidR="00C76A5C" w14:paraId="70A41FF0" w14:textId="77777777">
        <w:tc>
          <w:tcPr>
            <w:tcW w:w="1560" w:type="dxa"/>
          </w:tcPr>
          <w:p w14:paraId="70A41FEA" w14:textId="77777777" w:rsidR="00C76A5C" w:rsidRDefault="002A147B">
            <w:pPr>
              <w:pStyle w:val="Compact"/>
            </w:pPr>
            <w:r>
              <w:t>Chlamydomonas_reinhardtii</w:t>
            </w:r>
          </w:p>
        </w:tc>
        <w:tc>
          <w:tcPr>
            <w:tcW w:w="1140" w:type="dxa"/>
          </w:tcPr>
          <w:p w14:paraId="70A41FEB" w14:textId="77777777" w:rsidR="00C76A5C" w:rsidRDefault="002A147B">
            <w:pPr>
              <w:pStyle w:val="Compact"/>
              <w:jc w:val="right"/>
            </w:pPr>
            <w:r>
              <w:t>4</w:t>
            </w:r>
          </w:p>
        </w:tc>
        <w:tc>
          <w:tcPr>
            <w:tcW w:w="1800" w:type="dxa"/>
          </w:tcPr>
          <w:p w14:paraId="70A41FEC" w14:textId="77777777" w:rsidR="00C76A5C" w:rsidRDefault="002A147B">
            <w:pPr>
              <w:pStyle w:val="Compact"/>
              <w:jc w:val="right"/>
            </w:pPr>
            <w:r>
              <w:t>16</w:t>
            </w:r>
          </w:p>
        </w:tc>
        <w:tc>
          <w:tcPr>
            <w:tcW w:w="1320" w:type="dxa"/>
          </w:tcPr>
          <w:p w14:paraId="70A41FED" w14:textId="77777777" w:rsidR="00C76A5C" w:rsidRDefault="002A147B">
            <w:pPr>
              <w:pStyle w:val="Compact"/>
              <w:jc w:val="right"/>
            </w:pPr>
            <w:r>
              <w:t>0.26563</w:t>
            </w:r>
          </w:p>
        </w:tc>
        <w:tc>
          <w:tcPr>
            <w:tcW w:w="1500" w:type="dxa"/>
          </w:tcPr>
          <w:p w14:paraId="70A41FEE" w14:textId="77777777" w:rsidR="00C76A5C" w:rsidRDefault="002A147B">
            <w:pPr>
              <w:pStyle w:val="Compact"/>
              <w:jc w:val="right"/>
            </w:pPr>
            <w:r>
              <w:t>24</w:t>
            </w:r>
          </w:p>
        </w:tc>
        <w:tc>
          <w:tcPr>
            <w:tcW w:w="600" w:type="dxa"/>
          </w:tcPr>
          <w:p w14:paraId="70A41FEF" w14:textId="77777777" w:rsidR="00C76A5C" w:rsidRDefault="002A147B">
            <w:pPr>
              <w:pStyle w:val="Compact"/>
              <w:jc w:val="right"/>
            </w:pPr>
            <w:r>
              <w:t>10.00</w:t>
            </w:r>
          </w:p>
        </w:tc>
      </w:tr>
      <w:tr w:rsidR="00C76A5C" w14:paraId="70A41FF7" w14:textId="77777777">
        <w:tc>
          <w:tcPr>
            <w:tcW w:w="1560" w:type="dxa"/>
          </w:tcPr>
          <w:p w14:paraId="70A41FF1" w14:textId="77777777" w:rsidR="00C76A5C" w:rsidRDefault="002A147B">
            <w:pPr>
              <w:pStyle w:val="Compact"/>
            </w:pPr>
            <w:r>
              <w:t>Chlamydomonas_reinhardtii</w:t>
            </w:r>
          </w:p>
        </w:tc>
        <w:tc>
          <w:tcPr>
            <w:tcW w:w="1140" w:type="dxa"/>
          </w:tcPr>
          <w:p w14:paraId="70A41FF2" w14:textId="77777777" w:rsidR="00C76A5C" w:rsidRDefault="002A147B">
            <w:pPr>
              <w:pStyle w:val="Compact"/>
              <w:jc w:val="right"/>
            </w:pPr>
            <w:r>
              <w:t>4</w:t>
            </w:r>
          </w:p>
        </w:tc>
        <w:tc>
          <w:tcPr>
            <w:tcW w:w="1800" w:type="dxa"/>
          </w:tcPr>
          <w:p w14:paraId="70A41FF3" w14:textId="77777777" w:rsidR="00C76A5C" w:rsidRDefault="002A147B">
            <w:pPr>
              <w:pStyle w:val="Compact"/>
              <w:jc w:val="right"/>
            </w:pPr>
            <w:r>
              <w:t>16</w:t>
            </w:r>
          </w:p>
        </w:tc>
        <w:tc>
          <w:tcPr>
            <w:tcW w:w="1320" w:type="dxa"/>
          </w:tcPr>
          <w:p w14:paraId="70A41FF4" w14:textId="77777777" w:rsidR="00C76A5C" w:rsidRDefault="002A147B">
            <w:pPr>
              <w:pStyle w:val="Compact"/>
              <w:jc w:val="right"/>
            </w:pPr>
            <w:r>
              <w:t>0.26832</w:t>
            </w:r>
          </w:p>
        </w:tc>
        <w:tc>
          <w:tcPr>
            <w:tcW w:w="1500" w:type="dxa"/>
          </w:tcPr>
          <w:p w14:paraId="70A41FF5" w14:textId="77777777" w:rsidR="00C76A5C" w:rsidRDefault="002A147B">
            <w:pPr>
              <w:pStyle w:val="Compact"/>
              <w:jc w:val="right"/>
            </w:pPr>
            <w:r>
              <w:t>24</w:t>
            </w:r>
          </w:p>
        </w:tc>
        <w:tc>
          <w:tcPr>
            <w:tcW w:w="600" w:type="dxa"/>
          </w:tcPr>
          <w:p w14:paraId="70A41FF6" w14:textId="77777777" w:rsidR="00C76A5C" w:rsidRDefault="002A147B">
            <w:pPr>
              <w:pStyle w:val="Compact"/>
              <w:jc w:val="right"/>
            </w:pPr>
            <w:r>
              <w:t>30.00</w:t>
            </w:r>
          </w:p>
        </w:tc>
      </w:tr>
      <w:tr w:rsidR="00C76A5C" w14:paraId="70A41FFE" w14:textId="77777777">
        <w:tc>
          <w:tcPr>
            <w:tcW w:w="1560" w:type="dxa"/>
          </w:tcPr>
          <w:p w14:paraId="70A41FF8" w14:textId="77777777" w:rsidR="00C76A5C" w:rsidRDefault="002A147B">
            <w:pPr>
              <w:pStyle w:val="Compact"/>
            </w:pPr>
            <w:r>
              <w:t>Chlamydomonas_reinhardtii</w:t>
            </w:r>
          </w:p>
        </w:tc>
        <w:tc>
          <w:tcPr>
            <w:tcW w:w="1140" w:type="dxa"/>
          </w:tcPr>
          <w:p w14:paraId="70A41FF9" w14:textId="77777777" w:rsidR="00C76A5C" w:rsidRDefault="002A147B">
            <w:pPr>
              <w:pStyle w:val="Compact"/>
              <w:jc w:val="right"/>
            </w:pPr>
            <w:r>
              <w:t>4</w:t>
            </w:r>
          </w:p>
        </w:tc>
        <w:tc>
          <w:tcPr>
            <w:tcW w:w="1800" w:type="dxa"/>
          </w:tcPr>
          <w:p w14:paraId="70A41FFA" w14:textId="77777777" w:rsidR="00C76A5C" w:rsidRDefault="002A147B">
            <w:pPr>
              <w:pStyle w:val="Compact"/>
              <w:jc w:val="right"/>
            </w:pPr>
            <w:r>
              <w:t>20</w:t>
            </w:r>
          </w:p>
        </w:tc>
        <w:tc>
          <w:tcPr>
            <w:tcW w:w="1320" w:type="dxa"/>
          </w:tcPr>
          <w:p w14:paraId="70A41FFB" w14:textId="77777777" w:rsidR="00C76A5C" w:rsidRDefault="002A147B">
            <w:pPr>
              <w:pStyle w:val="Compact"/>
              <w:jc w:val="right"/>
            </w:pPr>
            <w:r>
              <w:t>0.19950</w:t>
            </w:r>
          </w:p>
        </w:tc>
        <w:tc>
          <w:tcPr>
            <w:tcW w:w="1500" w:type="dxa"/>
          </w:tcPr>
          <w:p w14:paraId="70A41FFC" w14:textId="77777777" w:rsidR="00C76A5C" w:rsidRDefault="002A147B">
            <w:pPr>
              <w:pStyle w:val="Compact"/>
              <w:jc w:val="right"/>
            </w:pPr>
            <w:r>
              <w:t>24</w:t>
            </w:r>
          </w:p>
        </w:tc>
        <w:tc>
          <w:tcPr>
            <w:tcW w:w="600" w:type="dxa"/>
          </w:tcPr>
          <w:p w14:paraId="70A41FFD" w14:textId="77777777" w:rsidR="00C76A5C" w:rsidRDefault="002A147B">
            <w:pPr>
              <w:pStyle w:val="Compact"/>
              <w:jc w:val="right"/>
            </w:pPr>
            <w:r>
              <w:t>0.43</w:t>
            </w:r>
          </w:p>
        </w:tc>
      </w:tr>
      <w:tr w:rsidR="00C76A5C" w14:paraId="70A42005" w14:textId="77777777">
        <w:tc>
          <w:tcPr>
            <w:tcW w:w="1560" w:type="dxa"/>
          </w:tcPr>
          <w:p w14:paraId="70A41FFF" w14:textId="77777777" w:rsidR="00C76A5C" w:rsidRDefault="002A147B">
            <w:pPr>
              <w:pStyle w:val="Compact"/>
            </w:pPr>
            <w:r>
              <w:t>Chlamydomonas_reinhardtii</w:t>
            </w:r>
          </w:p>
        </w:tc>
        <w:tc>
          <w:tcPr>
            <w:tcW w:w="1140" w:type="dxa"/>
          </w:tcPr>
          <w:p w14:paraId="70A42000" w14:textId="77777777" w:rsidR="00C76A5C" w:rsidRDefault="002A147B">
            <w:pPr>
              <w:pStyle w:val="Compact"/>
              <w:jc w:val="right"/>
            </w:pPr>
            <w:r>
              <w:t>4</w:t>
            </w:r>
          </w:p>
        </w:tc>
        <w:tc>
          <w:tcPr>
            <w:tcW w:w="1800" w:type="dxa"/>
          </w:tcPr>
          <w:p w14:paraId="70A42001" w14:textId="77777777" w:rsidR="00C76A5C" w:rsidRDefault="002A147B">
            <w:pPr>
              <w:pStyle w:val="Compact"/>
              <w:jc w:val="right"/>
            </w:pPr>
            <w:r>
              <w:t>20</w:t>
            </w:r>
          </w:p>
        </w:tc>
        <w:tc>
          <w:tcPr>
            <w:tcW w:w="1320" w:type="dxa"/>
          </w:tcPr>
          <w:p w14:paraId="70A42002" w14:textId="77777777" w:rsidR="00C76A5C" w:rsidRDefault="002A147B">
            <w:pPr>
              <w:pStyle w:val="Compact"/>
              <w:jc w:val="right"/>
            </w:pPr>
            <w:r>
              <w:t>0.23712</w:t>
            </w:r>
          </w:p>
        </w:tc>
        <w:tc>
          <w:tcPr>
            <w:tcW w:w="1500" w:type="dxa"/>
          </w:tcPr>
          <w:p w14:paraId="70A42003" w14:textId="77777777" w:rsidR="00C76A5C" w:rsidRDefault="002A147B">
            <w:pPr>
              <w:pStyle w:val="Compact"/>
              <w:jc w:val="right"/>
            </w:pPr>
            <w:r>
              <w:t>24</w:t>
            </w:r>
          </w:p>
        </w:tc>
        <w:tc>
          <w:tcPr>
            <w:tcW w:w="600" w:type="dxa"/>
          </w:tcPr>
          <w:p w14:paraId="70A42004" w14:textId="77777777" w:rsidR="00C76A5C" w:rsidRDefault="002A147B">
            <w:pPr>
              <w:pStyle w:val="Compact"/>
              <w:jc w:val="right"/>
            </w:pPr>
            <w:r>
              <w:t>0.43</w:t>
            </w:r>
          </w:p>
        </w:tc>
      </w:tr>
      <w:tr w:rsidR="00C76A5C" w14:paraId="70A4200C" w14:textId="77777777">
        <w:tc>
          <w:tcPr>
            <w:tcW w:w="1560" w:type="dxa"/>
          </w:tcPr>
          <w:p w14:paraId="70A42006" w14:textId="77777777" w:rsidR="00C76A5C" w:rsidRDefault="002A147B">
            <w:pPr>
              <w:pStyle w:val="Compact"/>
            </w:pPr>
            <w:r>
              <w:t>Chlamydomonas_reinhardtii</w:t>
            </w:r>
          </w:p>
        </w:tc>
        <w:tc>
          <w:tcPr>
            <w:tcW w:w="1140" w:type="dxa"/>
          </w:tcPr>
          <w:p w14:paraId="70A42007" w14:textId="77777777" w:rsidR="00C76A5C" w:rsidRDefault="002A147B">
            <w:pPr>
              <w:pStyle w:val="Compact"/>
              <w:jc w:val="right"/>
            </w:pPr>
            <w:r>
              <w:t>4</w:t>
            </w:r>
          </w:p>
        </w:tc>
        <w:tc>
          <w:tcPr>
            <w:tcW w:w="1800" w:type="dxa"/>
          </w:tcPr>
          <w:p w14:paraId="70A42008" w14:textId="77777777" w:rsidR="00C76A5C" w:rsidRDefault="002A147B">
            <w:pPr>
              <w:pStyle w:val="Compact"/>
              <w:jc w:val="right"/>
            </w:pPr>
            <w:r>
              <w:t>20</w:t>
            </w:r>
          </w:p>
        </w:tc>
        <w:tc>
          <w:tcPr>
            <w:tcW w:w="1320" w:type="dxa"/>
          </w:tcPr>
          <w:p w14:paraId="70A42009" w14:textId="77777777" w:rsidR="00C76A5C" w:rsidRDefault="002A147B">
            <w:pPr>
              <w:pStyle w:val="Compact"/>
              <w:jc w:val="right"/>
            </w:pPr>
            <w:r>
              <w:t>0.25153</w:t>
            </w:r>
          </w:p>
        </w:tc>
        <w:tc>
          <w:tcPr>
            <w:tcW w:w="1500" w:type="dxa"/>
          </w:tcPr>
          <w:p w14:paraId="70A4200A" w14:textId="77777777" w:rsidR="00C76A5C" w:rsidRDefault="002A147B">
            <w:pPr>
              <w:pStyle w:val="Compact"/>
              <w:jc w:val="right"/>
            </w:pPr>
            <w:r>
              <w:t>24</w:t>
            </w:r>
          </w:p>
        </w:tc>
        <w:tc>
          <w:tcPr>
            <w:tcW w:w="600" w:type="dxa"/>
          </w:tcPr>
          <w:p w14:paraId="70A4200B" w14:textId="77777777" w:rsidR="00C76A5C" w:rsidRDefault="002A147B">
            <w:pPr>
              <w:pStyle w:val="Compact"/>
              <w:jc w:val="right"/>
            </w:pPr>
            <w:r>
              <w:t>10.00</w:t>
            </w:r>
          </w:p>
        </w:tc>
      </w:tr>
      <w:tr w:rsidR="00C76A5C" w14:paraId="70A42013" w14:textId="77777777">
        <w:tc>
          <w:tcPr>
            <w:tcW w:w="1560" w:type="dxa"/>
          </w:tcPr>
          <w:p w14:paraId="70A4200D" w14:textId="77777777" w:rsidR="00C76A5C" w:rsidRDefault="002A147B">
            <w:pPr>
              <w:pStyle w:val="Compact"/>
            </w:pPr>
            <w:r>
              <w:t>Chlamydomonas_reinhardtii</w:t>
            </w:r>
          </w:p>
        </w:tc>
        <w:tc>
          <w:tcPr>
            <w:tcW w:w="1140" w:type="dxa"/>
          </w:tcPr>
          <w:p w14:paraId="70A4200E" w14:textId="77777777" w:rsidR="00C76A5C" w:rsidRDefault="002A147B">
            <w:pPr>
              <w:pStyle w:val="Compact"/>
              <w:jc w:val="right"/>
            </w:pPr>
            <w:r>
              <w:t>4</w:t>
            </w:r>
          </w:p>
        </w:tc>
        <w:tc>
          <w:tcPr>
            <w:tcW w:w="1800" w:type="dxa"/>
          </w:tcPr>
          <w:p w14:paraId="70A4200F" w14:textId="77777777" w:rsidR="00C76A5C" w:rsidRDefault="002A147B">
            <w:pPr>
              <w:pStyle w:val="Compact"/>
              <w:jc w:val="right"/>
            </w:pPr>
            <w:r>
              <w:t>20</w:t>
            </w:r>
          </w:p>
        </w:tc>
        <w:tc>
          <w:tcPr>
            <w:tcW w:w="1320" w:type="dxa"/>
          </w:tcPr>
          <w:p w14:paraId="70A42010" w14:textId="77777777" w:rsidR="00C76A5C" w:rsidRDefault="002A147B">
            <w:pPr>
              <w:pStyle w:val="Compact"/>
              <w:jc w:val="right"/>
            </w:pPr>
            <w:r>
              <w:t>0.26341</w:t>
            </w:r>
          </w:p>
        </w:tc>
        <w:tc>
          <w:tcPr>
            <w:tcW w:w="1500" w:type="dxa"/>
          </w:tcPr>
          <w:p w14:paraId="70A42011" w14:textId="77777777" w:rsidR="00C76A5C" w:rsidRDefault="002A147B">
            <w:pPr>
              <w:pStyle w:val="Compact"/>
              <w:jc w:val="right"/>
            </w:pPr>
            <w:r>
              <w:t>24</w:t>
            </w:r>
          </w:p>
        </w:tc>
        <w:tc>
          <w:tcPr>
            <w:tcW w:w="600" w:type="dxa"/>
          </w:tcPr>
          <w:p w14:paraId="70A42012" w14:textId="77777777" w:rsidR="00C76A5C" w:rsidRDefault="002A147B">
            <w:pPr>
              <w:pStyle w:val="Compact"/>
              <w:jc w:val="right"/>
            </w:pPr>
            <w:r>
              <w:t>30.00</w:t>
            </w:r>
          </w:p>
        </w:tc>
      </w:tr>
      <w:tr w:rsidR="00C76A5C" w14:paraId="70A4201A" w14:textId="77777777">
        <w:tc>
          <w:tcPr>
            <w:tcW w:w="1560" w:type="dxa"/>
          </w:tcPr>
          <w:p w14:paraId="70A42014" w14:textId="77777777" w:rsidR="00C76A5C" w:rsidRDefault="002A147B">
            <w:pPr>
              <w:pStyle w:val="Compact"/>
            </w:pPr>
            <w:r>
              <w:t>Chlamydomonas_reinhardtii</w:t>
            </w:r>
          </w:p>
        </w:tc>
        <w:tc>
          <w:tcPr>
            <w:tcW w:w="1140" w:type="dxa"/>
          </w:tcPr>
          <w:p w14:paraId="70A42015" w14:textId="77777777" w:rsidR="00C76A5C" w:rsidRDefault="002A147B">
            <w:pPr>
              <w:pStyle w:val="Compact"/>
              <w:jc w:val="right"/>
            </w:pPr>
            <w:r>
              <w:t>4</w:t>
            </w:r>
          </w:p>
        </w:tc>
        <w:tc>
          <w:tcPr>
            <w:tcW w:w="1800" w:type="dxa"/>
          </w:tcPr>
          <w:p w14:paraId="70A42016" w14:textId="77777777" w:rsidR="00C76A5C" w:rsidRDefault="002A147B">
            <w:pPr>
              <w:pStyle w:val="Compact"/>
              <w:jc w:val="right"/>
            </w:pPr>
            <w:r>
              <w:t>24</w:t>
            </w:r>
          </w:p>
        </w:tc>
        <w:tc>
          <w:tcPr>
            <w:tcW w:w="1320" w:type="dxa"/>
          </w:tcPr>
          <w:p w14:paraId="70A42017" w14:textId="77777777" w:rsidR="00C76A5C" w:rsidRDefault="002A147B">
            <w:pPr>
              <w:pStyle w:val="Compact"/>
              <w:jc w:val="right"/>
            </w:pPr>
            <w:r>
              <w:t>0.20414</w:t>
            </w:r>
          </w:p>
        </w:tc>
        <w:tc>
          <w:tcPr>
            <w:tcW w:w="1500" w:type="dxa"/>
          </w:tcPr>
          <w:p w14:paraId="70A42018" w14:textId="77777777" w:rsidR="00C76A5C" w:rsidRDefault="002A147B">
            <w:pPr>
              <w:pStyle w:val="Compact"/>
              <w:jc w:val="right"/>
            </w:pPr>
            <w:r>
              <w:t>24</w:t>
            </w:r>
          </w:p>
        </w:tc>
        <w:tc>
          <w:tcPr>
            <w:tcW w:w="600" w:type="dxa"/>
          </w:tcPr>
          <w:p w14:paraId="70A42019" w14:textId="77777777" w:rsidR="00C76A5C" w:rsidRDefault="002A147B">
            <w:pPr>
              <w:pStyle w:val="Compact"/>
              <w:jc w:val="right"/>
            </w:pPr>
            <w:r>
              <w:t>0.43</w:t>
            </w:r>
          </w:p>
        </w:tc>
      </w:tr>
      <w:tr w:rsidR="00C76A5C" w14:paraId="70A42021" w14:textId="77777777">
        <w:tc>
          <w:tcPr>
            <w:tcW w:w="1560" w:type="dxa"/>
          </w:tcPr>
          <w:p w14:paraId="70A4201B" w14:textId="77777777" w:rsidR="00C76A5C" w:rsidRDefault="002A147B">
            <w:pPr>
              <w:pStyle w:val="Compact"/>
            </w:pPr>
            <w:r>
              <w:t>Chlamydomonas_reinhardtii</w:t>
            </w:r>
          </w:p>
        </w:tc>
        <w:tc>
          <w:tcPr>
            <w:tcW w:w="1140" w:type="dxa"/>
          </w:tcPr>
          <w:p w14:paraId="70A4201C" w14:textId="77777777" w:rsidR="00C76A5C" w:rsidRDefault="002A147B">
            <w:pPr>
              <w:pStyle w:val="Compact"/>
              <w:jc w:val="right"/>
            </w:pPr>
            <w:r>
              <w:t>4</w:t>
            </w:r>
          </w:p>
        </w:tc>
        <w:tc>
          <w:tcPr>
            <w:tcW w:w="1800" w:type="dxa"/>
          </w:tcPr>
          <w:p w14:paraId="70A4201D" w14:textId="77777777" w:rsidR="00C76A5C" w:rsidRDefault="002A147B">
            <w:pPr>
              <w:pStyle w:val="Compact"/>
              <w:jc w:val="right"/>
            </w:pPr>
            <w:r>
              <w:t>24</w:t>
            </w:r>
          </w:p>
        </w:tc>
        <w:tc>
          <w:tcPr>
            <w:tcW w:w="1320" w:type="dxa"/>
          </w:tcPr>
          <w:p w14:paraId="70A4201E" w14:textId="77777777" w:rsidR="00C76A5C" w:rsidRDefault="002A147B">
            <w:pPr>
              <w:pStyle w:val="Compact"/>
              <w:jc w:val="right"/>
            </w:pPr>
            <w:r>
              <w:t>0.23129</w:t>
            </w:r>
          </w:p>
        </w:tc>
        <w:tc>
          <w:tcPr>
            <w:tcW w:w="1500" w:type="dxa"/>
          </w:tcPr>
          <w:p w14:paraId="70A4201F" w14:textId="77777777" w:rsidR="00C76A5C" w:rsidRDefault="002A147B">
            <w:pPr>
              <w:pStyle w:val="Compact"/>
              <w:jc w:val="right"/>
            </w:pPr>
            <w:r>
              <w:t>24</w:t>
            </w:r>
          </w:p>
        </w:tc>
        <w:tc>
          <w:tcPr>
            <w:tcW w:w="600" w:type="dxa"/>
          </w:tcPr>
          <w:p w14:paraId="70A42020" w14:textId="77777777" w:rsidR="00C76A5C" w:rsidRDefault="002A147B">
            <w:pPr>
              <w:pStyle w:val="Compact"/>
              <w:jc w:val="right"/>
            </w:pPr>
            <w:r>
              <w:t>0.43</w:t>
            </w:r>
          </w:p>
        </w:tc>
      </w:tr>
      <w:tr w:rsidR="00C76A5C" w14:paraId="70A42028" w14:textId="77777777">
        <w:tc>
          <w:tcPr>
            <w:tcW w:w="1560" w:type="dxa"/>
          </w:tcPr>
          <w:p w14:paraId="70A42022" w14:textId="77777777" w:rsidR="00C76A5C" w:rsidRDefault="002A147B">
            <w:pPr>
              <w:pStyle w:val="Compact"/>
            </w:pPr>
            <w:r>
              <w:t>Chlamydomonas_reinhardtii</w:t>
            </w:r>
          </w:p>
        </w:tc>
        <w:tc>
          <w:tcPr>
            <w:tcW w:w="1140" w:type="dxa"/>
          </w:tcPr>
          <w:p w14:paraId="70A42023" w14:textId="77777777" w:rsidR="00C76A5C" w:rsidRDefault="002A147B">
            <w:pPr>
              <w:pStyle w:val="Compact"/>
              <w:jc w:val="right"/>
            </w:pPr>
            <w:r>
              <w:t>4</w:t>
            </w:r>
          </w:p>
        </w:tc>
        <w:tc>
          <w:tcPr>
            <w:tcW w:w="1800" w:type="dxa"/>
          </w:tcPr>
          <w:p w14:paraId="70A42024" w14:textId="77777777" w:rsidR="00C76A5C" w:rsidRDefault="002A147B">
            <w:pPr>
              <w:pStyle w:val="Compact"/>
              <w:jc w:val="right"/>
            </w:pPr>
            <w:r>
              <w:t>24</w:t>
            </w:r>
          </w:p>
        </w:tc>
        <w:tc>
          <w:tcPr>
            <w:tcW w:w="1320" w:type="dxa"/>
          </w:tcPr>
          <w:p w14:paraId="70A42025" w14:textId="77777777" w:rsidR="00C76A5C" w:rsidRDefault="002A147B">
            <w:pPr>
              <w:pStyle w:val="Compact"/>
              <w:jc w:val="right"/>
            </w:pPr>
            <w:r>
              <w:t>0.23658</w:t>
            </w:r>
          </w:p>
        </w:tc>
        <w:tc>
          <w:tcPr>
            <w:tcW w:w="1500" w:type="dxa"/>
          </w:tcPr>
          <w:p w14:paraId="70A42026" w14:textId="77777777" w:rsidR="00C76A5C" w:rsidRDefault="002A147B">
            <w:pPr>
              <w:pStyle w:val="Compact"/>
              <w:jc w:val="right"/>
            </w:pPr>
            <w:r>
              <w:t>24</w:t>
            </w:r>
          </w:p>
        </w:tc>
        <w:tc>
          <w:tcPr>
            <w:tcW w:w="600" w:type="dxa"/>
          </w:tcPr>
          <w:p w14:paraId="70A42027" w14:textId="77777777" w:rsidR="00C76A5C" w:rsidRDefault="002A147B">
            <w:pPr>
              <w:pStyle w:val="Compact"/>
              <w:jc w:val="right"/>
            </w:pPr>
            <w:r>
              <w:t>10.00</w:t>
            </w:r>
          </w:p>
        </w:tc>
      </w:tr>
      <w:tr w:rsidR="00C76A5C" w14:paraId="70A4202F" w14:textId="77777777">
        <w:tc>
          <w:tcPr>
            <w:tcW w:w="1560" w:type="dxa"/>
          </w:tcPr>
          <w:p w14:paraId="70A42029" w14:textId="77777777" w:rsidR="00C76A5C" w:rsidRDefault="002A147B">
            <w:pPr>
              <w:pStyle w:val="Compact"/>
            </w:pPr>
            <w:r>
              <w:t>Chlamydomonas_reinhardtii</w:t>
            </w:r>
          </w:p>
        </w:tc>
        <w:tc>
          <w:tcPr>
            <w:tcW w:w="1140" w:type="dxa"/>
          </w:tcPr>
          <w:p w14:paraId="70A4202A" w14:textId="77777777" w:rsidR="00C76A5C" w:rsidRDefault="002A147B">
            <w:pPr>
              <w:pStyle w:val="Compact"/>
              <w:jc w:val="right"/>
            </w:pPr>
            <w:r>
              <w:t>4</w:t>
            </w:r>
          </w:p>
        </w:tc>
        <w:tc>
          <w:tcPr>
            <w:tcW w:w="1800" w:type="dxa"/>
          </w:tcPr>
          <w:p w14:paraId="70A4202B" w14:textId="77777777" w:rsidR="00C76A5C" w:rsidRDefault="002A147B">
            <w:pPr>
              <w:pStyle w:val="Compact"/>
              <w:jc w:val="right"/>
            </w:pPr>
            <w:r>
              <w:t>24</w:t>
            </w:r>
          </w:p>
        </w:tc>
        <w:tc>
          <w:tcPr>
            <w:tcW w:w="1320" w:type="dxa"/>
          </w:tcPr>
          <w:p w14:paraId="70A4202C" w14:textId="77777777" w:rsidR="00C76A5C" w:rsidRDefault="002A147B">
            <w:pPr>
              <w:pStyle w:val="Compact"/>
              <w:jc w:val="right"/>
            </w:pPr>
            <w:r>
              <w:t>0.25271</w:t>
            </w:r>
          </w:p>
        </w:tc>
        <w:tc>
          <w:tcPr>
            <w:tcW w:w="1500" w:type="dxa"/>
          </w:tcPr>
          <w:p w14:paraId="70A4202D" w14:textId="77777777" w:rsidR="00C76A5C" w:rsidRDefault="002A147B">
            <w:pPr>
              <w:pStyle w:val="Compact"/>
              <w:jc w:val="right"/>
            </w:pPr>
            <w:r>
              <w:t>24</w:t>
            </w:r>
          </w:p>
        </w:tc>
        <w:tc>
          <w:tcPr>
            <w:tcW w:w="600" w:type="dxa"/>
          </w:tcPr>
          <w:p w14:paraId="70A4202E" w14:textId="77777777" w:rsidR="00C76A5C" w:rsidRDefault="002A147B">
            <w:pPr>
              <w:pStyle w:val="Compact"/>
              <w:jc w:val="right"/>
            </w:pPr>
            <w:r>
              <w:t>30.00</w:t>
            </w:r>
          </w:p>
        </w:tc>
      </w:tr>
      <w:tr w:rsidR="00C76A5C" w14:paraId="70A42036" w14:textId="77777777">
        <w:tc>
          <w:tcPr>
            <w:tcW w:w="1560" w:type="dxa"/>
          </w:tcPr>
          <w:p w14:paraId="70A42030" w14:textId="77777777" w:rsidR="00C76A5C" w:rsidRDefault="002A147B">
            <w:pPr>
              <w:pStyle w:val="Compact"/>
            </w:pPr>
            <w:r>
              <w:t>Chlamydomonas_reinhardtii</w:t>
            </w:r>
          </w:p>
        </w:tc>
        <w:tc>
          <w:tcPr>
            <w:tcW w:w="1140" w:type="dxa"/>
          </w:tcPr>
          <w:p w14:paraId="70A42031" w14:textId="77777777" w:rsidR="00C76A5C" w:rsidRDefault="002A147B">
            <w:pPr>
              <w:pStyle w:val="Compact"/>
              <w:jc w:val="right"/>
            </w:pPr>
            <w:r>
              <w:t>4</w:t>
            </w:r>
          </w:p>
        </w:tc>
        <w:tc>
          <w:tcPr>
            <w:tcW w:w="1800" w:type="dxa"/>
          </w:tcPr>
          <w:p w14:paraId="70A42032" w14:textId="77777777" w:rsidR="00C76A5C" w:rsidRDefault="002A147B">
            <w:pPr>
              <w:pStyle w:val="Compact"/>
              <w:jc w:val="right"/>
            </w:pPr>
            <w:r>
              <w:t>28</w:t>
            </w:r>
          </w:p>
        </w:tc>
        <w:tc>
          <w:tcPr>
            <w:tcW w:w="1320" w:type="dxa"/>
          </w:tcPr>
          <w:p w14:paraId="70A42033" w14:textId="77777777" w:rsidR="00C76A5C" w:rsidRDefault="002A147B">
            <w:pPr>
              <w:pStyle w:val="Compact"/>
              <w:jc w:val="right"/>
            </w:pPr>
            <w:r>
              <w:t>0.24729</w:t>
            </w:r>
          </w:p>
        </w:tc>
        <w:tc>
          <w:tcPr>
            <w:tcW w:w="1500" w:type="dxa"/>
          </w:tcPr>
          <w:p w14:paraId="70A42034" w14:textId="77777777" w:rsidR="00C76A5C" w:rsidRDefault="002A147B">
            <w:pPr>
              <w:pStyle w:val="Compact"/>
              <w:jc w:val="right"/>
            </w:pPr>
            <w:r>
              <w:t>24</w:t>
            </w:r>
          </w:p>
        </w:tc>
        <w:tc>
          <w:tcPr>
            <w:tcW w:w="600" w:type="dxa"/>
          </w:tcPr>
          <w:p w14:paraId="70A42035" w14:textId="77777777" w:rsidR="00C76A5C" w:rsidRDefault="002A147B">
            <w:pPr>
              <w:pStyle w:val="Compact"/>
              <w:jc w:val="right"/>
            </w:pPr>
            <w:r>
              <w:t>10.00</w:t>
            </w:r>
          </w:p>
        </w:tc>
      </w:tr>
      <w:tr w:rsidR="00C76A5C" w14:paraId="70A4203D" w14:textId="77777777">
        <w:tc>
          <w:tcPr>
            <w:tcW w:w="1560" w:type="dxa"/>
          </w:tcPr>
          <w:p w14:paraId="70A42037" w14:textId="77777777" w:rsidR="00C76A5C" w:rsidRDefault="002A147B">
            <w:pPr>
              <w:pStyle w:val="Compact"/>
            </w:pPr>
            <w:r>
              <w:t>Chlamydomonas_reinhardtii</w:t>
            </w:r>
          </w:p>
        </w:tc>
        <w:tc>
          <w:tcPr>
            <w:tcW w:w="1140" w:type="dxa"/>
          </w:tcPr>
          <w:p w14:paraId="70A42038" w14:textId="77777777" w:rsidR="00C76A5C" w:rsidRDefault="002A147B">
            <w:pPr>
              <w:pStyle w:val="Compact"/>
              <w:jc w:val="right"/>
            </w:pPr>
            <w:r>
              <w:t>4</w:t>
            </w:r>
          </w:p>
        </w:tc>
        <w:tc>
          <w:tcPr>
            <w:tcW w:w="1800" w:type="dxa"/>
          </w:tcPr>
          <w:p w14:paraId="70A42039" w14:textId="77777777" w:rsidR="00C76A5C" w:rsidRDefault="002A147B">
            <w:pPr>
              <w:pStyle w:val="Compact"/>
              <w:jc w:val="right"/>
            </w:pPr>
            <w:r>
              <w:t>28</w:t>
            </w:r>
          </w:p>
        </w:tc>
        <w:tc>
          <w:tcPr>
            <w:tcW w:w="1320" w:type="dxa"/>
          </w:tcPr>
          <w:p w14:paraId="70A4203A" w14:textId="77777777" w:rsidR="00C76A5C" w:rsidRDefault="002A147B">
            <w:pPr>
              <w:pStyle w:val="Compact"/>
              <w:jc w:val="right"/>
            </w:pPr>
            <w:r>
              <w:t>0.24866</w:t>
            </w:r>
          </w:p>
        </w:tc>
        <w:tc>
          <w:tcPr>
            <w:tcW w:w="1500" w:type="dxa"/>
          </w:tcPr>
          <w:p w14:paraId="70A4203B" w14:textId="77777777" w:rsidR="00C76A5C" w:rsidRDefault="002A147B">
            <w:pPr>
              <w:pStyle w:val="Compact"/>
              <w:jc w:val="right"/>
            </w:pPr>
            <w:r>
              <w:t>24</w:t>
            </w:r>
          </w:p>
        </w:tc>
        <w:tc>
          <w:tcPr>
            <w:tcW w:w="600" w:type="dxa"/>
          </w:tcPr>
          <w:p w14:paraId="70A4203C" w14:textId="77777777" w:rsidR="00C76A5C" w:rsidRDefault="002A147B">
            <w:pPr>
              <w:pStyle w:val="Compact"/>
              <w:jc w:val="right"/>
            </w:pPr>
            <w:r>
              <w:t>30.00</w:t>
            </w:r>
          </w:p>
        </w:tc>
      </w:tr>
      <w:tr w:rsidR="00C76A5C" w14:paraId="70A42044" w14:textId="77777777">
        <w:tc>
          <w:tcPr>
            <w:tcW w:w="1560" w:type="dxa"/>
          </w:tcPr>
          <w:p w14:paraId="70A4203E" w14:textId="77777777" w:rsidR="00C76A5C" w:rsidRDefault="002A147B">
            <w:pPr>
              <w:pStyle w:val="Compact"/>
            </w:pPr>
            <w:r>
              <w:t>Chlamydomonas_reinhardtii</w:t>
            </w:r>
          </w:p>
        </w:tc>
        <w:tc>
          <w:tcPr>
            <w:tcW w:w="1140" w:type="dxa"/>
          </w:tcPr>
          <w:p w14:paraId="70A4203F" w14:textId="77777777" w:rsidR="00C76A5C" w:rsidRDefault="002A147B">
            <w:pPr>
              <w:pStyle w:val="Compact"/>
              <w:jc w:val="right"/>
            </w:pPr>
            <w:r>
              <w:t>4</w:t>
            </w:r>
          </w:p>
        </w:tc>
        <w:tc>
          <w:tcPr>
            <w:tcW w:w="1800" w:type="dxa"/>
          </w:tcPr>
          <w:p w14:paraId="70A42040" w14:textId="77777777" w:rsidR="00C76A5C" w:rsidRDefault="002A147B">
            <w:pPr>
              <w:pStyle w:val="Compact"/>
              <w:jc w:val="right"/>
            </w:pPr>
            <w:r>
              <w:t>28</w:t>
            </w:r>
          </w:p>
        </w:tc>
        <w:tc>
          <w:tcPr>
            <w:tcW w:w="1320" w:type="dxa"/>
          </w:tcPr>
          <w:p w14:paraId="70A42041" w14:textId="77777777" w:rsidR="00C76A5C" w:rsidRDefault="002A147B">
            <w:pPr>
              <w:pStyle w:val="Compact"/>
              <w:jc w:val="right"/>
            </w:pPr>
            <w:r>
              <w:t>0.25143</w:t>
            </w:r>
          </w:p>
        </w:tc>
        <w:tc>
          <w:tcPr>
            <w:tcW w:w="1500" w:type="dxa"/>
          </w:tcPr>
          <w:p w14:paraId="70A42042" w14:textId="77777777" w:rsidR="00C76A5C" w:rsidRDefault="002A147B">
            <w:pPr>
              <w:pStyle w:val="Compact"/>
              <w:jc w:val="right"/>
            </w:pPr>
            <w:r>
              <w:t>24</w:t>
            </w:r>
          </w:p>
        </w:tc>
        <w:tc>
          <w:tcPr>
            <w:tcW w:w="600" w:type="dxa"/>
          </w:tcPr>
          <w:p w14:paraId="70A42043" w14:textId="77777777" w:rsidR="00C76A5C" w:rsidRDefault="002A147B">
            <w:pPr>
              <w:pStyle w:val="Compact"/>
              <w:jc w:val="right"/>
            </w:pPr>
            <w:r>
              <w:t>0.43</w:t>
            </w:r>
          </w:p>
        </w:tc>
      </w:tr>
      <w:tr w:rsidR="00C76A5C" w14:paraId="70A4204B" w14:textId="77777777">
        <w:tc>
          <w:tcPr>
            <w:tcW w:w="1560" w:type="dxa"/>
          </w:tcPr>
          <w:p w14:paraId="70A42045" w14:textId="77777777" w:rsidR="00C76A5C" w:rsidRDefault="002A147B">
            <w:pPr>
              <w:pStyle w:val="Compact"/>
            </w:pPr>
            <w:r>
              <w:t>Chlamydomonas_reinhardtii</w:t>
            </w:r>
          </w:p>
        </w:tc>
        <w:tc>
          <w:tcPr>
            <w:tcW w:w="1140" w:type="dxa"/>
          </w:tcPr>
          <w:p w14:paraId="70A42046" w14:textId="77777777" w:rsidR="00C76A5C" w:rsidRDefault="002A147B">
            <w:pPr>
              <w:pStyle w:val="Compact"/>
              <w:jc w:val="right"/>
            </w:pPr>
            <w:r>
              <w:t>8</w:t>
            </w:r>
          </w:p>
        </w:tc>
        <w:tc>
          <w:tcPr>
            <w:tcW w:w="1800" w:type="dxa"/>
          </w:tcPr>
          <w:p w14:paraId="70A42047" w14:textId="77777777" w:rsidR="00C76A5C" w:rsidRDefault="002A147B">
            <w:pPr>
              <w:pStyle w:val="Compact"/>
              <w:jc w:val="right"/>
            </w:pPr>
            <w:r>
              <w:t>12</w:t>
            </w:r>
          </w:p>
        </w:tc>
        <w:tc>
          <w:tcPr>
            <w:tcW w:w="1320" w:type="dxa"/>
          </w:tcPr>
          <w:p w14:paraId="70A42048" w14:textId="77777777" w:rsidR="00C76A5C" w:rsidRDefault="002A147B">
            <w:pPr>
              <w:pStyle w:val="Compact"/>
              <w:jc w:val="right"/>
            </w:pPr>
            <w:r>
              <w:t>0.09797</w:t>
            </w:r>
          </w:p>
        </w:tc>
        <w:tc>
          <w:tcPr>
            <w:tcW w:w="1500" w:type="dxa"/>
          </w:tcPr>
          <w:p w14:paraId="70A42049" w14:textId="77777777" w:rsidR="00C76A5C" w:rsidRDefault="002A147B">
            <w:pPr>
              <w:pStyle w:val="Compact"/>
              <w:jc w:val="right"/>
            </w:pPr>
            <w:r>
              <w:t>24</w:t>
            </w:r>
          </w:p>
        </w:tc>
        <w:tc>
          <w:tcPr>
            <w:tcW w:w="600" w:type="dxa"/>
          </w:tcPr>
          <w:p w14:paraId="70A4204A" w14:textId="77777777" w:rsidR="00C76A5C" w:rsidRDefault="002A147B">
            <w:pPr>
              <w:pStyle w:val="Compact"/>
              <w:jc w:val="right"/>
            </w:pPr>
            <w:r>
              <w:t>0.43</w:t>
            </w:r>
          </w:p>
        </w:tc>
      </w:tr>
      <w:tr w:rsidR="00C76A5C" w14:paraId="70A42052" w14:textId="77777777">
        <w:tc>
          <w:tcPr>
            <w:tcW w:w="1560" w:type="dxa"/>
          </w:tcPr>
          <w:p w14:paraId="70A4204C" w14:textId="77777777" w:rsidR="00C76A5C" w:rsidRDefault="002A147B">
            <w:pPr>
              <w:pStyle w:val="Compact"/>
            </w:pPr>
            <w:r>
              <w:t>Chlamydomonas_reinhardtii</w:t>
            </w:r>
          </w:p>
        </w:tc>
        <w:tc>
          <w:tcPr>
            <w:tcW w:w="1140" w:type="dxa"/>
          </w:tcPr>
          <w:p w14:paraId="70A4204D" w14:textId="77777777" w:rsidR="00C76A5C" w:rsidRDefault="002A147B">
            <w:pPr>
              <w:pStyle w:val="Compact"/>
              <w:jc w:val="right"/>
            </w:pPr>
            <w:r>
              <w:t>8</w:t>
            </w:r>
          </w:p>
        </w:tc>
        <w:tc>
          <w:tcPr>
            <w:tcW w:w="1800" w:type="dxa"/>
          </w:tcPr>
          <w:p w14:paraId="70A4204E" w14:textId="77777777" w:rsidR="00C76A5C" w:rsidRDefault="002A147B">
            <w:pPr>
              <w:pStyle w:val="Compact"/>
              <w:jc w:val="right"/>
            </w:pPr>
            <w:r>
              <w:t>12</w:t>
            </w:r>
          </w:p>
        </w:tc>
        <w:tc>
          <w:tcPr>
            <w:tcW w:w="1320" w:type="dxa"/>
          </w:tcPr>
          <w:p w14:paraId="70A4204F" w14:textId="77777777" w:rsidR="00C76A5C" w:rsidRDefault="002A147B">
            <w:pPr>
              <w:pStyle w:val="Compact"/>
              <w:jc w:val="right"/>
            </w:pPr>
            <w:r>
              <w:t>0.12240</w:t>
            </w:r>
          </w:p>
        </w:tc>
        <w:tc>
          <w:tcPr>
            <w:tcW w:w="1500" w:type="dxa"/>
          </w:tcPr>
          <w:p w14:paraId="70A42050" w14:textId="77777777" w:rsidR="00C76A5C" w:rsidRDefault="002A147B">
            <w:pPr>
              <w:pStyle w:val="Compact"/>
              <w:jc w:val="right"/>
            </w:pPr>
            <w:r>
              <w:t>24</w:t>
            </w:r>
          </w:p>
        </w:tc>
        <w:tc>
          <w:tcPr>
            <w:tcW w:w="600" w:type="dxa"/>
          </w:tcPr>
          <w:p w14:paraId="70A42051" w14:textId="77777777" w:rsidR="00C76A5C" w:rsidRDefault="002A147B">
            <w:pPr>
              <w:pStyle w:val="Compact"/>
              <w:jc w:val="right"/>
            </w:pPr>
            <w:r>
              <w:t>10.00</w:t>
            </w:r>
          </w:p>
        </w:tc>
      </w:tr>
      <w:tr w:rsidR="00C76A5C" w14:paraId="70A42059" w14:textId="77777777">
        <w:tc>
          <w:tcPr>
            <w:tcW w:w="1560" w:type="dxa"/>
          </w:tcPr>
          <w:p w14:paraId="70A42053" w14:textId="77777777" w:rsidR="00C76A5C" w:rsidRDefault="002A147B">
            <w:pPr>
              <w:pStyle w:val="Compact"/>
            </w:pPr>
            <w:r>
              <w:lastRenderedPageBreak/>
              <w:t>Chlamydomonas_reinhardtii</w:t>
            </w:r>
          </w:p>
        </w:tc>
        <w:tc>
          <w:tcPr>
            <w:tcW w:w="1140" w:type="dxa"/>
          </w:tcPr>
          <w:p w14:paraId="70A42054" w14:textId="77777777" w:rsidR="00C76A5C" w:rsidRDefault="002A147B">
            <w:pPr>
              <w:pStyle w:val="Compact"/>
              <w:jc w:val="right"/>
            </w:pPr>
            <w:r>
              <w:t>8</w:t>
            </w:r>
          </w:p>
        </w:tc>
        <w:tc>
          <w:tcPr>
            <w:tcW w:w="1800" w:type="dxa"/>
          </w:tcPr>
          <w:p w14:paraId="70A42055" w14:textId="77777777" w:rsidR="00C76A5C" w:rsidRDefault="002A147B">
            <w:pPr>
              <w:pStyle w:val="Compact"/>
              <w:jc w:val="right"/>
            </w:pPr>
            <w:r>
              <w:t>12</w:t>
            </w:r>
          </w:p>
        </w:tc>
        <w:tc>
          <w:tcPr>
            <w:tcW w:w="1320" w:type="dxa"/>
          </w:tcPr>
          <w:p w14:paraId="70A42056" w14:textId="77777777" w:rsidR="00C76A5C" w:rsidRDefault="002A147B">
            <w:pPr>
              <w:pStyle w:val="Compact"/>
              <w:jc w:val="right"/>
            </w:pPr>
            <w:r>
              <w:t>0.12285</w:t>
            </w:r>
          </w:p>
        </w:tc>
        <w:tc>
          <w:tcPr>
            <w:tcW w:w="1500" w:type="dxa"/>
          </w:tcPr>
          <w:p w14:paraId="70A42057" w14:textId="77777777" w:rsidR="00C76A5C" w:rsidRDefault="002A147B">
            <w:pPr>
              <w:pStyle w:val="Compact"/>
              <w:jc w:val="right"/>
            </w:pPr>
            <w:r>
              <w:t>24</w:t>
            </w:r>
          </w:p>
        </w:tc>
        <w:tc>
          <w:tcPr>
            <w:tcW w:w="600" w:type="dxa"/>
          </w:tcPr>
          <w:p w14:paraId="70A42058" w14:textId="77777777" w:rsidR="00C76A5C" w:rsidRDefault="002A147B">
            <w:pPr>
              <w:pStyle w:val="Compact"/>
              <w:jc w:val="right"/>
            </w:pPr>
            <w:r>
              <w:t>30.00</w:t>
            </w:r>
          </w:p>
        </w:tc>
      </w:tr>
      <w:tr w:rsidR="00C76A5C" w14:paraId="70A42060" w14:textId="77777777">
        <w:tc>
          <w:tcPr>
            <w:tcW w:w="1560" w:type="dxa"/>
          </w:tcPr>
          <w:p w14:paraId="70A4205A" w14:textId="77777777" w:rsidR="00C76A5C" w:rsidRDefault="002A147B">
            <w:pPr>
              <w:pStyle w:val="Compact"/>
            </w:pPr>
            <w:r>
              <w:t>Chlamydomonas_reinhardtii</w:t>
            </w:r>
          </w:p>
        </w:tc>
        <w:tc>
          <w:tcPr>
            <w:tcW w:w="1140" w:type="dxa"/>
          </w:tcPr>
          <w:p w14:paraId="70A4205B" w14:textId="77777777" w:rsidR="00C76A5C" w:rsidRDefault="002A147B">
            <w:pPr>
              <w:pStyle w:val="Compact"/>
              <w:jc w:val="right"/>
            </w:pPr>
            <w:r>
              <w:t>8</w:t>
            </w:r>
          </w:p>
        </w:tc>
        <w:tc>
          <w:tcPr>
            <w:tcW w:w="1800" w:type="dxa"/>
          </w:tcPr>
          <w:p w14:paraId="70A4205C" w14:textId="77777777" w:rsidR="00C76A5C" w:rsidRDefault="002A147B">
            <w:pPr>
              <w:pStyle w:val="Compact"/>
              <w:jc w:val="right"/>
            </w:pPr>
            <w:r>
              <w:t>12</w:t>
            </w:r>
          </w:p>
        </w:tc>
        <w:tc>
          <w:tcPr>
            <w:tcW w:w="1320" w:type="dxa"/>
          </w:tcPr>
          <w:p w14:paraId="70A4205D" w14:textId="77777777" w:rsidR="00C76A5C" w:rsidRDefault="002A147B">
            <w:pPr>
              <w:pStyle w:val="Compact"/>
              <w:jc w:val="right"/>
            </w:pPr>
            <w:r>
              <w:t>0.12664</w:t>
            </w:r>
          </w:p>
        </w:tc>
        <w:tc>
          <w:tcPr>
            <w:tcW w:w="1500" w:type="dxa"/>
          </w:tcPr>
          <w:p w14:paraId="70A4205E" w14:textId="77777777" w:rsidR="00C76A5C" w:rsidRDefault="002A147B">
            <w:pPr>
              <w:pStyle w:val="Compact"/>
              <w:jc w:val="right"/>
            </w:pPr>
            <w:r>
              <w:t>24</w:t>
            </w:r>
          </w:p>
        </w:tc>
        <w:tc>
          <w:tcPr>
            <w:tcW w:w="600" w:type="dxa"/>
          </w:tcPr>
          <w:p w14:paraId="70A4205F" w14:textId="77777777" w:rsidR="00C76A5C" w:rsidRDefault="002A147B">
            <w:pPr>
              <w:pStyle w:val="Compact"/>
              <w:jc w:val="right"/>
            </w:pPr>
            <w:r>
              <w:t>0.43</w:t>
            </w:r>
          </w:p>
        </w:tc>
      </w:tr>
      <w:tr w:rsidR="00C76A5C" w14:paraId="70A42067" w14:textId="77777777">
        <w:tc>
          <w:tcPr>
            <w:tcW w:w="1560" w:type="dxa"/>
          </w:tcPr>
          <w:p w14:paraId="70A42061" w14:textId="77777777" w:rsidR="00C76A5C" w:rsidRDefault="002A147B">
            <w:pPr>
              <w:pStyle w:val="Compact"/>
            </w:pPr>
            <w:r>
              <w:t>Chlamydomonas_reinhardtii</w:t>
            </w:r>
          </w:p>
        </w:tc>
        <w:tc>
          <w:tcPr>
            <w:tcW w:w="1140" w:type="dxa"/>
          </w:tcPr>
          <w:p w14:paraId="70A42062" w14:textId="77777777" w:rsidR="00C76A5C" w:rsidRDefault="002A147B">
            <w:pPr>
              <w:pStyle w:val="Compact"/>
              <w:jc w:val="right"/>
            </w:pPr>
            <w:r>
              <w:t>8</w:t>
            </w:r>
          </w:p>
        </w:tc>
        <w:tc>
          <w:tcPr>
            <w:tcW w:w="1800" w:type="dxa"/>
          </w:tcPr>
          <w:p w14:paraId="70A42063" w14:textId="77777777" w:rsidR="00C76A5C" w:rsidRDefault="002A147B">
            <w:pPr>
              <w:pStyle w:val="Compact"/>
              <w:jc w:val="right"/>
            </w:pPr>
            <w:r>
              <w:t>16</w:t>
            </w:r>
          </w:p>
        </w:tc>
        <w:tc>
          <w:tcPr>
            <w:tcW w:w="1320" w:type="dxa"/>
          </w:tcPr>
          <w:p w14:paraId="70A42064" w14:textId="77777777" w:rsidR="00C76A5C" w:rsidRDefault="002A147B">
            <w:pPr>
              <w:pStyle w:val="Compact"/>
              <w:jc w:val="right"/>
            </w:pPr>
            <w:r>
              <w:t>0.09155</w:t>
            </w:r>
          </w:p>
        </w:tc>
        <w:tc>
          <w:tcPr>
            <w:tcW w:w="1500" w:type="dxa"/>
          </w:tcPr>
          <w:p w14:paraId="70A42065" w14:textId="77777777" w:rsidR="00C76A5C" w:rsidRDefault="002A147B">
            <w:pPr>
              <w:pStyle w:val="Compact"/>
              <w:jc w:val="right"/>
            </w:pPr>
            <w:r>
              <w:t>24</w:t>
            </w:r>
          </w:p>
        </w:tc>
        <w:tc>
          <w:tcPr>
            <w:tcW w:w="600" w:type="dxa"/>
          </w:tcPr>
          <w:p w14:paraId="70A42066" w14:textId="77777777" w:rsidR="00C76A5C" w:rsidRDefault="002A147B">
            <w:pPr>
              <w:pStyle w:val="Compact"/>
              <w:jc w:val="right"/>
            </w:pPr>
            <w:r>
              <w:t>0.43</w:t>
            </w:r>
          </w:p>
        </w:tc>
      </w:tr>
      <w:tr w:rsidR="00C76A5C" w14:paraId="70A4206E" w14:textId="77777777">
        <w:tc>
          <w:tcPr>
            <w:tcW w:w="1560" w:type="dxa"/>
          </w:tcPr>
          <w:p w14:paraId="70A42068" w14:textId="77777777" w:rsidR="00C76A5C" w:rsidRDefault="002A147B">
            <w:pPr>
              <w:pStyle w:val="Compact"/>
            </w:pPr>
            <w:r>
              <w:t>Chlamydomonas_reinhardtii</w:t>
            </w:r>
          </w:p>
        </w:tc>
        <w:tc>
          <w:tcPr>
            <w:tcW w:w="1140" w:type="dxa"/>
          </w:tcPr>
          <w:p w14:paraId="70A42069" w14:textId="77777777" w:rsidR="00C76A5C" w:rsidRDefault="002A147B">
            <w:pPr>
              <w:pStyle w:val="Compact"/>
              <w:jc w:val="right"/>
            </w:pPr>
            <w:r>
              <w:t>8</w:t>
            </w:r>
          </w:p>
        </w:tc>
        <w:tc>
          <w:tcPr>
            <w:tcW w:w="1800" w:type="dxa"/>
          </w:tcPr>
          <w:p w14:paraId="70A4206A" w14:textId="77777777" w:rsidR="00C76A5C" w:rsidRDefault="002A147B">
            <w:pPr>
              <w:pStyle w:val="Compact"/>
              <w:jc w:val="right"/>
            </w:pPr>
            <w:r>
              <w:t>16</w:t>
            </w:r>
          </w:p>
        </w:tc>
        <w:tc>
          <w:tcPr>
            <w:tcW w:w="1320" w:type="dxa"/>
          </w:tcPr>
          <w:p w14:paraId="70A4206B" w14:textId="77777777" w:rsidR="00C76A5C" w:rsidRDefault="002A147B">
            <w:pPr>
              <w:pStyle w:val="Compact"/>
              <w:jc w:val="right"/>
            </w:pPr>
            <w:r>
              <w:t>0.12455</w:t>
            </w:r>
          </w:p>
        </w:tc>
        <w:tc>
          <w:tcPr>
            <w:tcW w:w="1500" w:type="dxa"/>
          </w:tcPr>
          <w:p w14:paraId="70A4206C" w14:textId="77777777" w:rsidR="00C76A5C" w:rsidRDefault="002A147B">
            <w:pPr>
              <w:pStyle w:val="Compact"/>
              <w:jc w:val="right"/>
            </w:pPr>
            <w:r>
              <w:t>24</w:t>
            </w:r>
          </w:p>
        </w:tc>
        <w:tc>
          <w:tcPr>
            <w:tcW w:w="600" w:type="dxa"/>
          </w:tcPr>
          <w:p w14:paraId="70A4206D" w14:textId="77777777" w:rsidR="00C76A5C" w:rsidRDefault="002A147B">
            <w:pPr>
              <w:pStyle w:val="Compact"/>
              <w:jc w:val="right"/>
            </w:pPr>
            <w:r>
              <w:t>0.43</w:t>
            </w:r>
          </w:p>
        </w:tc>
      </w:tr>
      <w:tr w:rsidR="00C76A5C" w14:paraId="70A42075" w14:textId="77777777">
        <w:tc>
          <w:tcPr>
            <w:tcW w:w="1560" w:type="dxa"/>
          </w:tcPr>
          <w:p w14:paraId="70A4206F" w14:textId="77777777" w:rsidR="00C76A5C" w:rsidRDefault="002A147B">
            <w:pPr>
              <w:pStyle w:val="Compact"/>
            </w:pPr>
            <w:r>
              <w:t>Chlamydomonas_reinhardtii</w:t>
            </w:r>
          </w:p>
        </w:tc>
        <w:tc>
          <w:tcPr>
            <w:tcW w:w="1140" w:type="dxa"/>
          </w:tcPr>
          <w:p w14:paraId="70A42070" w14:textId="77777777" w:rsidR="00C76A5C" w:rsidRDefault="002A147B">
            <w:pPr>
              <w:pStyle w:val="Compact"/>
              <w:jc w:val="right"/>
            </w:pPr>
            <w:r>
              <w:t>8</w:t>
            </w:r>
          </w:p>
        </w:tc>
        <w:tc>
          <w:tcPr>
            <w:tcW w:w="1800" w:type="dxa"/>
          </w:tcPr>
          <w:p w14:paraId="70A42071" w14:textId="77777777" w:rsidR="00C76A5C" w:rsidRDefault="002A147B">
            <w:pPr>
              <w:pStyle w:val="Compact"/>
              <w:jc w:val="right"/>
            </w:pPr>
            <w:r>
              <w:t>16</w:t>
            </w:r>
          </w:p>
        </w:tc>
        <w:tc>
          <w:tcPr>
            <w:tcW w:w="1320" w:type="dxa"/>
          </w:tcPr>
          <w:p w14:paraId="70A42072" w14:textId="77777777" w:rsidR="00C76A5C" w:rsidRDefault="002A147B">
            <w:pPr>
              <w:pStyle w:val="Compact"/>
              <w:jc w:val="right"/>
            </w:pPr>
            <w:r>
              <w:t>0.12737</w:t>
            </w:r>
          </w:p>
        </w:tc>
        <w:tc>
          <w:tcPr>
            <w:tcW w:w="1500" w:type="dxa"/>
          </w:tcPr>
          <w:p w14:paraId="70A42073" w14:textId="77777777" w:rsidR="00C76A5C" w:rsidRDefault="002A147B">
            <w:pPr>
              <w:pStyle w:val="Compact"/>
              <w:jc w:val="right"/>
            </w:pPr>
            <w:r>
              <w:t>24</w:t>
            </w:r>
          </w:p>
        </w:tc>
        <w:tc>
          <w:tcPr>
            <w:tcW w:w="600" w:type="dxa"/>
          </w:tcPr>
          <w:p w14:paraId="70A42074" w14:textId="77777777" w:rsidR="00C76A5C" w:rsidRDefault="002A147B">
            <w:pPr>
              <w:pStyle w:val="Compact"/>
              <w:jc w:val="right"/>
            </w:pPr>
            <w:r>
              <w:t>10.00</w:t>
            </w:r>
          </w:p>
        </w:tc>
      </w:tr>
      <w:tr w:rsidR="00C76A5C" w14:paraId="70A4207C" w14:textId="77777777">
        <w:tc>
          <w:tcPr>
            <w:tcW w:w="1560" w:type="dxa"/>
          </w:tcPr>
          <w:p w14:paraId="70A42076" w14:textId="77777777" w:rsidR="00C76A5C" w:rsidRDefault="002A147B">
            <w:pPr>
              <w:pStyle w:val="Compact"/>
            </w:pPr>
            <w:r>
              <w:t>Chlamydomonas_reinhardtii</w:t>
            </w:r>
          </w:p>
        </w:tc>
        <w:tc>
          <w:tcPr>
            <w:tcW w:w="1140" w:type="dxa"/>
          </w:tcPr>
          <w:p w14:paraId="70A42077" w14:textId="77777777" w:rsidR="00C76A5C" w:rsidRDefault="002A147B">
            <w:pPr>
              <w:pStyle w:val="Compact"/>
              <w:jc w:val="right"/>
            </w:pPr>
            <w:r>
              <w:t>8</w:t>
            </w:r>
          </w:p>
        </w:tc>
        <w:tc>
          <w:tcPr>
            <w:tcW w:w="1800" w:type="dxa"/>
          </w:tcPr>
          <w:p w14:paraId="70A42078" w14:textId="77777777" w:rsidR="00C76A5C" w:rsidRDefault="002A147B">
            <w:pPr>
              <w:pStyle w:val="Compact"/>
              <w:jc w:val="right"/>
            </w:pPr>
            <w:r>
              <w:t>16</w:t>
            </w:r>
          </w:p>
        </w:tc>
        <w:tc>
          <w:tcPr>
            <w:tcW w:w="1320" w:type="dxa"/>
          </w:tcPr>
          <w:p w14:paraId="70A42079" w14:textId="77777777" w:rsidR="00C76A5C" w:rsidRDefault="002A147B">
            <w:pPr>
              <w:pStyle w:val="Compact"/>
              <w:jc w:val="right"/>
            </w:pPr>
            <w:r>
              <w:t>0.13254</w:t>
            </w:r>
          </w:p>
        </w:tc>
        <w:tc>
          <w:tcPr>
            <w:tcW w:w="1500" w:type="dxa"/>
          </w:tcPr>
          <w:p w14:paraId="70A4207A" w14:textId="77777777" w:rsidR="00C76A5C" w:rsidRDefault="002A147B">
            <w:pPr>
              <w:pStyle w:val="Compact"/>
              <w:jc w:val="right"/>
            </w:pPr>
            <w:r>
              <w:t>24</w:t>
            </w:r>
          </w:p>
        </w:tc>
        <w:tc>
          <w:tcPr>
            <w:tcW w:w="600" w:type="dxa"/>
          </w:tcPr>
          <w:p w14:paraId="70A4207B" w14:textId="77777777" w:rsidR="00C76A5C" w:rsidRDefault="002A147B">
            <w:pPr>
              <w:pStyle w:val="Compact"/>
              <w:jc w:val="right"/>
            </w:pPr>
            <w:r>
              <w:t>30.00</w:t>
            </w:r>
          </w:p>
        </w:tc>
      </w:tr>
      <w:tr w:rsidR="00C76A5C" w14:paraId="70A42083" w14:textId="77777777">
        <w:tc>
          <w:tcPr>
            <w:tcW w:w="1560" w:type="dxa"/>
          </w:tcPr>
          <w:p w14:paraId="70A4207D" w14:textId="77777777" w:rsidR="00C76A5C" w:rsidRDefault="002A147B">
            <w:pPr>
              <w:pStyle w:val="Compact"/>
            </w:pPr>
            <w:r>
              <w:t>Chlamydomonas_reinhardtii</w:t>
            </w:r>
          </w:p>
        </w:tc>
        <w:tc>
          <w:tcPr>
            <w:tcW w:w="1140" w:type="dxa"/>
          </w:tcPr>
          <w:p w14:paraId="70A4207E" w14:textId="77777777" w:rsidR="00C76A5C" w:rsidRDefault="002A147B">
            <w:pPr>
              <w:pStyle w:val="Compact"/>
              <w:jc w:val="right"/>
            </w:pPr>
            <w:r>
              <w:t>8</w:t>
            </w:r>
          </w:p>
        </w:tc>
        <w:tc>
          <w:tcPr>
            <w:tcW w:w="1800" w:type="dxa"/>
          </w:tcPr>
          <w:p w14:paraId="70A4207F" w14:textId="77777777" w:rsidR="00C76A5C" w:rsidRDefault="002A147B">
            <w:pPr>
              <w:pStyle w:val="Compact"/>
              <w:jc w:val="right"/>
            </w:pPr>
            <w:r>
              <w:t>20</w:t>
            </w:r>
          </w:p>
        </w:tc>
        <w:tc>
          <w:tcPr>
            <w:tcW w:w="1320" w:type="dxa"/>
          </w:tcPr>
          <w:p w14:paraId="70A42080" w14:textId="77777777" w:rsidR="00C76A5C" w:rsidRDefault="002A147B">
            <w:pPr>
              <w:pStyle w:val="Compact"/>
              <w:jc w:val="right"/>
            </w:pPr>
            <w:r>
              <w:t>0.09960</w:t>
            </w:r>
          </w:p>
        </w:tc>
        <w:tc>
          <w:tcPr>
            <w:tcW w:w="1500" w:type="dxa"/>
          </w:tcPr>
          <w:p w14:paraId="70A42081" w14:textId="77777777" w:rsidR="00C76A5C" w:rsidRDefault="002A147B">
            <w:pPr>
              <w:pStyle w:val="Compact"/>
              <w:jc w:val="right"/>
            </w:pPr>
            <w:r>
              <w:t>24</w:t>
            </w:r>
          </w:p>
        </w:tc>
        <w:tc>
          <w:tcPr>
            <w:tcW w:w="600" w:type="dxa"/>
          </w:tcPr>
          <w:p w14:paraId="70A42082" w14:textId="77777777" w:rsidR="00C76A5C" w:rsidRDefault="002A147B">
            <w:pPr>
              <w:pStyle w:val="Compact"/>
              <w:jc w:val="right"/>
            </w:pPr>
            <w:r>
              <w:t>0.43</w:t>
            </w:r>
          </w:p>
        </w:tc>
      </w:tr>
      <w:tr w:rsidR="00C76A5C" w14:paraId="70A4208A" w14:textId="77777777">
        <w:tc>
          <w:tcPr>
            <w:tcW w:w="1560" w:type="dxa"/>
          </w:tcPr>
          <w:p w14:paraId="70A42084" w14:textId="77777777" w:rsidR="00C76A5C" w:rsidRDefault="002A147B">
            <w:pPr>
              <w:pStyle w:val="Compact"/>
            </w:pPr>
            <w:r>
              <w:t>Chlamydomonas_reinhardtii</w:t>
            </w:r>
          </w:p>
        </w:tc>
        <w:tc>
          <w:tcPr>
            <w:tcW w:w="1140" w:type="dxa"/>
          </w:tcPr>
          <w:p w14:paraId="70A42085" w14:textId="77777777" w:rsidR="00C76A5C" w:rsidRDefault="002A147B">
            <w:pPr>
              <w:pStyle w:val="Compact"/>
              <w:jc w:val="right"/>
            </w:pPr>
            <w:r>
              <w:t>8</w:t>
            </w:r>
          </w:p>
        </w:tc>
        <w:tc>
          <w:tcPr>
            <w:tcW w:w="1800" w:type="dxa"/>
          </w:tcPr>
          <w:p w14:paraId="70A42086" w14:textId="77777777" w:rsidR="00C76A5C" w:rsidRDefault="002A147B">
            <w:pPr>
              <w:pStyle w:val="Compact"/>
              <w:jc w:val="right"/>
            </w:pPr>
            <w:r>
              <w:t>20</w:t>
            </w:r>
          </w:p>
        </w:tc>
        <w:tc>
          <w:tcPr>
            <w:tcW w:w="1320" w:type="dxa"/>
          </w:tcPr>
          <w:p w14:paraId="70A42087" w14:textId="77777777" w:rsidR="00C76A5C" w:rsidRDefault="002A147B">
            <w:pPr>
              <w:pStyle w:val="Compact"/>
              <w:jc w:val="right"/>
            </w:pPr>
            <w:r>
              <w:t>0.11621</w:t>
            </w:r>
          </w:p>
        </w:tc>
        <w:tc>
          <w:tcPr>
            <w:tcW w:w="1500" w:type="dxa"/>
          </w:tcPr>
          <w:p w14:paraId="70A42088" w14:textId="77777777" w:rsidR="00C76A5C" w:rsidRDefault="002A147B">
            <w:pPr>
              <w:pStyle w:val="Compact"/>
              <w:jc w:val="right"/>
            </w:pPr>
            <w:r>
              <w:t>24</w:t>
            </w:r>
          </w:p>
        </w:tc>
        <w:tc>
          <w:tcPr>
            <w:tcW w:w="600" w:type="dxa"/>
          </w:tcPr>
          <w:p w14:paraId="70A42089" w14:textId="77777777" w:rsidR="00C76A5C" w:rsidRDefault="002A147B">
            <w:pPr>
              <w:pStyle w:val="Compact"/>
              <w:jc w:val="right"/>
            </w:pPr>
            <w:r>
              <w:t>10.00</w:t>
            </w:r>
          </w:p>
        </w:tc>
      </w:tr>
      <w:tr w:rsidR="00C76A5C" w14:paraId="70A42091" w14:textId="77777777">
        <w:tc>
          <w:tcPr>
            <w:tcW w:w="1560" w:type="dxa"/>
          </w:tcPr>
          <w:p w14:paraId="70A4208B" w14:textId="77777777" w:rsidR="00C76A5C" w:rsidRDefault="002A147B">
            <w:pPr>
              <w:pStyle w:val="Compact"/>
            </w:pPr>
            <w:r>
              <w:t>Chlamydomonas_reinhardtii</w:t>
            </w:r>
          </w:p>
        </w:tc>
        <w:tc>
          <w:tcPr>
            <w:tcW w:w="1140" w:type="dxa"/>
          </w:tcPr>
          <w:p w14:paraId="70A4208C" w14:textId="77777777" w:rsidR="00C76A5C" w:rsidRDefault="002A147B">
            <w:pPr>
              <w:pStyle w:val="Compact"/>
              <w:jc w:val="right"/>
            </w:pPr>
            <w:r>
              <w:t>8</w:t>
            </w:r>
          </w:p>
        </w:tc>
        <w:tc>
          <w:tcPr>
            <w:tcW w:w="1800" w:type="dxa"/>
          </w:tcPr>
          <w:p w14:paraId="70A4208D" w14:textId="77777777" w:rsidR="00C76A5C" w:rsidRDefault="002A147B">
            <w:pPr>
              <w:pStyle w:val="Compact"/>
              <w:jc w:val="right"/>
            </w:pPr>
            <w:r>
              <w:t>20</w:t>
            </w:r>
          </w:p>
        </w:tc>
        <w:tc>
          <w:tcPr>
            <w:tcW w:w="1320" w:type="dxa"/>
          </w:tcPr>
          <w:p w14:paraId="70A4208E" w14:textId="77777777" w:rsidR="00C76A5C" w:rsidRDefault="002A147B">
            <w:pPr>
              <w:pStyle w:val="Compact"/>
              <w:jc w:val="right"/>
            </w:pPr>
            <w:r>
              <w:t>0.12256</w:t>
            </w:r>
          </w:p>
        </w:tc>
        <w:tc>
          <w:tcPr>
            <w:tcW w:w="1500" w:type="dxa"/>
          </w:tcPr>
          <w:p w14:paraId="70A4208F" w14:textId="77777777" w:rsidR="00C76A5C" w:rsidRDefault="002A147B">
            <w:pPr>
              <w:pStyle w:val="Compact"/>
              <w:jc w:val="right"/>
            </w:pPr>
            <w:r>
              <w:t>24</w:t>
            </w:r>
          </w:p>
        </w:tc>
        <w:tc>
          <w:tcPr>
            <w:tcW w:w="600" w:type="dxa"/>
          </w:tcPr>
          <w:p w14:paraId="70A42090" w14:textId="77777777" w:rsidR="00C76A5C" w:rsidRDefault="002A147B">
            <w:pPr>
              <w:pStyle w:val="Compact"/>
              <w:jc w:val="right"/>
            </w:pPr>
            <w:r>
              <w:t>0.43</w:t>
            </w:r>
          </w:p>
        </w:tc>
      </w:tr>
      <w:tr w:rsidR="00C76A5C" w14:paraId="70A42098" w14:textId="77777777">
        <w:tc>
          <w:tcPr>
            <w:tcW w:w="1560" w:type="dxa"/>
          </w:tcPr>
          <w:p w14:paraId="70A42092" w14:textId="77777777" w:rsidR="00C76A5C" w:rsidRDefault="002A147B">
            <w:pPr>
              <w:pStyle w:val="Compact"/>
            </w:pPr>
            <w:r>
              <w:t>Chlamydomonas_reinhardtii</w:t>
            </w:r>
          </w:p>
        </w:tc>
        <w:tc>
          <w:tcPr>
            <w:tcW w:w="1140" w:type="dxa"/>
          </w:tcPr>
          <w:p w14:paraId="70A42093" w14:textId="77777777" w:rsidR="00C76A5C" w:rsidRDefault="002A147B">
            <w:pPr>
              <w:pStyle w:val="Compact"/>
              <w:jc w:val="right"/>
            </w:pPr>
            <w:r>
              <w:t>8</w:t>
            </w:r>
          </w:p>
        </w:tc>
        <w:tc>
          <w:tcPr>
            <w:tcW w:w="1800" w:type="dxa"/>
          </w:tcPr>
          <w:p w14:paraId="70A42094" w14:textId="77777777" w:rsidR="00C76A5C" w:rsidRDefault="002A147B">
            <w:pPr>
              <w:pStyle w:val="Compact"/>
              <w:jc w:val="right"/>
            </w:pPr>
            <w:r>
              <w:t>20</w:t>
            </w:r>
          </w:p>
        </w:tc>
        <w:tc>
          <w:tcPr>
            <w:tcW w:w="1320" w:type="dxa"/>
          </w:tcPr>
          <w:p w14:paraId="70A42095" w14:textId="77777777" w:rsidR="00C76A5C" w:rsidRDefault="002A147B">
            <w:pPr>
              <w:pStyle w:val="Compact"/>
              <w:jc w:val="right"/>
            </w:pPr>
            <w:r>
              <w:t>0.12955</w:t>
            </w:r>
          </w:p>
        </w:tc>
        <w:tc>
          <w:tcPr>
            <w:tcW w:w="1500" w:type="dxa"/>
          </w:tcPr>
          <w:p w14:paraId="70A42096" w14:textId="77777777" w:rsidR="00C76A5C" w:rsidRDefault="002A147B">
            <w:pPr>
              <w:pStyle w:val="Compact"/>
              <w:jc w:val="right"/>
            </w:pPr>
            <w:r>
              <w:t>24</w:t>
            </w:r>
          </w:p>
        </w:tc>
        <w:tc>
          <w:tcPr>
            <w:tcW w:w="600" w:type="dxa"/>
          </w:tcPr>
          <w:p w14:paraId="70A42097" w14:textId="77777777" w:rsidR="00C76A5C" w:rsidRDefault="002A147B">
            <w:pPr>
              <w:pStyle w:val="Compact"/>
              <w:jc w:val="right"/>
            </w:pPr>
            <w:r>
              <w:t>30.00</w:t>
            </w:r>
          </w:p>
        </w:tc>
      </w:tr>
      <w:tr w:rsidR="00C76A5C" w14:paraId="70A4209F" w14:textId="77777777">
        <w:tc>
          <w:tcPr>
            <w:tcW w:w="1560" w:type="dxa"/>
          </w:tcPr>
          <w:p w14:paraId="70A42099" w14:textId="77777777" w:rsidR="00C76A5C" w:rsidRDefault="002A147B">
            <w:pPr>
              <w:pStyle w:val="Compact"/>
            </w:pPr>
            <w:r>
              <w:t>Chlamydomonas_reinhardtii</w:t>
            </w:r>
          </w:p>
        </w:tc>
        <w:tc>
          <w:tcPr>
            <w:tcW w:w="1140" w:type="dxa"/>
          </w:tcPr>
          <w:p w14:paraId="70A4209A" w14:textId="77777777" w:rsidR="00C76A5C" w:rsidRDefault="002A147B">
            <w:pPr>
              <w:pStyle w:val="Compact"/>
              <w:jc w:val="right"/>
            </w:pPr>
            <w:r>
              <w:t>8</w:t>
            </w:r>
          </w:p>
        </w:tc>
        <w:tc>
          <w:tcPr>
            <w:tcW w:w="1800" w:type="dxa"/>
          </w:tcPr>
          <w:p w14:paraId="70A4209B" w14:textId="77777777" w:rsidR="00C76A5C" w:rsidRDefault="002A147B">
            <w:pPr>
              <w:pStyle w:val="Compact"/>
              <w:jc w:val="right"/>
            </w:pPr>
            <w:r>
              <w:t>24</w:t>
            </w:r>
          </w:p>
        </w:tc>
        <w:tc>
          <w:tcPr>
            <w:tcW w:w="1320" w:type="dxa"/>
          </w:tcPr>
          <w:p w14:paraId="70A4209C" w14:textId="77777777" w:rsidR="00C76A5C" w:rsidRDefault="002A147B">
            <w:pPr>
              <w:pStyle w:val="Compact"/>
              <w:jc w:val="right"/>
            </w:pPr>
            <w:r>
              <w:t>0.10466</w:t>
            </w:r>
          </w:p>
        </w:tc>
        <w:tc>
          <w:tcPr>
            <w:tcW w:w="1500" w:type="dxa"/>
          </w:tcPr>
          <w:p w14:paraId="70A4209D" w14:textId="77777777" w:rsidR="00C76A5C" w:rsidRDefault="002A147B">
            <w:pPr>
              <w:pStyle w:val="Compact"/>
              <w:jc w:val="right"/>
            </w:pPr>
            <w:r>
              <w:t>24</w:t>
            </w:r>
          </w:p>
        </w:tc>
        <w:tc>
          <w:tcPr>
            <w:tcW w:w="600" w:type="dxa"/>
          </w:tcPr>
          <w:p w14:paraId="70A4209E" w14:textId="77777777" w:rsidR="00C76A5C" w:rsidRDefault="002A147B">
            <w:pPr>
              <w:pStyle w:val="Compact"/>
              <w:jc w:val="right"/>
            </w:pPr>
            <w:r>
              <w:t>0.43</w:t>
            </w:r>
          </w:p>
        </w:tc>
      </w:tr>
      <w:tr w:rsidR="00C76A5C" w14:paraId="70A420A6" w14:textId="77777777">
        <w:tc>
          <w:tcPr>
            <w:tcW w:w="1560" w:type="dxa"/>
          </w:tcPr>
          <w:p w14:paraId="70A420A0" w14:textId="77777777" w:rsidR="00C76A5C" w:rsidRDefault="002A147B">
            <w:pPr>
              <w:pStyle w:val="Compact"/>
            </w:pPr>
            <w:r>
              <w:t>Chlamydomonas_reinhardtii</w:t>
            </w:r>
          </w:p>
        </w:tc>
        <w:tc>
          <w:tcPr>
            <w:tcW w:w="1140" w:type="dxa"/>
          </w:tcPr>
          <w:p w14:paraId="70A420A1" w14:textId="77777777" w:rsidR="00C76A5C" w:rsidRDefault="002A147B">
            <w:pPr>
              <w:pStyle w:val="Compact"/>
              <w:jc w:val="right"/>
            </w:pPr>
            <w:r>
              <w:t>8</w:t>
            </w:r>
          </w:p>
        </w:tc>
        <w:tc>
          <w:tcPr>
            <w:tcW w:w="1800" w:type="dxa"/>
          </w:tcPr>
          <w:p w14:paraId="70A420A2" w14:textId="77777777" w:rsidR="00C76A5C" w:rsidRDefault="002A147B">
            <w:pPr>
              <w:pStyle w:val="Compact"/>
              <w:jc w:val="right"/>
            </w:pPr>
            <w:r>
              <w:t>24</w:t>
            </w:r>
          </w:p>
        </w:tc>
        <w:tc>
          <w:tcPr>
            <w:tcW w:w="1320" w:type="dxa"/>
          </w:tcPr>
          <w:p w14:paraId="70A420A3" w14:textId="77777777" w:rsidR="00C76A5C" w:rsidRDefault="002A147B">
            <w:pPr>
              <w:pStyle w:val="Compact"/>
              <w:jc w:val="right"/>
            </w:pPr>
            <w:r>
              <w:t>0.12228</w:t>
            </w:r>
          </w:p>
        </w:tc>
        <w:tc>
          <w:tcPr>
            <w:tcW w:w="1500" w:type="dxa"/>
          </w:tcPr>
          <w:p w14:paraId="70A420A4" w14:textId="77777777" w:rsidR="00C76A5C" w:rsidRDefault="002A147B">
            <w:pPr>
              <w:pStyle w:val="Compact"/>
              <w:jc w:val="right"/>
            </w:pPr>
            <w:r>
              <w:t>24</w:t>
            </w:r>
          </w:p>
        </w:tc>
        <w:tc>
          <w:tcPr>
            <w:tcW w:w="600" w:type="dxa"/>
          </w:tcPr>
          <w:p w14:paraId="70A420A5" w14:textId="77777777" w:rsidR="00C76A5C" w:rsidRDefault="002A147B">
            <w:pPr>
              <w:pStyle w:val="Compact"/>
              <w:jc w:val="right"/>
            </w:pPr>
            <w:r>
              <w:t>10.00</w:t>
            </w:r>
          </w:p>
        </w:tc>
      </w:tr>
      <w:tr w:rsidR="00C76A5C" w14:paraId="70A420AD" w14:textId="77777777">
        <w:tc>
          <w:tcPr>
            <w:tcW w:w="1560" w:type="dxa"/>
          </w:tcPr>
          <w:p w14:paraId="70A420A7" w14:textId="77777777" w:rsidR="00C76A5C" w:rsidRDefault="002A147B">
            <w:pPr>
              <w:pStyle w:val="Compact"/>
            </w:pPr>
            <w:r>
              <w:t>Chlamydomonas_reinhardtii</w:t>
            </w:r>
          </w:p>
        </w:tc>
        <w:tc>
          <w:tcPr>
            <w:tcW w:w="1140" w:type="dxa"/>
          </w:tcPr>
          <w:p w14:paraId="70A420A8" w14:textId="77777777" w:rsidR="00C76A5C" w:rsidRDefault="002A147B">
            <w:pPr>
              <w:pStyle w:val="Compact"/>
              <w:jc w:val="right"/>
            </w:pPr>
            <w:r>
              <w:t>8</w:t>
            </w:r>
          </w:p>
        </w:tc>
        <w:tc>
          <w:tcPr>
            <w:tcW w:w="1800" w:type="dxa"/>
          </w:tcPr>
          <w:p w14:paraId="70A420A9" w14:textId="77777777" w:rsidR="00C76A5C" w:rsidRDefault="002A147B">
            <w:pPr>
              <w:pStyle w:val="Compact"/>
              <w:jc w:val="right"/>
            </w:pPr>
            <w:r>
              <w:t>24</w:t>
            </w:r>
          </w:p>
        </w:tc>
        <w:tc>
          <w:tcPr>
            <w:tcW w:w="1320" w:type="dxa"/>
          </w:tcPr>
          <w:p w14:paraId="70A420AA" w14:textId="77777777" w:rsidR="00C76A5C" w:rsidRDefault="002A147B">
            <w:pPr>
              <w:pStyle w:val="Compact"/>
              <w:jc w:val="right"/>
            </w:pPr>
            <w:r>
              <w:t>0.12647</w:t>
            </w:r>
          </w:p>
        </w:tc>
        <w:tc>
          <w:tcPr>
            <w:tcW w:w="1500" w:type="dxa"/>
          </w:tcPr>
          <w:p w14:paraId="70A420AB" w14:textId="77777777" w:rsidR="00C76A5C" w:rsidRDefault="002A147B">
            <w:pPr>
              <w:pStyle w:val="Compact"/>
              <w:jc w:val="right"/>
            </w:pPr>
            <w:r>
              <w:t>24</w:t>
            </w:r>
          </w:p>
        </w:tc>
        <w:tc>
          <w:tcPr>
            <w:tcW w:w="600" w:type="dxa"/>
          </w:tcPr>
          <w:p w14:paraId="70A420AC" w14:textId="77777777" w:rsidR="00C76A5C" w:rsidRDefault="002A147B">
            <w:pPr>
              <w:pStyle w:val="Compact"/>
              <w:jc w:val="right"/>
            </w:pPr>
            <w:r>
              <w:t>30.00</w:t>
            </w:r>
          </w:p>
        </w:tc>
      </w:tr>
      <w:tr w:rsidR="00C76A5C" w14:paraId="70A420B4" w14:textId="77777777">
        <w:tc>
          <w:tcPr>
            <w:tcW w:w="1560" w:type="dxa"/>
          </w:tcPr>
          <w:p w14:paraId="70A420AE" w14:textId="77777777" w:rsidR="00C76A5C" w:rsidRDefault="002A147B">
            <w:pPr>
              <w:pStyle w:val="Compact"/>
            </w:pPr>
            <w:r>
              <w:t>Chlamydomonas_reinhardtii</w:t>
            </w:r>
          </w:p>
        </w:tc>
        <w:tc>
          <w:tcPr>
            <w:tcW w:w="1140" w:type="dxa"/>
          </w:tcPr>
          <w:p w14:paraId="70A420AF" w14:textId="77777777" w:rsidR="00C76A5C" w:rsidRDefault="002A147B">
            <w:pPr>
              <w:pStyle w:val="Compact"/>
              <w:jc w:val="right"/>
            </w:pPr>
            <w:r>
              <w:t>8</w:t>
            </w:r>
          </w:p>
        </w:tc>
        <w:tc>
          <w:tcPr>
            <w:tcW w:w="1800" w:type="dxa"/>
          </w:tcPr>
          <w:p w14:paraId="70A420B0" w14:textId="77777777" w:rsidR="00C76A5C" w:rsidRDefault="002A147B">
            <w:pPr>
              <w:pStyle w:val="Compact"/>
              <w:jc w:val="right"/>
            </w:pPr>
            <w:r>
              <w:t>24</w:t>
            </w:r>
          </w:p>
        </w:tc>
        <w:tc>
          <w:tcPr>
            <w:tcW w:w="1320" w:type="dxa"/>
          </w:tcPr>
          <w:p w14:paraId="70A420B1" w14:textId="77777777" w:rsidR="00C76A5C" w:rsidRDefault="002A147B">
            <w:pPr>
              <w:pStyle w:val="Compact"/>
              <w:jc w:val="right"/>
            </w:pPr>
            <w:r>
              <w:t>0.12666</w:t>
            </w:r>
          </w:p>
        </w:tc>
        <w:tc>
          <w:tcPr>
            <w:tcW w:w="1500" w:type="dxa"/>
          </w:tcPr>
          <w:p w14:paraId="70A420B2" w14:textId="77777777" w:rsidR="00C76A5C" w:rsidRDefault="002A147B">
            <w:pPr>
              <w:pStyle w:val="Compact"/>
              <w:jc w:val="right"/>
            </w:pPr>
            <w:r>
              <w:t>24</w:t>
            </w:r>
          </w:p>
        </w:tc>
        <w:tc>
          <w:tcPr>
            <w:tcW w:w="600" w:type="dxa"/>
          </w:tcPr>
          <w:p w14:paraId="70A420B3" w14:textId="77777777" w:rsidR="00C76A5C" w:rsidRDefault="002A147B">
            <w:pPr>
              <w:pStyle w:val="Compact"/>
              <w:jc w:val="right"/>
            </w:pPr>
            <w:r>
              <w:t>0.43</w:t>
            </w:r>
          </w:p>
        </w:tc>
      </w:tr>
      <w:tr w:rsidR="00C76A5C" w14:paraId="70A420BB" w14:textId="77777777">
        <w:tc>
          <w:tcPr>
            <w:tcW w:w="1560" w:type="dxa"/>
          </w:tcPr>
          <w:p w14:paraId="70A420B5" w14:textId="77777777" w:rsidR="00C76A5C" w:rsidRDefault="002A147B">
            <w:pPr>
              <w:pStyle w:val="Compact"/>
            </w:pPr>
            <w:r>
              <w:t>Chlamydomonas_reinhardtii</w:t>
            </w:r>
          </w:p>
        </w:tc>
        <w:tc>
          <w:tcPr>
            <w:tcW w:w="1140" w:type="dxa"/>
          </w:tcPr>
          <w:p w14:paraId="70A420B6" w14:textId="77777777" w:rsidR="00C76A5C" w:rsidRDefault="002A147B">
            <w:pPr>
              <w:pStyle w:val="Compact"/>
              <w:jc w:val="right"/>
            </w:pPr>
            <w:r>
              <w:t>8</w:t>
            </w:r>
          </w:p>
        </w:tc>
        <w:tc>
          <w:tcPr>
            <w:tcW w:w="1800" w:type="dxa"/>
          </w:tcPr>
          <w:p w14:paraId="70A420B7" w14:textId="77777777" w:rsidR="00C76A5C" w:rsidRDefault="002A147B">
            <w:pPr>
              <w:pStyle w:val="Compact"/>
              <w:jc w:val="right"/>
            </w:pPr>
            <w:r>
              <w:t>28</w:t>
            </w:r>
          </w:p>
        </w:tc>
        <w:tc>
          <w:tcPr>
            <w:tcW w:w="1320" w:type="dxa"/>
          </w:tcPr>
          <w:p w14:paraId="70A420B8" w14:textId="77777777" w:rsidR="00C76A5C" w:rsidRDefault="002A147B">
            <w:pPr>
              <w:pStyle w:val="Compact"/>
              <w:jc w:val="right"/>
            </w:pPr>
            <w:r>
              <w:t>0.12037</w:t>
            </w:r>
          </w:p>
        </w:tc>
        <w:tc>
          <w:tcPr>
            <w:tcW w:w="1500" w:type="dxa"/>
          </w:tcPr>
          <w:p w14:paraId="70A420B9" w14:textId="77777777" w:rsidR="00C76A5C" w:rsidRDefault="002A147B">
            <w:pPr>
              <w:pStyle w:val="Compact"/>
              <w:jc w:val="right"/>
            </w:pPr>
            <w:r>
              <w:t>24</w:t>
            </w:r>
          </w:p>
        </w:tc>
        <w:tc>
          <w:tcPr>
            <w:tcW w:w="600" w:type="dxa"/>
          </w:tcPr>
          <w:p w14:paraId="70A420BA" w14:textId="77777777" w:rsidR="00C76A5C" w:rsidRDefault="002A147B">
            <w:pPr>
              <w:pStyle w:val="Compact"/>
              <w:jc w:val="right"/>
            </w:pPr>
            <w:r>
              <w:t>10.00</w:t>
            </w:r>
          </w:p>
        </w:tc>
      </w:tr>
      <w:tr w:rsidR="00C76A5C" w14:paraId="70A420C2" w14:textId="77777777">
        <w:tc>
          <w:tcPr>
            <w:tcW w:w="1560" w:type="dxa"/>
          </w:tcPr>
          <w:p w14:paraId="70A420BC" w14:textId="77777777" w:rsidR="00C76A5C" w:rsidRDefault="002A147B">
            <w:pPr>
              <w:pStyle w:val="Compact"/>
            </w:pPr>
            <w:r>
              <w:t>Chlamydomonas_reinhardtii</w:t>
            </w:r>
          </w:p>
        </w:tc>
        <w:tc>
          <w:tcPr>
            <w:tcW w:w="1140" w:type="dxa"/>
          </w:tcPr>
          <w:p w14:paraId="70A420BD" w14:textId="77777777" w:rsidR="00C76A5C" w:rsidRDefault="002A147B">
            <w:pPr>
              <w:pStyle w:val="Compact"/>
              <w:jc w:val="right"/>
            </w:pPr>
            <w:r>
              <w:t>8</w:t>
            </w:r>
          </w:p>
        </w:tc>
        <w:tc>
          <w:tcPr>
            <w:tcW w:w="1800" w:type="dxa"/>
          </w:tcPr>
          <w:p w14:paraId="70A420BE" w14:textId="77777777" w:rsidR="00C76A5C" w:rsidRDefault="002A147B">
            <w:pPr>
              <w:pStyle w:val="Compact"/>
              <w:jc w:val="right"/>
            </w:pPr>
            <w:r>
              <w:t>28</w:t>
            </w:r>
          </w:p>
        </w:tc>
        <w:tc>
          <w:tcPr>
            <w:tcW w:w="1320" w:type="dxa"/>
          </w:tcPr>
          <w:p w14:paraId="70A420BF" w14:textId="77777777" w:rsidR="00C76A5C" w:rsidRDefault="002A147B">
            <w:pPr>
              <w:pStyle w:val="Compact"/>
              <w:jc w:val="right"/>
            </w:pPr>
            <w:r>
              <w:t>0.12442</w:t>
            </w:r>
          </w:p>
        </w:tc>
        <w:tc>
          <w:tcPr>
            <w:tcW w:w="1500" w:type="dxa"/>
          </w:tcPr>
          <w:p w14:paraId="70A420C0" w14:textId="77777777" w:rsidR="00C76A5C" w:rsidRDefault="002A147B">
            <w:pPr>
              <w:pStyle w:val="Compact"/>
              <w:jc w:val="right"/>
            </w:pPr>
            <w:r>
              <w:t>24</w:t>
            </w:r>
          </w:p>
        </w:tc>
        <w:tc>
          <w:tcPr>
            <w:tcW w:w="600" w:type="dxa"/>
          </w:tcPr>
          <w:p w14:paraId="70A420C1" w14:textId="77777777" w:rsidR="00C76A5C" w:rsidRDefault="002A147B">
            <w:pPr>
              <w:pStyle w:val="Compact"/>
              <w:jc w:val="right"/>
            </w:pPr>
            <w:r>
              <w:t>30.00</w:t>
            </w:r>
          </w:p>
        </w:tc>
      </w:tr>
      <w:tr w:rsidR="00C76A5C" w14:paraId="70A420C9" w14:textId="77777777">
        <w:tc>
          <w:tcPr>
            <w:tcW w:w="1560" w:type="dxa"/>
          </w:tcPr>
          <w:p w14:paraId="70A420C3" w14:textId="77777777" w:rsidR="00C76A5C" w:rsidRDefault="002A147B">
            <w:pPr>
              <w:pStyle w:val="Compact"/>
            </w:pPr>
            <w:r>
              <w:t>Chlamydomonas_reinhardtii</w:t>
            </w:r>
          </w:p>
        </w:tc>
        <w:tc>
          <w:tcPr>
            <w:tcW w:w="1140" w:type="dxa"/>
          </w:tcPr>
          <w:p w14:paraId="70A420C4" w14:textId="77777777" w:rsidR="00C76A5C" w:rsidRDefault="002A147B">
            <w:pPr>
              <w:pStyle w:val="Compact"/>
              <w:jc w:val="right"/>
            </w:pPr>
            <w:r>
              <w:t>8</w:t>
            </w:r>
          </w:p>
        </w:tc>
        <w:tc>
          <w:tcPr>
            <w:tcW w:w="1800" w:type="dxa"/>
          </w:tcPr>
          <w:p w14:paraId="70A420C5" w14:textId="77777777" w:rsidR="00C76A5C" w:rsidRDefault="002A147B">
            <w:pPr>
              <w:pStyle w:val="Compact"/>
              <w:jc w:val="right"/>
            </w:pPr>
            <w:r>
              <w:t>28</w:t>
            </w:r>
          </w:p>
        </w:tc>
        <w:tc>
          <w:tcPr>
            <w:tcW w:w="1320" w:type="dxa"/>
          </w:tcPr>
          <w:p w14:paraId="70A420C6" w14:textId="77777777" w:rsidR="00C76A5C" w:rsidRDefault="002A147B">
            <w:pPr>
              <w:pStyle w:val="Compact"/>
              <w:jc w:val="right"/>
            </w:pPr>
            <w:r>
              <w:t>0.12687</w:t>
            </w:r>
          </w:p>
        </w:tc>
        <w:tc>
          <w:tcPr>
            <w:tcW w:w="1500" w:type="dxa"/>
          </w:tcPr>
          <w:p w14:paraId="70A420C7" w14:textId="77777777" w:rsidR="00C76A5C" w:rsidRDefault="002A147B">
            <w:pPr>
              <w:pStyle w:val="Compact"/>
              <w:jc w:val="right"/>
            </w:pPr>
            <w:r>
              <w:t>24</w:t>
            </w:r>
          </w:p>
        </w:tc>
        <w:tc>
          <w:tcPr>
            <w:tcW w:w="600" w:type="dxa"/>
          </w:tcPr>
          <w:p w14:paraId="70A420C8" w14:textId="77777777" w:rsidR="00C76A5C" w:rsidRDefault="002A147B">
            <w:pPr>
              <w:pStyle w:val="Compact"/>
              <w:jc w:val="right"/>
            </w:pPr>
            <w:r>
              <w:t>0.43</w:t>
            </w:r>
          </w:p>
        </w:tc>
      </w:tr>
      <w:tr w:rsidR="00C76A5C" w14:paraId="70A420D0" w14:textId="77777777">
        <w:tc>
          <w:tcPr>
            <w:tcW w:w="1560" w:type="dxa"/>
          </w:tcPr>
          <w:p w14:paraId="70A420CA" w14:textId="77777777" w:rsidR="00C76A5C" w:rsidRDefault="002A147B">
            <w:pPr>
              <w:pStyle w:val="Compact"/>
            </w:pPr>
            <w:r>
              <w:t>Chlamydomonas_reinhardtii</w:t>
            </w:r>
          </w:p>
        </w:tc>
        <w:tc>
          <w:tcPr>
            <w:tcW w:w="1140" w:type="dxa"/>
          </w:tcPr>
          <w:p w14:paraId="70A420CB" w14:textId="77777777" w:rsidR="00C76A5C" w:rsidRDefault="002A147B">
            <w:pPr>
              <w:pStyle w:val="Compact"/>
              <w:jc w:val="right"/>
            </w:pPr>
            <w:r>
              <w:t>16</w:t>
            </w:r>
          </w:p>
        </w:tc>
        <w:tc>
          <w:tcPr>
            <w:tcW w:w="1800" w:type="dxa"/>
          </w:tcPr>
          <w:p w14:paraId="70A420CC" w14:textId="77777777" w:rsidR="00C76A5C" w:rsidRDefault="002A147B">
            <w:pPr>
              <w:pStyle w:val="Compact"/>
              <w:jc w:val="right"/>
            </w:pPr>
            <w:r>
              <w:t>12</w:t>
            </w:r>
          </w:p>
        </w:tc>
        <w:tc>
          <w:tcPr>
            <w:tcW w:w="1320" w:type="dxa"/>
          </w:tcPr>
          <w:p w14:paraId="70A420CD" w14:textId="77777777" w:rsidR="00C76A5C" w:rsidRDefault="002A147B">
            <w:pPr>
              <w:pStyle w:val="Compact"/>
              <w:jc w:val="right"/>
            </w:pPr>
            <w:r>
              <w:t>0.04879</w:t>
            </w:r>
          </w:p>
        </w:tc>
        <w:tc>
          <w:tcPr>
            <w:tcW w:w="1500" w:type="dxa"/>
          </w:tcPr>
          <w:p w14:paraId="70A420CE" w14:textId="77777777" w:rsidR="00C76A5C" w:rsidRDefault="002A147B">
            <w:pPr>
              <w:pStyle w:val="Compact"/>
              <w:jc w:val="right"/>
            </w:pPr>
            <w:r>
              <w:t>24</w:t>
            </w:r>
          </w:p>
        </w:tc>
        <w:tc>
          <w:tcPr>
            <w:tcW w:w="600" w:type="dxa"/>
          </w:tcPr>
          <w:p w14:paraId="70A420CF" w14:textId="77777777" w:rsidR="00C76A5C" w:rsidRDefault="002A147B">
            <w:pPr>
              <w:pStyle w:val="Compact"/>
              <w:jc w:val="right"/>
            </w:pPr>
            <w:r>
              <w:t>0.43</w:t>
            </w:r>
          </w:p>
        </w:tc>
      </w:tr>
      <w:tr w:rsidR="00C76A5C" w14:paraId="70A420D7" w14:textId="77777777">
        <w:tc>
          <w:tcPr>
            <w:tcW w:w="1560" w:type="dxa"/>
          </w:tcPr>
          <w:p w14:paraId="70A420D1" w14:textId="77777777" w:rsidR="00C76A5C" w:rsidRDefault="002A147B">
            <w:pPr>
              <w:pStyle w:val="Compact"/>
            </w:pPr>
            <w:r>
              <w:t>Chlamydomonas_reinhardtii</w:t>
            </w:r>
          </w:p>
        </w:tc>
        <w:tc>
          <w:tcPr>
            <w:tcW w:w="1140" w:type="dxa"/>
          </w:tcPr>
          <w:p w14:paraId="70A420D2" w14:textId="77777777" w:rsidR="00C76A5C" w:rsidRDefault="002A147B">
            <w:pPr>
              <w:pStyle w:val="Compact"/>
              <w:jc w:val="right"/>
            </w:pPr>
            <w:r>
              <w:t>16</w:t>
            </w:r>
          </w:p>
        </w:tc>
        <w:tc>
          <w:tcPr>
            <w:tcW w:w="1800" w:type="dxa"/>
          </w:tcPr>
          <w:p w14:paraId="70A420D3" w14:textId="77777777" w:rsidR="00C76A5C" w:rsidRDefault="002A147B">
            <w:pPr>
              <w:pStyle w:val="Compact"/>
              <w:jc w:val="right"/>
            </w:pPr>
            <w:r>
              <w:t>12</w:t>
            </w:r>
          </w:p>
        </w:tc>
        <w:tc>
          <w:tcPr>
            <w:tcW w:w="1320" w:type="dxa"/>
          </w:tcPr>
          <w:p w14:paraId="70A420D4" w14:textId="77777777" w:rsidR="00C76A5C" w:rsidRDefault="002A147B">
            <w:pPr>
              <w:pStyle w:val="Compact"/>
              <w:jc w:val="right"/>
            </w:pPr>
            <w:r>
              <w:t>0.05928</w:t>
            </w:r>
          </w:p>
        </w:tc>
        <w:tc>
          <w:tcPr>
            <w:tcW w:w="1500" w:type="dxa"/>
          </w:tcPr>
          <w:p w14:paraId="70A420D5" w14:textId="77777777" w:rsidR="00C76A5C" w:rsidRDefault="002A147B">
            <w:pPr>
              <w:pStyle w:val="Compact"/>
              <w:jc w:val="right"/>
            </w:pPr>
            <w:r>
              <w:t>24</w:t>
            </w:r>
          </w:p>
        </w:tc>
        <w:tc>
          <w:tcPr>
            <w:tcW w:w="600" w:type="dxa"/>
          </w:tcPr>
          <w:p w14:paraId="70A420D6" w14:textId="77777777" w:rsidR="00C76A5C" w:rsidRDefault="002A147B">
            <w:pPr>
              <w:pStyle w:val="Compact"/>
              <w:jc w:val="right"/>
            </w:pPr>
            <w:r>
              <w:t>0.43</w:t>
            </w:r>
          </w:p>
        </w:tc>
      </w:tr>
      <w:tr w:rsidR="00C76A5C" w14:paraId="70A420DE" w14:textId="77777777">
        <w:tc>
          <w:tcPr>
            <w:tcW w:w="1560" w:type="dxa"/>
          </w:tcPr>
          <w:p w14:paraId="70A420D8" w14:textId="77777777" w:rsidR="00C76A5C" w:rsidRDefault="002A147B">
            <w:pPr>
              <w:pStyle w:val="Compact"/>
            </w:pPr>
            <w:r>
              <w:t>Chlamydomonas_reinhardtii</w:t>
            </w:r>
          </w:p>
        </w:tc>
        <w:tc>
          <w:tcPr>
            <w:tcW w:w="1140" w:type="dxa"/>
          </w:tcPr>
          <w:p w14:paraId="70A420D9" w14:textId="77777777" w:rsidR="00C76A5C" w:rsidRDefault="002A147B">
            <w:pPr>
              <w:pStyle w:val="Compact"/>
              <w:jc w:val="right"/>
            </w:pPr>
            <w:r>
              <w:t>16</w:t>
            </w:r>
          </w:p>
        </w:tc>
        <w:tc>
          <w:tcPr>
            <w:tcW w:w="1800" w:type="dxa"/>
          </w:tcPr>
          <w:p w14:paraId="70A420DA" w14:textId="77777777" w:rsidR="00C76A5C" w:rsidRDefault="002A147B">
            <w:pPr>
              <w:pStyle w:val="Compact"/>
              <w:jc w:val="right"/>
            </w:pPr>
            <w:r>
              <w:t>12</w:t>
            </w:r>
          </w:p>
        </w:tc>
        <w:tc>
          <w:tcPr>
            <w:tcW w:w="1320" w:type="dxa"/>
          </w:tcPr>
          <w:p w14:paraId="70A420DB" w14:textId="77777777" w:rsidR="00C76A5C" w:rsidRDefault="002A147B">
            <w:pPr>
              <w:pStyle w:val="Compact"/>
              <w:jc w:val="right"/>
            </w:pPr>
            <w:r>
              <w:t>0.06074</w:t>
            </w:r>
          </w:p>
        </w:tc>
        <w:tc>
          <w:tcPr>
            <w:tcW w:w="1500" w:type="dxa"/>
          </w:tcPr>
          <w:p w14:paraId="70A420DC" w14:textId="77777777" w:rsidR="00C76A5C" w:rsidRDefault="002A147B">
            <w:pPr>
              <w:pStyle w:val="Compact"/>
              <w:jc w:val="right"/>
            </w:pPr>
            <w:r>
              <w:t>24</w:t>
            </w:r>
          </w:p>
        </w:tc>
        <w:tc>
          <w:tcPr>
            <w:tcW w:w="600" w:type="dxa"/>
          </w:tcPr>
          <w:p w14:paraId="70A420DD" w14:textId="77777777" w:rsidR="00C76A5C" w:rsidRDefault="002A147B">
            <w:pPr>
              <w:pStyle w:val="Compact"/>
              <w:jc w:val="right"/>
            </w:pPr>
            <w:r>
              <w:t>30.00</w:t>
            </w:r>
          </w:p>
        </w:tc>
      </w:tr>
      <w:tr w:rsidR="00C76A5C" w14:paraId="70A420E5" w14:textId="77777777">
        <w:tc>
          <w:tcPr>
            <w:tcW w:w="1560" w:type="dxa"/>
          </w:tcPr>
          <w:p w14:paraId="70A420DF" w14:textId="77777777" w:rsidR="00C76A5C" w:rsidRDefault="002A147B">
            <w:pPr>
              <w:pStyle w:val="Compact"/>
            </w:pPr>
            <w:r>
              <w:t>Chlamydomonas_reinhardtii</w:t>
            </w:r>
          </w:p>
        </w:tc>
        <w:tc>
          <w:tcPr>
            <w:tcW w:w="1140" w:type="dxa"/>
          </w:tcPr>
          <w:p w14:paraId="70A420E0" w14:textId="77777777" w:rsidR="00C76A5C" w:rsidRDefault="002A147B">
            <w:pPr>
              <w:pStyle w:val="Compact"/>
              <w:jc w:val="right"/>
            </w:pPr>
            <w:r>
              <w:t>16</w:t>
            </w:r>
          </w:p>
        </w:tc>
        <w:tc>
          <w:tcPr>
            <w:tcW w:w="1800" w:type="dxa"/>
          </w:tcPr>
          <w:p w14:paraId="70A420E1" w14:textId="77777777" w:rsidR="00C76A5C" w:rsidRDefault="002A147B">
            <w:pPr>
              <w:pStyle w:val="Compact"/>
              <w:jc w:val="right"/>
            </w:pPr>
            <w:r>
              <w:t>12</w:t>
            </w:r>
          </w:p>
        </w:tc>
        <w:tc>
          <w:tcPr>
            <w:tcW w:w="1320" w:type="dxa"/>
          </w:tcPr>
          <w:p w14:paraId="70A420E2" w14:textId="77777777" w:rsidR="00C76A5C" w:rsidRDefault="002A147B">
            <w:pPr>
              <w:pStyle w:val="Compact"/>
              <w:jc w:val="right"/>
            </w:pPr>
            <w:r>
              <w:t>0.06362</w:t>
            </w:r>
          </w:p>
        </w:tc>
        <w:tc>
          <w:tcPr>
            <w:tcW w:w="1500" w:type="dxa"/>
          </w:tcPr>
          <w:p w14:paraId="70A420E3" w14:textId="77777777" w:rsidR="00C76A5C" w:rsidRDefault="002A147B">
            <w:pPr>
              <w:pStyle w:val="Compact"/>
              <w:jc w:val="right"/>
            </w:pPr>
            <w:r>
              <w:t>24</w:t>
            </w:r>
          </w:p>
        </w:tc>
        <w:tc>
          <w:tcPr>
            <w:tcW w:w="600" w:type="dxa"/>
          </w:tcPr>
          <w:p w14:paraId="70A420E4" w14:textId="77777777" w:rsidR="00C76A5C" w:rsidRDefault="002A147B">
            <w:pPr>
              <w:pStyle w:val="Compact"/>
              <w:jc w:val="right"/>
            </w:pPr>
            <w:r>
              <w:t>10.00</w:t>
            </w:r>
          </w:p>
        </w:tc>
      </w:tr>
      <w:tr w:rsidR="00C76A5C" w14:paraId="70A420EC" w14:textId="77777777">
        <w:tc>
          <w:tcPr>
            <w:tcW w:w="1560" w:type="dxa"/>
          </w:tcPr>
          <w:p w14:paraId="70A420E6" w14:textId="77777777" w:rsidR="00C76A5C" w:rsidRDefault="002A147B">
            <w:pPr>
              <w:pStyle w:val="Compact"/>
            </w:pPr>
            <w:r>
              <w:t>Chlamydomonas_reinhardtii</w:t>
            </w:r>
          </w:p>
        </w:tc>
        <w:tc>
          <w:tcPr>
            <w:tcW w:w="1140" w:type="dxa"/>
          </w:tcPr>
          <w:p w14:paraId="70A420E7" w14:textId="77777777" w:rsidR="00C76A5C" w:rsidRDefault="002A147B">
            <w:pPr>
              <w:pStyle w:val="Compact"/>
              <w:jc w:val="right"/>
            </w:pPr>
            <w:r>
              <w:t>16</w:t>
            </w:r>
          </w:p>
        </w:tc>
        <w:tc>
          <w:tcPr>
            <w:tcW w:w="1800" w:type="dxa"/>
          </w:tcPr>
          <w:p w14:paraId="70A420E8" w14:textId="77777777" w:rsidR="00C76A5C" w:rsidRDefault="002A147B">
            <w:pPr>
              <w:pStyle w:val="Compact"/>
              <w:jc w:val="right"/>
            </w:pPr>
            <w:r>
              <w:t>16</w:t>
            </w:r>
          </w:p>
        </w:tc>
        <w:tc>
          <w:tcPr>
            <w:tcW w:w="1320" w:type="dxa"/>
          </w:tcPr>
          <w:p w14:paraId="70A420E9" w14:textId="77777777" w:rsidR="00C76A5C" w:rsidRDefault="002A147B">
            <w:pPr>
              <w:pStyle w:val="Compact"/>
              <w:jc w:val="right"/>
            </w:pPr>
            <w:r>
              <w:t>0.04670</w:t>
            </w:r>
          </w:p>
        </w:tc>
        <w:tc>
          <w:tcPr>
            <w:tcW w:w="1500" w:type="dxa"/>
          </w:tcPr>
          <w:p w14:paraId="70A420EA" w14:textId="77777777" w:rsidR="00C76A5C" w:rsidRDefault="002A147B">
            <w:pPr>
              <w:pStyle w:val="Compact"/>
              <w:jc w:val="right"/>
            </w:pPr>
            <w:r>
              <w:t>24</w:t>
            </w:r>
          </w:p>
        </w:tc>
        <w:tc>
          <w:tcPr>
            <w:tcW w:w="600" w:type="dxa"/>
          </w:tcPr>
          <w:p w14:paraId="70A420EB" w14:textId="77777777" w:rsidR="00C76A5C" w:rsidRDefault="002A147B">
            <w:pPr>
              <w:pStyle w:val="Compact"/>
              <w:jc w:val="right"/>
            </w:pPr>
            <w:r>
              <w:t>0.43</w:t>
            </w:r>
          </w:p>
        </w:tc>
      </w:tr>
      <w:tr w:rsidR="00C76A5C" w14:paraId="70A420F3" w14:textId="77777777">
        <w:tc>
          <w:tcPr>
            <w:tcW w:w="1560" w:type="dxa"/>
          </w:tcPr>
          <w:p w14:paraId="70A420ED" w14:textId="77777777" w:rsidR="00C76A5C" w:rsidRDefault="002A147B">
            <w:pPr>
              <w:pStyle w:val="Compact"/>
            </w:pPr>
            <w:r>
              <w:lastRenderedPageBreak/>
              <w:t>Chlamydomonas_reinhardtii</w:t>
            </w:r>
          </w:p>
        </w:tc>
        <w:tc>
          <w:tcPr>
            <w:tcW w:w="1140" w:type="dxa"/>
          </w:tcPr>
          <w:p w14:paraId="70A420EE" w14:textId="77777777" w:rsidR="00C76A5C" w:rsidRDefault="002A147B">
            <w:pPr>
              <w:pStyle w:val="Compact"/>
              <w:jc w:val="right"/>
            </w:pPr>
            <w:r>
              <w:t>16</w:t>
            </w:r>
          </w:p>
        </w:tc>
        <w:tc>
          <w:tcPr>
            <w:tcW w:w="1800" w:type="dxa"/>
          </w:tcPr>
          <w:p w14:paraId="70A420EF" w14:textId="77777777" w:rsidR="00C76A5C" w:rsidRDefault="002A147B">
            <w:pPr>
              <w:pStyle w:val="Compact"/>
              <w:jc w:val="right"/>
            </w:pPr>
            <w:r>
              <w:t>16</w:t>
            </w:r>
          </w:p>
        </w:tc>
        <w:tc>
          <w:tcPr>
            <w:tcW w:w="1320" w:type="dxa"/>
          </w:tcPr>
          <w:p w14:paraId="70A420F0" w14:textId="77777777" w:rsidR="00C76A5C" w:rsidRDefault="002A147B">
            <w:pPr>
              <w:pStyle w:val="Compact"/>
              <w:jc w:val="right"/>
            </w:pPr>
            <w:r>
              <w:t>0.05707</w:t>
            </w:r>
          </w:p>
        </w:tc>
        <w:tc>
          <w:tcPr>
            <w:tcW w:w="1500" w:type="dxa"/>
          </w:tcPr>
          <w:p w14:paraId="70A420F1" w14:textId="77777777" w:rsidR="00C76A5C" w:rsidRDefault="002A147B">
            <w:pPr>
              <w:pStyle w:val="Compact"/>
              <w:jc w:val="right"/>
            </w:pPr>
            <w:r>
              <w:t>24</w:t>
            </w:r>
          </w:p>
        </w:tc>
        <w:tc>
          <w:tcPr>
            <w:tcW w:w="600" w:type="dxa"/>
          </w:tcPr>
          <w:p w14:paraId="70A420F2" w14:textId="77777777" w:rsidR="00C76A5C" w:rsidRDefault="002A147B">
            <w:pPr>
              <w:pStyle w:val="Compact"/>
              <w:jc w:val="right"/>
            </w:pPr>
            <w:r>
              <w:t>10.00</w:t>
            </w:r>
          </w:p>
        </w:tc>
      </w:tr>
      <w:tr w:rsidR="00C76A5C" w14:paraId="70A420FA" w14:textId="77777777">
        <w:tc>
          <w:tcPr>
            <w:tcW w:w="1560" w:type="dxa"/>
          </w:tcPr>
          <w:p w14:paraId="70A420F4" w14:textId="77777777" w:rsidR="00C76A5C" w:rsidRDefault="002A147B">
            <w:pPr>
              <w:pStyle w:val="Compact"/>
            </w:pPr>
            <w:r>
              <w:t>Chlamydomonas_reinhardtii</w:t>
            </w:r>
          </w:p>
        </w:tc>
        <w:tc>
          <w:tcPr>
            <w:tcW w:w="1140" w:type="dxa"/>
          </w:tcPr>
          <w:p w14:paraId="70A420F5" w14:textId="77777777" w:rsidR="00C76A5C" w:rsidRDefault="002A147B">
            <w:pPr>
              <w:pStyle w:val="Compact"/>
              <w:jc w:val="right"/>
            </w:pPr>
            <w:r>
              <w:t>16</w:t>
            </w:r>
          </w:p>
        </w:tc>
        <w:tc>
          <w:tcPr>
            <w:tcW w:w="1800" w:type="dxa"/>
          </w:tcPr>
          <w:p w14:paraId="70A420F6" w14:textId="77777777" w:rsidR="00C76A5C" w:rsidRDefault="002A147B">
            <w:pPr>
              <w:pStyle w:val="Compact"/>
              <w:jc w:val="right"/>
            </w:pPr>
            <w:r>
              <w:t>16</w:t>
            </w:r>
          </w:p>
        </w:tc>
        <w:tc>
          <w:tcPr>
            <w:tcW w:w="1320" w:type="dxa"/>
          </w:tcPr>
          <w:p w14:paraId="70A420F7" w14:textId="77777777" w:rsidR="00C76A5C" w:rsidRDefault="002A147B">
            <w:pPr>
              <w:pStyle w:val="Compact"/>
              <w:jc w:val="right"/>
            </w:pPr>
            <w:r>
              <w:t>0.06164</w:t>
            </w:r>
          </w:p>
        </w:tc>
        <w:tc>
          <w:tcPr>
            <w:tcW w:w="1500" w:type="dxa"/>
          </w:tcPr>
          <w:p w14:paraId="70A420F8" w14:textId="77777777" w:rsidR="00C76A5C" w:rsidRDefault="002A147B">
            <w:pPr>
              <w:pStyle w:val="Compact"/>
              <w:jc w:val="right"/>
            </w:pPr>
            <w:r>
              <w:t>24</w:t>
            </w:r>
          </w:p>
        </w:tc>
        <w:tc>
          <w:tcPr>
            <w:tcW w:w="600" w:type="dxa"/>
          </w:tcPr>
          <w:p w14:paraId="70A420F9" w14:textId="77777777" w:rsidR="00C76A5C" w:rsidRDefault="002A147B">
            <w:pPr>
              <w:pStyle w:val="Compact"/>
              <w:jc w:val="right"/>
            </w:pPr>
            <w:r>
              <w:t>0.43</w:t>
            </w:r>
          </w:p>
        </w:tc>
      </w:tr>
      <w:tr w:rsidR="00C76A5C" w14:paraId="70A42101" w14:textId="77777777">
        <w:tc>
          <w:tcPr>
            <w:tcW w:w="1560" w:type="dxa"/>
          </w:tcPr>
          <w:p w14:paraId="70A420FB" w14:textId="77777777" w:rsidR="00C76A5C" w:rsidRDefault="002A147B">
            <w:pPr>
              <w:pStyle w:val="Compact"/>
            </w:pPr>
            <w:r>
              <w:t>Chlamydomonas_reinhardtii</w:t>
            </w:r>
          </w:p>
        </w:tc>
        <w:tc>
          <w:tcPr>
            <w:tcW w:w="1140" w:type="dxa"/>
          </w:tcPr>
          <w:p w14:paraId="70A420FC" w14:textId="77777777" w:rsidR="00C76A5C" w:rsidRDefault="002A147B">
            <w:pPr>
              <w:pStyle w:val="Compact"/>
              <w:jc w:val="right"/>
            </w:pPr>
            <w:r>
              <w:t>16</w:t>
            </w:r>
          </w:p>
        </w:tc>
        <w:tc>
          <w:tcPr>
            <w:tcW w:w="1800" w:type="dxa"/>
          </w:tcPr>
          <w:p w14:paraId="70A420FD" w14:textId="77777777" w:rsidR="00C76A5C" w:rsidRDefault="002A147B">
            <w:pPr>
              <w:pStyle w:val="Compact"/>
              <w:jc w:val="right"/>
            </w:pPr>
            <w:r>
              <w:t>16</w:t>
            </w:r>
          </w:p>
        </w:tc>
        <w:tc>
          <w:tcPr>
            <w:tcW w:w="1320" w:type="dxa"/>
          </w:tcPr>
          <w:p w14:paraId="70A420FE" w14:textId="77777777" w:rsidR="00C76A5C" w:rsidRDefault="002A147B">
            <w:pPr>
              <w:pStyle w:val="Compact"/>
              <w:jc w:val="right"/>
            </w:pPr>
            <w:r>
              <w:t>0.06606</w:t>
            </w:r>
          </w:p>
        </w:tc>
        <w:tc>
          <w:tcPr>
            <w:tcW w:w="1500" w:type="dxa"/>
          </w:tcPr>
          <w:p w14:paraId="70A420FF" w14:textId="77777777" w:rsidR="00C76A5C" w:rsidRDefault="002A147B">
            <w:pPr>
              <w:pStyle w:val="Compact"/>
              <w:jc w:val="right"/>
            </w:pPr>
            <w:r>
              <w:t>24</w:t>
            </w:r>
          </w:p>
        </w:tc>
        <w:tc>
          <w:tcPr>
            <w:tcW w:w="600" w:type="dxa"/>
          </w:tcPr>
          <w:p w14:paraId="70A42100" w14:textId="77777777" w:rsidR="00C76A5C" w:rsidRDefault="002A147B">
            <w:pPr>
              <w:pStyle w:val="Compact"/>
              <w:jc w:val="right"/>
            </w:pPr>
            <w:r>
              <w:t>30.00</w:t>
            </w:r>
          </w:p>
        </w:tc>
      </w:tr>
      <w:tr w:rsidR="00C76A5C" w14:paraId="70A42108" w14:textId="77777777">
        <w:tc>
          <w:tcPr>
            <w:tcW w:w="1560" w:type="dxa"/>
          </w:tcPr>
          <w:p w14:paraId="70A42102" w14:textId="77777777" w:rsidR="00C76A5C" w:rsidRDefault="002A147B">
            <w:pPr>
              <w:pStyle w:val="Compact"/>
            </w:pPr>
            <w:r>
              <w:t>Chlamydomonas_reinhardtii</w:t>
            </w:r>
          </w:p>
        </w:tc>
        <w:tc>
          <w:tcPr>
            <w:tcW w:w="1140" w:type="dxa"/>
          </w:tcPr>
          <w:p w14:paraId="70A42103" w14:textId="77777777" w:rsidR="00C76A5C" w:rsidRDefault="002A147B">
            <w:pPr>
              <w:pStyle w:val="Compact"/>
              <w:jc w:val="right"/>
            </w:pPr>
            <w:r>
              <w:t>16</w:t>
            </w:r>
          </w:p>
        </w:tc>
        <w:tc>
          <w:tcPr>
            <w:tcW w:w="1800" w:type="dxa"/>
          </w:tcPr>
          <w:p w14:paraId="70A42104" w14:textId="77777777" w:rsidR="00C76A5C" w:rsidRDefault="002A147B">
            <w:pPr>
              <w:pStyle w:val="Compact"/>
              <w:jc w:val="right"/>
            </w:pPr>
            <w:r>
              <w:t>20</w:t>
            </w:r>
          </w:p>
        </w:tc>
        <w:tc>
          <w:tcPr>
            <w:tcW w:w="1320" w:type="dxa"/>
          </w:tcPr>
          <w:p w14:paraId="70A42105" w14:textId="77777777" w:rsidR="00C76A5C" w:rsidRDefault="002A147B">
            <w:pPr>
              <w:pStyle w:val="Compact"/>
              <w:jc w:val="right"/>
            </w:pPr>
            <w:r>
              <w:t>0.05152</w:t>
            </w:r>
          </w:p>
        </w:tc>
        <w:tc>
          <w:tcPr>
            <w:tcW w:w="1500" w:type="dxa"/>
          </w:tcPr>
          <w:p w14:paraId="70A42106" w14:textId="77777777" w:rsidR="00C76A5C" w:rsidRDefault="002A147B">
            <w:pPr>
              <w:pStyle w:val="Compact"/>
              <w:jc w:val="right"/>
            </w:pPr>
            <w:r>
              <w:t>24</w:t>
            </w:r>
          </w:p>
        </w:tc>
        <w:tc>
          <w:tcPr>
            <w:tcW w:w="600" w:type="dxa"/>
          </w:tcPr>
          <w:p w14:paraId="70A42107" w14:textId="77777777" w:rsidR="00C76A5C" w:rsidRDefault="002A147B">
            <w:pPr>
              <w:pStyle w:val="Compact"/>
              <w:jc w:val="right"/>
            </w:pPr>
            <w:r>
              <w:t>0.43</w:t>
            </w:r>
          </w:p>
        </w:tc>
      </w:tr>
      <w:tr w:rsidR="00C76A5C" w14:paraId="70A4210F" w14:textId="77777777">
        <w:tc>
          <w:tcPr>
            <w:tcW w:w="1560" w:type="dxa"/>
          </w:tcPr>
          <w:p w14:paraId="70A42109" w14:textId="77777777" w:rsidR="00C76A5C" w:rsidRDefault="002A147B">
            <w:pPr>
              <w:pStyle w:val="Compact"/>
            </w:pPr>
            <w:r>
              <w:t>Chlamydomonas_reinhardtii</w:t>
            </w:r>
          </w:p>
        </w:tc>
        <w:tc>
          <w:tcPr>
            <w:tcW w:w="1140" w:type="dxa"/>
          </w:tcPr>
          <w:p w14:paraId="70A4210A" w14:textId="77777777" w:rsidR="00C76A5C" w:rsidRDefault="002A147B">
            <w:pPr>
              <w:pStyle w:val="Compact"/>
              <w:jc w:val="right"/>
            </w:pPr>
            <w:r>
              <w:t>16</w:t>
            </w:r>
          </w:p>
        </w:tc>
        <w:tc>
          <w:tcPr>
            <w:tcW w:w="1800" w:type="dxa"/>
          </w:tcPr>
          <w:p w14:paraId="70A4210B" w14:textId="77777777" w:rsidR="00C76A5C" w:rsidRDefault="002A147B">
            <w:pPr>
              <w:pStyle w:val="Compact"/>
              <w:jc w:val="right"/>
            </w:pPr>
            <w:r>
              <w:t>20</w:t>
            </w:r>
          </w:p>
        </w:tc>
        <w:tc>
          <w:tcPr>
            <w:tcW w:w="1320" w:type="dxa"/>
          </w:tcPr>
          <w:p w14:paraId="70A4210C" w14:textId="77777777" w:rsidR="00C76A5C" w:rsidRDefault="002A147B">
            <w:pPr>
              <w:pStyle w:val="Compact"/>
              <w:jc w:val="right"/>
            </w:pPr>
            <w:r>
              <w:t>0.06090</w:t>
            </w:r>
          </w:p>
        </w:tc>
        <w:tc>
          <w:tcPr>
            <w:tcW w:w="1500" w:type="dxa"/>
          </w:tcPr>
          <w:p w14:paraId="70A4210D" w14:textId="77777777" w:rsidR="00C76A5C" w:rsidRDefault="002A147B">
            <w:pPr>
              <w:pStyle w:val="Compact"/>
              <w:jc w:val="right"/>
            </w:pPr>
            <w:r>
              <w:t>24</w:t>
            </w:r>
          </w:p>
        </w:tc>
        <w:tc>
          <w:tcPr>
            <w:tcW w:w="600" w:type="dxa"/>
          </w:tcPr>
          <w:p w14:paraId="70A4210E" w14:textId="77777777" w:rsidR="00C76A5C" w:rsidRDefault="002A147B">
            <w:pPr>
              <w:pStyle w:val="Compact"/>
              <w:jc w:val="right"/>
            </w:pPr>
            <w:r>
              <w:t>0.43</w:t>
            </w:r>
          </w:p>
        </w:tc>
      </w:tr>
      <w:tr w:rsidR="00C76A5C" w14:paraId="70A42116" w14:textId="77777777">
        <w:tc>
          <w:tcPr>
            <w:tcW w:w="1560" w:type="dxa"/>
          </w:tcPr>
          <w:p w14:paraId="70A42110" w14:textId="77777777" w:rsidR="00C76A5C" w:rsidRDefault="002A147B">
            <w:pPr>
              <w:pStyle w:val="Compact"/>
            </w:pPr>
            <w:r>
              <w:t>Chlamydomonas_reinhardtii</w:t>
            </w:r>
          </w:p>
        </w:tc>
        <w:tc>
          <w:tcPr>
            <w:tcW w:w="1140" w:type="dxa"/>
          </w:tcPr>
          <w:p w14:paraId="70A42111" w14:textId="77777777" w:rsidR="00C76A5C" w:rsidRDefault="002A147B">
            <w:pPr>
              <w:pStyle w:val="Compact"/>
              <w:jc w:val="right"/>
            </w:pPr>
            <w:r>
              <w:t>16</w:t>
            </w:r>
          </w:p>
        </w:tc>
        <w:tc>
          <w:tcPr>
            <w:tcW w:w="1800" w:type="dxa"/>
          </w:tcPr>
          <w:p w14:paraId="70A42112" w14:textId="77777777" w:rsidR="00C76A5C" w:rsidRDefault="002A147B">
            <w:pPr>
              <w:pStyle w:val="Compact"/>
              <w:jc w:val="right"/>
            </w:pPr>
            <w:r>
              <w:t>20</w:t>
            </w:r>
          </w:p>
        </w:tc>
        <w:tc>
          <w:tcPr>
            <w:tcW w:w="1320" w:type="dxa"/>
          </w:tcPr>
          <w:p w14:paraId="70A42113" w14:textId="77777777" w:rsidR="00C76A5C" w:rsidRDefault="002A147B">
            <w:pPr>
              <w:pStyle w:val="Compact"/>
              <w:jc w:val="right"/>
            </w:pPr>
            <w:r>
              <w:t>0.06183</w:t>
            </w:r>
          </w:p>
        </w:tc>
        <w:tc>
          <w:tcPr>
            <w:tcW w:w="1500" w:type="dxa"/>
          </w:tcPr>
          <w:p w14:paraId="70A42114" w14:textId="77777777" w:rsidR="00C76A5C" w:rsidRDefault="002A147B">
            <w:pPr>
              <w:pStyle w:val="Compact"/>
              <w:jc w:val="right"/>
            </w:pPr>
            <w:r>
              <w:t>24</w:t>
            </w:r>
          </w:p>
        </w:tc>
        <w:tc>
          <w:tcPr>
            <w:tcW w:w="600" w:type="dxa"/>
          </w:tcPr>
          <w:p w14:paraId="70A42115" w14:textId="77777777" w:rsidR="00C76A5C" w:rsidRDefault="002A147B">
            <w:pPr>
              <w:pStyle w:val="Compact"/>
              <w:jc w:val="right"/>
            </w:pPr>
            <w:r>
              <w:t>10.00</w:t>
            </w:r>
          </w:p>
        </w:tc>
      </w:tr>
      <w:tr w:rsidR="00C76A5C" w14:paraId="70A4211D" w14:textId="77777777">
        <w:tc>
          <w:tcPr>
            <w:tcW w:w="1560" w:type="dxa"/>
          </w:tcPr>
          <w:p w14:paraId="70A42117" w14:textId="77777777" w:rsidR="00C76A5C" w:rsidRDefault="002A147B">
            <w:pPr>
              <w:pStyle w:val="Compact"/>
            </w:pPr>
            <w:r>
              <w:t>Chlamydomonas_reinhardtii</w:t>
            </w:r>
          </w:p>
        </w:tc>
        <w:tc>
          <w:tcPr>
            <w:tcW w:w="1140" w:type="dxa"/>
          </w:tcPr>
          <w:p w14:paraId="70A42118" w14:textId="77777777" w:rsidR="00C76A5C" w:rsidRDefault="002A147B">
            <w:pPr>
              <w:pStyle w:val="Compact"/>
              <w:jc w:val="right"/>
            </w:pPr>
            <w:r>
              <w:t>16</w:t>
            </w:r>
          </w:p>
        </w:tc>
        <w:tc>
          <w:tcPr>
            <w:tcW w:w="1800" w:type="dxa"/>
          </w:tcPr>
          <w:p w14:paraId="70A42119" w14:textId="77777777" w:rsidR="00C76A5C" w:rsidRDefault="002A147B">
            <w:pPr>
              <w:pStyle w:val="Compact"/>
              <w:jc w:val="right"/>
            </w:pPr>
            <w:r>
              <w:t>20</w:t>
            </w:r>
          </w:p>
        </w:tc>
        <w:tc>
          <w:tcPr>
            <w:tcW w:w="1320" w:type="dxa"/>
          </w:tcPr>
          <w:p w14:paraId="70A4211A" w14:textId="77777777" w:rsidR="00C76A5C" w:rsidRDefault="002A147B">
            <w:pPr>
              <w:pStyle w:val="Compact"/>
              <w:jc w:val="right"/>
            </w:pPr>
            <w:r>
              <w:t>0.06414</w:t>
            </w:r>
          </w:p>
        </w:tc>
        <w:tc>
          <w:tcPr>
            <w:tcW w:w="1500" w:type="dxa"/>
          </w:tcPr>
          <w:p w14:paraId="70A4211B" w14:textId="77777777" w:rsidR="00C76A5C" w:rsidRDefault="002A147B">
            <w:pPr>
              <w:pStyle w:val="Compact"/>
              <w:jc w:val="right"/>
            </w:pPr>
            <w:r>
              <w:t>24</w:t>
            </w:r>
          </w:p>
        </w:tc>
        <w:tc>
          <w:tcPr>
            <w:tcW w:w="600" w:type="dxa"/>
          </w:tcPr>
          <w:p w14:paraId="70A4211C" w14:textId="77777777" w:rsidR="00C76A5C" w:rsidRDefault="002A147B">
            <w:pPr>
              <w:pStyle w:val="Compact"/>
              <w:jc w:val="right"/>
            </w:pPr>
            <w:r>
              <w:t>30.00</w:t>
            </w:r>
          </w:p>
        </w:tc>
      </w:tr>
      <w:tr w:rsidR="00C76A5C" w14:paraId="70A42124" w14:textId="77777777">
        <w:tc>
          <w:tcPr>
            <w:tcW w:w="1560" w:type="dxa"/>
          </w:tcPr>
          <w:p w14:paraId="70A4211E" w14:textId="77777777" w:rsidR="00C76A5C" w:rsidRDefault="002A147B">
            <w:pPr>
              <w:pStyle w:val="Compact"/>
            </w:pPr>
            <w:r>
              <w:t>Chlamydomonas_reinhardtii</w:t>
            </w:r>
          </w:p>
        </w:tc>
        <w:tc>
          <w:tcPr>
            <w:tcW w:w="1140" w:type="dxa"/>
          </w:tcPr>
          <w:p w14:paraId="70A4211F" w14:textId="77777777" w:rsidR="00C76A5C" w:rsidRDefault="002A147B">
            <w:pPr>
              <w:pStyle w:val="Compact"/>
              <w:jc w:val="right"/>
            </w:pPr>
            <w:r>
              <w:t>16</w:t>
            </w:r>
          </w:p>
        </w:tc>
        <w:tc>
          <w:tcPr>
            <w:tcW w:w="1800" w:type="dxa"/>
          </w:tcPr>
          <w:p w14:paraId="70A42120" w14:textId="77777777" w:rsidR="00C76A5C" w:rsidRDefault="002A147B">
            <w:pPr>
              <w:pStyle w:val="Compact"/>
              <w:jc w:val="right"/>
            </w:pPr>
            <w:r>
              <w:t>24</w:t>
            </w:r>
          </w:p>
        </w:tc>
        <w:tc>
          <w:tcPr>
            <w:tcW w:w="1320" w:type="dxa"/>
          </w:tcPr>
          <w:p w14:paraId="70A42121" w14:textId="77777777" w:rsidR="00C76A5C" w:rsidRDefault="002A147B">
            <w:pPr>
              <w:pStyle w:val="Compact"/>
              <w:jc w:val="right"/>
            </w:pPr>
            <w:r>
              <w:t>0.05254</w:t>
            </w:r>
          </w:p>
        </w:tc>
        <w:tc>
          <w:tcPr>
            <w:tcW w:w="1500" w:type="dxa"/>
          </w:tcPr>
          <w:p w14:paraId="70A42122" w14:textId="77777777" w:rsidR="00C76A5C" w:rsidRDefault="002A147B">
            <w:pPr>
              <w:pStyle w:val="Compact"/>
              <w:jc w:val="right"/>
            </w:pPr>
            <w:r>
              <w:t>24</w:t>
            </w:r>
          </w:p>
        </w:tc>
        <w:tc>
          <w:tcPr>
            <w:tcW w:w="600" w:type="dxa"/>
          </w:tcPr>
          <w:p w14:paraId="70A42123" w14:textId="77777777" w:rsidR="00C76A5C" w:rsidRDefault="002A147B">
            <w:pPr>
              <w:pStyle w:val="Compact"/>
              <w:jc w:val="right"/>
            </w:pPr>
            <w:r>
              <w:t>0.43</w:t>
            </w:r>
          </w:p>
        </w:tc>
      </w:tr>
      <w:tr w:rsidR="00C76A5C" w14:paraId="70A4212B" w14:textId="77777777">
        <w:tc>
          <w:tcPr>
            <w:tcW w:w="1560" w:type="dxa"/>
          </w:tcPr>
          <w:p w14:paraId="70A42125" w14:textId="77777777" w:rsidR="00C76A5C" w:rsidRDefault="002A147B">
            <w:pPr>
              <w:pStyle w:val="Compact"/>
            </w:pPr>
            <w:r>
              <w:t>Chlamydomonas_reinhardtii</w:t>
            </w:r>
          </w:p>
        </w:tc>
        <w:tc>
          <w:tcPr>
            <w:tcW w:w="1140" w:type="dxa"/>
          </w:tcPr>
          <w:p w14:paraId="70A42126" w14:textId="77777777" w:rsidR="00C76A5C" w:rsidRDefault="002A147B">
            <w:pPr>
              <w:pStyle w:val="Compact"/>
              <w:jc w:val="right"/>
            </w:pPr>
            <w:r>
              <w:t>16</w:t>
            </w:r>
          </w:p>
        </w:tc>
        <w:tc>
          <w:tcPr>
            <w:tcW w:w="1800" w:type="dxa"/>
          </w:tcPr>
          <w:p w14:paraId="70A42127" w14:textId="77777777" w:rsidR="00C76A5C" w:rsidRDefault="002A147B">
            <w:pPr>
              <w:pStyle w:val="Compact"/>
              <w:jc w:val="right"/>
            </w:pPr>
            <w:r>
              <w:t>24</w:t>
            </w:r>
          </w:p>
        </w:tc>
        <w:tc>
          <w:tcPr>
            <w:tcW w:w="1320" w:type="dxa"/>
          </w:tcPr>
          <w:p w14:paraId="70A42128" w14:textId="77777777" w:rsidR="00C76A5C" w:rsidRDefault="002A147B">
            <w:pPr>
              <w:pStyle w:val="Compact"/>
              <w:jc w:val="right"/>
            </w:pPr>
            <w:r>
              <w:t>0.06109</w:t>
            </w:r>
          </w:p>
        </w:tc>
        <w:tc>
          <w:tcPr>
            <w:tcW w:w="1500" w:type="dxa"/>
          </w:tcPr>
          <w:p w14:paraId="70A42129" w14:textId="77777777" w:rsidR="00C76A5C" w:rsidRDefault="002A147B">
            <w:pPr>
              <w:pStyle w:val="Compact"/>
              <w:jc w:val="right"/>
            </w:pPr>
            <w:r>
              <w:t>24</w:t>
            </w:r>
          </w:p>
        </w:tc>
        <w:tc>
          <w:tcPr>
            <w:tcW w:w="600" w:type="dxa"/>
          </w:tcPr>
          <w:p w14:paraId="70A4212A" w14:textId="77777777" w:rsidR="00C76A5C" w:rsidRDefault="002A147B">
            <w:pPr>
              <w:pStyle w:val="Compact"/>
              <w:jc w:val="right"/>
            </w:pPr>
            <w:r>
              <w:t>0.43</w:t>
            </w:r>
          </w:p>
        </w:tc>
      </w:tr>
      <w:tr w:rsidR="00C76A5C" w14:paraId="70A42132" w14:textId="77777777">
        <w:tc>
          <w:tcPr>
            <w:tcW w:w="1560" w:type="dxa"/>
          </w:tcPr>
          <w:p w14:paraId="70A4212C" w14:textId="77777777" w:rsidR="00C76A5C" w:rsidRDefault="002A147B">
            <w:pPr>
              <w:pStyle w:val="Compact"/>
            </w:pPr>
            <w:r>
              <w:t>Chlamydomonas_reinhardtii</w:t>
            </w:r>
          </w:p>
        </w:tc>
        <w:tc>
          <w:tcPr>
            <w:tcW w:w="1140" w:type="dxa"/>
          </w:tcPr>
          <w:p w14:paraId="70A4212D" w14:textId="77777777" w:rsidR="00C76A5C" w:rsidRDefault="002A147B">
            <w:pPr>
              <w:pStyle w:val="Compact"/>
              <w:jc w:val="right"/>
            </w:pPr>
            <w:r>
              <w:t>16</w:t>
            </w:r>
          </w:p>
        </w:tc>
        <w:tc>
          <w:tcPr>
            <w:tcW w:w="1800" w:type="dxa"/>
          </w:tcPr>
          <w:p w14:paraId="70A4212E" w14:textId="77777777" w:rsidR="00C76A5C" w:rsidRDefault="002A147B">
            <w:pPr>
              <w:pStyle w:val="Compact"/>
              <w:jc w:val="right"/>
            </w:pPr>
            <w:r>
              <w:t>24</w:t>
            </w:r>
          </w:p>
        </w:tc>
        <w:tc>
          <w:tcPr>
            <w:tcW w:w="1320" w:type="dxa"/>
          </w:tcPr>
          <w:p w14:paraId="70A4212F" w14:textId="77777777" w:rsidR="00C76A5C" w:rsidRDefault="002A147B">
            <w:pPr>
              <w:pStyle w:val="Compact"/>
              <w:jc w:val="right"/>
            </w:pPr>
            <w:r>
              <w:t>0.06243</w:t>
            </w:r>
          </w:p>
        </w:tc>
        <w:tc>
          <w:tcPr>
            <w:tcW w:w="1500" w:type="dxa"/>
          </w:tcPr>
          <w:p w14:paraId="70A42130" w14:textId="77777777" w:rsidR="00C76A5C" w:rsidRDefault="002A147B">
            <w:pPr>
              <w:pStyle w:val="Compact"/>
              <w:jc w:val="right"/>
            </w:pPr>
            <w:r>
              <w:t>24</w:t>
            </w:r>
          </w:p>
        </w:tc>
        <w:tc>
          <w:tcPr>
            <w:tcW w:w="600" w:type="dxa"/>
          </w:tcPr>
          <w:p w14:paraId="70A42131" w14:textId="77777777" w:rsidR="00C76A5C" w:rsidRDefault="002A147B">
            <w:pPr>
              <w:pStyle w:val="Compact"/>
              <w:jc w:val="right"/>
            </w:pPr>
            <w:r>
              <w:t>10.00</w:t>
            </w:r>
          </w:p>
        </w:tc>
      </w:tr>
      <w:tr w:rsidR="00C76A5C" w14:paraId="70A42139" w14:textId="77777777">
        <w:tc>
          <w:tcPr>
            <w:tcW w:w="1560" w:type="dxa"/>
          </w:tcPr>
          <w:p w14:paraId="70A42133" w14:textId="77777777" w:rsidR="00C76A5C" w:rsidRDefault="002A147B">
            <w:pPr>
              <w:pStyle w:val="Compact"/>
            </w:pPr>
            <w:r>
              <w:t>Chlamydomonas_reinhardtii</w:t>
            </w:r>
          </w:p>
        </w:tc>
        <w:tc>
          <w:tcPr>
            <w:tcW w:w="1140" w:type="dxa"/>
          </w:tcPr>
          <w:p w14:paraId="70A42134" w14:textId="77777777" w:rsidR="00C76A5C" w:rsidRDefault="002A147B">
            <w:pPr>
              <w:pStyle w:val="Compact"/>
              <w:jc w:val="right"/>
            </w:pPr>
            <w:r>
              <w:t>16</w:t>
            </w:r>
          </w:p>
        </w:tc>
        <w:tc>
          <w:tcPr>
            <w:tcW w:w="1800" w:type="dxa"/>
          </w:tcPr>
          <w:p w14:paraId="70A42135" w14:textId="77777777" w:rsidR="00C76A5C" w:rsidRDefault="002A147B">
            <w:pPr>
              <w:pStyle w:val="Compact"/>
              <w:jc w:val="right"/>
            </w:pPr>
            <w:r>
              <w:t>24</w:t>
            </w:r>
          </w:p>
        </w:tc>
        <w:tc>
          <w:tcPr>
            <w:tcW w:w="1320" w:type="dxa"/>
          </w:tcPr>
          <w:p w14:paraId="70A42136" w14:textId="77777777" w:rsidR="00C76A5C" w:rsidRDefault="002A147B">
            <w:pPr>
              <w:pStyle w:val="Compact"/>
              <w:jc w:val="right"/>
            </w:pPr>
            <w:r>
              <w:t>0.06319</w:t>
            </w:r>
          </w:p>
        </w:tc>
        <w:tc>
          <w:tcPr>
            <w:tcW w:w="1500" w:type="dxa"/>
          </w:tcPr>
          <w:p w14:paraId="70A42137" w14:textId="77777777" w:rsidR="00C76A5C" w:rsidRDefault="002A147B">
            <w:pPr>
              <w:pStyle w:val="Compact"/>
              <w:jc w:val="right"/>
            </w:pPr>
            <w:r>
              <w:t>24</w:t>
            </w:r>
          </w:p>
        </w:tc>
        <w:tc>
          <w:tcPr>
            <w:tcW w:w="600" w:type="dxa"/>
          </w:tcPr>
          <w:p w14:paraId="70A42138" w14:textId="77777777" w:rsidR="00C76A5C" w:rsidRDefault="002A147B">
            <w:pPr>
              <w:pStyle w:val="Compact"/>
              <w:jc w:val="right"/>
            </w:pPr>
            <w:r>
              <w:t>30.00</w:t>
            </w:r>
          </w:p>
        </w:tc>
      </w:tr>
      <w:tr w:rsidR="00C76A5C" w14:paraId="70A42140" w14:textId="77777777">
        <w:tc>
          <w:tcPr>
            <w:tcW w:w="1560" w:type="dxa"/>
          </w:tcPr>
          <w:p w14:paraId="70A4213A" w14:textId="77777777" w:rsidR="00C76A5C" w:rsidRDefault="002A147B">
            <w:pPr>
              <w:pStyle w:val="Compact"/>
            </w:pPr>
            <w:r>
              <w:t>Chlamydomonas_reinhardtii</w:t>
            </w:r>
          </w:p>
        </w:tc>
        <w:tc>
          <w:tcPr>
            <w:tcW w:w="1140" w:type="dxa"/>
          </w:tcPr>
          <w:p w14:paraId="70A4213B" w14:textId="77777777" w:rsidR="00C76A5C" w:rsidRDefault="002A147B">
            <w:pPr>
              <w:pStyle w:val="Compact"/>
              <w:jc w:val="right"/>
            </w:pPr>
            <w:r>
              <w:t>16</w:t>
            </w:r>
          </w:p>
        </w:tc>
        <w:tc>
          <w:tcPr>
            <w:tcW w:w="1800" w:type="dxa"/>
          </w:tcPr>
          <w:p w14:paraId="70A4213C" w14:textId="77777777" w:rsidR="00C76A5C" w:rsidRDefault="002A147B">
            <w:pPr>
              <w:pStyle w:val="Compact"/>
              <w:jc w:val="right"/>
            </w:pPr>
            <w:r>
              <w:t>28</w:t>
            </w:r>
          </w:p>
        </w:tc>
        <w:tc>
          <w:tcPr>
            <w:tcW w:w="1320" w:type="dxa"/>
          </w:tcPr>
          <w:p w14:paraId="70A4213D" w14:textId="77777777" w:rsidR="00C76A5C" w:rsidRDefault="002A147B">
            <w:pPr>
              <w:pStyle w:val="Compact"/>
              <w:jc w:val="right"/>
            </w:pPr>
            <w:r>
              <w:t>0.06066</w:t>
            </w:r>
          </w:p>
        </w:tc>
        <w:tc>
          <w:tcPr>
            <w:tcW w:w="1500" w:type="dxa"/>
          </w:tcPr>
          <w:p w14:paraId="70A4213E" w14:textId="77777777" w:rsidR="00C76A5C" w:rsidRDefault="002A147B">
            <w:pPr>
              <w:pStyle w:val="Compact"/>
              <w:jc w:val="right"/>
            </w:pPr>
            <w:r>
              <w:t>24</w:t>
            </w:r>
          </w:p>
        </w:tc>
        <w:tc>
          <w:tcPr>
            <w:tcW w:w="600" w:type="dxa"/>
          </w:tcPr>
          <w:p w14:paraId="70A4213F" w14:textId="77777777" w:rsidR="00C76A5C" w:rsidRDefault="002A147B">
            <w:pPr>
              <w:pStyle w:val="Compact"/>
              <w:jc w:val="right"/>
            </w:pPr>
            <w:r>
              <w:t>10.00</w:t>
            </w:r>
          </w:p>
        </w:tc>
      </w:tr>
      <w:tr w:rsidR="00C76A5C" w14:paraId="70A42147" w14:textId="77777777">
        <w:tc>
          <w:tcPr>
            <w:tcW w:w="1560" w:type="dxa"/>
          </w:tcPr>
          <w:p w14:paraId="70A42141" w14:textId="77777777" w:rsidR="00C76A5C" w:rsidRDefault="002A147B">
            <w:pPr>
              <w:pStyle w:val="Compact"/>
            </w:pPr>
            <w:r>
              <w:t>Chlamydomonas_reinhardtii</w:t>
            </w:r>
          </w:p>
        </w:tc>
        <w:tc>
          <w:tcPr>
            <w:tcW w:w="1140" w:type="dxa"/>
          </w:tcPr>
          <w:p w14:paraId="70A42142" w14:textId="77777777" w:rsidR="00C76A5C" w:rsidRDefault="002A147B">
            <w:pPr>
              <w:pStyle w:val="Compact"/>
              <w:jc w:val="right"/>
            </w:pPr>
            <w:r>
              <w:t>16</w:t>
            </w:r>
          </w:p>
        </w:tc>
        <w:tc>
          <w:tcPr>
            <w:tcW w:w="1800" w:type="dxa"/>
          </w:tcPr>
          <w:p w14:paraId="70A42143" w14:textId="77777777" w:rsidR="00C76A5C" w:rsidRDefault="002A147B">
            <w:pPr>
              <w:pStyle w:val="Compact"/>
              <w:jc w:val="right"/>
            </w:pPr>
            <w:r>
              <w:t>28</w:t>
            </w:r>
          </w:p>
        </w:tc>
        <w:tc>
          <w:tcPr>
            <w:tcW w:w="1320" w:type="dxa"/>
          </w:tcPr>
          <w:p w14:paraId="70A42144" w14:textId="77777777" w:rsidR="00C76A5C" w:rsidRDefault="002A147B">
            <w:pPr>
              <w:pStyle w:val="Compact"/>
              <w:jc w:val="right"/>
            </w:pPr>
            <w:r>
              <w:t>0.06091</w:t>
            </w:r>
          </w:p>
        </w:tc>
        <w:tc>
          <w:tcPr>
            <w:tcW w:w="1500" w:type="dxa"/>
          </w:tcPr>
          <w:p w14:paraId="70A42145" w14:textId="77777777" w:rsidR="00C76A5C" w:rsidRDefault="002A147B">
            <w:pPr>
              <w:pStyle w:val="Compact"/>
              <w:jc w:val="right"/>
            </w:pPr>
            <w:r>
              <w:t>24</w:t>
            </w:r>
          </w:p>
        </w:tc>
        <w:tc>
          <w:tcPr>
            <w:tcW w:w="600" w:type="dxa"/>
          </w:tcPr>
          <w:p w14:paraId="70A42146" w14:textId="77777777" w:rsidR="00C76A5C" w:rsidRDefault="002A147B">
            <w:pPr>
              <w:pStyle w:val="Compact"/>
              <w:jc w:val="right"/>
            </w:pPr>
            <w:r>
              <w:t>0.43</w:t>
            </w:r>
          </w:p>
        </w:tc>
      </w:tr>
      <w:tr w:rsidR="00C76A5C" w14:paraId="70A4214E" w14:textId="77777777">
        <w:tc>
          <w:tcPr>
            <w:tcW w:w="1560" w:type="dxa"/>
          </w:tcPr>
          <w:p w14:paraId="70A42148" w14:textId="77777777" w:rsidR="00C76A5C" w:rsidRDefault="002A147B">
            <w:pPr>
              <w:pStyle w:val="Compact"/>
            </w:pPr>
            <w:r>
              <w:t>Chlamydomonas_reinhardtii</w:t>
            </w:r>
          </w:p>
        </w:tc>
        <w:tc>
          <w:tcPr>
            <w:tcW w:w="1140" w:type="dxa"/>
          </w:tcPr>
          <w:p w14:paraId="70A42149" w14:textId="77777777" w:rsidR="00C76A5C" w:rsidRDefault="002A147B">
            <w:pPr>
              <w:pStyle w:val="Compact"/>
              <w:jc w:val="right"/>
            </w:pPr>
            <w:r>
              <w:t>16</w:t>
            </w:r>
          </w:p>
        </w:tc>
        <w:tc>
          <w:tcPr>
            <w:tcW w:w="1800" w:type="dxa"/>
          </w:tcPr>
          <w:p w14:paraId="70A4214A" w14:textId="77777777" w:rsidR="00C76A5C" w:rsidRDefault="002A147B">
            <w:pPr>
              <w:pStyle w:val="Compact"/>
              <w:jc w:val="right"/>
            </w:pPr>
            <w:r>
              <w:t>28</w:t>
            </w:r>
          </w:p>
        </w:tc>
        <w:tc>
          <w:tcPr>
            <w:tcW w:w="1320" w:type="dxa"/>
          </w:tcPr>
          <w:p w14:paraId="70A4214B" w14:textId="77777777" w:rsidR="00C76A5C" w:rsidRDefault="002A147B">
            <w:pPr>
              <w:pStyle w:val="Compact"/>
              <w:jc w:val="right"/>
            </w:pPr>
            <w:r>
              <w:t>0.06236</w:t>
            </w:r>
          </w:p>
        </w:tc>
        <w:tc>
          <w:tcPr>
            <w:tcW w:w="1500" w:type="dxa"/>
          </w:tcPr>
          <w:p w14:paraId="70A4214C" w14:textId="77777777" w:rsidR="00C76A5C" w:rsidRDefault="002A147B">
            <w:pPr>
              <w:pStyle w:val="Compact"/>
              <w:jc w:val="right"/>
            </w:pPr>
            <w:r>
              <w:t>24</w:t>
            </w:r>
          </w:p>
        </w:tc>
        <w:tc>
          <w:tcPr>
            <w:tcW w:w="600" w:type="dxa"/>
          </w:tcPr>
          <w:p w14:paraId="70A4214D" w14:textId="77777777" w:rsidR="00C76A5C" w:rsidRDefault="002A147B">
            <w:pPr>
              <w:pStyle w:val="Compact"/>
              <w:jc w:val="right"/>
            </w:pPr>
            <w:r>
              <w:t>30.00</w:t>
            </w:r>
          </w:p>
        </w:tc>
      </w:tr>
      <w:tr w:rsidR="00C76A5C" w14:paraId="70A42155" w14:textId="77777777">
        <w:tc>
          <w:tcPr>
            <w:tcW w:w="1560" w:type="dxa"/>
          </w:tcPr>
          <w:p w14:paraId="70A4214F" w14:textId="77777777" w:rsidR="00C76A5C" w:rsidRDefault="002A147B">
            <w:pPr>
              <w:pStyle w:val="Compact"/>
            </w:pPr>
            <w:r>
              <w:t>Fragilariopsis_cylindrus</w:t>
            </w:r>
          </w:p>
        </w:tc>
        <w:tc>
          <w:tcPr>
            <w:tcW w:w="1140" w:type="dxa"/>
          </w:tcPr>
          <w:p w14:paraId="70A42150" w14:textId="77777777" w:rsidR="00C76A5C" w:rsidRDefault="002A147B">
            <w:pPr>
              <w:pStyle w:val="Compact"/>
              <w:jc w:val="right"/>
            </w:pPr>
            <w:r>
              <w:t>1</w:t>
            </w:r>
          </w:p>
        </w:tc>
        <w:tc>
          <w:tcPr>
            <w:tcW w:w="1800" w:type="dxa"/>
          </w:tcPr>
          <w:p w14:paraId="70A42151" w14:textId="77777777" w:rsidR="00C76A5C" w:rsidRDefault="002A147B">
            <w:pPr>
              <w:pStyle w:val="Compact"/>
              <w:jc w:val="right"/>
            </w:pPr>
            <w:r>
              <w:t>0</w:t>
            </w:r>
          </w:p>
        </w:tc>
        <w:tc>
          <w:tcPr>
            <w:tcW w:w="1320" w:type="dxa"/>
          </w:tcPr>
          <w:p w14:paraId="70A42152" w14:textId="77777777" w:rsidR="00C76A5C" w:rsidRDefault="002A147B">
            <w:pPr>
              <w:pStyle w:val="Compact"/>
              <w:jc w:val="right"/>
            </w:pPr>
            <w:r>
              <w:t>0.60264</w:t>
            </w:r>
          </w:p>
        </w:tc>
        <w:tc>
          <w:tcPr>
            <w:tcW w:w="1500" w:type="dxa"/>
          </w:tcPr>
          <w:p w14:paraId="70A42153" w14:textId="77777777" w:rsidR="00C76A5C" w:rsidRDefault="002A147B">
            <w:pPr>
              <w:pStyle w:val="Compact"/>
              <w:jc w:val="right"/>
            </w:pPr>
            <w:r>
              <w:t>0</w:t>
            </w:r>
          </w:p>
        </w:tc>
        <w:tc>
          <w:tcPr>
            <w:tcW w:w="600" w:type="dxa"/>
          </w:tcPr>
          <w:p w14:paraId="70A42154" w14:textId="77777777" w:rsidR="00C76A5C" w:rsidRDefault="002A147B">
            <w:pPr>
              <w:pStyle w:val="Compact"/>
              <w:jc w:val="right"/>
            </w:pPr>
            <w:r>
              <w:t>500.00</w:t>
            </w:r>
          </w:p>
        </w:tc>
      </w:tr>
      <w:tr w:rsidR="00C76A5C" w14:paraId="70A4215C" w14:textId="77777777">
        <w:tc>
          <w:tcPr>
            <w:tcW w:w="1560" w:type="dxa"/>
          </w:tcPr>
          <w:p w14:paraId="70A42156" w14:textId="77777777" w:rsidR="00C76A5C" w:rsidRDefault="002A147B">
            <w:pPr>
              <w:pStyle w:val="Compact"/>
            </w:pPr>
            <w:r>
              <w:t>Fragilariopsis_cylindrus</w:t>
            </w:r>
          </w:p>
        </w:tc>
        <w:tc>
          <w:tcPr>
            <w:tcW w:w="1140" w:type="dxa"/>
          </w:tcPr>
          <w:p w14:paraId="70A42157" w14:textId="77777777" w:rsidR="00C76A5C" w:rsidRDefault="002A147B">
            <w:pPr>
              <w:pStyle w:val="Compact"/>
              <w:jc w:val="right"/>
            </w:pPr>
            <w:r>
              <w:t>1</w:t>
            </w:r>
          </w:p>
        </w:tc>
        <w:tc>
          <w:tcPr>
            <w:tcW w:w="1800" w:type="dxa"/>
          </w:tcPr>
          <w:p w14:paraId="70A42158" w14:textId="77777777" w:rsidR="00C76A5C" w:rsidRDefault="002A147B">
            <w:pPr>
              <w:pStyle w:val="Compact"/>
              <w:jc w:val="right"/>
            </w:pPr>
            <w:r>
              <w:t>0</w:t>
            </w:r>
          </w:p>
        </w:tc>
        <w:tc>
          <w:tcPr>
            <w:tcW w:w="1320" w:type="dxa"/>
          </w:tcPr>
          <w:p w14:paraId="70A42159" w14:textId="77777777" w:rsidR="00C76A5C" w:rsidRDefault="002A147B">
            <w:pPr>
              <w:pStyle w:val="Compact"/>
              <w:jc w:val="right"/>
            </w:pPr>
            <w:r>
              <w:t>0.65678</w:t>
            </w:r>
          </w:p>
        </w:tc>
        <w:tc>
          <w:tcPr>
            <w:tcW w:w="1500" w:type="dxa"/>
          </w:tcPr>
          <w:p w14:paraId="70A4215A" w14:textId="77777777" w:rsidR="00C76A5C" w:rsidRDefault="002A147B">
            <w:pPr>
              <w:pStyle w:val="Compact"/>
              <w:jc w:val="right"/>
            </w:pPr>
            <w:r>
              <w:t>6</w:t>
            </w:r>
          </w:p>
        </w:tc>
        <w:tc>
          <w:tcPr>
            <w:tcW w:w="600" w:type="dxa"/>
          </w:tcPr>
          <w:p w14:paraId="70A4215B" w14:textId="77777777" w:rsidR="00C76A5C" w:rsidRDefault="002A147B">
            <w:pPr>
              <w:pStyle w:val="Compact"/>
              <w:jc w:val="right"/>
            </w:pPr>
            <w:r>
              <w:t>500.00</w:t>
            </w:r>
          </w:p>
        </w:tc>
      </w:tr>
      <w:tr w:rsidR="00C76A5C" w14:paraId="70A42163" w14:textId="77777777">
        <w:tc>
          <w:tcPr>
            <w:tcW w:w="1560" w:type="dxa"/>
          </w:tcPr>
          <w:p w14:paraId="70A4215D" w14:textId="77777777" w:rsidR="00C76A5C" w:rsidRDefault="002A147B">
            <w:pPr>
              <w:pStyle w:val="Compact"/>
            </w:pPr>
            <w:r>
              <w:t>Fragilariopsis_cylindrus</w:t>
            </w:r>
          </w:p>
        </w:tc>
        <w:tc>
          <w:tcPr>
            <w:tcW w:w="1140" w:type="dxa"/>
          </w:tcPr>
          <w:p w14:paraId="70A4215E" w14:textId="77777777" w:rsidR="00C76A5C" w:rsidRDefault="002A147B">
            <w:pPr>
              <w:pStyle w:val="Compact"/>
              <w:jc w:val="right"/>
            </w:pPr>
            <w:r>
              <w:t>1</w:t>
            </w:r>
          </w:p>
        </w:tc>
        <w:tc>
          <w:tcPr>
            <w:tcW w:w="1800" w:type="dxa"/>
          </w:tcPr>
          <w:p w14:paraId="70A4215F" w14:textId="77777777" w:rsidR="00C76A5C" w:rsidRDefault="002A147B">
            <w:pPr>
              <w:pStyle w:val="Compact"/>
              <w:jc w:val="right"/>
            </w:pPr>
            <w:r>
              <w:t>10</w:t>
            </w:r>
          </w:p>
        </w:tc>
        <w:tc>
          <w:tcPr>
            <w:tcW w:w="1320" w:type="dxa"/>
          </w:tcPr>
          <w:p w14:paraId="70A42160" w14:textId="77777777" w:rsidR="00C76A5C" w:rsidRDefault="002A147B">
            <w:pPr>
              <w:pStyle w:val="Compact"/>
              <w:jc w:val="right"/>
            </w:pPr>
            <w:r>
              <w:t>0.48962</w:t>
            </w:r>
          </w:p>
        </w:tc>
        <w:tc>
          <w:tcPr>
            <w:tcW w:w="1500" w:type="dxa"/>
          </w:tcPr>
          <w:p w14:paraId="70A42161" w14:textId="77777777" w:rsidR="00C76A5C" w:rsidRDefault="002A147B">
            <w:pPr>
              <w:pStyle w:val="Compact"/>
              <w:jc w:val="right"/>
            </w:pPr>
            <w:r>
              <w:t>6</w:t>
            </w:r>
          </w:p>
        </w:tc>
        <w:tc>
          <w:tcPr>
            <w:tcW w:w="600" w:type="dxa"/>
          </w:tcPr>
          <w:p w14:paraId="70A42162" w14:textId="77777777" w:rsidR="00C76A5C" w:rsidRDefault="002A147B">
            <w:pPr>
              <w:pStyle w:val="Compact"/>
              <w:jc w:val="right"/>
            </w:pPr>
            <w:r>
              <w:t>500.00</w:t>
            </w:r>
          </w:p>
        </w:tc>
      </w:tr>
      <w:tr w:rsidR="00C76A5C" w14:paraId="70A4216A" w14:textId="77777777">
        <w:tc>
          <w:tcPr>
            <w:tcW w:w="1560" w:type="dxa"/>
          </w:tcPr>
          <w:p w14:paraId="70A42164" w14:textId="77777777" w:rsidR="00C76A5C" w:rsidRDefault="002A147B">
            <w:pPr>
              <w:pStyle w:val="Compact"/>
            </w:pPr>
            <w:r>
              <w:t>Fragilariopsis_cylindrus</w:t>
            </w:r>
          </w:p>
        </w:tc>
        <w:tc>
          <w:tcPr>
            <w:tcW w:w="1140" w:type="dxa"/>
          </w:tcPr>
          <w:p w14:paraId="70A42165" w14:textId="77777777" w:rsidR="00C76A5C" w:rsidRDefault="002A147B">
            <w:pPr>
              <w:pStyle w:val="Compact"/>
              <w:jc w:val="right"/>
            </w:pPr>
            <w:r>
              <w:t>1</w:t>
            </w:r>
          </w:p>
        </w:tc>
        <w:tc>
          <w:tcPr>
            <w:tcW w:w="1800" w:type="dxa"/>
          </w:tcPr>
          <w:p w14:paraId="70A42166" w14:textId="77777777" w:rsidR="00C76A5C" w:rsidRDefault="002A147B">
            <w:pPr>
              <w:pStyle w:val="Compact"/>
              <w:jc w:val="right"/>
            </w:pPr>
            <w:r>
              <w:t>10</w:t>
            </w:r>
          </w:p>
        </w:tc>
        <w:tc>
          <w:tcPr>
            <w:tcW w:w="1320" w:type="dxa"/>
          </w:tcPr>
          <w:p w14:paraId="70A42167" w14:textId="77777777" w:rsidR="00C76A5C" w:rsidRDefault="002A147B">
            <w:pPr>
              <w:pStyle w:val="Compact"/>
              <w:jc w:val="right"/>
            </w:pPr>
            <w:r>
              <w:t>0.54545</w:t>
            </w:r>
          </w:p>
        </w:tc>
        <w:tc>
          <w:tcPr>
            <w:tcW w:w="1500" w:type="dxa"/>
          </w:tcPr>
          <w:p w14:paraId="70A42168" w14:textId="77777777" w:rsidR="00C76A5C" w:rsidRDefault="002A147B">
            <w:pPr>
              <w:pStyle w:val="Compact"/>
              <w:jc w:val="right"/>
            </w:pPr>
            <w:r>
              <w:t>0</w:t>
            </w:r>
          </w:p>
        </w:tc>
        <w:tc>
          <w:tcPr>
            <w:tcW w:w="600" w:type="dxa"/>
          </w:tcPr>
          <w:p w14:paraId="70A42169" w14:textId="77777777" w:rsidR="00C76A5C" w:rsidRDefault="002A147B">
            <w:pPr>
              <w:pStyle w:val="Compact"/>
              <w:jc w:val="right"/>
            </w:pPr>
            <w:r>
              <w:t>500.00</w:t>
            </w:r>
          </w:p>
        </w:tc>
      </w:tr>
      <w:tr w:rsidR="00C76A5C" w14:paraId="70A42171" w14:textId="77777777">
        <w:tc>
          <w:tcPr>
            <w:tcW w:w="1560" w:type="dxa"/>
          </w:tcPr>
          <w:p w14:paraId="70A4216B" w14:textId="77777777" w:rsidR="00C76A5C" w:rsidRDefault="002A147B">
            <w:pPr>
              <w:pStyle w:val="Compact"/>
            </w:pPr>
            <w:r>
              <w:t>Fragilariopsis_cylindrus</w:t>
            </w:r>
          </w:p>
        </w:tc>
        <w:tc>
          <w:tcPr>
            <w:tcW w:w="1140" w:type="dxa"/>
          </w:tcPr>
          <w:p w14:paraId="70A4216C" w14:textId="77777777" w:rsidR="00C76A5C" w:rsidRDefault="002A147B">
            <w:pPr>
              <w:pStyle w:val="Compact"/>
              <w:jc w:val="right"/>
            </w:pPr>
            <w:r>
              <w:t>1</w:t>
            </w:r>
          </w:p>
        </w:tc>
        <w:tc>
          <w:tcPr>
            <w:tcW w:w="1800" w:type="dxa"/>
          </w:tcPr>
          <w:p w14:paraId="70A4216D" w14:textId="77777777" w:rsidR="00C76A5C" w:rsidRDefault="002A147B">
            <w:pPr>
              <w:pStyle w:val="Compact"/>
              <w:jc w:val="right"/>
            </w:pPr>
            <w:r>
              <w:t>2</w:t>
            </w:r>
          </w:p>
        </w:tc>
        <w:tc>
          <w:tcPr>
            <w:tcW w:w="1320" w:type="dxa"/>
          </w:tcPr>
          <w:p w14:paraId="70A4216E" w14:textId="77777777" w:rsidR="00C76A5C" w:rsidRDefault="002A147B">
            <w:pPr>
              <w:pStyle w:val="Compact"/>
              <w:jc w:val="right"/>
            </w:pPr>
            <w:r>
              <w:t>0.61098</w:t>
            </w:r>
          </w:p>
        </w:tc>
        <w:tc>
          <w:tcPr>
            <w:tcW w:w="1500" w:type="dxa"/>
          </w:tcPr>
          <w:p w14:paraId="70A4216F" w14:textId="77777777" w:rsidR="00C76A5C" w:rsidRDefault="002A147B">
            <w:pPr>
              <w:pStyle w:val="Compact"/>
              <w:jc w:val="right"/>
            </w:pPr>
            <w:r>
              <w:t>0</w:t>
            </w:r>
          </w:p>
        </w:tc>
        <w:tc>
          <w:tcPr>
            <w:tcW w:w="600" w:type="dxa"/>
          </w:tcPr>
          <w:p w14:paraId="70A42170" w14:textId="77777777" w:rsidR="00C76A5C" w:rsidRDefault="002A147B">
            <w:pPr>
              <w:pStyle w:val="Compact"/>
              <w:jc w:val="right"/>
            </w:pPr>
            <w:r>
              <w:t>500.00</w:t>
            </w:r>
          </w:p>
        </w:tc>
      </w:tr>
      <w:tr w:rsidR="00C76A5C" w14:paraId="70A42178" w14:textId="77777777">
        <w:tc>
          <w:tcPr>
            <w:tcW w:w="1560" w:type="dxa"/>
          </w:tcPr>
          <w:p w14:paraId="70A42172" w14:textId="77777777" w:rsidR="00C76A5C" w:rsidRDefault="002A147B">
            <w:pPr>
              <w:pStyle w:val="Compact"/>
            </w:pPr>
            <w:r>
              <w:t>Fragilariopsis_cylindrus</w:t>
            </w:r>
          </w:p>
        </w:tc>
        <w:tc>
          <w:tcPr>
            <w:tcW w:w="1140" w:type="dxa"/>
          </w:tcPr>
          <w:p w14:paraId="70A42173" w14:textId="77777777" w:rsidR="00C76A5C" w:rsidRDefault="002A147B">
            <w:pPr>
              <w:pStyle w:val="Compact"/>
              <w:jc w:val="right"/>
            </w:pPr>
            <w:r>
              <w:t>1</w:t>
            </w:r>
          </w:p>
        </w:tc>
        <w:tc>
          <w:tcPr>
            <w:tcW w:w="1800" w:type="dxa"/>
          </w:tcPr>
          <w:p w14:paraId="70A42174" w14:textId="77777777" w:rsidR="00C76A5C" w:rsidRDefault="002A147B">
            <w:pPr>
              <w:pStyle w:val="Compact"/>
              <w:jc w:val="right"/>
            </w:pPr>
            <w:r>
              <w:t>2</w:t>
            </w:r>
          </w:p>
        </w:tc>
        <w:tc>
          <w:tcPr>
            <w:tcW w:w="1320" w:type="dxa"/>
          </w:tcPr>
          <w:p w14:paraId="70A42175" w14:textId="77777777" w:rsidR="00C76A5C" w:rsidRDefault="002A147B">
            <w:pPr>
              <w:pStyle w:val="Compact"/>
              <w:jc w:val="right"/>
            </w:pPr>
            <w:r>
              <w:t>0.64889</w:t>
            </w:r>
          </w:p>
        </w:tc>
        <w:tc>
          <w:tcPr>
            <w:tcW w:w="1500" w:type="dxa"/>
          </w:tcPr>
          <w:p w14:paraId="70A42176" w14:textId="77777777" w:rsidR="00C76A5C" w:rsidRDefault="002A147B">
            <w:pPr>
              <w:pStyle w:val="Compact"/>
              <w:jc w:val="right"/>
            </w:pPr>
            <w:r>
              <w:t>6</w:t>
            </w:r>
          </w:p>
        </w:tc>
        <w:tc>
          <w:tcPr>
            <w:tcW w:w="600" w:type="dxa"/>
          </w:tcPr>
          <w:p w14:paraId="70A42177" w14:textId="77777777" w:rsidR="00C76A5C" w:rsidRDefault="002A147B">
            <w:pPr>
              <w:pStyle w:val="Compact"/>
              <w:jc w:val="right"/>
            </w:pPr>
            <w:r>
              <w:t>500.00</w:t>
            </w:r>
          </w:p>
        </w:tc>
      </w:tr>
      <w:tr w:rsidR="00C76A5C" w14:paraId="70A4217F" w14:textId="77777777">
        <w:tc>
          <w:tcPr>
            <w:tcW w:w="1560" w:type="dxa"/>
          </w:tcPr>
          <w:p w14:paraId="70A42179" w14:textId="77777777" w:rsidR="00C76A5C" w:rsidRDefault="002A147B">
            <w:pPr>
              <w:pStyle w:val="Compact"/>
            </w:pPr>
            <w:r>
              <w:t>Fragilariopsis_cylindrus</w:t>
            </w:r>
          </w:p>
        </w:tc>
        <w:tc>
          <w:tcPr>
            <w:tcW w:w="1140" w:type="dxa"/>
          </w:tcPr>
          <w:p w14:paraId="70A4217A" w14:textId="77777777" w:rsidR="00C76A5C" w:rsidRDefault="002A147B">
            <w:pPr>
              <w:pStyle w:val="Compact"/>
              <w:jc w:val="right"/>
            </w:pPr>
            <w:r>
              <w:t>1</w:t>
            </w:r>
          </w:p>
        </w:tc>
        <w:tc>
          <w:tcPr>
            <w:tcW w:w="1800" w:type="dxa"/>
          </w:tcPr>
          <w:p w14:paraId="70A4217B" w14:textId="77777777" w:rsidR="00C76A5C" w:rsidRDefault="002A147B">
            <w:pPr>
              <w:pStyle w:val="Compact"/>
              <w:jc w:val="right"/>
            </w:pPr>
            <w:r>
              <w:t>6</w:t>
            </w:r>
          </w:p>
        </w:tc>
        <w:tc>
          <w:tcPr>
            <w:tcW w:w="1320" w:type="dxa"/>
          </w:tcPr>
          <w:p w14:paraId="70A4217C" w14:textId="77777777" w:rsidR="00C76A5C" w:rsidRDefault="002A147B">
            <w:pPr>
              <w:pStyle w:val="Compact"/>
              <w:jc w:val="right"/>
            </w:pPr>
            <w:r>
              <w:t>0.60264</w:t>
            </w:r>
          </w:p>
        </w:tc>
        <w:tc>
          <w:tcPr>
            <w:tcW w:w="1500" w:type="dxa"/>
          </w:tcPr>
          <w:p w14:paraId="70A4217D" w14:textId="77777777" w:rsidR="00C76A5C" w:rsidRDefault="002A147B">
            <w:pPr>
              <w:pStyle w:val="Compact"/>
              <w:jc w:val="right"/>
            </w:pPr>
            <w:r>
              <w:t>6</w:t>
            </w:r>
          </w:p>
        </w:tc>
        <w:tc>
          <w:tcPr>
            <w:tcW w:w="600" w:type="dxa"/>
          </w:tcPr>
          <w:p w14:paraId="70A4217E" w14:textId="77777777" w:rsidR="00C76A5C" w:rsidRDefault="002A147B">
            <w:pPr>
              <w:pStyle w:val="Compact"/>
              <w:jc w:val="right"/>
            </w:pPr>
            <w:r>
              <w:t>500.00</w:t>
            </w:r>
          </w:p>
        </w:tc>
      </w:tr>
      <w:tr w:rsidR="00C76A5C" w14:paraId="70A42186" w14:textId="77777777">
        <w:tc>
          <w:tcPr>
            <w:tcW w:w="1560" w:type="dxa"/>
          </w:tcPr>
          <w:p w14:paraId="70A42180" w14:textId="77777777" w:rsidR="00C76A5C" w:rsidRDefault="002A147B">
            <w:pPr>
              <w:pStyle w:val="Compact"/>
            </w:pPr>
            <w:r>
              <w:t>Fragilariopsis_cylindrus</w:t>
            </w:r>
          </w:p>
        </w:tc>
        <w:tc>
          <w:tcPr>
            <w:tcW w:w="1140" w:type="dxa"/>
          </w:tcPr>
          <w:p w14:paraId="70A42181" w14:textId="77777777" w:rsidR="00C76A5C" w:rsidRDefault="002A147B">
            <w:pPr>
              <w:pStyle w:val="Compact"/>
              <w:jc w:val="right"/>
            </w:pPr>
            <w:r>
              <w:t>1</w:t>
            </w:r>
          </w:p>
        </w:tc>
        <w:tc>
          <w:tcPr>
            <w:tcW w:w="1800" w:type="dxa"/>
          </w:tcPr>
          <w:p w14:paraId="70A42182" w14:textId="77777777" w:rsidR="00C76A5C" w:rsidRDefault="002A147B">
            <w:pPr>
              <w:pStyle w:val="Compact"/>
              <w:jc w:val="right"/>
            </w:pPr>
            <w:r>
              <w:t>6</w:t>
            </w:r>
          </w:p>
        </w:tc>
        <w:tc>
          <w:tcPr>
            <w:tcW w:w="1320" w:type="dxa"/>
          </w:tcPr>
          <w:p w14:paraId="70A42183" w14:textId="77777777" w:rsidR="00C76A5C" w:rsidRDefault="002A147B">
            <w:pPr>
              <w:pStyle w:val="Compact"/>
              <w:jc w:val="right"/>
            </w:pPr>
            <w:r>
              <w:t>0.77226</w:t>
            </w:r>
          </w:p>
        </w:tc>
        <w:tc>
          <w:tcPr>
            <w:tcW w:w="1500" w:type="dxa"/>
          </w:tcPr>
          <w:p w14:paraId="70A42184" w14:textId="77777777" w:rsidR="00C76A5C" w:rsidRDefault="002A147B">
            <w:pPr>
              <w:pStyle w:val="Compact"/>
              <w:jc w:val="right"/>
            </w:pPr>
            <w:r>
              <w:t>0</w:t>
            </w:r>
          </w:p>
        </w:tc>
        <w:tc>
          <w:tcPr>
            <w:tcW w:w="600" w:type="dxa"/>
          </w:tcPr>
          <w:p w14:paraId="70A42185" w14:textId="77777777" w:rsidR="00C76A5C" w:rsidRDefault="002A147B">
            <w:pPr>
              <w:pStyle w:val="Compact"/>
              <w:jc w:val="right"/>
            </w:pPr>
            <w:r>
              <w:t>500.00</w:t>
            </w:r>
          </w:p>
        </w:tc>
      </w:tr>
      <w:tr w:rsidR="00C76A5C" w14:paraId="70A4218D" w14:textId="77777777">
        <w:tc>
          <w:tcPr>
            <w:tcW w:w="1560" w:type="dxa"/>
          </w:tcPr>
          <w:p w14:paraId="70A42187" w14:textId="77777777" w:rsidR="00C76A5C" w:rsidRDefault="002A147B">
            <w:pPr>
              <w:pStyle w:val="Compact"/>
            </w:pPr>
            <w:r>
              <w:lastRenderedPageBreak/>
              <w:t>Fragilariopsis_cylindrus</w:t>
            </w:r>
          </w:p>
        </w:tc>
        <w:tc>
          <w:tcPr>
            <w:tcW w:w="1140" w:type="dxa"/>
          </w:tcPr>
          <w:p w14:paraId="70A42188" w14:textId="77777777" w:rsidR="00C76A5C" w:rsidRDefault="002A147B">
            <w:pPr>
              <w:pStyle w:val="Compact"/>
              <w:jc w:val="right"/>
            </w:pPr>
            <w:r>
              <w:t>16</w:t>
            </w:r>
          </w:p>
        </w:tc>
        <w:tc>
          <w:tcPr>
            <w:tcW w:w="1800" w:type="dxa"/>
          </w:tcPr>
          <w:p w14:paraId="70A42189" w14:textId="77777777" w:rsidR="00C76A5C" w:rsidRDefault="002A147B">
            <w:pPr>
              <w:pStyle w:val="Compact"/>
              <w:jc w:val="right"/>
            </w:pPr>
            <w:r>
              <w:t>0</w:t>
            </w:r>
          </w:p>
        </w:tc>
        <w:tc>
          <w:tcPr>
            <w:tcW w:w="1320" w:type="dxa"/>
          </w:tcPr>
          <w:p w14:paraId="70A4218A" w14:textId="77777777" w:rsidR="00C76A5C" w:rsidRDefault="002A147B">
            <w:pPr>
              <w:pStyle w:val="Compact"/>
              <w:jc w:val="right"/>
            </w:pPr>
            <w:r>
              <w:t>0.03644</w:t>
            </w:r>
          </w:p>
        </w:tc>
        <w:tc>
          <w:tcPr>
            <w:tcW w:w="1500" w:type="dxa"/>
          </w:tcPr>
          <w:p w14:paraId="70A4218B" w14:textId="77777777" w:rsidR="00C76A5C" w:rsidRDefault="002A147B">
            <w:pPr>
              <w:pStyle w:val="Compact"/>
              <w:jc w:val="right"/>
            </w:pPr>
            <w:r>
              <w:t>0</w:t>
            </w:r>
          </w:p>
        </w:tc>
        <w:tc>
          <w:tcPr>
            <w:tcW w:w="600" w:type="dxa"/>
          </w:tcPr>
          <w:p w14:paraId="70A4218C" w14:textId="77777777" w:rsidR="00C76A5C" w:rsidRDefault="002A147B">
            <w:pPr>
              <w:pStyle w:val="Compact"/>
              <w:jc w:val="right"/>
            </w:pPr>
            <w:r>
              <w:t>500.00</w:t>
            </w:r>
          </w:p>
        </w:tc>
      </w:tr>
      <w:tr w:rsidR="00C76A5C" w14:paraId="70A42194" w14:textId="77777777">
        <w:tc>
          <w:tcPr>
            <w:tcW w:w="1560" w:type="dxa"/>
          </w:tcPr>
          <w:p w14:paraId="70A4218E" w14:textId="77777777" w:rsidR="00C76A5C" w:rsidRDefault="002A147B">
            <w:pPr>
              <w:pStyle w:val="Compact"/>
            </w:pPr>
            <w:r>
              <w:t>Fragilariopsis_cylindrus</w:t>
            </w:r>
          </w:p>
        </w:tc>
        <w:tc>
          <w:tcPr>
            <w:tcW w:w="1140" w:type="dxa"/>
          </w:tcPr>
          <w:p w14:paraId="70A4218F" w14:textId="77777777" w:rsidR="00C76A5C" w:rsidRDefault="002A147B">
            <w:pPr>
              <w:pStyle w:val="Compact"/>
              <w:jc w:val="right"/>
            </w:pPr>
            <w:r>
              <w:t>16</w:t>
            </w:r>
          </w:p>
        </w:tc>
        <w:tc>
          <w:tcPr>
            <w:tcW w:w="1800" w:type="dxa"/>
          </w:tcPr>
          <w:p w14:paraId="70A42190" w14:textId="77777777" w:rsidR="00C76A5C" w:rsidRDefault="002A147B">
            <w:pPr>
              <w:pStyle w:val="Compact"/>
              <w:jc w:val="right"/>
            </w:pPr>
            <w:r>
              <w:t>0</w:t>
            </w:r>
          </w:p>
        </w:tc>
        <w:tc>
          <w:tcPr>
            <w:tcW w:w="1320" w:type="dxa"/>
          </w:tcPr>
          <w:p w14:paraId="70A42191" w14:textId="77777777" w:rsidR="00C76A5C" w:rsidRDefault="002A147B">
            <w:pPr>
              <w:pStyle w:val="Compact"/>
              <w:jc w:val="right"/>
            </w:pPr>
            <w:r>
              <w:t>0.03965</w:t>
            </w:r>
          </w:p>
        </w:tc>
        <w:tc>
          <w:tcPr>
            <w:tcW w:w="1500" w:type="dxa"/>
          </w:tcPr>
          <w:p w14:paraId="70A42192" w14:textId="77777777" w:rsidR="00C76A5C" w:rsidRDefault="002A147B">
            <w:pPr>
              <w:pStyle w:val="Compact"/>
              <w:jc w:val="right"/>
            </w:pPr>
            <w:r>
              <w:t>6</w:t>
            </w:r>
          </w:p>
        </w:tc>
        <w:tc>
          <w:tcPr>
            <w:tcW w:w="600" w:type="dxa"/>
          </w:tcPr>
          <w:p w14:paraId="70A42193" w14:textId="77777777" w:rsidR="00C76A5C" w:rsidRDefault="002A147B">
            <w:pPr>
              <w:pStyle w:val="Compact"/>
              <w:jc w:val="right"/>
            </w:pPr>
            <w:r>
              <w:t>500.00</w:t>
            </w:r>
          </w:p>
        </w:tc>
      </w:tr>
      <w:tr w:rsidR="00C76A5C" w14:paraId="70A4219B" w14:textId="77777777">
        <w:tc>
          <w:tcPr>
            <w:tcW w:w="1560" w:type="dxa"/>
          </w:tcPr>
          <w:p w14:paraId="70A42195" w14:textId="77777777" w:rsidR="00C76A5C" w:rsidRDefault="002A147B">
            <w:pPr>
              <w:pStyle w:val="Compact"/>
            </w:pPr>
            <w:r>
              <w:t>Fragilariopsis_cylindrus</w:t>
            </w:r>
          </w:p>
        </w:tc>
        <w:tc>
          <w:tcPr>
            <w:tcW w:w="1140" w:type="dxa"/>
          </w:tcPr>
          <w:p w14:paraId="70A42196" w14:textId="77777777" w:rsidR="00C76A5C" w:rsidRDefault="002A147B">
            <w:pPr>
              <w:pStyle w:val="Compact"/>
              <w:jc w:val="right"/>
            </w:pPr>
            <w:r>
              <w:t>16</w:t>
            </w:r>
          </w:p>
        </w:tc>
        <w:tc>
          <w:tcPr>
            <w:tcW w:w="1800" w:type="dxa"/>
          </w:tcPr>
          <w:p w14:paraId="70A42197" w14:textId="77777777" w:rsidR="00C76A5C" w:rsidRDefault="002A147B">
            <w:pPr>
              <w:pStyle w:val="Compact"/>
              <w:jc w:val="right"/>
            </w:pPr>
            <w:r>
              <w:t>10</w:t>
            </w:r>
          </w:p>
        </w:tc>
        <w:tc>
          <w:tcPr>
            <w:tcW w:w="1320" w:type="dxa"/>
          </w:tcPr>
          <w:p w14:paraId="70A42198" w14:textId="77777777" w:rsidR="00C76A5C" w:rsidRDefault="002A147B">
            <w:pPr>
              <w:pStyle w:val="Compact"/>
              <w:jc w:val="right"/>
            </w:pPr>
            <w:r>
              <w:t>0.02981</w:t>
            </w:r>
          </w:p>
        </w:tc>
        <w:tc>
          <w:tcPr>
            <w:tcW w:w="1500" w:type="dxa"/>
          </w:tcPr>
          <w:p w14:paraId="70A42199" w14:textId="77777777" w:rsidR="00C76A5C" w:rsidRDefault="002A147B">
            <w:pPr>
              <w:pStyle w:val="Compact"/>
              <w:jc w:val="right"/>
            </w:pPr>
            <w:r>
              <w:t>6</w:t>
            </w:r>
          </w:p>
        </w:tc>
        <w:tc>
          <w:tcPr>
            <w:tcW w:w="600" w:type="dxa"/>
          </w:tcPr>
          <w:p w14:paraId="70A4219A" w14:textId="77777777" w:rsidR="00C76A5C" w:rsidRDefault="002A147B">
            <w:pPr>
              <w:pStyle w:val="Compact"/>
              <w:jc w:val="right"/>
            </w:pPr>
            <w:r>
              <w:t>500.00</w:t>
            </w:r>
          </w:p>
        </w:tc>
      </w:tr>
      <w:tr w:rsidR="00C76A5C" w14:paraId="70A421A2" w14:textId="77777777">
        <w:tc>
          <w:tcPr>
            <w:tcW w:w="1560" w:type="dxa"/>
          </w:tcPr>
          <w:p w14:paraId="70A4219C" w14:textId="77777777" w:rsidR="00C76A5C" w:rsidRDefault="002A147B">
            <w:pPr>
              <w:pStyle w:val="Compact"/>
            </w:pPr>
            <w:r>
              <w:t>Fragilariopsis_cylindrus</w:t>
            </w:r>
          </w:p>
        </w:tc>
        <w:tc>
          <w:tcPr>
            <w:tcW w:w="1140" w:type="dxa"/>
          </w:tcPr>
          <w:p w14:paraId="70A4219D" w14:textId="77777777" w:rsidR="00C76A5C" w:rsidRDefault="002A147B">
            <w:pPr>
              <w:pStyle w:val="Compact"/>
              <w:jc w:val="right"/>
            </w:pPr>
            <w:r>
              <w:t>16</w:t>
            </w:r>
          </w:p>
        </w:tc>
        <w:tc>
          <w:tcPr>
            <w:tcW w:w="1800" w:type="dxa"/>
          </w:tcPr>
          <w:p w14:paraId="70A4219E" w14:textId="77777777" w:rsidR="00C76A5C" w:rsidRDefault="002A147B">
            <w:pPr>
              <w:pStyle w:val="Compact"/>
              <w:jc w:val="right"/>
            </w:pPr>
            <w:r>
              <w:t>10</w:t>
            </w:r>
          </w:p>
        </w:tc>
        <w:tc>
          <w:tcPr>
            <w:tcW w:w="1320" w:type="dxa"/>
          </w:tcPr>
          <w:p w14:paraId="70A4219F" w14:textId="77777777" w:rsidR="00C76A5C" w:rsidRDefault="002A147B">
            <w:pPr>
              <w:pStyle w:val="Compact"/>
              <w:jc w:val="right"/>
            </w:pPr>
            <w:r>
              <w:t>0.03384</w:t>
            </w:r>
          </w:p>
        </w:tc>
        <w:tc>
          <w:tcPr>
            <w:tcW w:w="1500" w:type="dxa"/>
          </w:tcPr>
          <w:p w14:paraId="70A421A0" w14:textId="77777777" w:rsidR="00C76A5C" w:rsidRDefault="002A147B">
            <w:pPr>
              <w:pStyle w:val="Compact"/>
              <w:jc w:val="right"/>
            </w:pPr>
            <w:r>
              <w:t>0</w:t>
            </w:r>
          </w:p>
        </w:tc>
        <w:tc>
          <w:tcPr>
            <w:tcW w:w="600" w:type="dxa"/>
          </w:tcPr>
          <w:p w14:paraId="70A421A1" w14:textId="77777777" w:rsidR="00C76A5C" w:rsidRDefault="002A147B">
            <w:pPr>
              <w:pStyle w:val="Compact"/>
              <w:jc w:val="right"/>
            </w:pPr>
            <w:r>
              <w:t>500.00</w:t>
            </w:r>
          </w:p>
        </w:tc>
      </w:tr>
      <w:tr w:rsidR="00C76A5C" w14:paraId="70A421A9" w14:textId="77777777">
        <w:tc>
          <w:tcPr>
            <w:tcW w:w="1560" w:type="dxa"/>
          </w:tcPr>
          <w:p w14:paraId="70A421A3" w14:textId="77777777" w:rsidR="00C76A5C" w:rsidRDefault="002A147B">
            <w:pPr>
              <w:pStyle w:val="Compact"/>
            </w:pPr>
            <w:r>
              <w:t>Fragilariopsis_cylindrus</w:t>
            </w:r>
          </w:p>
        </w:tc>
        <w:tc>
          <w:tcPr>
            <w:tcW w:w="1140" w:type="dxa"/>
          </w:tcPr>
          <w:p w14:paraId="70A421A4" w14:textId="77777777" w:rsidR="00C76A5C" w:rsidRDefault="002A147B">
            <w:pPr>
              <w:pStyle w:val="Compact"/>
              <w:jc w:val="right"/>
            </w:pPr>
            <w:r>
              <w:t>16</w:t>
            </w:r>
          </w:p>
        </w:tc>
        <w:tc>
          <w:tcPr>
            <w:tcW w:w="1800" w:type="dxa"/>
          </w:tcPr>
          <w:p w14:paraId="70A421A5" w14:textId="77777777" w:rsidR="00C76A5C" w:rsidRDefault="002A147B">
            <w:pPr>
              <w:pStyle w:val="Compact"/>
              <w:jc w:val="right"/>
            </w:pPr>
            <w:r>
              <w:t>2</w:t>
            </w:r>
          </w:p>
        </w:tc>
        <w:tc>
          <w:tcPr>
            <w:tcW w:w="1320" w:type="dxa"/>
          </w:tcPr>
          <w:p w14:paraId="70A421A6" w14:textId="77777777" w:rsidR="00C76A5C" w:rsidRDefault="002A147B">
            <w:pPr>
              <w:pStyle w:val="Compact"/>
              <w:jc w:val="right"/>
            </w:pPr>
            <w:r>
              <w:t>0.03476</w:t>
            </w:r>
          </w:p>
        </w:tc>
        <w:tc>
          <w:tcPr>
            <w:tcW w:w="1500" w:type="dxa"/>
          </w:tcPr>
          <w:p w14:paraId="70A421A7" w14:textId="77777777" w:rsidR="00C76A5C" w:rsidRDefault="002A147B">
            <w:pPr>
              <w:pStyle w:val="Compact"/>
              <w:jc w:val="right"/>
            </w:pPr>
            <w:r>
              <w:t>0</w:t>
            </w:r>
          </w:p>
        </w:tc>
        <w:tc>
          <w:tcPr>
            <w:tcW w:w="600" w:type="dxa"/>
          </w:tcPr>
          <w:p w14:paraId="70A421A8" w14:textId="77777777" w:rsidR="00C76A5C" w:rsidRDefault="002A147B">
            <w:pPr>
              <w:pStyle w:val="Compact"/>
              <w:jc w:val="right"/>
            </w:pPr>
            <w:r>
              <w:t>500.00</w:t>
            </w:r>
          </w:p>
        </w:tc>
      </w:tr>
      <w:tr w:rsidR="00C76A5C" w14:paraId="70A421B0" w14:textId="77777777">
        <w:tc>
          <w:tcPr>
            <w:tcW w:w="1560" w:type="dxa"/>
          </w:tcPr>
          <w:p w14:paraId="70A421AA" w14:textId="77777777" w:rsidR="00C76A5C" w:rsidRDefault="002A147B">
            <w:pPr>
              <w:pStyle w:val="Compact"/>
            </w:pPr>
            <w:r>
              <w:t>Fragilariopsis_cylindrus</w:t>
            </w:r>
          </w:p>
        </w:tc>
        <w:tc>
          <w:tcPr>
            <w:tcW w:w="1140" w:type="dxa"/>
          </w:tcPr>
          <w:p w14:paraId="70A421AB" w14:textId="77777777" w:rsidR="00C76A5C" w:rsidRDefault="002A147B">
            <w:pPr>
              <w:pStyle w:val="Compact"/>
              <w:jc w:val="right"/>
            </w:pPr>
            <w:r>
              <w:t>16</w:t>
            </w:r>
          </w:p>
        </w:tc>
        <w:tc>
          <w:tcPr>
            <w:tcW w:w="1800" w:type="dxa"/>
          </w:tcPr>
          <w:p w14:paraId="70A421AC" w14:textId="77777777" w:rsidR="00C76A5C" w:rsidRDefault="002A147B">
            <w:pPr>
              <w:pStyle w:val="Compact"/>
              <w:jc w:val="right"/>
            </w:pPr>
            <w:r>
              <w:t>2</w:t>
            </w:r>
          </w:p>
        </w:tc>
        <w:tc>
          <w:tcPr>
            <w:tcW w:w="1320" w:type="dxa"/>
          </w:tcPr>
          <w:p w14:paraId="70A421AD" w14:textId="77777777" w:rsidR="00C76A5C" w:rsidRDefault="002A147B">
            <w:pPr>
              <w:pStyle w:val="Compact"/>
              <w:jc w:val="right"/>
            </w:pPr>
            <w:r>
              <w:t>0.03863</w:t>
            </w:r>
          </w:p>
        </w:tc>
        <w:tc>
          <w:tcPr>
            <w:tcW w:w="1500" w:type="dxa"/>
          </w:tcPr>
          <w:p w14:paraId="70A421AE" w14:textId="77777777" w:rsidR="00C76A5C" w:rsidRDefault="002A147B">
            <w:pPr>
              <w:pStyle w:val="Compact"/>
              <w:jc w:val="right"/>
            </w:pPr>
            <w:r>
              <w:t>6</w:t>
            </w:r>
          </w:p>
        </w:tc>
        <w:tc>
          <w:tcPr>
            <w:tcW w:w="600" w:type="dxa"/>
          </w:tcPr>
          <w:p w14:paraId="70A421AF" w14:textId="77777777" w:rsidR="00C76A5C" w:rsidRDefault="002A147B">
            <w:pPr>
              <w:pStyle w:val="Compact"/>
              <w:jc w:val="right"/>
            </w:pPr>
            <w:r>
              <w:t>500.00</w:t>
            </w:r>
          </w:p>
        </w:tc>
      </w:tr>
      <w:tr w:rsidR="00C76A5C" w14:paraId="70A421B7" w14:textId="77777777">
        <w:tc>
          <w:tcPr>
            <w:tcW w:w="1560" w:type="dxa"/>
          </w:tcPr>
          <w:p w14:paraId="70A421B1" w14:textId="77777777" w:rsidR="00C76A5C" w:rsidRDefault="002A147B">
            <w:pPr>
              <w:pStyle w:val="Compact"/>
            </w:pPr>
            <w:r>
              <w:t>Fragilariopsis_cylindrus</w:t>
            </w:r>
          </w:p>
        </w:tc>
        <w:tc>
          <w:tcPr>
            <w:tcW w:w="1140" w:type="dxa"/>
          </w:tcPr>
          <w:p w14:paraId="70A421B2" w14:textId="77777777" w:rsidR="00C76A5C" w:rsidRDefault="002A147B">
            <w:pPr>
              <w:pStyle w:val="Compact"/>
              <w:jc w:val="right"/>
            </w:pPr>
            <w:r>
              <w:t>16</w:t>
            </w:r>
          </w:p>
        </w:tc>
        <w:tc>
          <w:tcPr>
            <w:tcW w:w="1800" w:type="dxa"/>
          </w:tcPr>
          <w:p w14:paraId="70A421B3" w14:textId="77777777" w:rsidR="00C76A5C" w:rsidRDefault="002A147B">
            <w:pPr>
              <w:pStyle w:val="Compact"/>
              <w:jc w:val="right"/>
            </w:pPr>
            <w:r>
              <w:t>6</w:t>
            </w:r>
          </w:p>
        </w:tc>
        <w:tc>
          <w:tcPr>
            <w:tcW w:w="1320" w:type="dxa"/>
          </w:tcPr>
          <w:p w14:paraId="70A421B4" w14:textId="77777777" w:rsidR="00C76A5C" w:rsidRDefault="002A147B">
            <w:pPr>
              <w:pStyle w:val="Compact"/>
              <w:jc w:val="right"/>
            </w:pPr>
            <w:r>
              <w:t>0.03644</w:t>
            </w:r>
          </w:p>
        </w:tc>
        <w:tc>
          <w:tcPr>
            <w:tcW w:w="1500" w:type="dxa"/>
          </w:tcPr>
          <w:p w14:paraId="70A421B5" w14:textId="77777777" w:rsidR="00C76A5C" w:rsidRDefault="002A147B">
            <w:pPr>
              <w:pStyle w:val="Compact"/>
              <w:jc w:val="right"/>
            </w:pPr>
            <w:r>
              <w:t>6</w:t>
            </w:r>
          </w:p>
        </w:tc>
        <w:tc>
          <w:tcPr>
            <w:tcW w:w="600" w:type="dxa"/>
          </w:tcPr>
          <w:p w14:paraId="70A421B6" w14:textId="77777777" w:rsidR="00C76A5C" w:rsidRDefault="002A147B">
            <w:pPr>
              <w:pStyle w:val="Compact"/>
              <w:jc w:val="right"/>
            </w:pPr>
            <w:r>
              <w:t>500.00</w:t>
            </w:r>
          </w:p>
        </w:tc>
      </w:tr>
      <w:tr w:rsidR="00C76A5C" w14:paraId="70A421BE" w14:textId="77777777">
        <w:tc>
          <w:tcPr>
            <w:tcW w:w="1560" w:type="dxa"/>
          </w:tcPr>
          <w:p w14:paraId="70A421B8" w14:textId="77777777" w:rsidR="00C76A5C" w:rsidRDefault="002A147B">
            <w:pPr>
              <w:pStyle w:val="Compact"/>
            </w:pPr>
            <w:r>
              <w:t>Fragilariopsis_cylindrus</w:t>
            </w:r>
          </w:p>
        </w:tc>
        <w:tc>
          <w:tcPr>
            <w:tcW w:w="1140" w:type="dxa"/>
          </w:tcPr>
          <w:p w14:paraId="70A421B9" w14:textId="77777777" w:rsidR="00C76A5C" w:rsidRDefault="002A147B">
            <w:pPr>
              <w:pStyle w:val="Compact"/>
              <w:jc w:val="right"/>
            </w:pPr>
            <w:r>
              <w:t>16</w:t>
            </w:r>
          </w:p>
        </w:tc>
        <w:tc>
          <w:tcPr>
            <w:tcW w:w="1800" w:type="dxa"/>
          </w:tcPr>
          <w:p w14:paraId="70A421BA" w14:textId="77777777" w:rsidR="00C76A5C" w:rsidRDefault="002A147B">
            <w:pPr>
              <w:pStyle w:val="Compact"/>
              <w:jc w:val="right"/>
            </w:pPr>
            <w:r>
              <w:t>6</w:t>
            </w:r>
          </w:p>
        </w:tc>
        <w:tc>
          <w:tcPr>
            <w:tcW w:w="1320" w:type="dxa"/>
          </w:tcPr>
          <w:p w14:paraId="70A421BB" w14:textId="77777777" w:rsidR="00C76A5C" w:rsidRDefault="002A147B">
            <w:pPr>
              <w:pStyle w:val="Compact"/>
              <w:jc w:val="right"/>
            </w:pPr>
            <w:r>
              <w:t>0.04774</w:t>
            </w:r>
          </w:p>
        </w:tc>
        <w:tc>
          <w:tcPr>
            <w:tcW w:w="1500" w:type="dxa"/>
          </w:tcPr>
          <w:p w14:paraId="70A421BC" w14:textId="77777777" w:rsidR="00C76A5C" w:rsidRDefault="002A147B">
            <w:pPr>
              <w:pStyle w:val="Compact"/>
              <w:jc w:val="right"/>
            </w:pPr>
            <w:r>
              <w:t>0</w:t>
            </w:r>
          </w:p>
        </w:tc>
        <w:tc>
          <w:tcPr>
            <w:tcW w:w="600" w:type="dxa"/>
          </w:tcPr>
          <w:p w14:paraId="70A421BD" w14:textId="77777777" w:rsidR="00C76A5C" w:rsidRDefault="002A147B">
            <w:pPr>
              <w:pStyle w:val="Compact"/>
              <w:jc w:val="right"/>
            </w:pPr>
            <w:r>
              <w:t>500.00</w:t>
            </w:r>
          </w:p>
        </w:tc>
      </w:tr>
      <w:tr w:rsidR="00C76A5C" w14:paraId="70A421C5" w14:textId="77777777">
        <w:tc>
          <w:tcPr>
            <w:tcW w:w="1560" w:type="dxa"/>
          </w:tcPr>
          <w:p w14:paraId="70A421BF" w14:textId="77777777" w:rsidR="00C76A5C" w:rsidRDefault="002A147B">
            <w:pPr>
              <w:pStyle w:val="Compact"/>
            </w:pPr>
            <w:r>
              <w:t>Fragilariopsis_cylindrus</w:t>
            </w:r>
          </w:p>
        </w:tc>
        <w:tc>
          <w:tcPr>
            <w:tcW w:w="1140" w:type="dxa"/>
          </w:tcPr>
          <w:p w14:paraId="70A421C0" w14:textId="77777777" w:rsidR="00C76A5C" w:rsidRDefault="002A147B">
            <w:pPr>
              <w:pStyle w:val="Compact"/>
              <w:jc w:val="right"/>
            </w:pPr>
            <w:r>
              <w:t>2</w:t>
            </w:r>
          </w:p>
        </w:tc>
        <w:tc>
          <w:tcPr>
            <w:tcW w:w="1800" w:type="dxa"/>
          </w:tcPr>
          <w:p w14:paraId="70A421C1" w14:textId="77777777" w:rsidR="00C76A5C" w:rsidRDefault="002A147B">
            <w:pPr>
              <w:pStyle w:val="Compact"/>
              <w:jc w:val="right"/>
            </w:pPr>
            <w:r>
              <w:t>0</w:t>
            </w:r>
          </w:p>
        </w:tc>
        <w:tc>
          <w:tcPr>
            <w:tcW w:w="1320" w:type="dxa"/>
          </w:tcPr>
          <w:p w14:paraId="70A421C2" w14:textId="77777777" w:rsidR="00C76A5C" w:rsidRDefault="002A147B">
            <w:pPr>
              <w:pStyle w:val="Compact"/>
              <w:jc w:val="right"/>
            </w:pPr>
            <w:r>
              <w:t>0.30029</w:t>
            </w:r>
          </w:p>
        </w:tc>
        <w:tc>
          <w:tcPr>
            <w:tcW w:w="1500" w:type="dxa"/>
          </w:tcPr>
          <w:p w14:paraId="70A421C3" w14:textId="77777777" w:rsidR="00C76A5C" w:rsidRDefault="002A147B">
            <w:pPr>
              <w:pStyle w:val="Compact"/>
              <w:jc w:val="right"/>
            </w:pPr>
            <w:r>
              <w:t>0</w:t>
            </w:r>
          </w:p>
        </w:tc>
        <w:tc>
          <w:tcPr>
            <w:tcW w:w="600" w:type="dxa"/>
          </w:tcPr>
          <w:p w14:paraId="70A421C4" w14:textId="77777777" w:rsidR="00C76A5C" w:rsidRDefault="002A147B">
            <w:pPr>
              <w:pStyle w:val="Compact"/>
              <w:jc w:val="right"/>
            </w:pPr>
            <w:r>
              <w:t>500.00</w:t>
            </w:r>
          </w:p>
        </w:tc>
      </w:tr>
      <w:tr w:rsidR="00C76A5C" w14:paraId="70A421CC" w14:textId="77777777">
        <w:tc>
          <w:tcPr>
            <w:tcW w:w="1560" w:type="dxa"/>
          </w:tcPr>
          <w:p w14:paraId="70A421C6" w14:textId="77777777" w:rsidR="00C76A5C" w:rsidRDefault="002A147B">
            <w:pPr>
              <w:pStyle w:val="Compact"/>
            </w:pPr>
            <w:r>
              <w:t>Fragilariopsis_cylindrus</w:t>
            </w:r>
          </w:p>
        </w:tc>
        <w:tc>
          <w:tcPr>
            <w:tcW w:w="1140" w:type="dxa"/>
          </w:tcPr>
          <w:p w14:paraId="70A421C7" w14:textId="77777777" w:rsidR="00C76A5C" w:rsidRDefault="002A147B">
            <w:pPr>
              <w:pStyle w:val="Compact"/>
              <w:jc w:val="right"/>
            </w:pPr>
            <w:r>
              <w:t>2</w:t>
            </w:r>
          </w:p>
        </w:tc>
        <w:tc>
          <w:tcPr>
            <w:tcW w:w="1800" w:type="dxa"/>
          </w:tcPr>
          <w:p w14:paraId="70A421C8" w14:textId="77777777" w:rsidR="00C76A5C" w:rsidRDefault="002A147B">
            <w:pPr>
              <w:pStyle w:val="Compact"/>
              <w:jc w:val="right"/>
            </w:pPr>
            <w:r>
              <w:t>0</w:t>
            </w:r>
          </w:p>
        </w:tc>
        <w:tc>
          <w:tcPr>
            <w:tcW w:w="1320" w:type="dxa"/>
          </w:tcPr>
          <w:p w14:paraId="70A421C9" w14:textId="77777777" w:rsidR="00C76A5C" w:rsidRDefault="002A147B">
            <w:pPr>
              <w:pStyle w:val="Compact"/>
              <w:jc w:val="right"/>
            </w:pPr>
            <w:r>
              <w:t>0.32826</w:t>
            </w:r>
          </w:p>
        </w:tc>
        <w:tc>
          <w:tcPr>
            <w:tcW w:w="1500" w:type="dxa"/>
          </w:tcPr>
          <w:p w14:paraId="70A421CA" w14:textId="77777777" w:rsidR="00C76A5C" w:rsidRDefault="002A147B">
            <w:pPr>
              <w:pStyle w:val="Compact"/>
              <w:jc w:val="right"/>
            </w:pPr>
            <w:r>
              <w:t>6</w:t>
            </w:r>
          </w:p>
        </w:tc>
        <w:tc>
          <w:tcPr>
            <w:tcW w:w="600" w:type="dxa"/>
          </w:tcPr>
          <w:p w14:paraId="70A421CB" w14:textId="77777777" w:rsidR="00C76A5C" w:rsidRDefault="002A147B">
            <w:pPr>
              <w:pStyle w:val="Compact"/>
              <w:jc w:val="right"/>
            </w:pPr>
            <w:r>
              <w:t>500.00</w:t>
            </w:r>
          </w:p>
        </w:tc>
      </w:tr>
      <w:tr w:rsidR="00C76A5C" w14:paraId="70A421D3" w14:textId="77777777">
        <w:tc>
          <w:tcPr>
            <w:tcW w:w="1560" w:type="dxa"/>
          </w:tcPr>
          <w:p w14:paraId="70A421CD" w14:textId="77777777" w:rsidR="00C76A5C" w:rsidRDefault="002A147B">
            <w:pPr>
              <w:pStyle w:val="Compact"/>
            </w:pPr>
            <w:r>
              <w:t>Fragilariopsis_cylindrus</w:t>
            </w:r>
          </w:p>
        </w:tc>
        <w:tc>
          <w:tcPr>
            <w:tcW w:w="1140" w:type="dxa"/>
          </w:tcPr>
          <w:p w14:paraId="70A421CE" w14:textId="77777777" w:rsidR="00C76A5C" w:rsidRDefault="002A147B">
            <w:pPr>
              <w:pStyle w:val="Compact"/>
              <w:jc w:val="right"/>
            </w:pPr>
            <w:r>
              <w:t>2</w:t>
            </w:r>
          </w:p>
        </w:tc>
        <w:tc>
          <w:tcPr>
            <w:tcW w:w="1800" w:type="dxa"/>
          </w:tcPr>
          <w:p w14:paraId="70A421CF" w14:textId="77777777" w:rsidR="00C76A5C" w:rsidRDefault="002A147B">
            <w:pPr>
              <w:pStyle w:val="Compact"/>
              <w:jc w:val="right"/>
            </w:pPr>
            <w:r>
              <w:t>10</w:t>
            </w:r>
          </w:p>
        </w:tc>
        <w:tc>
          <w:tcPr>
            <w:tcW w:w="1320" w:type="dxa"/>
          </w:tcPr>
          <w:p w14:paraId="70A421D0" w14:textId="77777777" w:rsidR="00C76A5C" w:rsidRDefault="002A147B">
            <w:pPr>
              <w:pStyle w:val="Compact"/>
              <w:jc w:val="right"/>
            </w:pPr>
            <w:r>
              <w:t>0.24346</w:t>
            </w:r>
          </w:p>
        </w:tc>
        <w:tc>
          <w:tcPr>
            <w:tcW w:w="1500" w:type="dxa"/>
          </w:tcPr>
          <w:p w14:paraId="70A421D1" w14:textId="77777777" w:rsidR="00C76A5C" w:rsidRDefault="002A147B">
            <w:pPr>
              <w:pStyle w:val="Compact"/>
              <w:jc w:val="right"/>
            </w:pPr>
            <w:r>
              <w:t>6</w:t>
            </w:r>
          </w:p>
        </w:tc>
        <w:tc>
          <w:tcPr>
            <w:tcW w:w="600" w:type="dxa"/>
          </w:tcPr>
          <w:p w14:paraId="70A421D2" w14:textId="77777777" w:rsidR="00C76A5C" w:rsidRDefault="002A147B">
            <w:pPr>
              <w:pStyle w:val="Compact"/>
              <w:jc w:val="right"/>
            </w:pPr>
            <w:r>
              <w:t>500.00</w:t>
            </w:r>
          </w:p>
        </w:tc>
      </w:tr>
      <w:tr w:rsidR="00C76A5C" w14:paraId="70A421DA" w14:textId="77777777">
        <w:tc>
          <w:tcPr>
            <w:tcW w:w="1560" w:type="dxa"/>
          </w:tcPr>
          <w:p w14:paraId="70A421D4" w14:textId="77777777" w:rsidR="00C76A5C" w:rsidRDefault="002A147B">
            <w:pPr>
              <w:pStyle w:val="Compact"/>
            </w:pPr>
            <w:r>
              <w:t>Fragilariopsis_cylindrus</w:t>
            </w:r>
          </w:p>
        </w:tc>
        <w:tc>
          <w:tcPr>
            <w:tcW w:w="1140" w:type="dxa"/>
          </w:tcPr>
          <w:p w14:paraId="70A421D5" w14:textId="77777777" w:rsidR="00C76A5C" w:rsidRDefault="002A147B">
            <w:pPr>
              <w:pStyle w:val="Compact"/>
              <w:jc w:val="right"/>
            </w:pPr>
            <w:r>
              <w:t>2</w:t>
            </w:r>
          </w:p>
        </w:tc>
        <w:tc>
          <w:tcPr>
            <w:tcW w:w="1800" w:type="dxa"/>
          </w:tcPr>
          <w:p w14:paraId="70A421D6" w14:textId="77777777" w:rsidR="00C76A5C" w:rsidRDefault="002A147B">
            <w:pPr>
              <w:pStyle w:val="Compact"/>
              <w:jc w:val="right"/>
            </w:pPr>
            <w:r>
              <w:t>10</w:t>
            </w:r>
          </w:p>
        </w:tc>
        <w:tc>
          <w:tcPr>
            <w:tcW w:w="1320" w:type="dxa"/>
          </w:tcPr>
          <w:p w14:paraId="70A421D7" w14:textId="77777777" w:rsidR="00C76A5C" w:rsidRDefault="002A147B">
            <w:pPr>
              <w:pStyle w:val="Compact"/>
              <w:jc w:val="right"/>
            </w:pPr>
            <w:r>
              <w:t>0.27117</w:t>
            </w:r>
          </w:p>
        </w:tc>
        <w:tc>
          <w:tcPr>
            <w:tcW w:w="1500" w:type="dxa"/>
          </w:tcPr>
          <w:p w14:paraId="70A421D8" w14:textId="77777777" w:rsidR="00C76A5C" w:rsidRDefault="002A147B">
            <w:pPr>
              <w:pStyle w:val="Compact"/>
              <w:jc w:val="right"/>
            </w:pPr>
            <w:r>
              <w:t>0</w:t>
            </w:r>
          </w:p>
        </w:tc>
        <w:tc>
          <w:tcPr>
            <w:tcW w:w="600" w:type="dxa"/>
          </w:tcPr>
          <w:p w14:paraId="70A421D9" w14:textId="77777777" w:rsidR="00C76A5C" w:rsidRDefault="002A147B">
            <w:pPr>
              <w:pStyle w:val="Compact"/>
              <w:jc w:val="right"/>
            </w:pPr>
            <w:r>
              <w:t>500.00</w:t>
            </w:r>
          </w:p>
        </w:tc>
      </w:tr>
      <w:tr w:rsidR="00C76A5C" w14:paraId="70A421E1" w14:textId="77777777">
        <w:tc>
          <w:tcPr>
            <w:tcW w:w="1560" w:type="dxa"/>
          </w:tcPr>
          <w:p w14:paraId="70A421DB" w14:textId="77777777" w:rsidR="00C76A5C" w:rsidRDefault="002A147B">
            <w:pPr>
              <w:pStyle w:val="Compact"/>
            </w:pPr>
            <w:r>
              <w:t>Fragilariopsis_cylindrus</w:t>
            </w:r>
          </w:p>
        </w:tc>
        <w:tc>
          <w:tcPr>
            <w:tcW w:w="1140" w:type="dxa"/>
          </w:tcPr>
          <w:p w14:paraId="70A421DC" w14:textId="77777777" w:rsidR="00C76A5C" w:rsidRDefault="002A147B">
            <w:pPr>
              <w:pStyle w:val="Compact"/>
              <w:jc w:val="right"/>
            </w:pPr>
            <w:r>
              <w:t>2</w:t>
            </w:r>
          </w:p>
        </w:tc>
        <w:tc>
          <w:tcPr>
            <w:tcW w:w="1800" w:type="dxa"/>
          </w:tcPr>
          <w:p w14:paraId="70A421DD" w14:textId="77777777" w:rsidR="00C76A5C" w:rsidRDefault="002A147B">
            <w:pPr>
              <w:pStyle w:val="Compact"/>
              <w:jc w:val="right"/>
            </w:pPr>
            <w:r>
              <w:t>2</w:t>
            </w:r>
          </w:p>
        </w:tc>
        <w:tc>
          <w:tcPr>
            <w:tcW w:w="1320" w:type="dxa"/>
          </w:tcPr>
          <w:p w14:paraId="70A421DE" w14:textId="77777777" w:rsidR="00C76A5C" w:rsidRDefault="002A147B">
            <w:pPr>
              <w:pStyle w:val="Compact"/>
              <w:jc w:val="right"/>
            </w:pPr>
            <w:r>
              <w:t>0.30507</w:t>
            </w:r>
          </w:p>
        </w:tc>
        <w:tc>
          <w:tcPr>
            <w:tcW w:w="1500" w:type="dxa"/>
          </w:tcPr>
          <w:p w14:paraId="70A421DF" w14:textId="77777777" w:rsidR="00C76A5C" w:rsidRDefault="002A147B">
            <w:pPr>
              <w:pStyle w:val="Compact"/>
              <w:jc w:val="right"/>
            </w:pPr>
            <w:r>
              <w:t>0</w:t>
            </w:r>
          </w:p>
        </w:tc>
        <w:tc>
          <w:tcPr>
            <w:tcW w:w="600" w:type="dxa"/>
          </w:tcPr>
          <w:p w14:paraId="70A421E0" w14:textId="77777777" w:rsidR="00C76A5C" w:rsidRDefault="002A147B">
            <w:pPr>
              <w:pStyle w:val="Compact"/>
              <w:jc w:val="right"/>
            </w:pPr>
            <w:r>
              <w:t>500.00</w:t>
            </w:r>
          </w:p>
        </w:tc>
      </w:tr>
      <w:tr w:rsidR="00C76A5C" w14:paraId="70A421E8" w14:textId="77777777">
        <w:tc>
          <w:tcPr>
            <w:tcW w:w="1560" w:type="dxa"/>
          </w:tcPr>
          <w:p w14:paraId="70A421E2" w14:textId="77777777" w:rsidR="00C76A5C" w:rsidRDefault="002A147B">
            <w:pPr>
              <w:pStyle w:val="Compact"/>
            </w:pPr>
            <w:r>
              <w:t>Fragilariopsis_cylindrus</w:t>
            </w:r>
          </w:p>
        </w:tc>
        <w:tc>
          <w:tcPr>
            <w:tcW w:w="1140" w:type="dxa"/>
          </w:tcPr>
          <w:p w14:paraId="70A421E3" w14:textId="77777777" w:rsidR="00C76A5C" w:rsidRDefault="002A147B">
            <w:pPr>
              <w:pStyle w:val="Compact"/>
              <w:jc w:val="right"/>
            </w:pPr>
            <w:r>
              <w:t>2</w:t>
            </w:r>
          </w:p>
        </w:tc>
        <w:tc>
          <w:tcPr>
            <w:tcW w:w="1800" w:type="dxa"/>
          </w:tcPr>
          <w:p w14:paraId="70A421E4" w14:textId="77777777" w:rsidR="00C76A5C" w:rsidRDefault="002A147B">
            <w:pPr>
              <w:pStyle w:val="Compact"/>
              <w:jc w:val="right"/>
            </w:pPr>
            <w:r>
              <w:t>2</w:t>
            </w:r>
          </w:p>
        </w:tc>
        <w:tc>
          <w:tcPr>
            <w:tcW w:w="1320" w:type="dxa"/>
          </w:tcPr>
          <w:p w14:paraId="70A421E5" w14:textId="77777777" w:rsidR="00C76A5C" w:rsidRDefault="002A147B">
            <w:pPr>
              <w:pStyle w:val="Compact"/>
              <w:jc w:val="right"/>
            </w:pPr>
            <w:r>
              <w:t>0.32415</w:t>
            </w:r>
          </w:p>
        </w:tc>
        <w:tc>
          <w:tcPr>
            <w:tcW w:w="1500" w:type="dxa"/>
          </w:tcPr>
          <w:p w14:paraId="70A421E6" w14:textId="77777777" w:rsidR="00C76A5C" w:rsidRDefault="002A147B">
            <w:pPr>
              <w:pStyle w:val="Compact"/>
              <w:jc w:val="right"/>
            </w:pPr>
            <w:r>
              <w:t>6</w:t>
            </w:r>
          </w:p>
        </w:tc>
        <w:tc>
          <w:tcPr>
            <w:tcW w:w="600" w:type="dxa"/>
          </w:tcPr>
          <w:p w14:paraId="70A421E7" w14:textId="77777777" w:rsidR="00C76A5C" w:rsidRDefault="002A147B">
            <w:pPr>
              <w:pStyle w:val="Compact"/>
              <w:jc w:val="right"/>
            </w:pPr>
            <w:r>
              <w:t>500.00</w:t>
            </w:r>
          </w:p>
        </w:tc>
      </w:tr>
      <w:tr w:rsidR="00C76A5C" w14:paraId="70A421EF" w14:textId="77777777">
        <w:tc>
          <w:tcPr>
            <w:tcW w:w="1560" w:type="dxa"/>
          </w:tcPr>
          <w:p w14:paraId="70A421E9" w14:textId="77777777" w:rsidR="00C76A5C" w:rsidRDefault="002A147B">
            <w:pPr>
              <w:pStyle w:val="Compact"/>
            </w:pPr>
            <w:r>
              <w:t>Fragilariopsis_cylindrus</w:t>
            </w:r>
          </w:p>
        </w:tc>
        <w:tc>
          <w:tcPr>
            <w:tcW w:w="1140" w:type="dxa"/>
          </w:tcPr>
          <w:p w14:paraId="70A421EA" w14:textId="77777777" w:rsidR="00C76A5C" w:rsidRDefault="002A147B">
            <w:pPr>
              <w:pStyle w:val="Compact"/>
              <w:jc w:val="right"/>
            </w:pPr>
            <w:r>
              <w:t>2</w:t>
            </w:r>
          </w:p>
        </w:tc>
        <w:tc>
          <w:tcPr>
            <w:tcW w:w="1800" w:type="dxa"/>
          </w:tcPr>
          <w:p w14:paraId="70A421EB" w14:textId="77777777" w:rsidR="00C76A5C" w:rsidRDefault="002A147B">
            <w:pPr>
              <w:pStyle w:val="Compact"/>
              <w:jc w:val="right"/>
            </w:pPr>
            <w:r>
              <w:t>6</w:t>
            </w:r>
          </w:p>
        </w:tc>
        <w:tc>
          <w:tcPr>
            <w:tcW w:w="1320" w:type="dxa"/>
          </w:tcPr>
          <w:p w14:paraId="70A421EC" w14:textId="77777777" w:rsidR="00C76A5C" w:rsidRDefault="002A147B">
            <w:pPr>
              <w:pStyle w:val="Compact"/>
              <w:jc w:val="right"/>
            </w:pPr>
            <w:r>
              <w:t>0.30029</w:t>
            </w:r>
          </w:p>
        </w:tc>
        <w:tc>
          <w:tcPr>
            <w:tcW w:w="1500" w:type="dxa"/>
          </w:tcPr>
          <w:p w14:paraId="70A421ED" w14:textId="77777777" w:rsidR="00C76A5C" w:rsidRDefault="002A147B">
            <w:pPr>
              <w:pStyle w:val="Compact"/>
              <w:jc w:val="right"/>
            </w:pPr>
            <w:r>
              <w:t>6</w:t>
            </w:r>
          </w:p>
        </w:tc>
        <w:tc>
          <w:tcPr>
            <w:tcW w:w="600" w:type="dxa"/>
          </w:tcPr>
          <w:p w14:paraId="70A421EE" w14:textId="77777777" w:rsidR="00C76A5C" w:rsidRDefault="002A147B">
            <w:pPr>
              <w:pStyle w:val="Compact"/>
              <w:jc w:val="right"/>
            </w:pPr>
            <w:r>
              <w:t>500.00</w:t>
            </w:r>
          </w:p>
        </w:tc>
      </w:tr>
      <w:tr w:rsidR="00C76A5C" w14:paraId="70A421F6" w14:textId="77777777">
        <w:tc>
          <w:tcPr>
            <w:tcW w:w="1560" w:type="dxa"/>
          </w:tcPr>
          <w:p w14:paraId="70A421F0" w14:textId="77777777" w:rsidR="00C76A5C" w:rsidRDefault="002A147B">
            <w:pPr>
              <w:pStyle w:val="Compact"/>
            </w:pPr>
            <w:r>
              <w:t>Fragilariopsis_cylindrus</w:t>
            </w:r>
          </w:p>
        </w:tc>
        <w:tc>
          <w:tcPr>
            <w:tcW w:w="1140" w:type="dxa"/>
          </w:tcPr>
          <w:p w14:paraId="70A421F1" w14:textId="77777777" w:rsidR="00C76A5C" w:rsidRDefault="002A147B">
            <w:pPr>
              <w:pStyle w:val="Compact"/>
              <w:jc w:val="right"/>
            </w:pPr>
            <w:r>
              <w:t>2</w:t>
            </w:r>
          </w:p>
        </w:tc>
        <w:tc>
          <w:tcPr>
            <w:tcW w:w="1800" w:type="dxa"/>
          </w:tcPr>
          <w:p w14:paraId="70A421F2" w14:textId="77777777" w:rsidR="00C76A5C" w:rsidRDefault="002A147B">
            <w:pPr>
              <w:pStyle w:val="Compact"/>
              <w:jc w:val="right"/>
            </w:pPr>
            <w:r>
              <w:t>6</w:t>
            </w:r>
          </w:p>
        </w:tc>
        <w:tc>
          <w:tcPr>
            <w:tcW w:w="1320" w:type="dxa"/>
          </w:tcPr>
          <w:p w14:paraId="70A421F3" w14:textId="77777777" w:rsidR="00C76A5C" w:rsidRDefault="002A147B">
            <w:pPr>
              <w:pStyle w:val="Compact"/>
              <w:jc w:val="right"/>
            </w:pPr>
            <w:r>
              <w:t>0.38422</w:t>
            </w:r>
          </w:p>
        </w:tc>
        <w:tc>
          <w:tcPr>
            <w:tcW w:w="1500" w:type="dxa"/>
          </w:tcPr>
          <w:p w14:paraId="70A421F4" w14:textId="77777777" w:rsidR="00C76A5C" w:rsidRDefault="002A147B">
            <w:pPr>
              <w:pStyle w:val="Compact"/>
              <w:jc w:val="right"/>
            </w:pPr>
            <w:r>
              <w:t>0</w:t>
            </w:r>
          </w:p>
        </w:tc>
        <w:tc>
          <w:tcPr>
            <w:tcW w:w="600" w:type="dxa"/>
          </w:tcPr>
          <w:p w14:paraId="70A421F5" w14:textId="77777777" w:rsidR="00C76A5C" w:rsidRDefault="002A147B">
            <w:pPr>
              <w:pStyle w:val="Compact"/>
              <w:jc w:val="right"/>
            </w:pPr>
            <w:r>
              <w:t>500.00</w:t>
            </w:r>
          </w:p>
        </w:tc>
      </w:tr>
      <w:tr w:rsidR="00C76A5C" w14:paraId="70A421FD" w14:textId="77777777">
        <w:tc>
          <w:tcPr>
            <w:tcW w:w="1560" w:type="dxa"/>
          </w:tcPr>
          <w:p w14:paraId="70A421F7" w14:textId="77777777" w:rsidR="00C76A5C" w:rsidRDefault="002A147B">
            <w:pPr>
              <w:pStyle w:val="Compact"/>
            </w:pPr>
            <w:r>
              <w:t>Fragilariopsis_cylindrus</w:t>
            </w:r>
          </w:p>
        </w:tc>
        <w:tc>
          <w:tcPr>
            <w:tcW w:w="1140" w:type="dxa"/>
          </w:tcPr>
          <w:p w14:paraId="70A421F8" w14:textId="77777777" w:rsidR="00C76A5C" w:rsidRDefault="002A147B">
            <w:pPr>
              <w:pStyle w:val="Compact"/>
              <w:jc w:val="right"/>
            </w:pPr>
            <w:r>
              <w:t>4</w:t>
            </w:r>
          </w:p>
        </w:tc>
        <w:tc>
          <w:tcPr>
            <w:tcW w:w="1800" w:type="dxa"/>
          </w:tcPr>
          <w:p w14:paraId="70A421F9" w14:textId="77777777" w:rsidR="00C76A5C" w:rsidRDefault="002A147B">
            <w:pPr>
              <w:pStyle w:val="Compact"/>
              <w:jc w:val="right"/>
            </w:pPr>
            <w:r>
              <w:t>0</w:t>
            </w:r>
          </w:p>
        </w:tc>
        <w:tc>
          <w:tcPr>
            <w:tcW w:w="1320" w:type="dxa"/>
          </w:tcPr>
          <w:p w14:paraId="70A421FA" w14:textId="77777777" w:rsidR="00C76A5C" w:rsidRDefault="002A147B">
            <w:pPr>
              <w:pStyle w:val="Compact"/>
              <w:jc w:val="right"/>
            </w:pPr>
            <w:r>
              <w:t>0.14881</w:t>
            </w:r>
          </w:p>
        </w:tc>
        <w:tc>
          <w:tcPr>
            <w:tcW w:w="1500" w:type="dxa"/>
          </w:tcPr>
          <w:p w14:paraId="70A421FB" w14:textId="77777777" w:rsidR="00C76A5C" w:rsidRDefault="002A147B">
            <w:pPr>
              <w:pStyle w:val="Compact"/>
              <w:jc w:val="right"/>
            </w:pPr>
            <w:r>
              <w:t>0</w:t>
            </w:r>
          </w:p>
        </w:tc>
        <w:tc>
          <w:tcPr>
            <w:tcW w:w="600" w:type="dxa"/>
          </w:tcPr>
          <w:p w14:paraId="70A421FC" w14:textId="77777777" w:rsidR="00C76A5C" w:rsidRDefault="002A147B">
            <w:pPr>
              <w:pStyle w:val="Compact"/>
              <w:jc w:val="right"/>
            </w:pPr>
            <w:r>
              <w:t>500.00</w:t>
            </w:r>
          </w:p>
        </w:tc>
      </w:tr>
      <w:tr w:rsidR="00C76A5C" w14:paraId="70A42204" w14:textId="77777777">
        <w:tc>
          <w:tcPr>
            <w:tcW w:w="1560" w:type="dxa"/>
          </w:tcPr>
          <w:p w14:paraId="70A421FE" w14:textId="77777777" w:rsidR="00C76A5C" w:rsidRDefault="002A147B">
            <w:pPr>
              <w:pStyle w:val="Compact"/>
            </w:pPr>
            <w:r>
              <w:t>Fragilariopsis_cylindrus</w:t>
            </w:r>
          </w:p>
        </w:tc>
        <w:tc>
          <w:tcPr>
            <w:tcW w:w="1140" w:type="dxa"/>
          </w:tcPr>
          <w:p w14:paraId="70A421FF" w14:textId="77777777" w:rsidR="00C76A5C" w:rsidRDefault="002A147B">
            <w:pPr>
              <w:pStyle w:val="Compact"/>
              <w:jc w:val="right"/>
            </w:pPr>
            <w:r>
              <w:t>4</w:t>
            </w:r>
          </w:p>
        </w:tc>
        <w:tc>
          <w:tcPr>
            <w:tcW w:w="1800" w:type="dxa"/>
          </w:tcPr>
          <w:p w14:paraId="70A42200" w14:textId="77777777" w:rsidR="00C76A5C" w:rsidRDefault="002A147B">
            <w:pPr>
              <w:pStyle w:val="Compact"/>
              <w:jc w:val="right"/>
            </w:pPr>
            <w:r>
              <w:t>0</w:t>
            </w:r>
          </w:p>
        </w:tc>
        <w:tc>
          <w:tcPr>
            <w:tcW w:w="1320" w:type="dxa"/>
          </w:tcPr>
          <w:p w14:paraId="70A42201" w14:textId="77777777" w:rsidR="00C76A5C" w:rsidRDefault="002A147B">
            <w:pPr>
              <w:pStyle w:val="Compact"/>
              <w:jc w:val="right"/>
            </w:pPr>
            <w:r>
              <w:t>0.16276</w:t>
            </w:r>
          </w:p>
        </w:tc>
        <w:tc>
          <w:tcPr>
            <w:tcW w:w="1500" w:type="dxa"/>
          </w:tcPr>
          <w:p w14:paraId="70A42202" w14:textId="77777777" w:rsidR="00C76A5C" w:rsidRDefault="002A147B">
            <w:pPr>
              <w:pStyle w:val="Compact"/>
              <w:jc w:val="right"/>
            </w:pPr>
            <w:r>
              <w:t>6</w:t>
            </w:r>
          </w:p>
        </w:tc>
        <w:tc>
          <w:tcPr>
            <w:tcW w:w="600" w:type="dxa"/>
          </w:tcPr>
          <w:p w14:paraId="70A42203" w14:textId="77777777" w:rsidR="00C76A5C" w:rsidRDefault="002A147B">
            <w:pPr>
              <w:pStyle w:val="Compact"/>
              <w:jc w:val="right"/>
            </w:pPr>
            <w:r>
              <w:t>500.00</w:t>
            </w:r>
          </w:p>
        </w:tc>
      </w:tr>
      <w:tr w:rsidR="00C76A5C" w14:paraId="70A4220B" w14:textId="77777777">
        <w:tc>
          <w:tcPr>
            <w:tcW w:w="1560" w:type="dxa"/>
          </w:tcPr>
          <w:p w14:paraId="70A42205" w14:textId="77777777" w:rsidR="00C76A5C" w:rsidRDefault="002A147B">
            <w:pPr>
              <w:pStyle w:val="Compact"/>
            </w:pPr>
            <w:r>
              <w:t>Fragilariopsis_cylindrus</w:t>
            </w:r>
          </w:p>
        </w:tc>
        <w:tc>
          <w:tcPr>
            <w:tcW w:w="1140" w:type="dxa"/>
          </w:tcPr>
          <w:p w14:paraId="70A42206" w14:textId="77777777" w:rsidR="00C76A5C" w:rsidRDefault="002A147B">
            <w:pPr>
              <w:pStyle w:val="Compact"/>
              <w:jc w:val="right"/>
            </w:pPr>
            <w:r>
              <w:t>4</w:t>
            </w:r>
          </w:p>
        </w:tc>
        <w:tc>
          <w:tcPr>
            <w:tcW w:w="1800" w:type="dxa"/>
          </w:tcPr>
          <w:p w14:paraId="70A42207" w14:textId="77777777" w:rsidR="00C76A5C" w:rsidRDefault="002A147B">
            <w:pPr>
              <w:pStyle w:val="Compact"/>
              <w:jc w:val="right"/>
            </w:pPr>
            <w:r>
              <w:t>10</w:t>
            </w:r>
          </w:p>
        </w:tc>
        <w:tc>
          <w:tcPr>
            <w:tcW w:w="1320" w:type="dxa"/>
          </w:tcPr>
          <w:p w14:paraId="70A42208" w14:textId="77777777" w:rsidR="00C76A5C" w:rsidRDefault="002A147B">
            <w:pPr>
              <w:pStyle w:val="Compact"/>
              <w:jc w:val="right"/>
            </w:pPr>
            <w:r>
              <w:t>0.12075</w:t>
            </w:r>
          </w:p>
        </w:tc>
        <w:tc>
          <w:tcPr>
            <w:tcW w:w="1500" w:type="dxa"/>
          </w:tcPr>
          <w:p w14:paraId="70A42209" w14:textId="77777777" w:rsidR="00C76A5C" w:rsidRDefault="002A147B">
            <w:pPr>
              <w:pStyle w:val="Compact"/>
              <w:jc w:val="right"/>
            </w:pPr>
            <w:r>
              <w:t>6</w:t>
            </w:r>
          </w:p>
        </w:tc>
        <w:tc>
          <w:tcPr>
            <w:tcW w:w="600" w:type="dxa"/>
          </w:tcPr>
          <w:p w14:paraId="70A4220A" w14:textId="77777777" w:rsidR="00C76A5C" w:rsidRDefault="002A147B">
            <w:pPr>
              <w:pStyle w:val="Compact"/>
              <w:jc w:val="right"/>
            </w:pPr>
            <w:r>
              <w:t>500.00</w:t>
            </w:r>
          </w:p>
        </w:tc>
      </w:tr>
      <w:tr w:rsidR="00C76A5C" w14:paraId="70A42212" w14:textId="77777777">
        <w:tc>
          <w:tcPr>
            <w:tcW w:w="1560" w:type="dxa"/>
          </w:tcPr>
          <w:p w14:paraId="70A4220C" w14:textId="77777777" w:rsidR="00C76A5C" w:rsidRDefault="002A147B">
            <w:pPr>
              <w:pStyle w:val="Compact"/>
            </w:pPr>
            <w:r>
              <w:t>Fragilariopsis_cylindrus</w:t>
            </w:r>
          </w:p>
        </w:tc>
        <w:tc>
          <w:tcPr>
            <w:tcW w:w="1140" w:type="dxa"/>
          </w:tcPr>
          <w:p w14:paraId="70A4220D" w14:textId="77777777" w:rsidR="00C76A5C" w:rsidRDefault="002A147B">
            <w:pPr>
              <w:pStyle w:val="Compact"/>
              <w:jc w:val="right"/>
            </w:pPr>
            <w:r>
              <w:t>4</w:t>
            </w:r>
          </w:p>
        </w:tc>
        <w:tc>
          <w:tcPr>
            <w:tcW w:w="1800" w:type="dxa"/>
          </w:tcPr>
          <w:p w14:paraId="70A4220E" w14:textId="77777777" w:rsidR="00C76A5C" w:rsidRDefault="002A147B">
            <w:pPr>
              <w:pStyle w:val="Compact"/>
              <w:jc w:val="right"/>
            </w:pPr>
            <w:r>
              <w:t>10</w:t>
            </w:r>
          </w:p>
        </w:tc>
        <w:tc>
          <w:tcPr>
            <w:tcW w:w="1320" w:type="dxa"/>
          </w:tcPr>
          <w:p w14:paraId="70A4220F" w14:textId="77777777" w:rsidR="00C76A5C" w:rsidRDefault="002A147B">
            <w:pPr>
              <w:pStyle w:val="Compact"/>
              <w:jc w:val="right"/>
            </w:pPr>
            <w:r>
              <w:t>0.13375</w:t>
            </w:r>
          </w:p>
        </w:tc>
        <w:tc>
          <w:tcPr>
            <w:tcW w:w="1500" w:type="dxa"/>
          </w:tcPr>
          <w:p w14:paraId="70A42210" w14:textId="77777777" w:rsidR="00C76A5C" w:rsidRDefault="002A147B">
            <w:pPr>
              <w:pStyle w:val="Compact"/>
              <w:jc w:val="right"/>
            </w:pPr>
            <w:r>
              <w:t>0</w:t>
            </w:r>
          </w:p>
        </w:tc>
        <w:tc>
          <w:tcPr>
            <w:tcW w:w="600" w:type="dxa"/>
          </w:tcPr>
          <w:p w14:paraId="70A42211" w14:textId="77777777" w:rsidR="00C76A5C" w:rsidRDefault="002A147B">
            <w:pPr>
              <w:pStyle w:val="Compact"/>
              <w:jc w:val="right"/>
            </w:pPr>
            <w:r>
              <w:t>500.00</w:t>
            </w:r>
          </w:p>
        </w:tc>
      </w:tr>
      <w:tr w:rsidR="00C76A5C" w14:paraId="70A42219" w14:textId="77777777">
        <w:tc>
          <w:tcPr>
            <w:tcW w:w="1560" w:type="dxa"/>
          </w:tcPr>
          <w:p w14:paraId="70A42213" w14:textId="77777777" w:rsidR="00C76A5C" w:rsidRDefault="002A147B">
            <w:pPr>
              <w:pStyle w:val="Compact"/>
            </w:pPr>
            <w:r>
              <w:t>Fragilariopsis_cylindrus</w:t>
            </w:r>
          </w:p>
        </w:tc>
        <w:tc>
          <w:tcPr>
            <w:tcW w:w="1140" w:type="dxa"/>
          </w:tcPr>
          <w:p w14:paraId="70A42214" w14:textId="77777777" w:rsidR="00C76A5C" w:rsidRDefault="002A147B">
            <w:pPr>
              <w:pStyle w:val="Compact"/>
              <w:jc w:val="right"/>
            </w:pPr>
            <w:r>
              <w:t>4</w:t>
            </w:r>
          </w:p>
        </w:tc>
        <w:tc>
          <w:tcPr>
            <w:tcW w:w="1800" w:type="dxa"/>
          </w:tcPr>
          <w:p w14:paraId="70A42215" w14:textId="77777777" w:rsidR="00C76A5C" w:rsidRDefault="002A147B">
            <w:pPr>
              <w:pStyle w:val="Compact"/>
              <w:jc w:val="right"/>
            </w:pPr>
            <w:r>
              <w:t>2</w:t>
            </w:r>
          </w:p>
        </w:tc>
        <w:tc>
          <w:tcPr>
            <w:tcW w:w="1320" w:type="dxa"/>
          </w:tcPr>
          <w:p w14:paraId="70A42216" w14:textId="77777777" w:rsidR="00C76A5C" w:rsidRDefault="002A147B">
            <w:pPr>
              <w:pStyle w:val="Compact"/>
              <w:jc w:val="right"/>
            </w:pPr>
            <w:r>
              <w:t>0.15186</w:t>
            </w:r>
          </w:p>
        </w:tc>
        <w:tc>
          <w:tcPr>
            <w:tcW w:w="1500" w:type="dxa"/>
          </w:tcPr>
          <w:p w14:paraId="70A42217" w14:textId="77777777" w:rsidR="00C76A5C" w:rsidRDefault="002A147B">
            <w:pPr>
              <w:pStyle w:val="Compact"/>
              <w:jc w:val="right"/>
            </w:pPr>
            <w:r>
              <w:t>0</w:t>
            </w:r>
          </w:p>
        </w:tc>
        <w:tc>
          <w:tcPr>
            <w:tcW w:w="600" w:type="dxa"/>
          </w:tcPr>
          <w:p w14:paraId="70A42218" w14:textId="77777777" w:rsidR="00C76A5C" w:rsidRDefault="002A147B">
            <w:pPr>
              <w:pStyle w:val="Compact"/>
              <w:jc w:val="right"/>
            </w:pPr>
            <w:r>
              <w:t>500.00</w:t>
            </w:r>
          </w:p>
        </w:tc>
      </w:tr>
      <w:tr w:rsidR="00C76A5C" w14:paraId="70A42220" w14:textId="77777777">
        <w:tc>
          <w:tcPr>
            <w:tcW w:w="1560" w:type="dxa"/>
          </w:tcPr>
          <w:p w14:paraId="70A4221A" w14:textId="77777777" w:rsidR="00C76A5C" w:rsidRDefault="002A147B">
            <w:pPr>
              <w:pStyle w:val="Compact"/>
            </w:pPr>
            <w:r>
              <w:t>Fragilariopsis_cylindrus</w:t>
            </w:r>
          </w:p>
        </w:tc>
        <w:tc>
          <w:tcPr>
            <w:tcW w:w="1140" w:type="dxa"/>
          </w:tcPr>
          <w:p w14:paraId="70A4221B" w14:textId="77777777" w:rsidR="00C76A5C" w:rsidRDefault="002A147B">
            <w:pPr>
              <w:pStyle w:val="Compact"/>
              <w:jc w:val="right"/>
            </w:pPr>
            <w:r>
              <w:t>4</w:t>
            </w:r>
          </w:p>
        </w:tc>
        <w:tc>
          <w:tcPr>
            <w:tcW w:w="1800" w:type="dxa"/>
          </w:tcPr>
          <w:p w14:paraId="70A4221C" w14:textId="77777777" w:rsidR="00C76A5C" w:rsidRDefault="002A147B">
            <w:pPr>
              <w:pStyle w:val="Compact"/>
              <w:jc w:val="right"/>
            </w:pPr>
            <w:r>
              <w:t>2</w:t>
            </w:r>
          </w:p>
        </w:tc>
        <w:tc>
          <w:tcPr>
            <w:tcW w:w="1320" w:type="dxa"/>
          </w:tcPr>
          <w:p w14:paraId="70A4221D" w14:textId="77777777" w:rsidR="00C76A5C" w:rsidRDefault="002A147B">
            <w:pPr>
              <w:pStyle w:val="Compact"/>
              <w:jc w:val="right"/>
            </w:pPr>
            <w:r>
              <w:t>0.16169</w:t>
            </w:r>
          </w:p>
        </w:tc>
        <w:tc>
          <w:tcPr>
            <w:tcW w:w="1500" w:type="dxa"/>
          </w:tcPr>
          <w:p w14:paraId="70A4221E" w14:textId="77777777" w:rsidR="00C76A5C" w:rsidRDefault="002A147B">
            <w:pPr>
              <w:pStyle w:val="Compact"/>
              <w:jc w:val="right"/>
            </w:pPr>
            <w:r>
              <w:t>6</w:t>
            </w:r>
          </w:p>
        </w:tc>
        <w:tc>
          <w:tcPr>
            <w:tcW w:w="600" w:type="dxa"/>
          </w:tcPr>
          <w:p w14:paraId="70A4221F" w14:textId="77777777" w:rsidR="00C76A5C" w:rsidRDefault="002A147B">
            <w:pPr>
              <w:pStyle w:val="Compact"/>
              <w:jc w:val="right"/>
            </w:pPr>
            <w:r>
              <w:t>500.00</w:t>
            </w:r>
          </w:p>
        </w:tc>
      </w:tr>
      <w:tr w:rsidR="00C76A5C" w14:paraId="70A42227" w14:textId="77777777">
        <w:tc>
          <w:tcPr>
            <w:tcW w:w="1560" w:type="dxa"/>
          </w:tcPr>
          <w:p w14:paraId="70A42221" w14:textId="77777777" w:rsidR="00C76A5C" w:rsidRDefault="002A147B">
            <w:pPr>
              <w:pStyle w:val="Compact"/>
            </w:pPr>
            <w:r>
              <w:lastRenderedPageBreak/>
              <w:t>Fragilariopsis_cylindrus</w:t>
            </w:r>
          </w:p>
        </w:tc>
        <w:tc>
          <w:tcPr>
            <w:tcW w:w="1140" w:type="dxa"/>
          </w:tcPr>
          <w:p w14:paraId="70A42222" w14:textId="77777777" w:rsidR="00C76A5C" w:rsidRDefault="002A147B">
            <w:pPr>
              <w:pStyle w:val="Compact"/>
              <w:jc w:val="right"/>
            </w:pPr>
            <w:r>
              <w:t>4</w:t>
            </w:r>
          </w:p>
        </w:tc>
        <w:tc>
          <w:tcPr>
            <w:tcW w:w="1800" w:type="dxa"/>
          </w:tcPr>
          <w:p w14:paraId="70A42223" w14:textId="77777777" w:rsidR="00C76A5C" w:rsidRDefault="002A147B">
            <w:pPr>
              <w:pStyle w:val="Compact"/>
              <w:jc w:val="right"/>
            </w:pPr>
            <w:r>
              <w:t>6</w:t>
            </w:r>
          </w:p>
        </w:tc>
        <w:tc>
          <w:tcPr>
            <w:tcW w:w="1320" w:type="dxa"/>
          </w:tcPr>
          <w:p w14:paraId="70A42224" w14:textId="77777777" w:rsidR="00C76A5C" w:rsidRDefault="002A147B">
            <w:pPr>
              <w:pStyle w:val="Compact"/>
              <w:jc w:val="right"/>
            </w:pPr>
            <w:r>
              <w:t>0.14881</w:t>
            </w:r>
          </w:p>
        </w:tc>
        <w:tc>
          <w:tcPr>
            <w:tcW w:w="1500" w:type="dxa"/>
          </w:tcPr>
          <w:p w14:paraId="70A42225" w14:textId="77777777" w:rsidR="00C76A5C" w:rsidRDefault="002A147B">
            <w:pPr>
              <w:pStyle w:val="Compact"/>
              <w:jc w:val="right"/>
            </w:pPr>
            <w:r>
              <w:t>6</w:t>
            </w:r>
          </w:p>
        </w:tc>
        <w:tc>
          <w:tcPr>
            <w:tcW w:w="600" w:type="dxa"/>
          </w:tcPr>
          <w:p w14:paraId="70A42226" w14:textId="77777777" w:rsidR="00C76A5C" w:rsidRDefault="002A147B">
            <w:pPr>
              <w:pStyle w:val="Compact"/>
              <w:jc w:val="right"/>
            </w:pPr>
            <w:r>
              <w:t>500.00</w:t>
            </w:r>
          </w:p>
        </w:tc>
      </w:tr>
      <w:tr w:rsidR="00C76A5C" w14:paraId="70A4222E" w14:textId="77777777">
        <w:tc>
          <w:tcPr>
            <w:tcW w:w="1560" w:type="dxa"/>
          </w:tcPr>
          <w:p w14:paraId="70A42228" w14:textId="77777777" w:rsidR="00C76A5C" w:rsidRDefault="002A147B">
            <w:pPr>
              <w:pStyle w:val="Compact"/>
            </w:pPr>
            <w:r>
              <w:t>Fragilariopsis_cylindrus</w:t>
            </w:r>
          </w:p>
        </w:tc>
        <w:tc>
          <w:tcPr>
            <w:tcW w:w="1140" w:type="dxa"/>
          </w:tcPr>
          <w:p w14:paraId="70A42229" w14:textId="77777777" w:rsidR="00C76A5C" w:rsidRDefault="002A147B">
            <w:pPr>
              <w:pStyle w:val="Compact"/>
              <w:jc w:val="right"/>
            </w:pPr>
            <w:r>
              <w:t>4</w:t>
            </w:r>
          </w:p>
        </w:tc>
        <w:tc>
          <w:tcPr>
            <w:tcW w:w="1800" w:type="dxa"/>
          </w:tcPr>
          <w:p w14:paraId="70A4222A" w14:textId="77777777" w:rsidR="00C76A5C" w:rsidRDefault="002A147B">
            <w:pPr>
              <w:pStyle w:val="Compact"/>
              <w:jc w:val="right"/>
            </w:pPr>
            <w:r>
              <w:t>6</w:t>
            </w:r>
          </w:p>
        </w:tc>
        <w:tc>
          <w:tcPr>
            <w:tcW w:w="1320" w:type="dxa"/>
          </w:tcPr>
          <w:p w14:paraId="70A4222B" w14:textId="77777777" w:rsidR="00C76A5C" w:rsidRDefault="002A147B">
            <w:pPr>
              <w:pStyle w:val="Compact"/>
              <w:jc w:val="right"/>
            </w:pPr>
            <w:r>
              <w:t>0.19033</w:t>
            </w:r>
          </w:p>
        </w:tc>
        <w:tc>
          <w:tcPr>
            <w:tcW w:w="1500" w:type="dxa"/>
          </w:tcPr>
          <w:p w14:paraId="70A4222C" w14:textId="77777777" w:rsidR="00C76A5C" w:rsidRDefault="002A147B">
            <w:pPr>
              <w:pStyle w:val="Compact"/>
              <w:jc w:val="right"/>
            </w:pPr>
            <w:r>
              <w:t>0</w:t>
            </w:r>
          </w:p>
        </w:tc>
        <w:tc>
          <w:tcPr>
            <w:tcW w:w="600" w:type="dxa"/>
          </w:tcPr>
          <w:p w14:paraId="70A4222D" w14:textId="77777777" w:rsidR="00C76A5C" w:rsidRDefault="002A147B">
            <w:pPr>
              <w:pStyle w:val="Compact"/>
              <w:jc w:val="right"/>
            </w:pPr>
            <w:r>
              <w:t>500.00</w:t>
            </w:r>
          </w:p>
        </w:tc>
      </w:tr>
      <w:tr w:rsidR="00C76A5C" w14:paraId="70A42235" w14:textId="77777777">
        <w:tc>
          <w:tcPr>
            <w:tcW w:w="1560" w:type="dxa"/>
          </w:tcPr>
          <w:p w14:paraId="70A4222F" w14:textId="77777777" w:rsidR="00C76A5C" w:rsidRDefault="002A147B">
            <w:pPr>
              <w:pStyle w:val="Compact"/>
            </w:pPr>
            <w:r>
              <w:t>Fragilariopsis_cylindrus</w:t>
            </w:r>
          </w:p>
        </w:tc>
        <w:tc>
          <w:tcPr>
            <w:tcW w:w="1140" w:type="dxa"/>
          </w:tcPr>
          <w:p w14:paraId="70A42230" w14:textId="77777777" w:rsidR="00C76A5C" w:rsidRDefault="002A147B">
            <w:pPr>
              <w:pStyle w:val="Compact"/>
              <w:jc w:val="right"/>
            </w:pPr>
            <w:r>
              <w:t>8</w:t>
            </w:r>
          </w:p>
        </w:tc>
        <w:tc>
          <w:tcPr>
            <w:tcW w:w="1800" w:type="dxa"/>
          </w:tcPr>
          <w:p w14:paraId="70A42231" w14:textId="77777777" w:rsidR="00C76A5C" w:rsidRDefault="002A147B">
            <w:pPr>
              <w:pStyle w:val="Compact"/>
              <w:jc w:val="right"/>
            </w:pPr>
            <w:r>
              <w:t>0</w:t>
            </w:r>
          </w:p>
        </w:tc>
        <w:tc>
          <w:tcPr>
            <w:tcW w:w="1320" w:type="dxa"/>
          </w:tcPr>
          <w:p w14:paraId="70A42232" w14:textId="77777777" w:rsidR="00C76A5C" w:rsidRDefault="002A147B">
            <w:pPr>
              <w:pStyle w:val="Compact"/>
              <w:jc w:val="right"/>
            </w:pPr>
            <w:r>
              <w:t>0.07329</w:t>
            </w:r>
          </w:p>
        </w:tc>
        <w:tc>
          <w:tcPr>
            <w:tcW w:w="1500" w:type="dxa"/>
          </w:tcPr>
          <w:p w14:paraId="70A42233" w14:textId="77777777" w:rsidR="00C76A5C" w:rsidRDefault="002A147B">
            <w:pPr>
              <w:pStyle w:val="Compact"/>
              <w:jc w:val="right"/>
            </w:pPr>
            <w:r>
              <w:t>0</w:t>
            </w:r>
          </w:p>
        </w:tc>
        <w:tc>
          <w:tcPr>
            <w:tcW w:w="600" w:type="dxa"/>
          </w:tcPr>
          <w:p w14:paraId="70A42234" w14:textId="77777777" w:rsidR="00C76A5C" w:rsidRDefault="002A147B">
            <w:pPr>
              <w:pStyle w:val="Compact"/>
              <w:jc w:val="right"/>
            </w:pPr>
            <w:r>
              <w:t>500.00</w:t>
            </w:r>
          </w:p>
        </w:tc>
      </w:tr>
      <w:tr w:rsidR="00C76A5C" w14:paraId="70A4223C" w14:textId="77777777">
        <w:tc>
          <w:tcPr>
            <w:tcW w:w="1560" w:type="dxa"/>
          </w:tcPr>
          <w:p w14:paraId="70A42236" w14:textId="77777777" w:rsidR="00C76A5C" w:rsidRDefault="002A147B">
            <w:pPr>
              <w:pStyle w:val="Compact"/>
            </w:pPr>
            <w:r>
              <w:t>Fragilariopsis_cylindrus</w:t>
            </w:r>
          </w:p>
        </w:tc>
        <w:tc>
          <w:tcPr>
            <w:tcW w:w="1140" w:type="dxa"/>
          </w:tcPr>
          <w:p w14:paraId="70A42237" w14:textId="77777777" w:rsidR="00C76A5C" w:rsidRDefault="002A147B">
            <w:pPr>
              <w:pStyle w:val="Compact"/>
              <w:jc w:val="right"/>
            </w:pPr>
            <w:r>
              <w:t>8</w:t>
            </w:r>
          </w:p>
        </w:tc>
        <w:tc>
          <w:tcPr>
            <w:tcW w:w="1800" w:type="dxa"/>
          </w:tcPr>
          <w:p w14:paraId="70A42238" w14:textId="77777777" w:rsidR="00C76A5C" w:rsidRDefault="002A147B">
            <w:pPr>
              <w:pStyle w:val="Compact"/>
              <w:jc w:val="right"/>
            </w:pPr>
            <w:r>
              <w:t>0</w:t>
            </w:r>
          </w:p>
        </w:tc>
        <w:tc>
          <w:tcPr>
            <w:tcW w:w="1320" w:type="dxa"/>
          </w:tcPr>
          <w:p w14:paraId="70A42239" w14:textId="77777777" w:rsidR="00C76A5C" w:rsidRDefault="002A147B">
            <w:pPr>
              <w:pStyle w:val="Compact"/>
              <w:jc w:val="right"/>
            </w:pPr>
            <w:r>
              <w:t>0.08049</w:t>
            </w:r>
          </w:p>
        </w:tc>
        <w:tc>
          <w:tcPr>
            <w:tcW w:w="1500" w:type="dxa"/>
          </w:tcPr>
          <w:p w14:paraId="70A4223A" w14:textId="77777777" w:rsidR="00C76A5C" w:rsidRDefault="002A147B">
            <w:pPr>
              <w:pStyle w:val="Compact"/>
              <w:jc w:val="right"/>
            </w:pPr>
            <w:r>
              <w:t>6</w:t>
            </w:r>
          </w:p>
        </w:tc>
        <w:tc>
          <w:tcPr>
            <w:tcW w:w="600" w:type="dxa"/>
          </w:tcPr>
          <w:p w14:paraId="70A4223B" w14:textId="77777777" w:rsidR="00C76A5C" w:rsidRDefault="002A147B">
            <w:pPr>
              <w:pStyle w:val="Compact"/>
              <w:jc w:val="right"/>
            </w:pPr>
            <w:r>
              <w:t>500.00</w:t>
            </w:r>
          </w:p>
        </w:tc>
      </w:tr>
      <w:tr w:rsidR="00C76A5C" w14:paraId="70A42243" w14:textId="77777777">
        <w:tc>
          <w:tcPr>
            <w:tcW w:w="1560" w:type="dxa"/>
          </w:tcPr>
          <w:p w14:paraId="70A4223D" w14:textId="77777777" w:rsidR="00C76A5C" w:rsidRDefault="002A147B">
            <w:pPr>
              <w:pStyle w:val="Compact"/>
            </w:pPr>
            <w:r>
              <w:t>Fragilariopsis_cylindrus</w:t>
            </w:r>
          </w:p>
        </w:tc>
        <w:tc>
          <w:tcPr>
            <w:tcW w:w="1140" w:type="dxa"/>
          </w:tcPr>
          <w:p w14:paraId="70A4223E" w14:textId="77777777" w:rsidR="00C76A5C" w:rsidRDefault="002A147B">
            <w:pPr>
              <w:pStyle w:val="Compact"/>
              <w:jc w:val="right"/>
            </w:pPr>
            <w:r>
              <w:t>8</w:t>
            </w:r>
          </w:p>
        </w:tc>
        <w:tc>
          <w:tcPr>
            <w:tcW w:w="1800" w:type="dxa"/>
          </w:tcPr>
          <w:p w14:paraId="70A4223F" w14:textId="77777777" w:rsidR="00C76A5C" w:rsidRDefault="002A147B">
            <w:pPr>
              <w:pStyle w:val="Compact"/>
              <w:jc w:val="right"/>
            </w:pPr>
            <w:r>
              <w:t>10</w:t>
            </w:r>
          </w:p>
        </w:tc>
        <w:tc>
          <w:tcPr>
            <w:tcW w:w="1320" w:type="dxa"/>
          </w:tcPr>
          <w:p w14:paraId="70A42240" w14:textId="77777777" w:rsidR="00C76A5C" w:rsidRDefault="002A147B">
            <w:pPr>
              <w:pStyle w:val="Compact"/>
              <w:jc w:val="right"/>
            </w:pPr>
            <w:r>
              <w:t>0.05961</w:t>
            </w:r>
          </w:p>
        </w:tc>
        <w:tc>
          <w:tcPr>
            <w:tcW w:w="1500" w:type="dxa"/>
          </w:tcPr>
          <w:p w14:paraId="70A42241" w14:textId="77777777" w:rsidR="00C76A5C" w:rsidRDefault="002A147B">
            <w:pPr>
              <w:pStyle w:val="Compact"/>
              <w:jc w:val="right"/>
            </w:pPr>
            <w:r>
              <w:t>6</w:t>
            </w:r>
          </w:p>
        </w:tc>
        <w:tc>
          <w:tcPr>
            <w:tcW w:w="600" w:type="dxa"/>
          </w:tcPr>
          <w:p w14:paraId="70A42242" w14:textId="77777777" w:rsidR="00C76A5C" w:rsidRDefault="002A147B">
            <w:pPr>
              <w:pStyle w:val="Compact"/>
              <w:jc w:val="right"/>
            </w:pPr>
            <w:r>
              <w:t>500.00</w:t>
            </w:r>
          </w:p>
        </w:tc>
      </w:tr>
      <w:tr w:rsidR="00C76A5C" w14:paraId="70A4224A" w14:textId="77777777">
        <w:tc>
          <w:tcPr>
            <w:tcW w:w="1560" w:type="dxa"/>
          </w:tcPr>
          <w:p w14:paraId="70A42244" w14:textId="77777777" w:rsidR="00C76A5C" w:rsidRDefault="002A147B">
            <w:pPr>
              <w:pStyle w:val="Compact"/>
            </w:pPr>
            <w:r>
              <w:t>Fragilariopsis_cylindrus</w:t>
            </w:r>
          </w:p>
        </w:tc>
        <w:tc>
          <w:tcPr>
            <w:tcW w:w="1140" w:type="dxa"/>
          </w:tcPr>
          <w:p w14:paraId="70A42245" w14:textId="77777777" w:rsidR="00C76A5C" w:rsidRDefault="002A147B">
            <w:pPr>
              <w:pStyle w:val="Compact"/>
              <w:jc w:val="right"/>
            </w:pPr>
            <w:r>
              <w:t>8</w:t>
            </w:r>
          </w:p>
        </w:tc>
        <w:tc>
          <w:tcPr>
            <w:tcW w:w="1800" w:type="dxa"/>
          </w:tcPr>
          <w:p w14:paraId="70A42246" w14:textId="77777777" w:rsidR="00C76A5C" w:rsidRDefault="002A147B">
            <w:pPr>
              <w:pStyle w:val="Compact"/>
              <w:jc w:val="right"/>
            </w:pPr>
            <w:r>
              <w:t>10</w:t>
            </w:r>
          </w:p>
        </w:tc>
        <w:tc>
          <w:tcPr>
            <w:tcW w:w="1320" w:type="dxa"/>
          </w:tcPr>
          <w:p w14:paraId="70A42247" w14:textId="77777777" w:rsidR="00C76A5C" w:rsidRDefault="002A147B">
            <w:pPr>
              <w:pStyle w:val="Compact"/>
              <w:jc w:val="right"/>
            </w:pPr>
            <w:r>
              <w:t>0.06600</w:t>
            </w:r>
          </w:p>
        </w:tc>
        <w:tc>
          <w:tcPr>
            <w:tcW w:w="1500" w:type="dxa"/>
          </w:tcPr>
          <w:p w14:paraId="70A42248" w14:textId="77777777" w:rsidR="00C76A5C" w:rsidRDefault="002A147B">
            <w:pPr>
              <w:pStyle w:val="Compact"/>
              <w:jc w:val="right"/>
            </w:pPr>
            <w:r>
              <w:t>0</w:t>
            </w:r>
          </w:p>
        </w:tc>
        <w:tc>
          <w:tcPr>
            <w:tcW w:w="600" w:type="dxa"/>
          </w:tcPr>
          <w:p w14:paraId="70A42249" w14:textId="77777777" w:rsidR="00C76A5C" w:rsidRDefault="002A147B">
            <w:pPr>
              <w:pStyle w:val="Compact"/>
              <w:jc w:val="right"/>
            </w:pPr>
            <w:r>
              <w:t>500.00</w:t>
            </w:r>
          </w:p>
        </w:tc>
      </w:tr>
      <w:tr w:rsidR="00C76A5C" w14:paraId="70A42251" w14:textId="77777777">
        <w:tc>
          <w:tcPr>
            <w:tcW w:w="1560" w:type="dxa"/>
          </w:tcPr>
          <w:p w14:paraId="70A4224B" w14:textId="77777777" w:rsidR="00C76A5C" w:rsidRDefault="002A147B">
            <w:pPr>
              <w:pStyle w:val="Compact"/>
            </w:pPr>
            <w:r>
              <w:t>Fragilariopsis_cylindrus</w:t>
            </w:r>
          </w:p>
        </w:tc>
        <w:tc>
          <w:tcPr>
            <w:tcW w:w="1140" w:type="dxa"/>
          </w:tcPr>
          <w:p w14:paraId="70A4224C" w14:textId="77777777" w:rsidR="00C76A5C" w:rsidRDefault="002A147B">
            <w:pPr>
              <w:pStyle w:val="Compact"/>
              <w:jc w:val="right"/>
            </w:pPr>
            <w:r>
              <w:t>8</w:t>
            </w:r>
          </w:p>
        </w:tc>
        <w:tc>
          <w:tcPr>
            <w:tcW w:w="1800" w:type="dxa"/>
          </w:tcPr>
          <w:p w14:paraId="70A4224D" w14:textId="77777777" w:rsidR="00C76A5C" w:rsidRDefault="002A147B">
            <w:pPr>
              <w:pStyle w:val="Compact"/>
              <w:jc w:val="right"/>
            </w:pPr>
            <w:r>
              <w:t>2</w:t>
            </w:r>
          </w:p>
        </w:tc>
        <w:tc>
          <w:tcPr>
            <w:tcW w:w="1320" w:type="dxa"/>
          </w:tcPr>
          <w:p w14:paraId="70A4224E" w14:textId="77777777" w:rsidR="00C76A5C" w:rsidRDefault="002A147B">
            <w:pPr>
              <w:pStyle w:val="Compact"/>
              <w:jc w:val="right"/>
            </w:pPr>
            <w:r>
              <w:t>0.07493</w:t>
            </w:r>
          </w:p>
        </w:tc>
        <w:tc>
          <w:tcPr>
            <w:tcW w:w="1500" w:type="dxa"/>
          </w:tcPr>
          <w:p w14:paraId="70A4224F" w14:textId="77777777" w:rsidR="00C76A5C" w:rsidRDefault="002A147B">
            <w:pPr>
              <w:pStyle w:val="Compact"/>
              <w:jc w:val="right"/>
            </w:pPr>
            <w:r>
              <w:t>0</w:t>
            </w:r>
          </w:p>
        </w:tc>
        <w:tc>
          <w:tcPr>
            <w:tcW w:w="600" w:type="dxa"/>
          </w:tcPr>
          <w:p w14:paraId="70A42250" w14:textId="77777777" w:rsidR="00C76A5C" w:rsidRDefault="002A147B">
            <w:pPr>
              <w:pStyle w:val="Compact"/>
              <w:jc w:val="right"/>
            </w:pPr>
            <w:r>
              <w:t>500.00</w:t>
            </w:r>
          </w:p>
        </w:tc>
      </w:tr>
      <w:tr w:rsidR="00C76A5C" w14:paraId="70A42258" w14:textId="77777777">
        <w:tc>
          <w:tcPr>
            <w:tcW w:w="1560" w:type="dxa"/>
          </w:tcPr>
          <w:p w14:paraId="70A42252" w14:textId="77777777" w:rsidR="00C76A5C" w:rsidRDefault="002A147B">
            <w:pPr>
              <w:pStyle w:val="Compact"/>
            </w:pPr>
            <w:r>
              <w:t>Fragilariopsis_cylindrus</w:t>
            </w:r>
          </w:p>
        </w:tc>
        <w:tc>
          <w:tcPr>
            <w:tcW w:w="1140" w:type="dxa"/>
          </w:tcPr>
          <w:p w14:paraId="70A42253" w14:textId="77777777" w:rsidR="00C76A5C" w:rsidRDefault="002A147B">
            <w:pPr>
              <w:pStyle w:val="Compact"/>
              <w:jc w:val="right"/>
            </w:pPr>
            <w:r>
              <w:t>8</w:t>
            </w:r>
          </w:p>
        </w:tc>
        <w:tc>
          <w:tcPr>
            <w:tcW w:w="1800" w:type="dxa"/>
          </w:tcPr>
          <w:p w14:paraId="70A42254" w14:textId="77777777" w:rsidR="00C76A5C" w:rsidRDefault="002A147B">
            <w:pPr>
              <w:pStyle w:val="Compact"/>
              <w:jc w:val="right"/>
            </w:pPr>
            <w:r>
              <w:t>2</w:t>
            </w:r>
          </w:p>
        </w:tc>
        <w:tc>
          <w:tcPr>
            <w:tcW w:w="1320" w:type="dxa"/>
          </w:tcPr>
          <w:p w14:paraId="70A42255" w14:textId="77777777" w:rsidR="00C76A5C" w:rsidRDefault="002A147B">
            <w:pPr>
              <w:pStyle w:val="Compact"/>
              <w:jc w:val="right"/>
            </w:pPr>
            <w:r>
              <w:t>0.07912</w:t>
            </w:r>
          </w:p>
        </w:tc>
        <w:tc>
          <w:tcPr>
            <w:tcW w:w="1500" w:type="dxa"/>
          </w:tcPr>
          <w:p w14:paraId="70A42256" w14:textId="77777777" w:rsidR="00C76A5C" w:rsidRDefault="002A147B">
            <w:pPr>
              <w:pStyle w:val="Compact"/>
              <w:jc w:val="right"/>
            </w:pPr>
            <w:r>
              <w:t>6</w:t>
            </w:r>
          </w:p>
        </w:tc>
        <w:tc>
          <w:tcPr>
            <w:tcW w:w="600" w:type="dxa"/>
          </w:tcPr>
          <w:p w14:paraId="70A42257" w14:textId="77777777" w:rsidR="00C76A5C" w:rsidRDefault="002A147B">
            <w:pPr>
              <w:pStyle w:val="Compact"/>
              <w:jc w:val="right"/>
            </w:pPr>
            <w:r>
              <w:t>500.00</w:t>
            </w:r>
          </w:p>
        </w:tc>
      </w:tr>
      <w:tr w:rsidR="00C76A5C" w14:paraId="70A4225F" w14:textId="77777777">
        <w:tc>
          <w:tcPr>
            <w:tcW w:w="1560" w:type="dxa"/>
          </w:tcPr>
          <w:p w14:paraId="70A42259" w14:textId="77777777" w:rsidR="00C76A5C" w:rsidRDefault="002A147B">
            <w:pPr>
              <w:pStyle w:val="Compact"/>
            </w:pPr>
            <w:r>
              <w:t>Fragilariopsis_cylindrus</w:t>
            </w:r>
          </w:p>
        </w:tc>
        <w:tc>
          <w:tcPr>
            <w:tcW w:w="1140" w:type="dxa"/>
          </w:tcPr>
          <w:p w14:paraId="70A4225A" w14:textId="77777777" w:rsidR="00C76A5C" w:rsidRDefault="002A147B">
            <w:pPr>
              <w:pStyle w:val="Compact"/>
              <w:jc w:val="right"/>
            </w:pPr>
            <w:r>
              <w:t>8</w:t>
            </w:r>
          </w:p>
        </w:tc>
        <w:tc>
          <w:tcPr>
            <w:tcW w:w="1800" w:type="dxa"/>
          </w:tcPr>
          <w:p w14:paraId="70A4225B" w14:textId="77777777" w:rsidR="00C76A5C" w:rsidRDefault="002A147B">
            <w:pPr>
              <w:pStyle w:val="Compact"/>
              <w:jc w:val="right"/>
            </w:pPr>
            <w:r>
              <w:t>6</w:t>
            </w:r>
          </w:p>
        </w:tc>
        <w:tc>
          <w:tcPr>
            <w:tcW w:w="1320" w:type="dxa"/>
          </w:tcPr>
          <w:p w14:paraId="70A4225C" w14:textId="77777777" w:rsidR="00C76A5C" w:rsidRDefault="002A147B">
            <w:pPr>
              <w:pStyle w:val="Compact"/>
              <w:jc w:val="right"/>
            </w:pPr>
            <w:r>
              <w:t>0.07329</w:t>
            </w:r>
          </w:p>
        </w:tc>
        <w:tc>
          <w:tcPr>
            <w:tcW w:w="1500" w:type="dxa"/>
          </w:tcPr>
          <w:p w14:paraId="70A4225D" w14:textId="77777777" w:rsidR="00C76A5C" w:rsidRDefault="002A147B">
            <w:pPr>
              <w:pStyle w:val="Compact"/>
              <w:jc w:val="right"/>
            </w:pPr>
            <w:r>
              <w:t>6</w:t>
            </w:r>
          </w:p>
        </w:tc>
        <w:tc>
          <w:tcPr>
            <w:tcW w:w="600" w:type="dxa"/>
          </w:tcPr>
          <w:p w14:paraId="70A4225E" w14:textId="77777777" w:rsidR="00C76A5C" w:rsidRDefault="002A147B">
            <w:pPr>
              <w:pStyle w:val="Compact"/>
              <w:jc w:val="right"/>
            </w:pPr>
            <w:r>
              <w:t>500.00</w:t>
            </w:r>
          </w:p>
        </w:tc>
      </w:tr>
      <w:tr w:rsidR="00C76A5C" w14:paraId="70A42266" w14:textId="77777777">
        <w:tc>
          <w:tcPr>
            <w:tcW w:w="1560" w:type="dxa"/>
          </w:tcPr>
          <w:p w14:paraId="70A42260" w14:textId="77777777" w:rsidR="00C76A5C" w:rsidRDefault="002A147B">
            <w:pPr>
              <w:pStyle w:val="Compact"/>
            </w:pPr>
            <w:r>
              <w:t>Fragilariopsis_cylindrus</w:t>
            </w:r>
          </w:p>
        </w:tc>
        <w:tc>
          <w:tcPr>
            <w:tcW w:w="1140" w:type="dxa"/>
          </w:tcPr>
          <w:p w14:paraId="70A42261" w14:textId="77777777" w:rsidR="00C76A5C" w:rsidRDefault="002A147B">
            <w:pPr>
              <w:pStyle w:val="Compact"/>
              <w:jc w:val="right"/>
            </w:pPr>
            <w:r>
              <w:t>8</w:t>
            </w:r>
          </w:p>
        </w:tc>
        <w:tc>
          <w:tcPr>
            <w:tcW w:w="1800" w:type="dxa"/>
          </w:tcPr>
          <w:p w14:paraId="70A42262" w14:textId="77777777" w:rsidR="00C76A5C" w:rsidRDefault="002A147B">
            <w:pPr>
              <w:pStyle w:val="Compact"/>
              <w:jc w:val="right"/>
            </w:pPr>
            <w:r>
              <w:t>6</w:t>
            </w:r>
          </w:p>
        </w:tc>
        <w:tc>
          <w:tcPr>
            <w:tcW w:w="1320" w:type="dxa"/>
          </w:tcPr>
          <w:p w14:paraId="70A42263" w14:textId="77777777" w:rsidR="00C76A5C" w:rsidRDefault="002A147B">
            <w:pPr>
              <w:pStyle w:val="Compact"/>
              <w:jc w:val="right"/>
            </w:pPr>
            <w:r>
              <w:t>0.09308</w:t>
            </w:r>
          </w:p>
        </w:tc>
        <w:tc>
          <w:tcPr>
            <w:tcW w:w="1500" w:type="dxa"/>
          </w:tcPr>
          <w:p w14:paraId="70A42264" w14:textId="77777777" w:rsidR="00C76A5C" w:rsidRDefault="002A147B">
            <w:pPr>
              <w:pStyle w:val="Compact"/>
              <w:jc w:val="right"/>
            </w:pPr>
            <w:r>
              <w:t>0</w:t>
            </w:r>
          </w:p>
        </w:tc>
        <w:tc>
          <w:tcPr>
            <w:tcW w:w="600" w:type="dxa"/>
          </w:tcPr>
          <w:p w14:paraId="70A42265" w14:textId="77777777" w:rsidR="00C76A5C" w:rsidRDefault="002A147B">
            <w:pPr>
              <w:pStyle w:val="Compact"/>
              <w:jc w:val="right"/>
            </w:pPr>
            <w:r>
              <w:t>500.00</w:t>
            </w:r>
          </w:p>
        </w:tc>
      </w:tr>
      <w:tr w:rsidR="00C76A5C" w14:paraId="70A4226D" w14:textId="77777777">
        <w:tc>
          <w:tcPr>
            <w:tcW w:w="1560" w:type="dxa"/>
          </w:tcPr>
          <w:p w14:paraId="70A42267" w14:textId="77777777" w:rsidR="00C76A5C" w:rsidRDefault="002A147B">
            <w:pPr>
              <w:pStyle w:val="Compact"/>
            </w:pPr>
            <w:r>
              <w:t>Chlorella_vulgaris</w:t>
            </w:r>
          </w:p>
        </w:tc>
        <w:tc>
          <w:tcPr>
            <w:tcW w:w="1140" w:type="dxa"/>
          </w:tcPr>
          <w:p w14:paraId="70A42268" w14:textId="77777777" w:rsidR="00C76A5C" w:rsidRDefault="002A147B">
            <w:pPr>
              <w:pStyle w:val="Compact"/>
              <w:jc w:val="right"/>
            </w:pPr>
            <w:r>
              <w:t>1</w:t>
            </w:r>
          </w:p>
        </w:tc>
        <w:tc>
          <w:tcPr>
            <w:tcW w:w="1800" w:type="dxa"/>
          </w:tcPr>
          <w:p w14:paraId="70A42269" w14:textId="77777777" w:rsidR="00C76A5C" w:rsidRDefault="002A147B">
            <w:pPr>
              <w:pStyle w:val="Compact"/>
              <w:jc w:val="right"/>
            </w:pPr>
            <w:r>
              <w:t>10</w:t>
            </w:r>
          </w:p>
        </w:tc>
        <w:tc>
          <w:tcPr>
            <w:tcW w:w="1320" w:type="dxa"/>
          </w:tcPr>
          <w:p w14:paraId="70A4226A" w14:textId="77777777" w:rsidR="00C76A5C" w:rsidRDefault="002A147B">
            <w:pPr>
              <w:pStyle w:val="Compact"/>
              <w:jc w:val="right"/>
            </w:pPr>
            <w:r>
              <w:t>0.89642</w:t>
            </w:r>
          </w:p>
        </w:tc>
        <w:tc>
          <w:tcPr>
            <w:tcW w:w="1500" w:type="dxa"/>
          </w:tcPr>
          <w:p w14:paraId="70A4226B" w14:textId="77777777" w:rsidR="00C76A5C" w:rsidRDefault="002A147B">
            <w:pPr>
              <w:pStyle w:val="Compact"/>
              <w:jc w:val="right"/>
            </w:pPr>
            <w:r>
              <w:t>22</w:t>
            </w:r>
          </w:p>
        </w:tc>
        <w:tc>
          <w:tcPr>
            <w:tcW w:w="600" w:type="dxa"/>
          </w:tcPr>
          <w:p w14:paraId="70A4226C" w14:textId="77777777" w:rsidR="00C76A5C" w:rsidRDefault="002A147B">
            <w:pPr>
              <w:pStyle w:val="Compact"/>
              <w:jc w:val="right"/>
            </w:pPr>
            <w:r>
              <w:t>0.43</w:t>
            </w:r>
          </w:p>
        </w:tc>
      </w:tr>
      <w:tr w:rsidR="00C76A5C" w14:paraId="70A42274" w14:textId="77777777">
        <w:tc>
          <w:tcPr>
            <w:tcW w:w="1560" w:type="dxa"/>
          </w:tcPr>
          <w:p w14:paraId="70A4226E" w14:textId="77777777" w:rsidR="00C76A5C" w:rsidRDefault="002A147B">
            <w:pPr>
              <w:pStyle w:val="Compact"/>
            </w:pPr>
            <w:r>
              <w:t>Chlorella_vulgaris</w:t>
            </w:r>
          </w:p>
        </w:tc>
        <w:tc>
          <w:tcPr>
            <w:tcW w:w="1140" w:type="dxa"/>
          </w:tcPr>
          <w:p w14:paraId="70A4226F" w14:textId="77777777" w:rsidR="00C76A5C" w:rsidRDefault="002A147B">
            <w:pPr>
              <w:pStyle w:val="Compact"/>
              <w:jc w:val="right"/>
            </w:pPr>
            <w:r>
              <w:t>1</w:t>
            </w:r>
          </w:p>
        </w:tc>
        <w:tc>
          <w:tcPr>
            <w:tcW w:w="1800" w:type="dxa"/>
          </w:tcPr>
          <w:p w14:paraId="70A42270" w14:textId="77777777" w:rsidR="00C76A5C" w:rsidRDefault="002A147B">
            <w:pPr>
              <w:pStyle w:val="Compact"/>
              <w:jc w:val="right"/>
            </w:pPr>
            <w:r>
              <w:t>14</w:t>
            </w:r>
          </w:p>
        </w:tc>
        <w:tc>
          <w:tcPr>
            <w:tcW w:w="1320" w:type="dxa"/>
          </w:tcPr>
          <w:p w14:paraId="70A42271" w14:textId="77777777" w:rsidR="00C76A5C" w:rsidRDefault="002A147B">
            <w:pPr>
              <w:pStyle w:val="Compact"/>
              <w:jc w:val="right"/>
            </w:pPr>
            <w:r>
              <w:t>0.84830</w:t>
            </w:r>
          </w:p>
        </w:tc>
        <w:tc>
          <w:tcPr>
            <w:tcW w:w="1500" w:type="dxa"/>
          </w:tcPr>
          <w:p w14:paraId="70A42272" w14:textId="77777777" w:rsidR="00C76A5C" w:rsidRDefault="002A147B">
            <w:pPr>
              <w:pStyle w:val="Compact"/>
              <w:jc w:val="right"/>
            </w:pPr>
            <w:r>
              <w:t>22</w:t>
            </w:r>
          </w:p>
        </w:tc>
        <w:tc>
          <w:tcPr>
            <w:tcW w:w="600" w:type="dxa"/>
          </w:tcPr>
          <w:p w14:paraId="70A42273" w14:textId="77777777" w:rsidR="00C76A5C" w:rsidRDefault="002A147B">
            <w:pPr>
              <w:pStyle w:val="Compact"/>
              <w:jc w:val="right"/>
            </w:pPr>
            <w:r>
              <w:t>0.43</w:t>
            </w:r>
          </w:p>
        </w:tc>
      </w:tr>
      <w:tr w:rsidR="00C76A5C" w14:paraId="70A4227B" w14:textId="77777777">
        <w:tc>
          <w:tcPr>
            <w:tcW w:w="1560" w:type="dxa"/>
          </w:tcPr>
          <w:p w14:paraId="70A42275" w14:textId="77777777" w:rsidR="00C76A5C" w:rsidRDefault="002A147B">
            <w:pPr>
              <w:pStyle w:val="Compact"/>
            </w:pPr>
            <w:r>
              <w:t>Chlorella_vulgaris</w:t>
            </w:r>
          </w:p>
        </w:tc>
        <w:tc>
          <w:tcPr>
            <w:tcW w:w="1140" w:type="dxa"/>
          </w:tcPr>
          <w:p w14:paraId="70A42276" w14:textId="77777777" w:rsidR="00C76A5C" w:rsidRDefault="002A147B">
            <w:pPr>
              <w:pStyle w:val="Compact"/>
              <w:jc w:val="right"/>
            </w:pPr>
            <w:r>
              <w:t>1</w:t>
            </w:r>
          </w:p>
        </w:tc>
        <w:tc>
          <w:tcPr>
            <w:tcW w:w="1800" w:type="dxa"/>
          </w:tcPr>
          <w:p w14:paraId="70A42277" w14:textId="77777777" w:rsidR="00C76A5C" w:rsidRDefault="002A147B">
            <w:pPr>
              <w:pStyle w:val="Compact"/>
              <w:jc w:val="right"/>
            </w:pPr>
            <w:r>
              <w:t>18</w:t>
            </w:r>
          </w:p>
        </w:tc>
        <w:tc>
          <w:tcPr>
            <w:tcW w:w="1320" w:type="dxa"/>
          </w:tcPr>
          <w:p w14:paraId="70A42278" w14:textId="77777777" w:rsidR="00C76A5C" w:rsidRDefault="002A147B">
            <w:pPr>
              <w:pStyle w:val="Compact"/>
              <w:jc w:val="right"/>
            </w:pPr>
            <w:r>
              <w:t>0.89781</w:t>
            </w:r>
          </w:p>
        </w:tc>
        <w:tc>
          <w:tcPr>
            <w:tcW w:w="1500" w:type="dxa"/>
          </w:tcPr>
          <w:p w14:paraId="70A42279" w14:textId="77777777" w:rsidR="00C76A5C" w:rsidRDefault="002A147B">
            <w:pPr>
              <w:pStyle w:val="Compact"/>
              <w:jc w:val="right"/>
            </w:pPr>
            <w:r>
              <w:t>22</w:t>
            </w:r>
          </w:p>
        </w:tc>
        <w:tc>
          <w:tcPr>
            <w:tcW w:w="600" w:type="dxa"/>
          </w:tcPr>
          <w:p w14:paraId="70A4227A" w14:textId="77777777" w:rsidR="00C76A5C" w:rsidRDefault="002A147B">
            <w:pPr>
              <w:pStyle w:val="Compact"/>
              <w:jc w:val="right"/>
            </w:pPr>
            <w:r>
              <w:t>0.43</w:t>
            </w:r>
          </w:p>
        </w:tc>
      </w:tr>
      <w:tr w:rsidR="00C76A5C" w14:paraId="70A42282" w14:textId="77777777">
        <w:tc>
          <w:tcPr>
            <w:tcW w:w="1560" w:type="dxa"/>
          </w:tcPr>
          <w:p w14:paraId="70A4227C" w14:textId="77777777" w:rsidR="00C76A5C" w:rsidRDefault="002A147B">
            <w:pPr>
              <w:pStyle w:val="Compact"/>
            </w:pPr>
            <w:r>
              <w:t>Chlorella_vulgaris</w:t>
            </w:r>
          </w:p>
        </w:tc>
        <w:tc>
          <w:tcPr>
            <w:tcW w:w="1140" w:type="dxa"/>
          </w:tcPr>
          <w:p w14:paraId="70A4227D" w14:textId="77777777" w:rsidR="00C76A5C" w:rsidRDefault="002A147B">
            <w:pPr>
              <w:pStyle w:val="Compact"/>
              <w:jc w:val="right"/>
            </w:pPr>
            <w:r>
              <w:t>1</w:t>
            </w:r>
          </w:p>
        </w:tc>
        <w:tc>
          <w:tcPr>
            <w:tcW w:w="1800" w:type="dxa"/>
          </w:tcPr>
          <w:p w14:paraId="70A4227E" w14:textId="77777777" w:rsidR="00C76A5C" w:rsidRDefault="002A147B">
            <w:pPr>
              <w:pStyle w:val="Compact"/>
              <w:jc w:val="right"/>
            </w:pPr>
            <w:r>
              <w:t>22</w:t>
            </w:r>
          </w:p>
        </w:tc>
        <w:tc>
          <w:tcPr>
            <w:tcW w:w="1320" w:type="dxa"/>
          </w:tcPr>
          <w:p w14:paraId="70A4227F" w14:textId="77777777" w:rsidR="00C76A5C" w:rsidRDefault="002A147B">
            <w:pPr>
              <w:pStyle w:val="Compact"/>
              <w:jc w:val="right"/>
            </w:pPr>
            <w:r>
              <w:t>0.85379</w:t>
            </w:r>
          </w:p>
        </w:tc>
        <w:tc>
          <w:tcPr>
            <w:tcW w:w="1500" w:type="dxa"/>
          </w:tcPr>
          <w:p w14:paraId="70A42280" w14:textId="77777777" w:rsidR="00C76A5C" w:rsidRDefault="002A147B">
            <w:pPr>
              <w:pStyle w:val="Compact"/>
              <w:jc w:val="right"/>
            </w:pPr>
            <w:r>
              <w:t>22</w:t>
            </w:r>
          </w:p>
        </w:tc>
        <w:tc>
          <w:tcPr>
            <w:tcW w:w="600" w:type="dxa"/>
          </w:tcPr>
          <w:p w14:paraId="70A42281" w14:textId="77777777" w:rsidR="00C76A5C" w:rsidRDefault="002A147B">
            <w:pPr>
              <w:pStyle w:val="Compact"/>
              <w:jc w:val="right"/>
            </w:pPr>
            <w:r>
              <w:t>0.43</w:t>
            </w:r>
          </w:p>
        </w:tc>
      </w:tr>
      <w:tr w:rsidR="00C76A5C" w14:paraId="70A42289" w14:textId="77777777">
        <w:tc>
          <w:tcPr>
            <w:tcW w:w="1560" w:type="dxa"/>
          </w:tcPr>
          <w:p w14:paraId="70A42283" w14:textId="77777777" w:rsidR="00C76A5C" w:rsidRDefault="002A147B">
            <w:pPr>
              <w:pStyle w:val="Compact"/>
            </w:pPr>
            <w:r>
              <w:t>Chlorella_vulgaris</w:t>
            </w:r>
          </w:p>
        </w:tc>
        <w:tc>
          <w:tcPr>
            <w:tcW w:w="1140" w:type="dxa"/>
          </w:tcPr>
          <w:p w14:paraId="70A42284" w14:textId="77777777" w:rsidR="00C76A5C" w:rsidRDefault="002A147B">
            <w:pPr>
              <w:pStyle w:val="Compact"/>
              <w:jc w:val="right"/>
            </w:pPr>
            <w:r>
              <w:t>1</w:t>
            </w:r>
          </w:p>
        </w:tc>
        <w:tc>
          <w:tcPr>
            <w:tcW w:w="1800" w:type="dxa"/>
          </w:tcPr>
          <w:p w14:paraId="70A42285" w14:textId="77777777" w:rsidR="00C76A5C" w:rsidRDefault="002A147B">
            <w:pPr>
              <w:pStyle w:val="Compact"/>
              <w:jc w:val="right"/>
            </w:pPr>
            <w:r>
              <w:t>26</w:t>
            </w:r>
          </w:p>
        </w:tc>
        <w:tc>
          <w:tcPr>
            <w:tcW w:w="1320" w:type="dxa"/>
          </w:tcPr>
          <w:p w14:paraId="70A42286" w14:textId="77777777" w:rsidR="00C76A5C" w:rsidRDefault="002A147B">
            <w:pPr>
              <w:pStyle w:val="Compact"/>
              <w:jc w:val="right"/>
            </w:pPr>
            <w:r>
              <w:t>0.81455</w:t>
            </w:r>
          </w:p>
        </w:tc>
        <w:tc>
          <w:tcPr>
            <w:tcW w:w="1500" w:type="dxa"/>
          </w:tcPr>
          <w:p w14:paraId="70A42287" w14:textId="77777777" w:rsidR="00C76A5C" w:rsidRDefault="002A147B">
            <w:pPr>
              <w:pStyle w:val="Compact"/>
              <w:jc w:val="right"/>
            </w:pPr>
            <w:r>
              <w:t>22</w:t>
            </w:r>
          </w:p>
        </w:tc>
        <w:tc>
          <w:tcPr>
            <w:tcW w:w="600" w:type="dxa"/>
          </w:tcPr>
          <w:p w14:paraId="70A42288" w14:textId="77777777" w:rsidR="00C76A5C" w:rsidRDefault="002A147B">
            <w:pPr>
              <w:pStyle w:val="Compact"/>
              <w:jc w:val="right"/>
            </w:pPr>
            <w:r>
              <w:t>0.43</w:t>
            </w:r>
          </w:p>
        </w:tc>
      </w:tr>
      <w:tr w:rsidR="00C76A5C" w14:paraId="70A42290" w14:textId="77777777">
        <w:tc>
          <w:tcPr>
            <w:tcW w:w="1560" w:type="dxa"/>
          </w:tcPr>
          <w:p w14:paraId="70A4228A" w14:textId="77777777" w:rsidR="00C76A5C" w:rsidRDefault="002A147B">
            <w:pPr>
              <w:pStyle w:val="Compact"/>
            </w:pPr>
            <w:r>
              <w:t>Chlorella_vulgaris</w:t>
            </w:r>
          </w:p>
        </w:tc>
        <w:tc>
          <w:tcPr>
            <w:tcW w:w="1140" w:type="dxa"/>
          </w:tcPr>
          <w:p w14:paraId="70A4228B" w14:textId="77777777" w:rsidR="00C76A5C" w:rsidRDefault="002A147B">
            <w:pPr>
              <w:pStyle w:val="Compact"/>
              <w:jc w:val="right"/>
            </w:pPr>
            <w:r>
              <w:t>16</w:t>
            </w:r>
          </w:p>
        </w:tc>
        <w:tc>
          <w:tcPr>
            <w:tcW w:w="1800" w:type="dxa"/>
          </w:tcPr>
          <w:p w14:paraId="70A4228C" w14:textId="77777777" w:rsidR="00C76A5C" w:rsidRDefault="002A147B">
            <w:pPr>
              <w:pStyle w:val="Compact"/>
              <w:jc w:val="right"/>
            </w:pPr>
            <w:r>
              <w:t>10</w:t>
            </w:r>
          </w:p>
        </w:tc>
        <w:tc>
          <w:tcPr>
            <w:tcW w:w="1320" w:type="dxa"/>
          </w:tcPr>
          <w:p w14:paraId="70A4228D" w14:textId="77777777" w:rsidR="00C76A5C" w:rsidRDefault="002A147B">
            <w:pPr>
              <w:pStyle w:val="Compact"/>
              <w:jc w:val="right"/>
            </w:pPr>
            <w:r>
              <w:t>0.05256</w:t>
            </w:r>
          </w:p>
        </w:tc>
        <w:tc>
          <w:tcPr>
            <w:tcW w:w="1500" w:type="dxa"/>
          </w:tcPr>
          <w:p w14:paraId="70A4228E" w14:textId="77777777" w:rsidR="00C76A5C" w:rsidRDefault="002A147B">
            <w:pPr>
              <w:pStyle w:val="Compact"/>
              <w:jc w:val="right"/>
            </w:pPr>
            <w:r>
              <w:t>22</w:t>
            </w:r>
          </w:p>
        </w:tc>
        <w:tc>
          <w:tcPr>
            <w:tcW w:w="600" w:type="dxa"/>
          </w:tcPr>
          <w:p w14:paraId="70A4228F" w14:textId="77777777" w:rsidR="00C76A5C" w:rsidRDefault="002A147B">
            <w:pPr>
              <w:pStyle w:val="Compact"/>
              <w:jc w:val="right"/>
            </w:pPr>
            <w:r>
              <w:t>0.43</w:t>
            </w:r>
          </w:p>
        </w:tc>
      </w:tr>
      <w:tr w:rsidR="00C76A5C" w14:paraId="70A42297" w14:textId="77777777">
        <w:tc>
          <w:tcPr>
            <w:tcW w:w="1560" w:type="dxa"/>
          </w:tcPr>
          <w:p w14:paraId="70A42291" w14:textId="77777777" w:rsidR="00C76A5C" w:rsidRDefault="002A147B">
            <w:pPr>
              <w:pStyle w:val="Compact"/>
            </w:pPr>
            <w:r>
              <w:t>Chlorella_vulgaris</w:t>
            </w:r>
          </w:p>
        </w:tc>
        <w:tc>
          <w:tcPr>
            <w:tcW w:w="1140" w:type="dxa"/>
          </w:tcPr>
          <w:p w14:paraId="70A42292" w14:textId="77777777" w:rsidR="00C76A5C" w:rsidRDefault="002A147B">
            <w:pPr>
              <w:pStyle w:val="Compact"/>
              <w:jc w:val="right"/>
            </w:pPr>
            <w:r>
              <w:t>16</w:t>
            </w:r>
          </w:p>
        </w:tc>
        <w:tc>
          <w:tcPr>
            <w:tcW w:w="1800" w:type="dxa"/>
          </w:tcPr>
          <w:p w14:paraId="70A42293" w14:textId="77777777" w:rsidR="00C76A5C" w:rsidRDefault="002A147B">
            <w:pPr>
              <w:pStyle w:val="Compact"/>
              <w:jc w:val="right"/>
            </w:pPr>
            <w:r>
              <w:t>14</w:t>
            </w:r>
          </w:p>
        </w:tc>
        <w:tc>
          <w:tcPr>
            <w:tcW w:w="1320" w:type="dxa"/>
          </w:tcPr>
          <w:p w14:paraId="70A42294" w14:textId="77777777" w:rsidR="00C76A5C" w:rsidRDefault="002A147B">
            <w:pPr>
              <w:pStyle w:val="Compact"/>
              <w:jc w:val="right"/>
            </w:pPr>
            <w:r>
              <w:t>0.05102</w:t>
            </w:r>
          </w:p>
        </w:tc>
        <w:tc>
          <w:tcPr>
            <w:tcW w:w="1500" w:type="dxa"/>
          </w:tcPr>
          <w:p w14:paraId="70A42295" w14:textId="77777777" w:rsidR="00C76A5C" w:rsidRDefault="002A147B">
            <w:pPr>
              <w:pStyle w:val="Compact"/>
              <w:jc w:val="right"/>
            </w:pPr>
            <w:r>
              <w:t>22</w:t>
            </w:r>
          </w:p>
        </w:tc>
        <w:tc>
          <w:tcPr>
            <w:tcW w:w="600" w:type="dxa"/>
          </w:tcPr>
          <w:p w14:paraId="70A42296" w14:textId="77777777" w:rsidR="00C76A5C" w:rsidRDefault="002A147B">
            <w:pPr>
              <w:pStyle w:val="Compact"/>
              <w:jc w:val="right"/>
            </w:pPr>
            <w:r>
              <w:t>0.43</w:t>
            </w:r>
          </w:p>
        </w:tc>
      </w:tr>
      <w:tr w:rsidR="00C76A5C" w14:paraId="70A4229E" w14:textId="77777777">
        <w:tc>
          <w:tcPr>
            <w:tcW w:w="1560" w:type="dxa"/>
          </w:tcPr>
          <w:p w14:paraId="70A42298" w14:textId="77777777" w:rsidR="00C76A5C" w:rsidRDefault="002A147B">
            <w:pPr>
              <w:pStyle w:val="Compact"/>
            </w:pPr>
            <w:r>
              <w:t>Chlorella_vulgaris</w:t>
            </w:r>
          </w:p>
        </w:tc>
        <w:tc>
          <w:tcPr>
            <w:tcW w:w="1140" w:type="dxa"/>
          </w:tcPr>
          <w:p w14:paraId="70A42299" w14:textId="77777777" w:rsidR="00C76A5C" w:rsidRDefault="002A147B">
            <w:pPr>
              <w:pStyle w:val="Compact"/>
              <w:jc w:val="right"/>
            </w:pPr>
            <w:r>
              <w:t>16</w:t>
            </w:r>
          </w:p>
        </w:tc>
        <w:tc>
          <w:tcPr>
            <w:tcW w:w="1800" w:type="dxa"/>
          </w:tcPr>
          <w:p w14:paraId="70A4229A" w14:textId="77777777" w:rsidR="00C76A5C" w:rsidRDefault="002A147B">
            <w:pPr>
              <w:pStyle w:val="Compact"/>
              <w:jc w:val="right"/>
            </w:pPr>
            <w:r>
              <w:t>18</w:t>
            </w:r>
          </w:p>
        </w:tc>
        <w:tc>
          <w:tcPr>
            <w:tcW w:w="1320" w:type="dxa"/>
          </w:tcPr>
          <w:p w14:paraId="70A4229B" w14:textId="77777777" w:rsidR="00C76A5C" w:rsidRDefault="002A147B">
            <w:pPr>
              <w:pStyle w:val="Compact"/>
              <w:jc w:val="right"/>
            </w:pPr>
            <w:r>
              <w:t>0.05271</w:t>
            </w:r>
          </w:p>
        </w:tc>
        <w:tc>
          <w:tcPr>
            <w:tcW w:w="1500" w:type="dxa"/>
          </w:tcPr>
          <w:p w14:paraId="70A4229C" w14:textId="77777777" w:rsidR="00C76A5C" w:rsidRDefault="002A147B">
            <w:pPr>
              <w:pStyle w:val="Compact"/>
              <w:jc w:val="right"/>
            </w:pPr>
            <w:r>
              <w:t>22</w:t>
            </w:r>
          </w:p>
        </w:tc>
        <w:tc>
          <w:tcPr>
            <w:tcW w:w="600" w:type="dxa"/>
          </w:tcPr>
          <w:p w14:paraId="70A4229D" w14:textId="77777777" w:rsidR="00C76A5C" w:rsidRDefault="002A147B">
            <w:pPr>
              <w:pStyle w:val="Compact"/>
              <w:jc w:val="right"/>
            </w:pPr>
            <w:r>
              <w:t>0.43</w:t>
            </w:r>
          </w:p>
        </w:tc>
      </w:tr>
      <w:tr w:rsidR="00C76A5C" w14:paraId="70A422A5" w14:textId="77777777">
        <w:tc>
          <w:tcPr>
            <w:tcW w:w="1560" w:type="dxa"/>
          </w:tcPr>
          <w:p w14:paraId="70A4229F" w14:textId="77777777" w:rsidR="00C76A5C" w:rsidRDefault="002A147B">
            <w:pPr>
              <w:pStyle w:val="Compact"/>
            </w:pPr>
            <w:r>
              <w:t>Chlorella_vulgaris</w:t>
            </w:r>
          </w:p>
        </w:tc>
        <w:tc>
          <w:tcPr>
            <w:tcW w:w="1140" w:type="dxa"/>
          </w:tcPr>
          <w:p w14:paraId="70A422A0" w14:textId="77777777" w:rsidR="00C76A5C" w:rsidRDefault="002A147B">
            <w:pPr>
              <w:pStyle w:val="Compact"/>
              <w:jc w:val="right"/>
            </w:pPr>
            <w:r>
              <w:t>16</w:t>
            </w:r>
          </w:p>
        </w:tc>
        <w:tc>
          <w:tcPr>
            <w:tcW w:w="1800" w:type="dxa"/>
          </w:tcPr>
          <w:p w14:paraId="70A422A1" w14:textId="77777777" w:rsidR="00C76A5C" w:rsidRDefault="002A147B">
            <w:pPr>
              <w:pStyle w:val="Compact"/>
              <w:jc w:val="right"/>
            </w:pPr>
            <w:r>
              <w:t>22</w:t>
            </w:r>
          </w:p>
        </w:tc>
        <w:tc>
          <w:tcPr>
            <w:tcW w:w="1320" w:type="dxa"/>
          </w:tcPr>
          <w:p w14:paraId="70A422A2" w14:textId="77777777" w:rsidR="00C76A5C" w:rsidRDefault="002A147B">
            <w:pPr>
              <w:pStyle w:val="Compact"/>
              <w:jc w:val="right"/>
            </w:pPr>
            <w:r>
              <w:t>0.05257</w:t>
            </w:r>
          </w:p>
        </w:tc>
        <w:tc>
          <w:tcPr>
            <w:tcW w:w="1500" w:type="dxa"/>
          </w:tcPr>
          <w:p w14:paraId="70A422A3" w14:textId="77777777" w:rsidR="00C76A5C" w:rsidRDefault="002A147B">
            <w:pPr>
              <w:pStyle w:val="Compact"/>
              <w:jc w:val="right"/>
            </w:pPr>
            <w:r>
              <w:t>22</w:t>
            </w:r>
          </w:p>
        </w:tc>
        <w:tc>
          <w:tcPr>
            <w:tcW w:w="600" w:type="dxa"/>
          </w:tcPr>
          <w:p w14:paraId="70A422A4" w14:textId="77777777" w:rsidR="00C76A5C" w:rsidRDefault="002A147B">
            <w:pPr>
              <w:pStyle w:val="Compact"/>
              <w:jc w:val="right"/>
            </w:pPr>
            <w:r>
              <w:t>0.43</w:t>
            </w:r>
          </w:p>
        </w:tc>
      </w:tr>
      <w:tr w:rsidR="00C76A5C" w14:paraId="70A422AC" w14:textId="77777777">
        <w:tc>
          <w:tcPr>
            <w:tcW w:w="1560" w:type="dxa"/>
          </w:tcPr>
          <w:p w14:paraId="70A422A6" w14:textId="77777777" w:rsidR="00C76A5C" w:rsidRDefault="002A147B">
            <w:pPr>
              <w:pStyle w:val="Compact"/>
            </w:pPr>
            <w:r>
              <w:t>Chlorella_vulgaris</w:t>
            </w:r>
          </w:p>
        </w:tc>
        <w:tc>
          <w:tcPr>
            <w:tcW w:w="1140" w:type="dxa"/>
          </w:tcPr>
          <w:p w14:paraId="70A422A7" w14:textId="77777777" w:rsidR="00C76A5C" w:rsidRDefault="002A147B">
            <w:pPr>
              <w:pStyle w:val="Compact"/>
              <w:jc w:val="right"/>
            </w:pPr>
            <w:r>
              <w:t>16</w:t>
            </w:r>
          </w:p>
        </w:tc>
        <w:tc>
          <w:tcPr>
            <w:tcW w:w="1800" w:type="dxa"/>
          </w:tcPr>
          <w:p w14:paraId="70A422A8" w14:textId="77777777" w:rsidR="00C76A5C" w:rsidRDefault="002A147B">
            <w:pPr>
              <w:pStyle w:val="Compact"/>
              <w:jc w:val="right"/>
            </w:pPr>
            <w:r>
              <w:t>26</w:t>
            </w:r>
          </w:p>
        </w:tc>
        <w:tc>
          <w:tcPr>
            <w:tcW w:w="1320" w:type="dxa"/>
          </w:tcPr>
          <w:p w14:paraId="70A422A9" w14:textId="77777777" w:rsidR="00C76A5C" w:rsidRDefault="002A147B">
            <w:pPr>
              <w:pStyle w:val="Compact"/>
              <w:jc w:val="right"/>
            </w:pPr>
            <w:r>
              <w:t>0.05206</w:t>
            </w:r>
          </w:p>
        </w:tc>
        <w:tc>
          <w:tcPr>
            <w:tcW w:w="1500" w:type="dxa"/>
          </w:tcPr>
          <w:p w14:paraId="70A422AA" w14:textId="77777777" w:rsidR="00C76A5C" w:rsidRDefault="002A147B">
            <w:pPr>
              <w:pStyle w:val="Compact"/>
              <w:jc w:val="right"/>
            </w:pPr>
            <w:r>
              <w:t>22</w:t>
            </w:r>
          </w:p>
        </w:tc>
        <w:tc>
          <w:tcPr>
            <w:tcW w:w="600" w:type="dxa"/>
          </w:tcPr>
          <w:p w14:paraId="70A422AB" w14:textId="77777777" w:rsidR="00C76A5C" w:rsidRDefault="002A147B">
            <w:pPr>
              <w:pStyle w:val="Compact"/>
              <w:jc w:val="right"/>
            </w:pPr>
            <w:r>
              <w:t>0.43</w:t>
            </w:r>
          </w:p>
        </w:tc>
      </w:tr>
      <w:tr w:rsidR="00C76A5C" w14:paraId="70A422B3" w14:textId="77777777">
        <w:tc>
          <w:tcPr>
            <w:tcW w:w="1560" w:type="dxa"/>
          </w:tcPr>
          <w:p w14:paraId="70A422AD" w14:textId="77777777" w:rsidR="00C76A5C" w:rsidRDefault="002A147B">
            <w:pPr>
              <w:pStyle w:val="Compact"/>
            </w:pPr>
            <w:r>
              <w:t>Chlorella_vulgaris</w:t>
            </w:r>
          </w:p>
        </w:tc>
        <w:tc>
          <w:tcPr>
            <w:tcW w:w="1140" w:type="dxa"/>
          </w:tcPr>
          <w:p w14:paraId="70A422AE" w14:textId="77777777" w:rsidR="00C76A5C" w:rsidRDefault="002A147B">
            <w:pPr>
              <w:pStyle w:val="Compact"/>
              <w:jc w:val="right"/>
            </w:pPr>
            <w:r>
              <w:t>2</w:t>
            </w:r>
          </w:p>
        </w:tc>
        <w:tc>
          <w:tcPr>
            <w:tcW w:w="1800" w:type="dxa"/>
          </w:tcPr>
          <w:p w14:paraId="70A422AF" w14:textId="77777777" w:rsidR="00C76A5C" w:rsidRDefault="002A147B">
            <w:pPr>
              <w:pStyle w:val="Compact"/>
              <w:jc w:val="right"/>
            </w:pPr>
            <w:r>
              <w:t>10</w:t>
            </w:r>
          </w:p>
        </w:tc>
        <w:tc>
          <w:tcPr>
            <w:tcW w:w="1320" w:type="dxa"/>
          </w:tcPr>
          <w:p w14:paraId="70A422B0" w14:textId="77777777" w:rsidR="00C76A5C" w:rsidRDefault="002A147B">
            <w:pPr>
              <w:pStyle w:val="Compact"/>
              <w:jc w:val="right"/>
            </w:pPr>
            <w:r>
              <w:t>0.44111</w:t>
            </w:r>
          </w:p>
        </w:tc>
        <w:tc>
          <w:tcPr>
            <w:tcW w:w="1500" w:type="dxa"/>
          </w:tcPr>
          <w:p w14:paraId="70A422B1" w14:textId="77777777" w:rsidR="00C76A5C" w:rsidRDefault="002A147B">
            <w:pPr>
              <w:pStyle w:val="Compact"/>
              <w:jc w:val="right"/>
            </w:pPr>
            <w:r>
              <w:t>22</w:t>
            </w:r>
          </w:p>
        </w:tc>
        <w:tc>
          <w:tcPr>
            <w:tcW w:w="600" w:type="dxa"/>
          </w:tcPr>
          <w:p w14:paraId="70A422B2" w14:textId="77777777" w:rsidR="00C76A5C" w:rsidRDefault="002A147B">
            <w:pPr>
              <w:pStyle w:val="Compact"/>
              <w:jc w:val="right"/>
            </w:pPr>
            <w:r>
              <w:t>0.43</w:t>
            </w:r>
          </w:p>
        </w:tc>
      </w:tr>
      <w:tr w:rsidR="00C76A5C" w14:paraId="70A422BA" w14:textId="77777777">
        <w:tc>
          <w:tcPr>
            <w:tcW w:w="1560" w:type="dxa"/>
          </w:tcPr>
          <w:p w14:paraId="70A422B4" w14:textId="77777777" w:rsidR="00C76A5C" w:rsidRDefault="002A147B">
            <w:pPr>
              <w:pStyle w:val="Compact"/>
            </w:pPr>
            <w:r>
              <w:t>Chlorella_vulgaris</w:t>
            </w:r>
          </w:p>
        </w:tc>
        <w:tc>
          <w:tcPr>
            <w:tcW w:w="1140" w:type="dxa"/>
          </w:tcPr>
          <w:p w14:paraId="70A422B5" w14:textId="77777777" w:rsidR="00C76A5C" w:rsidRDefault="002A147B">
            <w:pPr>
              <w:pStyle w:val="Compact"/>
              <w:jc w:val="right"/>
            </w:pPr>
            <w:r>
              <w:t>2</w:t>
            </w:r>
          </w:p>
        </w:tc>
        <w:tc>
          <w:tcPr>
            <w:tcW w:w="1800" w:type="dxa"/>
          </w:tcPr>
          <w:p w14:paraId="70A422B6" w14:textId="77777777" w:rsidR="00C76A5C" w:rsidRDefault="002A147B">
            <w:pPr>
              <w:pStyle w:val="Compact"/>
              <w:jc w:val="right"/>
            </w:pPr>
            <w:r>
              <w:t>14</w:t>
            </w:r>
          </w:p>
        </w:tc>
        <w:tc>
          <w:tcPr>
            <w:tcW w:w="1320" w:type="dxa"/>
          </w:tcPr>
          <w:p w14:paraId="70A422B7" w14:textId="77777777" w:rsidR="00C76A5C" w:rsidRDefault="002A147B">
            <w:pPr>
              <w:pStyle w:val="Compact"/>
              <w:jc w:val="right"/>
            </w:pPr>
            <w:r>
              <w:t>0.41880</w:t>
            </w:r>
          </w:p>
        </w:tc>
        <w:tc>
          <w:tcPr>
            <w:tcW w:w="1500" w:type="dxa"/>
          </w:tcPr>
          <w:p w14:paraId="70A422B8" w14:textId="77777777" w:rsidR="00C76A5C" w:rsidRDefault="002A147B">
            <w:pPr>
              <w:pStyle w:val="Compact"/>
              <w:jc w:val="right"/>
            </w:pPr>
            <w:r>
              <w:t>22</w:t>
            </w:r>
          </w:p>
        </w:tc>
        <w:tc>
          <w:tcPr>
            <w:tcW w:w="600" w:type="dxa"/>
          </w:tcPr>
          <w:p w14:paraId="70A422B9" w14:textId="77777777" w:rsidR="00C76A5C" w:rsidRDefault="002A147B">
            <w:pPr>
              <w:pStyle w:val="Compact"/>
              <w:jc w:val="right"/>
            </w:pPr>
            <w:r>
              <w:t>0.43</w:t>
            </w:r>
          </w:p>
        </w:tc>
      </w:tr>
      <w:tr w:rsidR="00C76A5C" w14:paraId="70A422C1" w14:textId="77777777">
        <w:tc>
          <w:tcPr>
            <w:tcW w:w="1560" w:type="dxa"/>
          </w:tcPr>
          <w:p w14:paraId="70A422BB" w14:textId="77777777" w:rsidR="00C76A5C" w:rsidRDefault="002A147B">
            <w:pPr>
              <w:pStyle w:val="Compact"/>
            </w:pPr>
            <w:r>
              <w:t>Chlorella_vulgaris</w:t>
            </w:r>
          </w:p>
        </w:tc>
        <w:tc>
          <w:tcPr>
            <w:tcW w:w="1140" w:type="dxa"/>
          </w:tcPr>
          <w:p w14:paraId="70A422BC" w14:textId="77777777" w:rsidR="00C76A5C" w:rsidRDefault="002A147B">
            <w:pPr>
              <w:pStyle w:val="Compact"/>
              <w:jc w:val="right"/>
            </w:pPr>
            <w:r>
              <w:t>2</w:t>
            </w:r>
          </w:p>
        </w:tc>
        <w:tc>
          <w:tcPr>
            <w:tcW w:w="1800" w:type="dxa"/>
          </w:tcPr>
          <w:p w14:paraId="70A422BD" w14:textId="77777777" w:rsidR="00C76A5C" w:rsidRDefault="002A147B">
            <w:pPr>
              <w:pStyle w:val="Compact"/>
              <w:jc w:val="right"/>
            </w:pPr>
            <w:r>
              <w:t>18</w:t>
            </w:r>
          </w:p>
        </w:tc>
        <w:tc>
          <w:tcPr>
            <w:tcW w:w="1320" w:type="dxa"/>
          </w:tcPr>
          <w:p w14:paraId="70A422BE" w14:textId="77777777" w:rsidR="00C76A5C" w:rsidRDefault="002A147B">
            <w:pPr>
              <w:pStyle w:val="Compact"/>
              <w:jc w:val="right"/>
            </w:pPr>
            <w:r>
              <w:t>0.43990</w:t>
            </w:r>
          </w:p>
        </w:tc>
        <w:tc>
          <w:tcPr>
            <w:tcW w:w="1500" w:type="dxa"/>
          </w:tcPr>
          <w:p w14:paraId="70A422BF" w14:textId="77777777" w:rsidR="00C76A5C" w:rsidRDefault="002A147B">
            <w:pPr>
              <w:pStyle w:val="Compact"/>
              <w:jc w:val="right"/>
            </w:pPr>
            <w:r>
              <w:t>22</w:t>
            </w:r>
          </w:p>
        </w:tc>
        <w:tc>
          <w:tcPr>
            <w:tcW w:w="600" w:type="dxa"/>
          </w:tcPr>
          <w:p w14:paraId="70A422C0" w14:textId="77777777" w:rsidR="00C76A5C" w:rsidRDefault="002A147B">
            <w:pPr>
              <w:pStyle w:val="Compact"/>
              <w:jc w:val="right"/>
            </w:pPr>
            <w:r>
              <w:t>0.43</w:t>
            </w:r>
          </w:p>
        </w:tc>
      </w:tr>
      <w:tr w:rsidR="00C76A5C" w14:paraId="70A422C8" w14:textId="77777777">
        <w:tc>
          <w:tcPr>
            <w:tcW w:w="1560" w:type="dxa"/>
          </w:tcPr>
          <w:p w14:paraId="70A422C2" w14:textId="77777777" w:rsidR="00C76A5C" w:rsidRDefault="002A147B">
            <w:pPr>
              <w:pStyle w:val="Compact"/>
            </w:pPr>
            <w:r>
              <w:t>Chlorella_vulgaris</w:t>
            </w:r>
          </w:p>
        </w:tc>
        <w:tc>
          <w:tcPr>
            <w:tcW w:w="1140" w:type="dxa"/>
          </w:tcPr>
          <w:p w14:paraId="70A422C3" w14:textId="77777777" w:rsidR="00C76A5C" w:rsidRDefault="002A147B">
            <w:pPr>
              <w:pStyle w:val="Compact"/>
              <w:jc w:val="right"/>
            </w:pPr>
            <w:r>
              <w:t>2</w:t>
            </w:r>
          </w:p>
        </w:tc>
        <w:tc>
          <w:tcPr>
            <w:tcW w:w="1800" w:type="dxa"/>
          </w:tcPr>
          <w:p w14:paraId="70A422C4" w14:textId="77777777" w:rsidR="00C76A5C" w:rsidRDefault="002A147B">
            <w:pPr>
              <w:pStyle w:val="Compact"/>
              <w:jc w:val="right"/>
            </w:pPr>
            <w:r>
              <w:t>22</w:t>
            </w:r>
          </w:p>
        </w:tc>
        <w:tc>
          <w:tcPr>
            <w:tcW w:w="1320" w:type="dxa"/>
          </w:tcPr>
          <w:p w14:paraId="70A422C5" w14:textId="77777777" w:rsidR="00C76A5C" w:rsidRDefault="002A147B">
            <w:pPr>
              <w:pStyle w:val="Compact"/>
              <w:jc w:val="right"/>
            </w:pPr>
            <w:r>
              <w:t>0.41676</w:t>
            </w:r>
          </w:p>
        </w:tc>
        <w:tc>
          <w:tcPr>
            <w:tcW w:w="1500" w:type="dxa"/>
          </w:tcPr>
          <w:p w14:paraId="70A422C6" w14:textId="77777777" w:rsidR="00C76A5C" w:rsidRDefault="002A147B">
            <w:pPr>
              <w:pStyle w:val="Compact"/>
              <w:jc w:val="right"/>
            </w:pPr>
            <w:r>
              <w:t>22</w:t>
            </w:r>
          </w:p>
        </w:tc>
        <w:tc>
          <w:tcPr>
            <w:tcW w:w="600" w:type="dxa"/>
          </w:tcPr>
          <w:p w14:paraId="70A422C7" w14:textId="77777777" w:rsidR="00C76A5C" w:rsidRDefault="002A147B">
            <w:pPr>
              <w:pStyle w:val="Compact"/>
              <w:jc w:val="right"/>
            </w:pPr>
            <w:r>
              <w:t>0.43</w:t>
            </w:r>
          </w:p>
        </w:tc>
      </w:tr>
      <w:tr w:rsidR="00C76A5C" w14:paraId="70A422CF" w14:textId="77777777">
        <w:tc>
          <w:tcPr>
            <w:tcW w:w="1560" w:type="dxa"/>
          </w:tcPr>
          <w:p w14:paraId="70A422C9" w14:textId="77777777" w:rsidR="00C76A5C" w:rsidRDefault="002A147B">
            <w:pPr>
              <w:pStyle w:val="Compact"/>
            </w:pPr>
            <w:r>
              <w:t>Chlorella_vulgaris</w:t>
            </w:r>
          </w:p>
        </w:tc>
        <w:tc>
          <w:tcPr>
            <w:tcW w:w="1140" w:type="dxa"/>
          </w:tcPr>
          <w:p w14:paraId="70A422CA" w14:textId="77777777" w:rsidR="00C76A5C" w:rsidRDefault="002A147B">
            <w:pPr>
              <w:pStyle w:val="Compact"/>
              <w:jc w:val="right"/>
            </w:pPr>
            <w:r>
              <w:t>2</w:t>
            </w:r>
          </w:p>
        </w:tc>
        <w:tc>
          <w:tcPr>
            <w:tcW w:w="1800" w:type="dxa"/>
          </w:tcPr>
          <w:p w14:paraId="70A422CB" w14:textId="77777777" w:rsidR="00C76A5C" w:rsidRDefault="002A147B">
            <w:pPr>
              <w:pStyle w:val="Compact"/>
              <w:jc w:val="right"/>
            </w:pPr>
            <w:r>
              <w:t>26</w:t>
            </w:r>
          </w:p>
        </w:tc>
        <w:tc>
          <w:tcPr>
            <w:tcW w:w="1320" w:type="dxa"/>
          </w:tcPr>
          <w:p w14:paraId="70A422CC" w14:textId="77777777" w:rsidR="00C76A5C" w:rsidRDefault="002A147B">
            <w:pPr>
              <w:pStyle w:val="Compact"/>
              <w:jc w:val="right"/>
            </w:pPr>
            <w:r>
              <w:t>0.41394</w:t>
            </w:r>
          </w:p>
        </w:tc>
        <w:tc>
          <w:tcPr>
            <w:tcW w:w="1500" w:type="dxa"/>
          </w:tcPr>
          <w:p w14:paraId="70A422CD" w14:textId="77777777" w:rsidR="00C76A5C" w:rsidRDefault="002A147B">
            <w:pPr>
              <w:pStyle w:val="Compact"/>
              <w:jc w:val="right"/>
            </w:pPr>
            <w:r>
              <w:t>22</w:t>
            </w:r>
          </w:p>
        </w:tc>
        <w:tc>
          <w:tcPr>
            <w:tcW w:w="600" w:type="dxa"/>
          </w:tcPr>
          <w:p w14:paraId="70A422CE" w14:textId="77777777" w:rsidR="00C76A5C" w:rsidRDefault="002A147B">
            <w:pPr>
              <w:pStyle w:val="Compact"/>
              <w:jc w:val="right"/>
            </w:pPr>
            <w:r>
              <w:t>0.43</w:t>
            </w:r>
          </w:p>
        </w:tc>
      </w:tr>
      <w:tr w:rsidR="00C76A5C" w14:paraId="70A422D6" w14:textId="77777777">
        <w:tc>
          <w:tcPr>
            <w:tcW w:w="1560" w:type="dxa"/>
          </w:tcPr>
          <w:p w14:paraId="70A422D0" w14:textId="77777777" w:rsidR="00C76A5C" w:rsidRDefault="002A147B">
            <w:pPr>
              <w:pStyle w:val="Compact"/>
            </w:pPr>
            <w:r>
              <w:t>Chlorella_vulgaris</w:t>
            </w:r>
          </w:p>
        </w:tc>
        <w:tc>
          <w:tcPr>
            <w:tcW w:w="1140" w:type="dxa"/>
          </w:tcPr>
          <w:p w14:paraId="70A422D1" w14:textId="77777777" w:rsidR="00C76A5C" w:rsidRDefault="002A147B">
            <w:pPr>
              <w:pStyle w:val="Compact"/>
              <w:jc w:val="right"/>
            </w:pPr>
            <w:r>
              <w:t>4</w:t>
            </w:r>
          </w:p>
        </w:tc>
        <w:tc>
          <w:tcPr>
            <w:tcW w:w="1800" w:type="dxa"/>
          </w:tcPr>
          <w:p w14:paraId="70A422D2" w14:textId="77777777" w:rsidR="00C76A5C" w:rsidRDefault="002A147B">
            <w:pPr>
              <w:pStyle w:val="Compact"/>
              <w:jc w:val="right"/>
            </w:pPr>
            <w:r>
              <w:t>10</w:t>
            </w:r>
          </w:p>
        </w:tc>
        <w:tc>
          <w:tcPr>
            <w:tcW w:w="1320" w:type="dxa"/>
          </w:tcPr>
          <w:p w14:paraId="70A422D3" w14:textId="77777777" w:rsidR="00C76A5C" w:rsidRDefault="002A147B">
            <w:pPr>
              <w:pStyle w:val="Compact"/>
              <w:jc w:val="right"/>
            </w:pPr>
            <w:r>
              <w:t>0.21780</w:t>
            </w:r>
          </w:p>
        </w:tc>
        <w:tc>
          <w:tcPr>
            <w:tcW w:w="1500" w:type="dxa"/>
          </w:tcPr>
          <w:p w14:paraId="70A422D4" w14:textId="77777777" w:rsidR="00C76A5C" w:rsidRDefault="002A147B">
            <w:pPr>
              <w:pStyle w:val="Compact"/>
              <w:jc w:val="right"/>
            </w:pPr>
            <w:r>
              <w:t>22</w:t>
            </w:r>
          </w:p>
        </w:tc>
        <w:tc>
          <w:tcPr>
            <w:tcW w:w="600" w:type="dxa"/>
          </w:tcPr>
          <w:p w14:paraId="70A422D5" w14:textId="77777777" w:rsidR="00C76A5C" w:rsidRDefault="002A147B">
            <w:pPr>
              <w:pStyle w:val="Compact"/>
              <w:jc w:val="right"/>
            </w:pPr>
            <w:r>
              <w:t>0.43</w:t>
            </w:r>
          </w:p>
        </w:tc>
      </w:tr>
      <w:tr w:rsidR="00C76A5C" w14:paraId="70A422DD" w14:textId="77777777">
        <w:tc>
          <w:tcPr>
            <w:tcW w:w="1560" w:type="dxa"/>
          </w:tcPr>
          <w:p w14:paraId="70A422D7" w14:textId="77777777" w:rsidR="00C76A5C" w:rsidRDefault="002A147B">
            <w:pPr>
              <w:pStyle w:val="Compact"/>
            </w:pPr>
            <w:r>
              <w:t>Chlorella_vulgaris</w:t>
            </w:r>
          </w:p>
        </w:tc>
        <w:tc>
          <w:tcPr>
            <w:tcW w:w="1140" w:type="dxa"/>
          </w:tcPr>
          <w:p w14:paraId="70A422D8" w14:textId="77777777" w:rsidR="00C76A5C" w:rsidRDefault="002A147B">
            <w:pPr>
              <w:pStyle w:val="Compact"/>
              <w:jc w:val="right"/>
            </w:pPr>
            <w:r>
              <w:t>4</w:t>
            </w:r>
          </w:p>
        </w:tc>
        <w:tc>
          <w:tcPr>
            <w:tcW w:w="1800" w:type="dxa"/>
          </w:tcPr>
          <w:p w14:paraId="70A422D9" w14:textId="77777777" w:rsidR="00C76A5C" w:rsidRDefault="002A147B">
            <w:pPr>
              <w:pStyle w:val="Compact"/>
              <w:jc w:val="right"/>
            </w:pPr>
            <w:r>
              <w:t>14</w:t>
            </w:r>
          </w:p>
        </w:tc>
        <w:tc>
          <w:tcPr>
            <w:tcW w:w="1320" w:type="dxa"/>
          </w:tcPr>
          <w:p w14:paraId="70A422DA" w14:textId="77777777" w:rsidR="00C76A5C" w:rsidRDefault="002A147B">
            <w:pPr>
              <w:pStyle w:val="Compact"/>
              <w:jc w:val="right"/>
            </w:pPr>
            <w:r>
              <w:t>0.20730</w:t>
            </w:r>
          </w:p>
        </w:tc>
        <w:tc>
          <w:tcPr>
            <w:tcW w:w="1500" w:type="dxa"/>
          </w:tcPr>
          <w:p w14:paraId="70A422DB" w14:textId="77777777" w:rsidR="00C76A5C" w:rsidRDefault="002A147B">
            <w:pPr>
              <w:pStyle w:val="Compact"/>
              <w:jc w:val="right"/>
            </w:pPr>
            <w:r>
              <w:t>22</w:t>
            </w:r>
          </w:p>
        </w:tc>
        <w:tc>
          <w:tcPr>
            <w:tcW w:w="600" w:type="dxa"/>
          </w:tcPr>
          <w:p w14:paraId="70A422DC" w14:textId="77777777" w:rsidR="00C76A5C" w:rsidRDefault="002A147B">
            <w:pPr>
              <w:pStyle w:val="Compact"/>
              <w:jc w:val="right"/>
            </w:pPr>
            <w:r>
              <w:t>0.43</w:t>
            </w:r>
          </w:p>
        </w:tc>
      </w:tr>
      <w:tr w:rsidR="00C76A5C" w14:paraId="70A422E4" w14:textId="77777777">
        <w:tc>
          <w:tcPr>
            <w:tcW w:w="1560" w:type="dxa"/>
          </w:tcPr>
          <w:p w14:paraId="70A422DE" w14:textId="77777777" w:rsidR="00C76A5C" w:rsidRDefault="002A147B">
            <w:pPr>
              <w:pStyle w:val="Compact"/>
            </w:pPr>
            <w:r>
              <w:t>Chlorella_vulgaris</w:t>
            </w:r>
          </w:p>
        </w:tc>
        <w:tc>
          <w:tcPr>
            <w:tcW w:w="1140" w:type="dxa"/>
          </w:tcPr>
          <w:p w14:paraId="70A422DF" w14:textId="77777777" w:rsidR="00C76A5C" w:rsidRDefault="002A147B">
            <w:pPr>
              <w:pStyle w:val="Compact"/>
              <w:jc w:val="right"/>
            </w:pPr>
            <w:r>
              <w:t>4</w:t>
            </w:r>
          </w:p>
        </w:tc>
        <w:tc>
          <w:tcPr>
            <w:tcW w:w="1800" w:type="dxa"/>
          </w:tcPr>
          <w:p w14:paraId="70A422E0" w14:textId="77777777" w:rsidR="00C76A5C" w:rsidRDefault="002A147B">
            <w:pPr>
              <w:pStyle w:val="Compact"/>
              <w:jc w:val="right"/>
            </w:pPr>
            <w:r>
              <w:t>18</w:t>
            </w:r>
          </w:p>
        </w:tc>
        <w:tc>
          <w:tcPr>
            <w:tcW w:w="1320" w:type="dxa"/>
          </w:tcPr>
          <w:p w14:paraId="70A422E1" w14:textId="77777777" w:rsidR="00C76A5C" w:rsidRDefault="002A147B">
            <w:pPr>
              <w:pStyle w:val="Compact"/>
              <w:jc w:val="right"/>
            </w:pPr>
            <w:r>
              <w:t>0.21460</w:t>
            </w:r>
          </w:p>
        </w:tc>
        <w:tc>
          <w:tcPr>
            <w:tcW w:w="1500" w:type="dxa"/>
          </w:tcPr>
          <w:p w14:paraId="70A422E2" w14:textId="77777777" w:rsidR="00C76A5C" w:rsidRDefault="002A147B">
            <w:pPr>
              <w:pStyle w:val="Compact"/>
              <w:jc w:val="right"/>
            </w:pPr>
            <w:r>
              <w:t>22</w:t>
            </w:r>
          </w:p>
        </w:tc>
        <w:tc>
          <w:tcPr>
            <w:tcW w:w="600" w:type="dxa"/>
          </w:tcPr>
          <w:p w14:paraId="70A422E3" w14:textId="77777777" w:rsidR="00C76A5C" w:rsidRDefault="002A147B">
            <w:pPr>
              <w:pStyle w:val="Compact"/>
              <w:jc w:val="right"/>
            </w:pPr>
            <w:r>
              <w:t>0.43</w:t>
            </w:r>
          </w:p>
        </w:tc>
      </w:tr>
      <w:tr w:rsidR="00C76A5C" w14:paraId="70A422EB" w14:textId="77777777">
        <w:tc>
          <w:tcPr>
            <w:tcW w:w="1560" w:type="dxa"/>
          </w:tcPr>
          <w:p w14:paraId="70A422E5" w14:textId="77777777" w:rsidR="00C76A5C" w:rsidRDefault="002A147B">
            <w:pPr>
              <w:pStyle w:val="Compact"/>
            </w:pPr>
            <w:r>
              <w:t>Chlorella_vulgaris</w:t>
            </w:r>
          </w:p>
        </w:tc>
        <w:tc>
          <w:tcPr>
            <w:tcW w:w="1140" w:type="dxa"/>
          </w:tcPr>
          <w:p w14:paraId="70A422E6" w14:textId="77777777" w:rsidR="00C76A5C" w:rsidRDefault="002A147B">
            <w:pPr>
              <w:pStyle w:val="Compact"/>
              <w:jc w:val="right"/>
            </w:pPr>
            <w:r>
              <w:t>4</w:t>
            </w:r>
          </w:p>
        </w:tc>
        <w:tc>
          <w:tcPr>
            <w:tcW w:w="1800" w:type="dxa"/>
          </w:tcPr>
          <w:p w14:paraId="70A422E7" w14:textId="77777777" w:rsidR="00C76A5C" w:rsidRDefault="002A147B">
            <w:pPr>
              <w:pStyle w:val="Compact"/>
              <w:jc w:val="right"/>
            </w:pPr>
            <w:r>
              <w:t>22</w:t>
            </w:r>
          </w:p>
        </w:tc>
        <w:tc>
          <w:tcPr>
            <w:tcW w:w="1320" w:type="dxa"/>
          </w:tcPr>
          <w:p w14:paraId="70A422E8" w14:textId="77777777" w:rsidR="00C76A5C" w:rsidRDefault="002A147B">
            <w:pPr>
              <w:pStyle w:val="Compact"/>
              <w:jc w:val="right"/>
            </w:pPr>
            <w:r>
              <w:t>0.20720</w:t>
            </w:r>
          </w:p>
        </w:tc>
        <w:tc>
          <w:tcPr>
            <w:tcW w:w="1500" w:type="dxa"/>
          </w:tcPr>
          <w:p w14:paraId="70A422E9" w14:textId="77777777" w:rsidR="00C76A5C" w:rsidRDefault="002A147B">
            <w:pPr>
              <w:pStyle w:val="Compact"/>
              <w:jc w:val="right"/>
            </w:pPr>
            <w:r>
              <w:t>22</w:t>
            </w:r>
          </w:p>
        </w:tc>
        <w:tc>
          <w:tcPr>
            <w:tcW w:w="600" w:type="dxa"/>
          </w:tcPr>
          <w:p w14:paraId="70A422EA" w14:textId="77777777" w:rsidR="00C76A5C" w:rsidRDefault="002A147B">
            <w:pPr>
              <w:pStyle w:val="Compact"/>
              <w:jc w:val="right"/>
            </w:pPr>
            <w:r>
              <w:t>0.43</w:t>
            </w:r>
          </w:p>
        </w:tc>
      </w:tr>
      <w:tr w:rsidR="00C76A5C" w14:paraId="70A422F2" w14:textId="77777777">
        <w:tc>
          <w:tcPr>
            <w:tcW w:w="1560" w:type="dxa"/>
          </w:tcPr>
          <w:p w14:paraId="70A422EC" w14:textId="77777777" w:rsidR="00C76A5C" w:rsidRDefault="002A147B">
            <w:pPr>
              <w:pStyle w:val="Compact"/>
            </w:pPr>
            <w:r>
              <w:t>Chlorella_vulgaris</w:t>
            </w:r>
          </w:p>
        </w:tc>
        <w:tc>
          <w:tcPr>
            <w:tcW w:w="1140" w:type="dxa"/>
          </w:tcPr>
          <w:p w14:paraId="70A422ED" w14:textId="77777777" w:rsidR="00C76A5C" w:rsidRDefault="002A147B">
            <w:pPr>
              <w:pStyle w:val="Compact"/>
              <w:jc w:val="right"/>
            </w:pPr>
            <w:r>
              <w:t>4</w:t>
            </w:r>
          </w:p>
        </w:tc>
        <w:tc>
          <w:tcPr>
            <w:tcW w:w="1800" w:type="dxa"/>
          </w:tcPr>
          <w:p w14:paraId="70A422EE" w14:textId="77777777" w:rsidR="00C76A5C" w:rsidRDefault="002A147B">
            <w:pPr>
              <w:pStyle w:val="Compact"/>
              <w:jc w:val="right"/>
            </w:pPr>
            <w:r>
              <w:t>26</w:t>
            </w:r>
          </w:p>
        </w:tc>
        <w:tc>
          <w:tcPr>
            <w:tcW w:w="1320" w:type="dxa"/>
          </w:tcPr>
          <w:p w14:paraId="70A422EF" w14:textId="77777777" w:rsidR="00C76A5C" w:rsidRDefault="002A147B">
            <w:pPr>
              <w:pStyle w:val="Compact"/>
              <w:jc w:val="right"/>
            </w:pPr>
            <w:r>
              <w:t>0.20306</w:t>
            </w:r>
          </w:p>
        </w:tc>
        <w:tc>
          <w:tcPr>
            <w:tcW w:w="1500" w:type="dxa"/>
          </w:tcPr>
          <w:p w14:paraId="70A422F0" w14:textId="77777777" w:rsidR="00C76A5C" w:rsidRDefault="002A147B">
            <w:pPr>
              <w:pStyle w:val="Compact"/>
              <w:jc w:val="right"/>
            </w:pPr>
            <w:r>
              <w:t>22</w:t>
            </w:r>
          </w:p>
        </w:tc>
        <w:tc>
          <w:tcPr>
            <w:tcW w:w="600" w:type="dxa"/>
          </w:tcPr>
          <w:p w14:paraId="70A422F1" w14:textId="77777777" w:rsidR="00C76A5C" w:rsidRDefault="002A147B">
            <w:pPr>
              <w:pStyle w:val="Compact"/>
              <w:jc w:val="right"/>
            </w:pPr>
            <w:r>
              <w:t>0.43</w:t>
            </w:r>
          </w:p>
        </w:tc>
      </w:tr>
      <w:tr w:rsidR="00C76A5C" w14:paraId="70A422F9" w14:textId="77777777">
        <w:tc>
          <w:tcPr>
            <w:tcW w:w="1560" w:type="dxa"/>
          </w:tcPr>
          <w:p w14:paraId="70A422F3" w14:textId="77777777" w:rsidR="00C76A5C" w:rsidRDefault="002A147B">
            <w:pPr>
              <w:pStyle w:val="Compact"/>
            </w:pPr>
            <w:r>
              <w:t>Chlorella_vulgaris</w:t>
            </w:r>
          </w:p>
        </w:tc>
        <w:tc>
          <w:tcPr>
            <w:tcW w:w="1140" w:type="dxa"/>
          </w:tcPr>
          <w:p w14:paraId="70A422F4" w14:textId="77777777" w:rsidR="00C76A5C" w:rsidRDefault="002A147B">
            <w:pPr>
              <w:pStyle w:val="Compact"/>
              <w:jc w:val="right"/>
            </w:pPr>
            <w:r>
              <w:t>8</w:t>
            </w:r>
          </w:p>
        </w:tc>
        <w:tc>
          <w:tcPr>
            <w:tcW w:w="1800" w:type="dxa"/>
          </w:tcPr>
          <w:p w14:paraId="70A422F5" w14:textId="77777777" w:rsidR="00C76A5C" w:rsidRDefault="002A147B">
            <w:pPr>
              <w:pStyle w:val="Compact"/>
              <w:jc w:val="right"/>
            </w:pPr>
            <w:r>
              <w:t>10</w:t>
            </w:r>
          </w:p>
        </w:tc>
        <w:tc>
          <w:tcPr>
            <w:tcW w:w="1320" w:type="dxa"/>
          </w:tcPr>
          <w:p w14:paraId="70A422F6" w14:textId="77777777" w:rsidR="00C76A5C" w:rsidRDefault="002A147B">
            <w:pPr>
              <w:pStyle w:val="Compact"/>
              <w:jc w:val="right"/>
            </w:pPr>
            <w:r>
              <w:t>0.10689</w:t>
            </w:r>
          </w:p>
        </w:tc>
        <w:tc>
          <w:tcPr>
            <w:tcW w:w="1500" w:type="dxa"/>
          </w:tcPr>
          <w:p w14:paraId="70A422F7" w14:textId="77777777" w:rsidR="00C76A5C" w:rsidRDefault="002A147B">
            <w:pPr>
              <w:pStyle w:val="Compact"/>
              <w:jc w:val="right"/>
            </w:pPr>
            <w:r>
              <w:t>22</w:t>
            </w:r>
          </w:p>
        </w:tc>
        <w:tc>
          <w:tcPr>
            <w:tcW w:w="600" w:type="dxa"/>
          </w:tcPr>
          <w:p w14:paraId="70A422F8" w14:textId="77777777" w:rsidR="00C76A5C" w:rsidRDefault="002A147B">
            <w:pPr>
              <w:pStyle w:val="Compact"/>
              <w:jc w:val="right"/>
            </w:pPr>
            <w:r>
              <w:t>0.43</w:t>
            </w:r>
          </w:p>
        </w:tc>
      </w:tr>
      <w:tr w:rsidR="00C76A5C" w14:paraId="70A42300" w14:textId="77777777">
        <w:tc>
          <w:tcPr>
            <w:tcW w:w="1560" w:type="dxa"/>
          </w:tcPr>
          <w:p w14:paraId="70A422FA" w14:textId="77777777" w:rsidR="00C76A5C" w:rsidRDefault="002A147B">
            <w:pPr>
              <w:pStyle w:val="Compact"/>
            </w:pPr>
            <w:r>
              <w:t>Chlorella_vulgaris</w:t>
            </w:r>
          </w:p>
        </w:tc>
        <w:tc>
          <w:tcPr>
            <w:tcW w:w="1140" w:type="dxa"/>
          </w:tcPr>
          <w:p w14:paraId="70A422FB" w14:textId="77777777" w:rsidR="00C76A5C" w:rsidRDefault="002A147B">
            <w:pPr>
              <w:pStyle w:val="Compact"/>
              <w:jc w:val="right"/>
            </w:pPr>
            <w:r>
              <w:t>8</w:t>
            </w:r>
          </w:p>
        </w:tc>
        <w:tc>
          <w:tcPr>
            <w:tcW w:w="1800" w:type="dxa"/>
          </w:tcPr>
          <w:p w14:paraId="70A422FC" w14:textId="77777777" w:rsidR="00C76A5C" w:rsidRDefault="002A147B">
            <w:pPr>
              <w:pStyle w:val="Compact"/>
              <w:jc w:val="right"/>
            </w:pPr>
            <w:r>
              <w:t>14</w:t>
            </w:r>
          </w:p>
        </w:tc>
        <w:tc>
          <w:tcPr>
            <w:tcW w:w="1320" w:type="dxa"/>
          </w:tcPr>
          <w:p w14:paraId="70A422FD" w14:textId="77777777" w:rsidR="00C76A5C" w:rsidRDefault="002A147B">
            <w:pPr>
              <w:pStyle w:val="Compact"/>
              <w:jc w:val="right"/>
            </w:pPr>
            <w:r>
              <w:t>0.10240</w:t>
            </w:r>
          </w:p>
        </w:tc>
        <w:tc>
          <w:tcPr>
            <w:tcW w:w="1500" w:type="dxa"/>
          </w:tcPr>
          <w:p w14:paraId="70A422FE" w14:textId="77777777" w:rsidR="00C76A5C" w:rsidRDefault="002A147B">
            <w:pPr>
              <w:pStyle w:val="Compact"/>
              <w:jc w:val="right"/>
            </w:pPr>
            <w:r>
              <w:t>22</w:t>
            </w:r>
          </w:p>
        </w:tc>
        <w:tc>
          <w:tcPr>
            <w:tcW w:w="600" w:type="dxa"/>
          </w:tcPr>
          <w:p w14:paraId="70A422FF" w14:textId="77777777" w:rsidR="00C76A5C" w:rsidRDefault="002A147B">
            <w:pPr>
              <w:pStyle w:val="Compact"/>
              <w:jc w:val="right"/>
            </w:pPr>
            <w:r>
              <w:t>0.43</w:t>
            </w:r>
          </w:p>
        </w:tc>
      </w:tr>
      <w:tr w:rsidR="00C76A5C" w14:paraId="70A42307" w14:textId="77777777">
        <w:tc>
          <w:tcPr>
            <w:tcW w:w="1560" w:type="dxa"/>
          </w:tcPr>
          <w:p w14:paraId="70A42301" w14:textId="77777777" w:rsidR="00C76A5C" w:rsidRDefault="002A147B">
            <w:pPr>
              <w:pStyle w:val="Compact"/>
            </w:pPr>
            <w:r>
              <w:lastRenderedPageBreak/>
              <w:t>Chlorella_vulgaris</w:t>
            </w:r>
          </w:p>
        </w:tc>
        <w:tc>
          <w:tcPr>
            <w:tcW w:w="1140" w:type="dxa"/>
          </w:tcPr>
          <w:p w14:paraId="70A42302" w14:textId="77777777" w:rsidR="00C76A5C" w:rsidRDefault="002A147B">
            <w:pPr>
              <w:pStyle w:val="Compact"/>
              <w:jc w:val="right"/>
            </w:pPr>
            <w:r>
              <w:t>8</w:t>
            </w:r>
          </w:p>
        </w:tc>
        <w:tc>
          <w:tcPr>
            <w:tcW w:w="1800" w:type="dxa"/>
          </w:tcPr>
          <w:p w14:paraId="70A42303" w14:textId="77777777" w:rsidR="00C76A5C" w:rsidRDefault="002A147B">
            <w:pPr>
              <w:pStyle w:val="Compact"/>
              <w:jc w:val="right"/>
            </w:pPr>
            <w:r>
              <w:t>18</w:t>
            </w:r>
          </w:p>
        </w:tc>
        <w:tc>
          <w:tcPr>
            <w:tcW w:w="1320" w:type="dxa"/>
          </w:tcPr>
          <w:p w14:paraId="70A42304" w14:textId="77777777" w:rsidR="00C76A5C" w:rsidRDefault="002A147B">
            <w:pPr>
              <w:pStyle w:val="Compact"/>
              <w:jc w:val="right"/>
            </w:pPr>
            <w:r>
              <w:t>0.10540</w:t>
            </w:r>
          </w:p>
        </w:tc>
        <w:tc>
          <w:tcPr>
            <w:tcW w:w="1500" w:type="dxa"/>
          </w:tcPr>
          <w:p w14:paraId="70A42305" w14:textId="77777777" w:rsidR="00C76A5C" w:rsidRDefault="002A147B">
            <w:pPr>
              <w:pStyle w:val="Compact"/>
              <w:jc w:val="right"/>
            </w:pPr>
            <w:r>
              <w:t>22</w:t>
            </w:r>
          </w:p>
        </w:tc>
        <w:tc>
          <w:tcPr>
            <w:tcW w:w="600" w:type="dxa"/>
          </w:tcPr>
          <w:p w14:paraId="70A42306" w14:textId="77777777" w:rsidR="00C76A5C" w:rsidRDefault="002A147B">
            <w:pPr>
              <w:pStyle w:val="Compact"/>
              <w:jc w:val="right"/>
            </w:pPr>
            <w:r>
              <w:t>0.43</w:t>
            </w:r>
          </w:p>
        </w:tc>
      </w:tr>
      <w:tr w:rsidR="00C76A5C" w14:paraId="70A4230E" w14:textId="77777777">
        <w:tc>
          <w:tcPr>
            <w:tcW w:w="1560" w:type="dxa"/>
          </w:tcPr>
          <w:p w14:paraId="70A42308" w14:textId="77777777" w:rsidR="00C76A5C" w:rsidRDefault="002A147B">
            <w:pPr>
              <w:pStyle w:val="Compact"/>
            </w:pPr>
            <w:r>
              <w:t>Chlorella_vulgaris</w:t>
            </w:r>
          </w:p>
        </w:tc>
        <w:tc>
          <w:tcPr>
            <w:tcW w:w="1140" w:type="dxa"/>
          </w:tcPr>
          <w:p w14:paraId="70A42309" w14:textId="77777777" w:rsidR="00C76A5C" w:rsidRDefault="002A147B">
            <w:pPr>
              <w:pStyle w:val="Compact"/>
              <w:jc w:val="right"/>
            </w:pPr>
            <w:r>
              <w:t>8</w:t>
            </w:r>
          </w:p>
        </w:tc>
        <w:tc>
          <w:tcPr>
            <w:tcW w:w="1800" w:type="dxa"/>
          </w:tcPr>
          <w:p w14:paraId="70A4230A" w14:textId="77777777" w:rsidR="00C76A5C" w:rsidRDefault="002A147B">
            <w:pPr>
              <w:pStyle w:val="Compact"/>
              <w:jc w:val="right"/>
            </w:pPr>
            <w:r>
              <w:t>22</w:t>
            </w:r>
          </w:p>
        </w:tc>
        <w:tc>
          <w:tcPr>
            <w:tcW w:w="1320" w:type="dxa"/>
          </w:tcPr>
          <w:p w14:paraId="70A4230B" w14:textId="77777777" w:rsidR="00C76A5C" w:rsidRDefault="002A147B">
            <w:pPr>
              <w:pStyle w:val="Compact"/>
              <w:jc w:val="right"/>
            </w:pPr>
            <w:r>
              <w:t>0.10241</w:t>
            </w:r>
          </w:p>
        </w:tc>
        <w:tc>
          <w:tcPr>
            <w:tcW w:w="1500" w:type="dxa"/>
          </w:tcPr>
          <w:p w14:paraId="70A4230C" w14:textId="77777777" w:rsidR="00C76A5C" w:rsidRDefault="002A147B">
            <w:pPr>
              <w:pStyle w:val="Compact"/>
              <w:jc w:val="right"/>
            </w:pPr>
            <w:r>
              <w:t>22</w:t>
            </w:r>
          </w:p>
        </w:tc>
        <w:tc>
          <w:tcPr>
            <w:tcW w:w="600" w:type="dxa"/>
          </w:tcPr>
          <w:p w14:paraId="70A4230D" w14:textId="77777777" w:rsidR="00C76A5C" w:rsidRDefault="002A147B">
            <w:pPr>
              <w:pStyle w:val="Compact"/>
              <w:jc w:val="right"/>
            </w:pPr>
            <w:r>
              <w:t>0.43</w:t>
            </w:r>
          </w:p>
        </w:tc>
      </w:tr>
      <w:tr w:rsidR="00C76A5C" w14:paraId="70A42315" w14:textId="77777777">
        <w:tc>
          <w:tcPr>
            <w:tcW w:w="1560" w:type="dxa"/>
          </w:tcPr>
          <w:p w14:paraId="70A4230F" w14:textId="77777777" w:rsidR="00C76A5C" w:rsidRDefault="002A147B">
            <w:pPr>
              <w:pStyle w:val="Compact"/>
            </w:pPr>
            <w:r>
              <w:t>Chlorella_vulgaris</w:t>
            </w:r>
          </w:p>
        </w:tc>
        <w:tc>
          <w:tcPr>
            <w:tcW w:w="1140" w:type="dxa"/>
          </w:tcPr>
          <w:p w14:paraId="70A42310" w14:textId="77777777" w:rsidR="00C76A5C" w:rsidRDefault="002A147B">
            <w:pPr>
              <w:pStyle w:val="Compact"/>
              <w:jc w:val="right"/>
            </w:pPr>
            <w:r>
              <w:t>8</w:t>
            </w:r>
          </w:p>
        </w:tc>
        <w:tc>
          <w:tcPr>
            <w:tcW w:w="1800" w:type="dxa"/>
          </w:tcPr>
          <w:p w14:paraId="70A42311" w14:textId="77777777" w:rsidR="00C76A5C" w:rsidRDefault="002A147B">
            <w:pPr>
              <w:pStyle w:val="Compact"/>
              <w:jc w:val="right"/>
            </w:pPr>
            <w:r>
              <w:t>26</w:t>
            </w:r>
          </w:p>
        </w:tc>
        <w:tc>
          <w:tcPr>
            <w:tcW w:w="1320" w:type="dxa"/>
          </w:tcPr>
          <w:p w14:paraId="70A42312" w14:textId="77777777" w:rsidR="00C76A5C" w:rsidRDefault="002A147B">
            <w:pPr>
              <w:pStyle w:val="Compact"/>
              <w:jc w:val="right"/>
            </w:pPr>
            <w:r>
              <w:t>0.10200</w:t>
            </w:r>
          </w:p>
        </w:tc>
        <w:tc>
          <w:tcPr>
            <w:tcW w:w="1500" w:type="dxa"/>
          </w:tcPr>
          <w:p w14:paraId="70A42313" w14:textId="77777777" w:rsidR="00C76A5C" w:rsidRDefault="002A147B">
            <w:pPr>
              <w:pStyle w:val="Compact"/>
              <w:jc w:val="right"/>
            </w:pPr>
            <w:r>
              <w:t>22</w:t>
            </w:r>
          </w:p>
        </w:tc>
        <w:tc>
          <w:tcPr>
            <w:tcW w:w="600" w:type="dxa"/>
          </w:tcPr>
          <w:p w14:paraId="70A42314" w14:textId="77777777" w:rsidR="00C76A5C" w:rsidRDefault="002A147B">
            <w:pPr>
              <w:pStyle w:val="Compact"/>
              <w:jc w:val="right"/>
            </w:pPr>
            <w:r>
              <w:t>0.43</w:t>
            </w:r>
          </w:p>
        </w:tc>
      </w:tr>
      <w:tr w:rsidR="00C76A5C" w14:paraId="70A4231C" w14:textId="77777777">
        <w:tc>
          <w:tcPr>
            <w:tcW w:w="1560" w:type="dxa"/>
          </w:tcPr>
          <w:p w14:paraId="70A42316" w14:textId="77777777" w:rsidR="00C76A5C" w:rsidRDefault="002A147B">
            <w:pPr>
              <w:pStyle w:val="Compact"/>
            </w:pPr>
            <w:r>
              <w:t>Thalassiosira_pseudonana</w:t>
            </w:r>
          </w:p>
        </w:tc>
        <w:tc>
          <w:tcPr>
            <w:tcW w:w="1140" w:type="dxa"/>
          </w:tcPr>
          <w:p w14:paraId="70A42317" w14:textId="77777777" w:rsidR="00C76A5C" w:rsidRDefault="002A147B">
            <w:pPr>
              <w:pStyle w:val="Compact"/>
              <w:jc w:val="right"/>
            </w:pPr>
            <w:r>
              <w:t>1</w:t>
            </w:r>
          </w:p>
        </w:tc>
        <w:tc>
          <w:tcPr>
            <w:tcW w:w="1800" w:type="dxa"/>
          </w:tcPr>
          <w:p w14:paraId="70A42318" w14:textId="77777777" w:rsidR="00C76A5C" w:rsidRDefault="002A147B">
            <w:pPr>
              <w:pStyle w:val="Compact"/>
              <w:jc w:val="right"/>
            </w:pPr>
            <w:r>
              <w:t>10</w:t>
            </w:r>
          </w:p>
        </w:tc>
        <w:tc>
          <w:tcPr>
            <w:tcW w:w="1320" w:type="dxa"/>
          </w:tcPr>
          <w:p w14:paraId="70A42319" w14:textId="77777777" w:rsidR="00C76A5C" w:rsidRDefault="002A147B">
            <w:pPr>
              <w:pStyle w:val="Compact"/>
              <w:jc w:val="right"/>
            </w:pPr>
            <w:r>
              <w:t>0.53428</w:t>
            </w:r>
          </w:p>
        </w:tc>
        <w:tc>
          <w:tcPr>
            <w:tcW w:w="1500" w:type="dxa"/>
          </w:tcPr>
          <w:p w14:paraId="70A4231A" w14:textId="77777777" w:rsidR="00C76A5C" w:rsidRDefault="002A147B">
            <w:pPr>
              <w:pStyle w:val="Compact"/>
              <w:jc w:val="right"/>
            </w:pPr>
            <w:r>
              <w:t>22</w:t>
            </w:r>
          </w:p>
        </w:tc>
        <w:tc>
          <w:tcPr>
            <w:tcW w:w="600" w:type="dxa"/>
          </w:tcPr>
          <w:p w14:paraId="70A4231B" w14:textId="77777777" w:rsidR="00C76A5C" w:rsidRDefault="002A147B">
            <w:pPr>
              <w:pStyle w:val="Compact"/>
              <w:jc w:val="right"/>
            </w:pPr>
            <w:r>
              <w:t>0.43</w:t>
            </w:r>
          </w:p>
        </w:tc>
      </w:tr>
      <w:tr w:rsidR="00C76A5C" w14:paraId="70A42323" w14:textId="77777777">
        <w:tc>
          <w:tcPr>
            <w:tcW w:w="1560" w:type="dxa"/>
          </w:tcPr>
          <w:p w14:paraId="70A4231D" w14:textId="77777777" w:rsidR="00C76A5C" w:rsidRDefault="002A147B">
            <w:pPr>
              <w:pStyle w:val="Compact"/>
            </w:pPr>
            <w:r>
              <w:t>Thalassiosira_pseudonana</w:t>
            </w:r>
          </w:p>
        </w:tc>
        <w:tc>
          <w:tcPr>
            <w:tcW w:w="1140" w:type="dxa"/>
          </w:tcPr>
          <w:p w14:paraId="70A4231E" w14:textId="77777777" w:rsidR="00C76A5C" w:rsidRDefault="002A147B">
            <w:pPr>
              <w:pStyle w:val="Compact"/>
              <w:jc w:val="right"/>
            </w:pPr>
            <w:r>
              <w:t>1</w:t>
            </w:r>
          </w:p>
        </w:tc>
        <w:tc>
          <w:tcPr>
            <w:tcW w:w="1800" w:type="dxa"/>
          </w:tcPr>
          <w:p w14:paraId="70A4231F" w14:textId="77777777" w:rsidR="00C76A5C" w:rsidRDefault="002A147B">
            <w:pPr>
              <w:pStyle w:val="Compact"/>
              <w:jc w:val="right"/>
            </w:pPr>
            <w:r>
              <w:t>14</w:t>
            </w:r>
          </w:p>
        </w:tc>
        <w:tc>
          <w:tcPr>
            <w:tcW w:w="1320" w:type="dxa"/>
          </w:tcPr>
          <w:p w14:paraId="70A42320" w14:textId="77777777" w:rsidR="00C76A5C" w:rsidRDefault="002A147B">
            <w:pPr>
              <w:pStyle w:val="Compact"/>
              <w:jc w:val="right"/>
            </w:pPr>
            <w:r>
              <w:t>0.43574</w:t>
            </w:r>
          </w:p>
        </w:tc>
        <w:tc>
          <w:tcPr>
            <w:tcW w:w="1500" w:type="dxa"/>
          </w:tcPr>
          <w:p w14:paraId="70A42321" w14:textId="77777777" w:rsidR="00C76A5C" w:rsidRDefault="002A147B">
            <w:pPr>
              <w:pStyle w:val="Compact"/>
              <w:jc w:val="right"/>
            </w:pPr>
            <w:r>
              <w:t>22</w:t>
            </w:r>
          </w:p>
        </w:tc>
        <w:tc>
          <w:tcPr>
            <w:tcW w:w="600" w:type="dxa"/>
          </w:tcPr>
          <w:p w14:paraId="70A42322" w14:textId="77777777" w:rsidR="00C76A5C" w:rsidRDefault="002A147B">
            <w:pPr>
              <w:pStyle w:val="Compact"/>
              <w:jc w:val="right"/>
            </w:pPr>
            <w:r>
              <w:t>0.43</w:t>
            </w:r>
          </w:p>
        </w:tc>
      </w:tr>
      <w:tr w:rsidR="00C76A5C" w14:paraId="70A4232A" w14:textId="77777777">
        <w:tc>
          <w:tcPr>
            <w:tcW w:w="1560" w:type="dxa"/>
          </w:tcPr>
          <w:p w14:paraId="70A42324" w14:textId="77777777" w:rsidR="00C76A5C" w:rsidRDefault="002A147B">
            <w:pPr>
              <w:pStyle w:val="Compact"/>
            </w:pPr>
            <w:r>
              <w:t>Thalassiosira_pseudonana</w:t>
            </w:r>
          </w:p>
        </w:tc>
        <w:tc>
          <w:tcPr>
            <w:tcW w:w="1140" w:type="dxa"/>
          </w:tcPr>
          <w:p w14:paraId="70A42325" w14:textId="77777777" w:rsidR="00C76A5C" w:rsidRDefault="002A147B">
            <w:pPr>
              <w:pStyle w:val="Compact"/>
              <w:jc w:val="right"/>
            </w:pPr>
            <w:r>
              <w:t>1</w:t>
            </w:r>
          </w:p>
        </w:tc>
        <w:tc>
          <w:tcPr>
            <w:tcW w:w="1800" w:type="dxa"/>
          </w:tcPr>
          <w:p w14:paraId="70A42326" w14:textId="77777777" w:rsidR="00C76A5C" w:rsidRDefault="002A147B">
            <w:pPr>
              <w:pStyle w:val="Compact"/>
              <w:jc w:val="right"/>
            </w:pPr>
            <w:r>
              <w:t>18</w:t>
            </w:r>
          </w:p>
        </w:tc>
        <w:tc>
          <w:tcPr>
            <w:tcW w:w="1320" w:type="dxa"/>
          </w:tcPr>
          <w:p w14:paraId="70A42327" w14:textId="77777777" w:rsidR="00C76A5C" w:rsidRDefault="002A147B">
            <w:pPr>
              <w:pStyle w:val="Compact"/>
              <w:jc w:val="right"/>
            </w:pPr>
            <w:r>
              <w:t>0.41504</w:t>
            </w:r>
          </w:p>
        </w:tc>
        <w:tc>
          <w:tcPr>
            <w:tcW w:w="1500" w:type="dxa"/>
          </w:tcPr>
          <w:p w14:paraId="70A42328" w14:textId="77777777" w:rsidR="00C76A5C" w:rsidRDefault="002A147B">
            <w:pPr>
              <w:pStyle w:val="Compact"/>
              <w:jc w:val="right"/>
            </w:pPr>
            <w:r>
              <w:t>22</w:t>
            </w:r>
          </w:p>
        </w:tc>
        <w:tc>
          <w:tcPr>
            <w:tcW w:w="600" w:type="dxa"/>
          </w:tcPr>
          <w:p w14:paraId="70A42329" w14:textId="77777777" w:rsidR="00C76A5C" w:rsidRDefault="002A147B">
            <w:pPr>
              <w:pStyle w:val="Compact"/>
              <w:jc w:val="right"/>
            </w:pPr>
            <w:r>
              <w:t>0.43</w:t>
            </w:r>
          </w:p>
        </w:tc>
      </w:tr>
      <w:tr w:rsidR="00C76A5C" w14:paraId="70A42331" w14:textId="77777777">
        <w:tc>
          <w:tcPr>
            <w:tcW w:w="1560" w:type="dxa"/>
          </w:tcPr>
          <w:p w14:paraId="70A4232B" w14:textId="77777777" w:rsidR="00C76A5C" w:rsidRDefault="002A147B">
            <w:pPr>
              <w:pStyle w:val="Compact"/>
            </w:pPr>
            <w:r>
              <w:t>Thalassiosira_pseudonana</w:t>
            </w:r>
          </w:p>
        </w:tc>
        <w:tc>
          <w:tcPr>
            <w:tcW w:w="1140" w:type="dxa"/>
          </w:tcPr>
          <w:p w14:paraId="70A4232C" w14:textId="77777777" w:rsidR="00C76A5C" w:rsidRDefault="002A147B">
            <w:pPr>
              <w:pStyle w:val="Compact"/>
              <w:jc w:val="right"/>
            </w:pPr>
            <w:r>
              <w:t>1</w:t>
            </w:r>
          </w:p>
        </w:tc>
        <w:tc>
          <w:tcPr>
            <w:tcW w:w="1800" w:type="dxa"/>
          </w:tcPr>
          <w:p w14:paraId="70A4232D" w14:textId="77777777" w:rsidR="00C76A5C" w:rsidRDefault="002A147B">
            <w:pPr>
              <w:pStyle w:val="Compact"/>
              <w:jc w:val="right"/>
            </w:pPr>
            <w:r>
              <w:t>20</w:t>
            </w:r>
          </w:p>
        </w:tc>
        <w:tc>
          <w:tcPr>
            <w:tcW w:w="1320" w:type="dxa"/>
          </w:tcPr>
          <w:p w14:paraId="70A4232E" w14:textId="77777777" w:rsidR="00C76A5C" w:rsidRDefault="002A147B">
            <w:pPr>
              <w:pStyle w:val="Compact"/>
              <w:jc w:val="right"/>
            </w:pPr>
            <w:r>
              <w:t>0.38983</w:t>
            </w:r>
          </w:p>
        </w:tc>
        <w:tc>
          <w:tcPr>
            <w:tcW w:w="1500" w:type="dxa"/>
          </w:tcPr>
          <w:p w14:paraId="70A4232F" w14:textId="77777777" w:rsidR="00C76A5C" w:rsidRDefault="002A147B">
            <w:pPr>
              <w:pStyle w:val="Compact"/>
              <w:jc w:val="right"/>
            </w:pPr>
            <w:r>
              <w:t>22</w:t>
            </w:r>
          </w:p>
        </w:tc>
        <w:tc>
          <w:tcPr>
            <w:tcW w:w="600" w:type="dxa"/>
          </w:tcPr>
          <w:p w14:paraId="70A42330" w14:textId="77777777" w:rsidR="00C76A5C" w:rsidRDefault="002A147B">
            <w:pPr>
              <w:pStyle w:val="Compact"/>
              <w:jc w:val="right"/>
            </w:pPr>
            <w:r>
              <w:t>0.43</w:t>
            </w:r>
          </w:p>
        </w:tc>
      </w:tr>
      <w:tr w:rsidR="00C76A5C" w14:paraId="70A42338" w14:textId="77777777">
        <w:tc>
          <w:tcPr>
            <w:tcW w:w="1560" w:type="dxa"/>
          </w:tcPr>
          <w:p w14:paraId="70A42332" w14:textId="77777777" w:rsidR="00C76A5C" w:rsidRDefault="002A147B">
            <w:pPr>
              <w:pStyle w:val="Compact"/>
            </w:pPr>
            <w:r>
              <w:t>Thalassiosira_pseudonana</w:t>
            </w:r>
          </w:p>
        </w:tc>
        <w:tc>
          <w:tcPr>
            <w:tcW w:w="1140" w:type="dxa"/>
          </w:tcPr>
          <w:p w14:paraId="70A42333" w14:textId="77777777" w:rsidR="00C76A5C" w:rsidRDefault="002A147B">
            <w:pPr>
              <w:pStyle w:val="Compact"/>
              <w:jc w:val="right"/>
            </w:pPr>
            <w:r>
              <w:t>1</w:t>
            </w:r>
          </w:p>
        </w:tc>
        <w:tc>
          <w:tcPr>
            <w:tcW w:w="1800" w:type="dxa"/>
          </w:tcPr>
          <w:p w14:paraId="70A42334" w14:textId="77777777" w:rsidR="00C76A5C" w:rsidRDefault="002A147B">
            <w:pPr>
              <w:pStyle w:val="Compact"/>
              <w:jc w:val="right"/>
            </w:pPr>
            <w:r>
              <w:t>22</w:t>
            </w:r>
          </w:p>
        </w:tc>
        <w:tc>
          <w:tcPr>
            <w:tcW w:w="1320" w:type="dxa"/>
          </w:tcPr>
          <w:p w14:paraId="70A42335" w14:textId="77777777" w:rsidR="00C76A5C" w:rsidRDefault="002A147B">
            <w:pPr>
              <w:pStyle w:val="Compact"/>
              <w:jc w:val="right"/>
            </w:pPr>
            <w:r>
              <w:t>0.52157</w:t>
            </w:r>
          </w:p>
        </w:tc>
        <w:tc>
          <w:tcPr>
            <w:tcW w:w="1500" w:type="dxa"/>
          </w:tcPr>
          <w:p w14:paraId="70A42336" w14:textId="77777777" w:rsidR="00C76A5C" w:rsidRDefault="002A147B">
            <w:pPr>
              <w:pStyle w:val="Compact"/>
              <w:jc w:val="right"/>
            </w:pPr>
            <w:r>
              <w:t>22</w:t>
            </w:r>
          </w:p>
        </w:tc>
        <w:tc>
          <w:tcPr>
            <w:tcW w:w="600" w:type="dxa"/>
          </w:tcPr>
          <w:p w14:paraId="70A42337" w14:textId="77777777" w:rsidR="00C76A5C" w:rsidRDefault="002A147B">
            <w:pPr>
              <w:pStyle w:val="Compact"/>
              <w:jc w:val="right"/>
            </w:pPr>
            <w:r>
              <w:t>0.43</w:t>
            </w:r>
          </w:p>
        </w:tc>
      </w:tr>
      <w:tr w:rsidR="00C76A5C" w14:paraId="70A4233F" w14:textId="77777777">
        <w:tc>
          <w:tcPr>
            <w:tcW w:w="1560" w:type="dxa"/>
          </w:tcPr>
          <w:p w14:paraId="70A42339" w14:textId="77777777" w:rsidR="00C76A5C" w:rsidRDefault="002A147B">
            <w:pPr>
              <w:pStyle w:val="Compact"/>
            </w:pPr>
            <w:r>
              <w:t>Thalassiosira_pseudonana</w:t>
            </w:r>
          </w:p>
        </w:tc>
        <w:tc>
          <w:tcPr>
            <w:tcW w:w="1140" w:type="dxa"/>
          </w:tcPr>
          <w:p w14:paraId="70A4233A" w14:textId="77777777" w:rsidR="00C76A5C" w:rsidRDefault="002A147B">
            <w:pPr>
              <w:pStyle w:val="Compact"/>
              <w:jc w:val="right"/>
            </w:pPr>
            <w:r>
              <w:t>1</w:t>
            </w:r>
          </w:p>
        </w:tc>
        <w:tc>
          <w:tcPr>
            <w:tcW w:w="1800" w:type="dxa"/>
          </w:tcPr>
          <w:p w14:paraId="70A4233B" w14:textId="77777777" w:rsidR="00C76A5C" w:rsidRDefault="002A147B">
            <w:pPr>
              <w:pStyle w:val="Compact"/>
              <w:jc w:val="right"/>
            </w:pPr>
            <w:r>
              <w:t>24</w:t>
            </w:r>
          </w:p>
        </w:tc>
        <w:tc>
          <w:tcPr>
            <w:tcW w:w="1320" w:type="dxa"/>
          </w:tcPr>
          <w:p w14:paraId="70A4233C" w14:textId="77777777" w:rsidR="00C76A5C" w:rsidRDefault="002A147B">
            <w:pPr>
              <w:pStyle w:val="Compact"/>
              <w:jc w:val="right"/>
            </w:pPr>
            <w:r>
              <w:t>0.38402</w:t>
            </w:r>
          </w:p>
        </w:tc>
        <w:tc>
          <w:tcPr>
            <w:tcW w:w="1500" w:type="dxa"/>
          </w:tcPr>
          <w:p w14:paraId="70A4233D" w14:textId="77777777" w:rsidR="00C76A5C" w:rsidRDefault="002A147B">
            <w:pPr>
              <w:pStyle w:val="Compact"/>
              <w:jc w:val="right"/>
            </w:pPr>
            <w:r>
              <w:t>22</w:t>
            </w:r>
          </w:p>
        </w:tc>
        <w:tc>
          <w:tcPr>
            <w:tcW w:w="600" w:type="dxa"/>
          </w:tcPr>
          <w:p w14:paraId="70A4233E" w14:textId="77777777" w:rsidR="00C76A5C" w:rsidRDefault="002A147B">
            <w:pPr>
              <w:pStyle w:val="Compact"/>
              <w:jc w:val="right"/>
            </w:pPr>
            <w:r>
              <w:t>0.43</w:t>
            </w:r>
          </w:p>
        </w:tc>
      </w:tr>
      <w:tr w:rsidR="00C76A5C" w14:paraId="70A42346" w14:textId="77777777">
        <w:tc>
          <w:tcPr>
            <w:tcW w:w="1560" w:type="dxa"/>
          </w:tcPr>
          <w:p w14:paraId="70A42340" w14:textId="77777777" w:rsidR="00C76A5C" w:rsidRDefault="002A147B">
            <w:pPr>
              <w:pStyle w:val="Compact"/>
            </w:pPr>
            <w:r>
              <w:t>Thalassiosira_pseudonana</w:t>
            </w:r>
          </w:p>
        </w:tc>
        <w:tc>
          <w:tcPr>
            <w:tcW w:w="1140" w:type="dxa"/>
          </w:tcPr>
          <w:p w14:paraId="70A42341" w14:textId="77777777" w:rsidR="00C76A5C" w:rsidRDefault="002A147B">
            <w:pPr>
              <w:pStyle w:val="Compact"/>
              <w:jc w:val="right"/>
            </w:pPr>
            <w:r>
              <w:t>1</w:t>
            </w:r>
          </w:p>
        </w:tc>
        <w:tc>
          <w:tcPr>
            <w:tcW w:w="1800" w:type="dxa"/>
          </w:tcPr>
          <w:p w14:paraId="70A42342" w14:textId="77777777" w:rsidR="00C76A5C" w:rsidRDefault="002A147B">
            <w:pPr>
              <w:pStyle w:val="Compact"/>
              <w:jc w:val="right"/>
            </w:pPr>
            <w:r>
              <w:t>28</w:t>
            </w:r>
          </w:p>
        </w:tc>
        <w:tc>
          <w:tcPr>
            <w:tcW w:w="1320" w:type="dxa"/>
          </w:tcPr>
          <w:p w14:paraId="70A42343" w14:textId="77777777" w:rsidR="00C76A5C" w:rsidRDefault="002A147B">
            <w:pPr>
              <w:pStyle w:val="Compact"/>
              <w:jc w:val="right"/>
            </w:pPr>
            <w:r>
              <w:t>0.42081</w:t>
            </w:r>
          </w:p>
        </w:tc>
        <w:tc>
          <w:tcPr>
            <w:tcW w:w="1500" w:type="dxa"/>
          </w:tcPr>
          <w:p w14:paraId="70A42344" w14:textId="77777777" w:rsidR="00C76A5C" w:rsidRDefault="002A147B">
            <w:pPr>
              <w:pStyle w:val="Compact"/>
              <w:jc w:val="right"/>
            </w:pPr>
            <w:r>
              <w:t>22</w:t>
            </w:r>
          </w:p>
        </w:tc>
        <w:tc>
          <w:tcPr>
            <w:tcW w:w="600" w:type="dxa"/>
          </w:tcPr>
          <w:p w14:paraId="70A42345" w14:textId="77777777" w:rsidR="00C76A5C" w:rsidRDefault="002A147B">
            <w:pPr>
              <w:pStyle w:val="Compact"/>
              <w:jc w:val="right"/>
            </w:pPr>
            <w:r>
              <w:t>0.43</w:t>
            </w:r>
          </w:p>
        </w:tc>
      </w:tr>
      <w:tr w:rsidR="00C76A5C" w14:paraId="70A4234D" w14:textId="77777777">
        <w:tc>
          <w:tcPr>
            <w:tcW w:w="1560" w:type="dxa"/>
          </w:tcPr>
          <w:p w14:paraId="70A42347" w14:textId="77777777" w:rsidR="00C76A5C" w:rsidRDefault="002A147B">
            <w:pPr>
              <w:pStyle w:val="Compact"/>
            </w:pPr>
            <w:r>
              <w:t>Thalassiosira_pseudonana</w:t>
            </w:r>
          </w:p>
        </w:tc>
        <w:tc>
          <w:tcPr>
            <w:tcW w:w="1140" w:type="dxa"/>
          </w:tcPr>
          <w:p w14:paraId="70A42348" w14:textId="77777777" w:rsidR="00C76A5C" w:rsidRDefault="002A147B">
            <w:pPr>
              <w:pStyle w:val="Compact"/>
              <w:jc w:val="right"/>
            </w:pPr>
            <w:r>
              <w:t>16</w:t>
            </w:r>
          </w:p>
        </w:tc>
        <w:tc>
          <w:tcPr>
            <w:tcW w:w="1800" w:type="dxa"/>
          </w:tcPr>
          <w:p w14:paraId="70A42349" w14:textId="77777777" w:rsidR="00C76A5C" w:rsidRDefault="002A147B">
            <w:pPr>
              <w:pStyle w:val="Compact"/>
              <w:jc w:val="right"/>
            </w:pPr>
            <w:r>
              <w:t>10</w:t>
            </w:r>
          </w:p>
        </w:tc>
        <w:tc>
          <w:tcPr>
            <w:tcW w:w="1320" w:type="dxa"/>
          </w:tcPr>
          <w:p w14:paraId="70A4234A" w14:textId="77777777" w:rsidR="00C76A5C" w:rsidRDefault="002A147B">
            <w:pPr>
              <w:pStyle w:val="Compact"/>
              <w:jc w:val="right"/>
            </w:pPr>
            <w:r>
              <w:t>0.03180</w:t>
            </w:r>
          </w:p>
        </w:tc>
        <w:tc>
          <w:tcPr>
            <w:tcW w:w="1500" w:type="dxa"/>
          </w:tcPr>
          <w:p w14:paraId="70A4234B" w14:textId="77777777" w:rsidR="00C76A5C" w:rsidRDefault="002A147B">
            <w:pPr>
              <w:pStyle w:val="Compact"/>
              <w:jc w:val="right"/>
            </w:pPr>
            <w:r>
              <w:t>22</w:t>
            </w:r>
          </w:p>
        </w:tc>
        <w:tc>
          <w:tcPr>
            <w:tcW w:w="600" w:type="dxa"/>
          </w:tcPr>
          <w:p w14:paraId="70A4234C" w14:textId="77777777" w:rsidR="00C76A5C" w:rsidRDefault="002A147B">
            <w:pPr>
              <w:pStyle w:val="Compact"/>
              <w:jc w:val="right"/>
            </w:pPr>
            <w:r>
              <w:t>0.43</w:t>
            </w:r>
          </w:p>
        </w:tc>
      </w:tr>
      <w:tr w:rsidR="00C76A5C" w14:paraId="70A42354" w14:textId="77777777">
        <w:tc>
          <w:tcPr>
            <w:tcW w:w="1560" w:type="dxa"/>
          </w:tcPr>
          <w:p w14:paraId="70A4234E" w14:textId="77777777" w:rsidR="00C76A5C" w:rsidRDefault="002A147B">
            <w:pPr>
              <w:pStyle w:val="Compact"/>
            </w:pPr>
            <w:r>
              <w:t>Thalassiosira_pseudonana</w:t>
            </w:r>
          </w:p>
        </w:tc>
        <w:tc>
          <w:tcPr>
            <w:tcW w:w="1140" w:type="dxa"/>
          </w:tcPr>
          <w:p w14:paraId="70A4234F" w14:textId="77777777" w:rsidR="00C76A5C" w:rsidRDefault="002A147B">
            <w:pPr>
              <w:pStyle w:val="Compact"/>
              <w:jc w:val="right"/>
            </w:pPr>
            <w:r>
              <w:t>16</w:t>
            </w:r>
          </w:p>
        </w:tc>
        <w:tc>
          <w:tcPr>
            <w:tcW w:w="1800" w:type="dxa"/>
          </w:tcPr>
          <w:p w14:paraId="70A42350" w14:textId="77777777" w:rsidR="00C76A5C" w:rsidRDefault="002A147B">
            <w:pPr>
              <w:pStyle w:val="Compact"/>
              <w:jc w:val="right"/>
            </w:pPr>
            <w:r>
              <w:t>14</w:t>
            </w:r>
          </w:p>
        </w:tc>
        <w:tc>
          <w:tcPr>
            <w:tcW w:w="1320" w:type="dxa"/>
          </w:tcPr>
          <w:p w14:paraId="70A42351" w14:textId="77777777" w:rsidR="00C76A5C" w:rsidRDefault="002A147B">
            <w:pPr>
              <w:pStyle w:val="Compact"/>
              <w:jc w:val="right"/>
            </w:pPr>
            <w:r>
              <w:t>0.02518</w:t>
            </w:r>
          </w:p>
        </w:tc>
        <w:tc>
          <w:tcPr>
            <w:tcW w:w="1500" w:type="dxa"/>
          </w:tcPr>
          <w:p w14:paraId="70A42352" w14:textId="77777777" w:rsidR="00C76A5C" w:rsidRDefault="002A147B">
            <w:pPr>
              <w:pStyle w:val="Compact"/>
              <w:jc w:val="right"/>
            </w:pPr>
            <w:r>
              <w:t>22</w:t>
            </w:r>
          </w:p>
        </w:tc>
        <w:tc>
          <w:tcPr>
            <w:tcW w:w="600" w:type="dxa"/>
          </w:tcPr>
          <w:p w14:paraId="70A42353" w14:textId="77777777" w:rsidR="00C76A5C" w:rsidRDefault="002A147B">
            <w:pPr>
              <w:pStyle w:val="Compact"/>
              <w:jc w:val="right"/>
            </w:pPr>
            <w:r>
              <w:t>0.43</w:t>
            </w:r>
          </w:p>
        </w:tc>
      </w:tr>
      <w:tr w:rsidR="00C76A5C" w14:paraId="70A4235B" w14:textId="77777777">
        <w:tc>
          <w:tcPr>
            <w:tcW w:w="1560" w:type="dxa"/>
          </w:tcPr>
          <w:p w14:paraId="70A42355" w14:textId="77777777" w:rsidR="00C76A5C" w:rsidRDefault="002A147B">
            <w:pPr>
              <w:pStyle w:val="Compact"/>
            </w:pPr>
            <w:r>
              <w:t>Thalassiosira_pseudonana</w:t>
            </w:r>
          </w:p>
        </w:tc>
        <w:tc>
          <w:tcPr>
            <w:tcW w:w="1140" w:type="dxa"/>
          </w:tcPr>
          <w:p w14:paraId="70A42356" w14:textId="77777777" w:rsidR="00C76A5C" w:rsidRDefault="002A147B">
            <w:pPr>
              <w:pStyle w:val="Compact"/>
              <w:jc w:val="right"/>
            </w:pPr>
            <w:r>
              <w:t>16</w:t>
            </w:r>
          </w:p>
        </w:tc>
        <w:tc>
          <w:tcPr>
            <w:tcW w:w="1800" w:type="dxa"/>
          </w:tcPr>
          <w:p w14:paraId="70A42357" w14:textId="77777777" w:rsidR="00C76A5C" w:rsidRDefault="002A147B">
            <w:pPr>
              <w:pStyle w:val="Compact"/>
              <w:jc w:val="right"/>
            </w:pPr>
            <w:r>
              <w:t>18</w:t>
            </w:r>
          </w:p>
        </w:tc>
        <w:tc>
          <w:tcPr>
            <w:tcW w:w="1320" w:type="dxa"/>
          </w:tcPr>
          <w:p w14:paraId="70A42358" w14:textId="77777777" w:rsidR="00C76A5C" w:rsidRDefault="002A147B">
            <w:pPr>
              <w:pStyle w:val="Compact"/>
              <w:jc w:val="right"/>
            </w:pPr>
            <w:r>
              <w:t>0.02568</w:t>
            </w:r>
          </w:p>
        </w:tc>
        <w:tc>
          <w:tcPr>
            <w:tcW w:w="1500" w:type="dxa"/>
          </w:tcPr>
          <w:p w14:paraId="70A42359" w14:textId="77777777" w:rsidR="00C76A5C" w:rsidRDefault="002A147B">
            <w:pPr>
              <w:pStyle w:val="Compact"/>
              <w:jc w:val="right"/>
            </w:pPr>
            <w:r>
              <w:t>22</w:t>
            </w:r>
          </w:p>
        </w:tc>
        <w:tc>
          <w:tcPr>
            <w:tcW w:w="600" w:type="dxa"/>
          </w:tcPr>
          <w:p w14:paraId="70A4235A" w14:textId="77777777" w:rsidR="00C76A5C" w:rsidRDefault="002A147B">
            <w:pPr>
              <w:pStyle w:val="Compact"/>
              <w:jc w:val="right"/>
            </w:pPr>
            <w:r>
              <w:t>0.43</w:t>
            </w:r>
          </w:p>
        </w:tc>
      </w:tr>
      <w:tr w:rsidR="00C76A5C" w14:paraId="70A42362" w14:textId="77777777">
        <w:tc>
          <w:tcPr>
            <w:tcW w:w="1560" w:type="dxa"/>
          </w:tcPr>
          <w:p w14:paraId="70A4235C" w14:textId="77777777" w:rsidR="00C76A5C" w:rsidRDefault="002A147B">
            <w:pPr>
              <w:pStyle w:val="Compact"/>
            </w:pPr>
            <w:r>
              <w:t>Thalassiosira_pseudonana</w:t>
            </w:r>
          </w:p>
        </w:tc>
        <w:tc>
          <w:tcPr>
            <w:tcW w:w="1140" w:type="dxa"/>
          </w:tcPr>
          <w:p w14:paraId="70A4235D" w14:textId="77777777" w:rsidR="00C76A5C" w:rsidRDefault="002A147B">
            <w:pPr>
              <w:pStyle w:val="Compact"/>
              <w:jc w:val="right"/>
            </w:pPr>
            <w:r>
              <w:t>16</w:t>
            </w:r>
          </w:p>
        </w:tc>
        <w:tc>
          <w:tcPr>
            <w:tcW w:w="1800" w:type="dxa"/>
          </w:tcPr>
          <w:p w14:paraId="70A4235E" w14:textId="77777777" w:rsidR="00C76A5C" w:rsidRDefault="002A147B">
            <w:pPr>
              <w:pStyle w:val="Compact"/>
              <w:jc w:val="right"/>
            </w:pPr>
            <w:r>
              <w:t>20</w:t>
            </w:r>
          </w:p>
        </w:tc>
        <w:tc>
          <w:tcPr>
            <w:tcW w:w="1320" w:type="dxa"/>
          </w:tcPr>
          <w:p w14:paraId="70A4235F" w14:textId="77777777" w:rsidR="00C76A5C" w:rsidRDefault="002A147B">
            <w:pPr>
              <w:pStyle w:val="Compact"/>
              <w:jc w:val="right"/>
            </w:pPr>
            <w:r>
              <w:t>0.02449</w:t>
            </w:r>
          </w:p>
        </w:tc>
        <w:tc>
          <w:tcPr>
            <w:tcW w:w="1500" w:type="dxa"/>
          </w:tcPr>
          <w:p w14:paraId="70A42360" w14:textId="77777777" w:rsidR="00C76A5C" w:rsidRDefault="002A147B">
            <w:pPr>
              <w:pStyle w:val="Compact"/>
              <w:jc w:val="right"/>
            </w:pPr>
            <w:r>
              <w:t>22</w:t>
            </w:r>
          </w:p>
        </w:tc>
        <w:tc>
          <w:tcPr>
            <w:tcW w:w="600" w:type="dxa"/>
          </w:tcPr>
          <w:p w14:paraId="70A42361" w14:textId="77777777" w:rsidR="00C76A5C" w:rsidRDefault="002A147B">
            <w:pPr>
              <w:pStyle w:val="Compact"/>
              <w:jc w:val="right"/>
            </w:pPr>
            <w:r>
              <w:t>0.43</w:t>
            </w:r>
          </w:p>
        </w:tc>
      </w:tr>
      <w:tr w:rsidR="00C76A5C" w14:paraId="70A42369" w14:textId="77777777">
        <w:tc>
          <w:tcPr>
            <w:tcW w:w="1560" w:type="dxa"/>
          </w:tcPr>
          <w:p w14:paraId="70A42363" w14:textId="77777777" w:rsidR="00C76A5C" w:rsidRDefault="002A147B">
            <w:pPr>
              <w:pStyle w:val="Compact"/>
            </w:pPr>
            <w:r>
              <w:t>Thalassiosira_pseudonana</w:t>
            </w:r>
          </w:p>
        </w:tc>
        <w:tc>
          <w:tcPr>
            <w:tcW w:w="1140" w:type="dxa"/>
          </w:tcPr>
          <w:p w14:paraId="70A42364" w14:textId="77777777" w:rsidR="00C76A5C" w:rsidRDefault="002A147B">
            <w:pPr>
              <w:pStyle w:val="Compact"/>
              <w:jc w:val="right"/>
            </w:pPr>
            <w:r>
              <w:t>16</w:t>
            </w:r>
          </w:p>
        </w:tc>
        <w:tc>
          <w:tcPr>
            <w:tcW w:w="1800" w:type="dxa"/>
          </w:tcPr>
          <w:p w14:paraId="70A42365" w14:textId="77777777" w:rsidR="00C76A5C" w:rsidRDefault="002A147B">
            <w:pPr>
              <w:pStyle w:val="Compact"/>
              <w:jc w:val="right"/>
            </w:pPr>
            <w:r>
              <w:t>22</w:t>
            </w:r>
          </w:p>
        </w:tc>
        <w:tc>
          <w:tcPr>
            <w:tcW w:w="1320" w:type="dxa"/>
          </w:tcPr>
          <w:p w14:paraId="70A42366" w14:textId="77777777" w:rsidR="00C76A5C" w:rsidRDefault="002A147B">
            <w:pPr>
              <w:pStyle w:val="Compact"/>
              <w:jc w:val="right"/>
            </w:pPr>
            <w:r>
              <w:t>0.03021</w:t>
            </w:r>
          </w:p>
        </w:tc>
        <w:tc>
          <w:tcPr>
            <w:tcW w:w="1500" w:type="dxa"/>
          </w:tcPr>
          <w:p w14:paraId="70A42367" w14:textId="77777777" w:rsidR="00C76A5C" w:rsidRDefault="002A147B">
            <w:pPr>
              <w:pStyle w:val="Compact"/>
              <w:jc w:val="right"/>
            </w:pPr>
            <w:r>
              <w:t>22</w:t>
            </w:r>
          </w:p>
        </w:tc>
        <w:tc>
          <w:tcPr>
            <w:tcW w:w="600" w:type="dxa"/>
          </w:tcPr>
          <w:p w14:paraId="70A42368" w14:textId="77777777" w:rsidR="00C76A5C" w:rsidRDefault="002A147B">
            <w:pPr>
              <w:pStyle w:val="Compact"/>
              <w:jc w:val="right"/>
            </w:pPr>
            <w:r>
              <w:t>0.43</w:t>
            </w:r>
          </w:p>
        </w:tc>
      </w:tr>
      <w:tr w:rsidR="00C76A5C" w14:paraId="70A42370" w14:textId="77777777">
        <w:tc>
          <w:tcPr>
            <w:tcW w:w="1560" w:type="dxa"/>
          </w:tcPr>
          <w:p w14:paraId="70A4236A" w14:textId="77777777" w:rsidR="00C76A5C" w:rsidRDefault="002A147B">
            <w:pPr>
              <w:pStyle w:val="Compact"/>
            </w:pPr>
            <w:r>
              <w:t>Thalassiosira_pseudonana</w:t>
            </w:r>
          </w:p>
        </w:tc>
        <w:tc>
          <w:tcPr>
            <w:tcW w:w="1140" w:type="dxa"/>
          </w:tcPr>
          <w:p w14:paraId="70A4236B" w14:textId="77777777" w:rsidR="00C76A5C" w:rsidRDefault="002A147B">
            <w:pPr>
              <w:pStyle w:val="Compact"/>
              <w:jc w:val="right"/>
            </w:pPr>
            <w:r>
              <w:t>16</w:t>
            </w:r>
          </w:p>
        </w:tc>
        <w:tc>
          <w:tcPr>
            <w:tcW w:w="1800" w:type="dxa"/>
          </w:tcPr>
          <w:p w14:paraId="70A4236C" w14:textId="77777777" w:rsidR="00C76A5C" w:rsidRDefault="002A147B">
            <w:pPr>
              <w:pStyle w:val="Compact"/>
              <w:jc w:val="right"/>
            </w:pPr>
            <w:r>
              <w:t>24</w:t>
            </w:r>
          </w:p>
        </w:tc>
        <w:tc>
          <w:tcPr>
            <w:tcW w:w="1320" w:type="dxa"/>
          </w:tcPr>
          <w:p w14:paraId="70A4236D" w14:textId="77777777" w:rsidR="00C76A5C" w:rsidRDefault="002A147B">
            <w:pPr>
              <w:pStyle w:val="Compact"/>
              <w:jc w:val="right"/>
            </w:pPr>
            <w:r>
              <w:t>0.02588</w:t>
            </w:r>
          </w:p>
        </w:tc>
        <w:tc>
          <w:tcPr>
            <w:tcW w:w="1500" w:type="dxa"/>
          </w:tcPr>
          <w:p w14:paraId="70A4236E" w14:textId="77777777" w:rsidR="00C76A5C" w:rsidRDefault="002A147B">
            <w:pPr>
              <w:pStyle w:val="Compact"/>
              <w:jc w:val="right"/>
            </w:pPr>
            <w:r>
              <w:t>22</w:t>
            </w:r>
          </w:p>
        </w:tc>
        <w:tc>
          <w:tcPr>
            <w:tcW w:w="600" w:type="dxa"/>
          </w:tcPr>
          <w:p w14:paraId="70A4236F" w14:textId="77777777" w:rsidR="00C76A5C" w:rsidRDefault="002A147B">
            <w:pPr>
              <w:pStyle w:val="Compact"/>
              <w:jc w:val="right"/>
            </w:pPr>
            <w:r>
              <w:t>0.43</w:t>
            </w:r>
          </w:p>
        </w:tc>
      </w:tr>
      <w:tr w:rsidR="00C76A5C" w14:paraId="70A42377" w14:textId="77777777">
        <w:tc>
          <w:tcPr>
            <w:tcW w:w="1560" w:type="dxa"/>
          </w:tcPr>
          <w:p w14:paraId="70A42371" w14:textId="77777777" w:rsidR="00C76A5C" w:rsidRDefault="002A147B">
            <w:pPr>
              <w:pStyle w:val="Compact"/>
            </w:pPr>
            <w:r>
              <w:t>Thalassiosira_pseudonana</w:t>
            </w:r>
          </w:p>
        </w:tc>
        <w:tc>
          <w:tcPr>
            <w:tcW w:w="1140" w:type="dxa"/>
          </w:tcPr>
          <w:p w14:paraId="70A42372" w14:textId="77777777" w:rsidR="00C76A5C" w:rsidRDefault="002A147B">
            <w:pPr>
              <w:pStyle w:val="Compact"/>
              <w:jc w:val="right"/>
            </w:pPr>
            <w:r>
              <w:t>16</w:t>
            </w:r>
          </w:p>
        </w:tc>
        <w:tc>
          <w:tcPr>
            <w:tcW w:w="1800" w:type="dxa"/>
          </w:tcPr>
          <w:p w14:paraId="70A42373" w14:textId="77777777" w:rsidR="00C76A5C" w:rsidRDefault="002A147B">
            <w:pPr>
              <w:pStyle w:val="Compact"/>
              <w:jc w:val="right"/>
            </w:pPr>
            <w:r>
              <w:t>28</w:t>
            </w:r>
          </w:p>
        </w:tc>
        <w:tc>
          <w:tcPr>
            <w:tcW w:w="1320" w:type="dxa"/>
          </w:tcPr>
          <w:p w14:paraId="70A42374" w14:textId="77777777" w:rsidR="00C76A5C" w:rsidRDefault="002A147B">
            <w:pPr>
              <w:pStyle w:val="Compact"/>
              <w:jc w:val="right"/>
            </w:pPr>
            <w:r>
              <w:t>0.02428</w:t>
            </w:r>
          </w:p>
        </w:tc>
        <w:tc>
          <w:tcPr>
            <w:tcW w:w="1500" w:type="dxa"/>
          </w:tcPr>
          <w:p w14:paraId="70A42375" w14:textId="77777777" w:rsidR="00C76A5C" w:rsidRDefault="002A147B">
            <w:pPr>
              <w:pStyle w:val="Compact"/>
              <w:jc w:val="right"/>
            </w:pPr>
            <w:r>
              <w:t>22</w:t>
            </w:r>
          </w:p>
        </w:tc>
        <w:tc>
          <w:tcPr>
            <w:tcW w:w="600" w:type="dxa"/>
          </w:tcPr>
          <w:p w14:paraId="70A42376" w14:textId="77777777" w:rsidR="00C76A5C" w:rsidRDefault="002A147B">
            <w:pPr>
              <w:pStyle w:val="Compact"/>
              <w:jc w:val="right"/>
            </w:pPr>
            <w:r>
              <w:t>0.43</w:t>
            </w:r>
          </w:p>
        </w:tc>
      </w:tr>
      <w:tr w:rsidR="00C76A5C" w14:paraId="70A4237E" w14:textId="77777777">
        <w:tc>
          <w:tcPr>
            <w:tcW w:w="1560" w:type="dxa"/>
          </w:tcPr>
          <w:p w14:paraId="70A42378" w14:textId="77777777" w:rsidR="00C76A5C" w:rsidRDefault="002A147B">
            <w:pPr>
              <w:pStyle w:val="Compact"/>
            </w:pPr>
            <w:r>
              <w:t>Thalassiosira_pseudonana</w:t>
            </w:r>
          </w:p>
        </w:tc>
        <w:tc>
          <w:tcPr>
            <w:tcW w:w="1140" w:type="dxa"/>
          </w:tcPr>
          <w:p w14:paraId="70A42379" w14:textId="77777777" w:rsidR="00C76A5C" w:rsidRDefault="002A147B">
            <w:pPr>
              <w:pStyle w:val="Compact"/>
              <w:jc w:val="right"/>
            </w:pPr>
            <w:r>
              <w:t>2</w:t>
            </w:r>
          </w:p>
        </w:tc>
        <w:tc>
          <w:tcPr>
            <w:tcW w:w="1800" w:type="dxa"/>
          </w:tcPr>
          <w:p w14:paraId="70A4237A" w14:textId="77777777" w:rsidR="00C76A5C" w:rsidRDefault="002A147B">
            <w:pPr>
              <w:pStyle w:val="Compact"/>
              <w:jc w:val="right"/>
            </w:pPr>
            <w:r>
              <w:t>10</w:t>
            </w:r>
          </w:p>
        </w:tc>
        <w:tc>
          <w:tcPr>
            <w:tcW w:w="1320" w:type="dxa"/>
          </w:tcPr>
          <w:p w14:paraId="70A4237B" w14:textId="77777777" w:rsidR="00C76A5C" w:rsidRDefault="002A147B">
            <w:pPr>
              <w:pStyle w:val="Compact"/>
              <w:jc w:val="right"/>
            </w:pPr>
            <w:r>
              <w:t>0.26530</w:t>
            </w:r>
          </w:p>
        </w:tc>
        <w:tc>
          <w:tcPr>
            <w:tcW w:w="1500" w:type="dxa"/>
          </w:tcPr>
          <w:p w14:paraId="70A4237C" w14:textId="77777777" w:rsidR="00C76A5C" w:rsidRDefault="002A147B">
            <w:pPr>
              <w:pStyle w:val="Compact"/>
              <w:jc w:val="right"/>
            </w:pPr>
            <w:r>
              <w:t>22</w:t>
            </w:r>
          </w:p>
        </w:tc>
        <w:tc>
          <w:tcPr>
            <w:tcW w:w="600" w:type="dxa"/>
          </w:tcPr>
          <w:p w14:paraId="70A4237D" w14:textId="77777777" w:rsidR="00C76A5C" w:rsidRDefault="002A147B">
            <w:pPr>
              <w:pStyle w:val="Compact"/>
              <w:jc w:val="right"/>
            </w:pPr>
            <w:r>
              <w:t>0.43</w:t>
            </w:r>
          </w:p>
        </w:tc>
      </w:tr>
      <w:tr w:rsidR="00C76A5C" w14:paraId="70A42385" w14:textId="77777777">
        <w:tc>
          <w:tcPr>
            <w:tcW w:w="1560" w:type="dxa"/>
          </w:tcPr>
          <w:p w14:paraId="70A4237F" w14:textId="77777777" w:rsidR="00C76A5C" w:rsidRDefault="002A147B">
            <w:pPr>
              <w:pStyle w:val="Compact"/>
            </w:pPr>
            <w:r>
              <w:t>Thalassiosira_pseudonana</w:t>
            </w:r>
          </w:p>
        </w:tc>
        <w:tc>
          <w:tcPr>
            <w:tcW w:w="1140" w:type="dxa"/>
          </w:tcPr>
          <w:p w14:paraId="70A42380" w14:textId="77777777" w:rsidR="00C76A5C" w:rsidRDefault="002A147B">
            <w:pPr>
              <w:pStyle w:val="Compact"/>
              <w:jc w:val="right"/>
            </w:pPr>
            <w:r>
              <w:t>2</w:t>
            </w:r>
          </w:p>
        </w:tc>
        <w:tc>
          <w:tcPr>
            <w:tcW w:w="1800" w:type="dxa"/>
          </w:tcPr>
          <w:p w14:paraId="70A42381" w14:textId="77777777" w:rsidR="00C76A5C" w:rsidRDefault="002A147B">
            <w:pPr>
              <w:pStyle w:val="Compact"/>
              <w:jc w:val="right"/>
            </w:pPr>
            <w:r>
              <w:t>14</w:t>
            </w:r>
          </w:p>
        </w:tc>
        <w:tc>
          <w:tcPr>
            <w:tcW w:w="1320" w:type="dxa"/>
          </w:tcPr>
          <w:p w14:paraId="70A42382" w14:textId="77777777" w:rsidR="00C76A5C" w:rsidRDefault="002A147B">
            <w:pPr>
              <w:pStyle w:val="Compact"/>
              <w:jc w:val="right"/>
            </w:pPr>
            <w:r>
              <w:t>0.21333</w:t>
            </w:r>
          </w:p>
        </w:tc>
        <w:tc>
          <w:tcPr>
            <w:tcW w:w="1500" w:type="dxa"/>
          </w:tcPr>
          <w:p w14:paraId="70A42383" w14:textId="77777777" w:rsidR="00C76A5C" w:rsidRDefault="002A147B">
            <w:pPr>
              <w:pStyle w:val="Compact"/>
              <w:jc w:val="right"/>
            </w:pPr>
            <w:r>
              <w:t>22</w:t>
            </w:r>
          </w:p>
        </w:tc>
        <w:tc>
          <w:tcPr>
            <w:tcW w:w="600" w:type="dxa"/>
          </w:tcPr>
          <w:p w14:paraId="70A42384" w14:textId="77777777" w:rsidR="00C76A5C" w:rsidRDefault="002A147B">
            <w:pPr>
              <w:pStyle w:val="Compact"/>
              <w:jc w:val="right"/>
            </w:pPr>
            <w:r>
              <w:t>0.43</w:t>
            </w:r>
          </w:p>
        </w:tc>
      </w:tr>
      <w:tr w:rsidR="00C76A5C" w14:paraId="70A4238C" w14:textId="77777777">
        <w:tc>
          <w:tcPr>
            <w:tcW w:w="1560" w:type="dxa"/>
          </w:tcPr>
          <w:p w14:paraId="70A42386" w14:textId="77777777" w:rsidR="00C76A5C" w:rsidRDefault="002A147B">
            <w:pPr>
              <w:pStyle w:val="Compact"/>
            </w:pPr>
            <w:r>
              <w:t>Thalassiosira_pseudonana</w:t>
            </w:r>
          </w:p>
        </w:tc>
        <w:tc>
          <w:tcPr>
            <w:tcW w:w="1140" w:type="dxa"/>
          </w:tcPr>
          <w:p w14:paraId="70A42387" w14:textId="77777777" w:rsidR="00C76A5C" w:rsidRDefault="002A147B">
            <w:pPr>
              <w:pStyle w:val="Compact"/>
              <w:jc w:val="right"/>
            </w:pPr>
            <w:r>
              <w:t>2</w:t>
            </w:r>
          </w:p>
        </w:tc>
        <w:tc>
          <w:tcPr>
            <w:tcW w:w="1800" w:type="dxa"/>
          </w:tcPr>
          <w:p w14:paraId="70A42388" w14:textId="77777777" w:rsidR="00C76A5C" w:rsidRDefault="002A147B">
            <w:pPr>
              <w:pStyle w:val="Compact"/>
              <w:jc w:val="right"/>
            </w:pPr>
            <w:r>
              <w:t>18</w:t>
            </w:r>
          </w:p>
        </w:tc>
        <w:tc>
          <w:tcPr>
            <w:tcW w:w="1320" w:type="dxa"/>
          </w:tcPr>
          <w:p w14:paraId="70A42389" w14:textId="77777777" w:rsidR="00C76A5C" w:rsidRDefault="002A147B">
            <w:pPr>
              <w:pStyle w:val="Compact"/>
              <w:jc w:val="right"/>
            </w:pPr>
            <w:r>
              <w:t>0.20783</w:t>
            </w:r>
          </w:p>
        </w:tc>
        <w:tc>
          <w:tcPr>
            <w:tcW w:w="1500" w:type="dxa"/>
          </w:tcPr>
          <w:p w14:paraId="70A4238A" w14:textId="77777777" w:rsidR="00C76A5C" w:rsidRDefault="002A147B">
            <w:pPr>
              <w:pStyle w:val="Compact"/>
              <w:jc w:val="right"/>
            </w:pPr>
            <w:r>
              <w:t>22</w:t>
            </w:r>
          </w:p>
        </w:tc>
        <w:tc>
          <w:tcPr>
            <w:tcW w:w="600" w:type="dxa"/>
          </w:tcPr>
          <w:p w14:paraId="70A4238B" w14:textId="77777777" w:rsidR="00C76A5C" w:rsidRDefault="002A147B">
            <w:pPr>
              <w:pStyle w:val="Compact"/>
              <w:jc w:val="right"/>
            </w:pPr>
            <w:r>
              <w:t>0.43</w:t>
            </w:r>
          </w:p>
        </w:tc>
      </w:tr>
      <w:tr w:rsidR="00C76A5C" w14:paraId="70A42393" w14:textId="77777777">
        <w:tc>
          <w:tcPr>
            <w:tcW w:w="1560" w:type="dxa"/>
          </w:tcPr>
          <w:p w14:paraId="70A4238D" w14:textId="77777777" w:rsidR="00C76A5C" w:rsidRDefault="002A147B">
            <w:pPr>
              <w:pStyle w:val="Compact"/>
            </w:pPr>
            <w:r>
              <w:t>Thalassiosira_pseudonana</w:t>
            </w:r>
          </w:p>
        </w:tc>
        <w:tc>
          <w:tcPr>
            <w:tcW w:w="1140" w:type="dxa"/>
          </w:tcPr>
          <w:p w14:paraId="70A4238E" w14:textId="77777777" w:rsidR="00C76A5C" w:rsidRDefault="002A147B">
            <w:pPr>
              <w:pStyle w:val="Compact"/>
              <w:jc w:val="right"/>
            </w:pPr>
            <w:r>
              <w:t>2</w:t>
            </w:r>
          </w:p>
        </w:tc>
        <w:tc>
          <w:tcPr>
            <w:tcW w:w="1800" w:type="dxa"/>
          </w:tcPr>
          <w:p w14:paraId="70A4238F" w14:textId="77777777" w:rsidR="00C76A5C" w:rsidRDefault="002A147B">
            <w:pPr>
              <w:pStyle w:val="Compact"/>
              <w:jc w:val="right"/>
            </w:pPr>
            <w:r>
              <w:t>20</w:t>
            </w:r>
          </w:p>
        </w:tc>
        <w:tc>
          <w:tcPr>
            <w:tcW w:w="1320" w:type="dxa"/>
          </w:tcPr>
          <w:p w14:paraId="70A42390" w14:textId="77777777" w:rsidR="00C76A5C" w:rsidRDefault="002A147B">
            <w:pPr>
              <w:pStyle w:val="Compact"/>
              <w:jc w:val="right"/>
            </w:pPr>
            <w:r>
              <w:t>0.19361</w:t>
            </w:r>
          </w:p>
        </w:tc>
        <w:tc>
          <w:tcPr>
            <w:tcW w:w="1500" w:type="dxa"/>
          </w:tcPr>
          <w:p w14:paraId="70A42391" w14:textId="77777777" w:rsidR="00C76A5C" w:rsidRDefault="002A147B">
            <w:pPr>
              <w:pStyle w:val="Compact"/>
              <w:jc w:val="right"/>
            </w:pPr>
            <w:r>
              <w:t>22</w:t>
            </w:r>
          </w:p>
        </w:tc>
        <w:tc>
          <w:tcPr>
            <w:tcW w:w="600" w:type="dxa"/>
          </w:tcPr>
          <w:p w14:paraId="70A42392" w14:textId="77777777" w:rsidR="00C76A5C" w:rsidRDefault="002A147B">
            <w:pPr>
              <w:pStyle w:val="Compact"/>
              <w:jc w:val="right"/>
            </w:pPr>
            <w:r>
              <w:t>0.43</w:t>
            </w:r>
          </w:p>
        </w:tc>
      </w:tr>
      <w:tr w:rsidR="00C76A5C" w14:paraId="70A4239A" w14:textId="77777777">
        <w:tc>
          <w:tcPr>
            <w:tcW w:w="1560" w:type="dxa"/>
          </w:tcPr>
          <w:p w14:paraId="70A42394" w14:textId="77777777" w:rsidR="00C76A5C" w:rsidRDefault="002A147B">
            <w:pPr>
              <w:pStyle w:val="Compact"/>
            </w:pPr>
            <w:r>
              <w:t>Thalassiosira_pseudonana</w:t>
            </w:r>
          </w:p>
        </w:tc>
        <w:tc>
          <w:tcPr>
            <w:tcW w:w="1140" w:type="dxa"/>
          </w:tcPr>
          <w:p w14:paraId="70A42395" w14:textId="77777777" w:rsidR="00C76A5C" w:rsidRDefault="002A147B">
            <w:pPr>
              <w:pStyle w:val="Compact"/>
              <w:jc w:val="right"/>
            </w:pPr>
            <w:r>
              <w:t>2</w:t>
            </w:r>
          </w:p>
        </w:tc>
        <w:tc>
          <w:tcPr>
            <w:tcW w:w="1800" w:type="dxa"/>
          </w:tcPr>
          <w:p w14:paraId="70A42396" w14:textId="77777777" w:rsidR="00C76A5C" w:rsidRDefault="002A147B">
            <w:pPr>
              <w:pStyle w:val="Compact"/>
              <w:jc w:val="right"/>
            </w:pPr>
            <w:r>
              <w:t>22</w:t>
            </w:r>
          </w:p>
        </w:tc>
        <w:tc>
          <w:tcPr>
            <w:tcW w:w="1320" w:type="dxa"/>
          </w:tcPr>
          <w:p w14:paraId="70A42397" w14:textId="77777777" w:rsidR="00C76A5C" w:rsidRDefault="002A147B">
            <w:pPr>
              <w:pStyle w:val="Compact"/>
              <w:jc w:val="right"/>
            </w:pPr>
            <w:r>
              <w:t>0.26359</w:t>
            </w:r>
          </w:p>
        </w:tc>
        <w:tc>
          <w:tcPr>
            <w:tcW w:w="1500" w:type="dxa"/>
          </w:tcPr>
          <w:p w14:paraId="70A42398" w14:textId="77777777" w:rsidR="00C76A5C" w:rsidRDefault="002A147B">
            <w:pPr>
              <w:pStyle w:val="Compact"/>
              <w:jc w:val="right"/>
            </w:pPr>
            <w:r>
              <w:t>22</w:t>
            </w:r>
          </w:p>
        </w:tc>
        <w:tc>
          <w:tcPr>
            <w:tcW w:w="600" w:type="dxa"/>
          </w:tcPr>
          <w:p w14:paraId="70A42399" w14:textId="77777777" w:rsidR="00C76A5C" w:rsidRDefault="002A147B">
            <w:pPr>
              <w:pStyle w:val="Compact"/>
              <w:jc w:val="right"/>
            </w:pPr>
            <w:r>
              <w:t>0.43</w:t>
            </w:r>
          </w:p>
        </w:tc>
      </w:tr>
      <w:tr w:rsidR="00C76A5C" w14:paraId="70A423A1" w14:textId="77777777">
        <w:tc>
          <w:tcPr>
            <w:tcW w:w="1560" w:type="dxa"/>
          </w:tcPr>
          <w:p w14:paraId="70A4239B" w14:textId="77777777" w:rsidR="00C76A5C" w:rsidRDefault="002A147B">
            <w:pPr>
              <w:pStyle w:val="Compact"/>
            </w:pPr>
            <w:r>
              <w:t>Thalassiosira_pseudonana</w:t>
            </w:r>
          </w:p>
        </w:tc>
        <w:tc>
          <w:tcPr>
            <w:tcW w:w="1140" w:type="dxa"/>
          </w:tcPr>
          <w:p w14:paraId="70A4239C" w14:textId="77777777" w:rsidR="00C76A5C" w:rsidRDefault="002A147B">
            <w:pPr>
              <w:pStyle w:val="Compact"/>
              <w:jc w:val="right"/>
            </w:pPr>
            <w:r>
              <w:t>2</w:t>
            </w:r>
          </w:p>
        </w:tc>
        <w:tc>
          <w:tcPr>
            <w:tcW w:w="1800" w:type="dxa"/>
          </w:tcPr>
          <w:p w14:paraId="70A4239D" w14:textId="77777777" w:rsidR="00C76A5C" w:rsidRDefault="002A147B">
            <w:pPr>
              <w:pStyle w:val="Compact"/>
              <w:jc w:val="right"/>
            </w:pPr>
            <w:r>
              <w:t>24</w:t>
            </w:r>
          </w:p>
        </w:tc>
        <w:tc>
          <w:tcPr>
            <w:tcW w:w="1320" w:type="dxa"/>
          </w:tcPr>
          <w:p w14:paraId="70A4239E" w14:textId="77777777" w:rsidR="00C76A5C" w:rsidRDefault="002A147B">
            <w:pPr>
              <w:pStyle w:val="Compact"/>
              <w:jc w:val="right"/>
            </w:pPr>
            <w:r>
              <w:t>0.19054</w:t>
            </w:r>
          </w:p>
        </w:tc>
        <w:tc>
          <w:tcPr>
            <w:tcW w:w="1500" w:type="dxa"/>
          </w:tcPr>
          <w:p w14:paraId="70A4239F" w14:textId="77777777" w:rsidR="00C76A5C" w:rsidRDefault="002A147B">
            <w:pPr>
              <w:pStyle w:val="Compact"/>
              <w:jc w:val="right"/>
            </w:pPr>
            <w:r>
              <w:t>22</w:t>
            </w:r>
          </w:p>
        </w:tc>
        <w:tc>
          <w:tcPr>
            <w:tcW w:w="600" w:type="dxa"/>
          </w:tcPr>
          <w:p w14:paraId="70A423A0" w14:textId="77777777" w:rsidR="00C76A5C" w:rsidRDefault="002A147B">
            <w:pPr>
              <w:pStyle w:val="Compact"/>
              <w:jc w:val="right"/>
            </w:pPr>
            <w:r>
              <w:t>0.43</w:t>
            </w:r>
          </w:p>
        </w:tc>
      </w:tr>
      <w:tr w:rsidR="00C76A5C" w14:paraId="70A423A8" w14:textId="77777777">
        <w:tc>
          <w:tcPr>
            <w:tcW w:w="1560" w:type="dxa"/>
          </w:tcPr>
          <w:p w14:paraId="70A423A2" w14:textId="77777777" w:rsidR="00C76A5C" w:rsidRDefault="002A147B">
            <w:pPr>
              <w:pStyle w:val="Compact"/>
            </w:pPr>
            <w:r>
              <w:lastRenderedPageBreak/>
              <w:t>Thalassiosira_pseudonana</w:t>
            </w:r>
          </w:p>
        </w:tc>
        <w:tc>
          <w:tcPr>
            <w:tcW w:w="1140" w:type="dxa"/>
          </w:tcPr>
          <w:p w14:paraId="70A423A3" w14:textId="77777777" w:rsidR="00C76A5C" w:rsidRDefault="002A147B">
            <w:pPr>
              <w:pStyle w:val="Compact"/>
              <w:jc w:val="right"/>
            </w:pPr>
            <w:r>
              <w:t>2</w:t>
            </w:r>
          </w:p>
        </w:tc>
        <w:tc>
          <w:tcPr>
            <w:tcW w:w="1800" w:type="dxa"/>
          </w:tcPr>
          <w:p w14:paraId="70A423A4" w14:textId="77777777" w:rsidR="00C76A5C" w:rsidRDefault="002A147B">
            <w:pPr>
              <w:pStyle w:val="Compact"/>
              <w:jc w:val="right"/>
            </w:pPr>
            <w:r>
              <w:t>28</w:t>
            </w:r>
          </w:p>
        </w:tc>
        <w:tc>
          <w:tcPr>
            <w:tcW w:w="1320" w:type="dxa"/>
          </w:tcPr>
          <w:p w14:paraId="70A423A5" w14:textId="77777777" w:rsidR="00C76A5C" w:rsidRDefault="002A147B">
            <w:pPr>
              <w:pStyle w:val="Compact"/>
              <w:jc w:val="right"/>
            </w:pPr>
            <w:r>
              <w:t>0.18820</w:t>
            </w:r>
          </w:p>
        </w:tc>
        <w:tc>
          <w:tcPr>
            <w:tcW w:w="1500" w:type="dxa"/>
          </w:tcPr>
          <w:p w14:paraId="70A423A6" w14:textId="77777777" w:rsidR="00C76A5C" w:rsidRDefault="002A147B">
            <w:pPr>
              <w:pStyle w:val="Compact"/>
              <w:jc w:val="right"/>
            </w:pPr>
            <w:r>
              <w:t>22</w:t>
            </w:r>
          </w:p>
        </w:tc>
        <w:tc>
          <w:tcPr>
            <w:tcW w:w="600" w:type="dxa"/>
          </w:tcPr>
          <w:p w14:paraId="70A423A7" w14:textId="77777777" w:rsidR="00C76A5C" w:rsidRDefault="002A147B">
            <w:pPr>
              <w:pStyle w:val="Compact"/>
              <w:jc w:val="right"/>
            </w:pPr>
            <w:r>
              <w:t>0.43</w:t>
            </w:r>
          </w:p>
        </w:tc>
      </w:tr>
      <w:tr w:rsidR="00C76A5C" w14:paraId="70A423AF" w14:textId="77777777">
        <w:tc>
          <w:tcPr>
            <w:tcW w:w="1560" w:type="dxa"/>
          </w:tcPr>
          <w:p w14:paraId="70A423A9" w14:textId="77777777" w:rsidR="00C76A5C" w:rsidRDefault="002A147B">
            <w:pPr>
              <w:pStyle w:val="Compact"/>
            </w:pPr>
            <w:r>
              <w:t>Thalassiosira_pseudonana</w:t>
            </w:r>
          </w:p>
        </w:tc>
        <w:tc>
          <w:tcPr>
            <w:tcW w:w="1140" w:type="dxa"/>
          </w:tcPr>
          <w:p w14:paraId="70A423AA" w14:textId="77777777" w:rsidR="00C76A5C" w:rsidRDefault="002A147B">
            <w:pPr>
              <w:pStyle w:val="Compact"/>
              <w:jc w:val="right"/>
            </w:pPr>
            <w:r>
              <w:t>4</w:t>
            </w:r>
          </w:p>
        </w:tc>
        <w:tc>
          <w:tcPr>
            <w:tcW w:w="1800" w:type="dxa"/>
          </w:tcPr>
          <w:p w14:paraId="70A423AB" w14:textId="77777777" w:rsidR="00C76A5C" w:rsidRDefault="002A147B">
            <w:pPr>
              <w:pStyle w:val="Compact"/>
              <w:jc w:val="right"/>
            </w:pPr>
            <w:r>
              <w:t>10</w:t>
            </w:r>
          </w:p>
        </w:tc>
        <w:tc>
          <w:tcPr>
            <w:tcW w:w="1320" w:type="dxa"/>
          </w:tcPr>
          <w:p w14:paraId="70A423AC" w14:textId="77777777" w:rsidR="00C76A5C" w:rsidRDefault="002A147B">
            <w:pPr>
              <w:pStyle w:val="Compact"/>
              <w:jc w:val="right"/>
            </w:pPr>
            <w:r>
              <w:t>0.13432</w:t>
            </w:r>
          </w:p>
        </w:tc>
        <w:tc>
          <w:tcPr>
            <w:tcW w:w="1500" w:type="dxa"/>
          </w:tcPr>
          <w:p w14:paraId="70A423AD" w14:textId="77777777" w:rsidR="00C76A5C" w:rsidRDefault="002A147B">
            <w:pPr>
              <w:pStyle w:val="Compact"/>
              <w:jc w:val="right"/>
            </w:pPr>
            <w:r>
              <w:t>22</w:t>
            </w:r>
          </w:p>
        </w:tc>
        <w:tc>
          <w:tcPr>
            <w:tcW w:w="600" w:type="dxa"/>
          </w:tcPr>
          <w:p w14:paraId="70A423AE" w14:textId="77777777" w:rsidR="00C76A5C" w:rsidRDefault="002A147B">
            <w:pPr>
              <w:pStyle w:val="Compact"/>
              <w:jc w:val="right"/>
            </w:pPr>
            <w:r>
              <w:t>0.43</w:t>
            </w:r>
          </w:p>
        </w:tc>
      </w:tr>
      <w:tr w:rsidR="00C76A5C" w14:paraId="70A423B6" w14:textId="77777777">
        <w:tc>
          <w:tcPr>
            <w:tcW w:w="1560" w:type="dxa"/>
          </w:tcPr>
          <w:p w14:paraId="70A423B0" w14:textId="77777777" w:rsidR="00C76A5C" w:rsidRDefault="002A147B">
            <w:pPr>
              <w:pStyle w:val="Compact"/>
            </w:pPr>
            <w:r>
              <w:t>Thalassiosira_pseudonana</w:t>
            </w:r>
          </w:p>
        </w:tc>
        <w:tc>
          <w:tcPr>
            <w:tcW w:w="1140" w:type="dxa"/>
          </w:tcPr>
          <w:p w14:paraId="70A423B1" w14:textId="77777777" w:rsidR="00C76A5C" w:rsidRDefault="002A147B">
            <w:pPr>
              <w:pStyle w:val="Compact"/>
              <w:jc w:val="right"/>
            </w:pPr>
            <w:r>
              <w:t>4</w:t>
            </w:r>
          </w:p>
        </w:tc>
        <w:tc>
          <w:tcPr>
            <w:tcW w:w="1800" w:type="dxa"/>
          </w:tcPr>
          <w:p w14:paraId="70A423B2" w14:textId="77777777" w:rsidR="00C76A5C" w:rsidRDefault="002A147B">
            <w:pPr>
              <w:pStyle w:val="Compact"/>
              <w:jc w:val="right"/>
            </w:pPr>
            <w:r>
              <w:t>14</w:t>
            </w:r>
          </w:p>
        </w:tc>
        <w:tc>
          <w:tcPr>
            <w:tcW w:w="1320" w:type="dxa"/>
          </w:tcPr>
          <w:p w14:paraId="70A423B3" w14:textId="77777777" w:rsidR="00C76A5C" w:rsidRDefault="002A147B">
            <w:pPr>
              <w:pStyle w:val="Compact"/>
              <w:jc w:val="right"/>
            </w:pPr>
            <w:r>
              <w:t>0.10699</w:t>
            </w:r>
          </w:p>
        </w:tc>
        <w:tc>
          <w:tcPr>
            <w:tcW w:w="1500" w:type="dxa"/>
          </w:tcPr>
          <w:p w14:paraId="70A423B4" w14:textId="77777777" w:rsidR="00C76A5C" w:rsidRDefault="002A147B">
            <w:pPr>
              <w:pStyle w:val="Compact"/>
              <w:jc w:val="right"/>
            </w:pPr>
            <w:r>
              <w:t>22</w:t>
            </w:r>
          </w:p>
        </w:tc>
        <w:tc>
          <w:tcPr>
            <w:tcW w:w="600" w:type="dxa"/>
          </w:tcPr>
          <w:p w14:paraId="70A423B5" w14:textId="77777777" w:rsidR="00C76A5C" w:rsidRDefault="002A147B">
            <w:pPr>
              <w:pStyle w:val="Compact"/>
              <w:jc w:val="right"/>
            </w:pPr>
            <w:r>
              <w:t>0.43</w:t>
            </w:r>
          </w:p>
        </w:tc>
      </w:tr>
      <w:tr w:rsidR="00C76A5C" w14:paraId="70A423BD" w14:textId="77777777">
        <w:tc>
          <w:tcPr>
            <w:tcW w:w="1560" w:type="dxa"/>
          </w:tcPr>
          <w:p w14:paraId="70A423B7" w14:textId="77777777" w:rsidR="00C76A5C" w:rsidRDefault="002A147B">
            <w:pPr>
              <w:pStyle w:val="Compact"/>
            </w:pPr>
            <w:r>
              <w:t>Thalassiosira_pseudonana</w:t>
            </w:r>
          </w:p>
        </w:tc>
        <w:tc>
          <w:tcPr>
            <w:tcW w:w="1140" w:type="dxa"/>
          </w:tcPr>
          <w:p w14:paraId="70A423B8" w14:textId="77777777" w:rsidR="00C76A5C" w:rsidRDefault="002A147B">
            <w:pPr>
              <w:pStyle w:val="Compact"/>
              <w:jc w:val="right"/>
            </w:pPr>
            <w:r>
              <w:t>4</w:t>
            </w:r>
          </w:p>
        </w:tc>
        <w:tc>
          <w:tcPr>
            <w:tcW w:w="1800" w:type="dxa"/>
          </w:tcPr>
          <w:p w14:paraId="70A423B9" w14:textId="77777777" w:rsidR="00C76A5C" w:rsidRDefault="002A147B">
            <w:pPr>
              <w:pStyle w:val="Compact"/>
              <w:jc w:val="right"/>
            </w:pPr>
            <w:r>
              <w:t>18</w:t>
            </w:r>
          </w:p>
        </w:tc>
        <w:tc>
          <w:tcPr>
            <w:tcW w:w="1320" w:type="dxa"/>
          </w:tcPr>
          <w:p w14:paraId="70A423BA" w14:textId="77777777" w:rsidR="00C76A5C" w:rsidRDefault="002A147B">
            <w:pPr>
              <w:pStyle w:val="Compact"/>
              <w:jc w:val="right"/>
            </w:pPr>
            <w:r>
              <w:t>0.10402</w:t>
            </w:r>
          </w:p>
        </w:tc>
        <w:tc>
          <w:tcPr>
            <w:tcW w:w="1500" w:type="dxa"/>
          </w:tcPr>
          <w:p w14:paraId="70A423BB" w14:textId="77777777" w:rsidR="00C76A5C" w:rsidRDefault="002A147B">
            <w:pPr>
              <w:pStyle w:val="Compact"/>
              <w:jc w:val="right"/>
            </w:pPr>
            <w:r>
              <w:t>22</w:t>
            </w:r>
          </w:p>
        </w:tc>
        <w:tc>
          <w:tcPr>
            <w:tcW w:w="600" w:type="dxa"/>
          </w:tcPr>
          <w:p w14:paraId="70A423BC" w14:textId="77777777" w:rsidR="00C76A5C" w:rsidRDefault="002A147B">
            <w:pPr>
              <w:pStyle w:val="Compact"/>
              <w:jc w:val="right"/>
            </w:pPr>
            <w:r>
              <w:t>0.43</w:t>
            </w:r>
          </w:p>
        </w:tc>
      </w:tr>
      <w:tr w:rsidR="00C76A5C" w14:paraId="70A423C4" w14:textId="77777777">
        <w:tc>
          <w:tcPr>
            <w:tcW w:w="1560" w:type="dxa"/>
          </w:tcPr>
          <w:p w14:paraId="70A423BE" w14:textId="77777777" w:rsidR="00C76A5C" w:rsidRDefault="002A147B">
            <w:pPr>
              <w:pStyle w:val="Compact"/>
            </w:pPr>
            <w:r>
              <w:t>Thalassiosira_pseudonana</w:t>
            </w:r>
          </w:p>
        </w:tc>
        <w:tc>
          <w:tcPr>
            <w:tcW w:w="1140" w:type="dxa"/>
          </w:tcPr>
          <w:p w14:paraId="70A423BF" w14:textId="77777777" w:rsidR="00C76A5C" w:rsidRDefault="002A147B">
            <w:pPr>
              <w:pStyle w:val="Compact"/>
              <w:jc w:val="right"/>
            </w:pPr>
            <w:r>
              <w:t>4</w:t>
            </w:r>
          </w:p>
        </w:tc>
        <w:tc>
          <w:tcPr>
            <w:tcW w:w="1800" w:type="dxa"/>
          </w:tcPr>
          <w:p w14:paraId="70A423C0" w14:textId="77777777" w:rsidR="00C76A5C" w:rsidRDefault="002A147B">
            <w:pPr>
              <w:pStyle w:val="Compact"/>
              <w:jc w:val="right"/>
            </w:pPr>
            <w:r>
              <w:t>20</w:t>
            </w:r>
          </w:p>
        </w:tc>
        <w:tc>
          <w:tcPr>
            <w:tcW w:w="1320" w:type="dxa"/>
          </w:tcPr>
          <w:p w14:paraId="70A423C1" w14:textId="77777777" w:rsidR="00C76A5C" w:rsidRDefault="002A147B">
            <w:pPr>
              <w:pStyle w:val="Compact"/>
              <w:jc w:val="right"/>
            </w:pPr>
            <w:r>
              <w:t>0.09670</w:t>
            </w:r>
          </w:p>
        </w:tc>
        <w:tc>
          <w:tcPr>
            <w:tcW w:w="1500" w:type="dxa"/>
          </w:tcPr>
          <w:p w14:paraId="70A423C2" w14:textId="77777777" w:rsidR="00C76A5C" w:rsidRDefault="002A147B">
            <w:pPr>
              <w:pStyle w:val="Compact"/>
              <w:jc w:val="right"/>
            </w:pPr>
            <w:r>
              <w:t>22</w:t>
            </w:r>
          </w:p>
        </w:tc>
        <w:tc>
          <w:tcPr>
            <w:tcW w:w="600" w:type="dxa"/>
          </w:tcPr>
          <w:p w14:paraId="70A423C3" w14:textId="77777777" w:rsidR="00C76A5C" w:rsidRDefault="002A147B">
            <w:pPr>
              <w:pStyle w:val="Compact"/>
              <w:jc w:val="right"/>
            </w:pPr>
            <w:r>
              <w:t>0.43</w:t>
            </w:r>
          </w:p>
        </w:tc>
      </w:tr>
      <w:tr w:rsidR="00C76A5C" w14:paraId="70A423CB" w14:textId="77777777">
        <w:tc>
          <w:tcPr>
            <w:tcW w:w="1560" w:type="dxa"/>
          </w:tcPr>
          <w:p w14:paraId="70A423C5" w14:textId="77777777" w:rsidR="00C76A5C" w:rsidRDefault="002A147B">
            <w:pPr>
              <w:pStyle w:val="Compact"/>
            </w:pPr>
            <w:r>
              <w:t>Thalassiosira_pseudonana</w:t>
            </w:r>
          </w:p>
        </w:tc>
        <w:tc>
          <w:tcPr>
            <w:tcW w:w="1140" w:type="dxa"/>
          </w:tcPr>
          <w:p w14:paraId="70A423C6" w14:textId="77777777" w:rsidR="00C76A5C" w:rsidRDefault="002A147B">
            <w:pPr>
              <w:pStyle w:val="Compact"/>
              <w:jc w:val="right"/>
            </w:pPr>
            <w:r>
              <w:t>4</w:t>
            </w:r>
          </w:p>
        </w:tc>
        <w:tc>
          <w:tcPr>
            <w:tcW w:w="1800" w:type="dxa"/>
          </w:tcPr>
          <w:p w14:paraId="70A423C7" w14:textId="77777777" w:rsidR="00C76A5C" w:rsidRDefault="002A147B">
            <w:pPr>
              <w:pStyle w:val="Compact"/>
              <w:jc w:val="right"/>
            </w:pPr>
            <w:r>
              <w:t>22</w:t>
            </w:r>
          </w:p>
        </w:tc>
        <w:tc>
          <w:tcPr>
            <w:tcW w:w="1320" w:type="dxa"/>
          </w:tcPr>
          <w:p w14:paraId="70A423C8" w14:textId="77777777" w:rsidR="00C76A5C" w:rsidRDefault="002A147B">
            <w:pPr>
              <w:pStyle w:val="Compact"/>
              <w:jc w:val="right"/>
            </w:pPr>
            <w:r>
              <w:t>0.12684</w:t>
            </w:r>
          </w:p>
        </w:tc>
        <w:tc>
          <w:tcPr>
            <w:tcW w:w="1500" w:type="dxa"/>
          </w:tcPr>
          <w:p w14:paraId="70A423C9" w14:textId="77777777" w:rsidR="00C76A5C" w:rsidRDefault="002A147B">
            <w:pPr>
              <w:pStyle w:val="Compact"/>
              <w:jc w:val="right"/>
            </w:pPr>
            <w:r>
              <w:t>22</w:t>
            </w:r>
          </w:p>
        </w:tc>
        <w:tc>
          <w:tcPr>
            <w:tcW w:w="600" w:type="dxa"/>
          </w:tcPr>
          <w:p w14:paraId="70A423CA" w14:textId="77777777" w:rsidR="00C76A5C" w:rsidRDefault="002A147B">
            <w:pPr>
              <w:pStyle w:val="Compact"/>
              <w:jc w:val="right"/>
            </w:pPr>
            <w:r>
              <w:t>0.43</w:t>
            </w:r>
          </w:p>
        </w:tc>
      </w:tr>
      <w:tr w:rsidR="00C76A5C" w14:paraId="70A423D2" w14:textId="77777777">
        <w:tc>
          <w:tcPr>
            <w:tcW w:w="1560" w:type="dxa"/>
          </w:tcPr>
          <w:p w14:paraId="70A423CC" w14:textId="77777777" w:rsidR="00C76A5C" w:rsidRDefault="002A147B">
            <w:pPr>
              <w:pStyle w:val="Compact"/>
            </w:pPr>
            <w:r>
              <w:t>Thalassiosira_pseudonana</w:t>
            </w:r>
          </w:p>
        </w:tc>
        <w:tc>
          <w:tcPr>
            <w:tcW w:w="1140" w:type="dxa"/>
          </w:tcPr>
          <w:p w14:paraId="70A423CD" w14:textId="77777777" w:rsidR="00C76A5C" w:rsidRDefault="002A147B">
            <w:pPr>
              <w:pStyle w:val="Compact"/>
              <w:jc w:val="right"/>
            </w:pPr>
            <w:r>
              <w:t>4</w:t>
            </w:r>
          </w:p>
        </w:tc>
        <w:tc>
          <w:tcPr>
            <w:tcW w:w="1800" w:type="dxa"/>
          </w:tcPr>
          <w:p w14:paraId="70A423CE" w14:textId="77777777" w:rsidR="00C76A5C" w:rsidRDefault="002A147B">
            <w:pPr>
              <w:pStyle w:val="Compact"/>
              <w:jc w:val="right"/>
            </w:pPr>
            <w:r>
              <w:t>24</w:t>
            </w:r>
          </w:p>
        </w:tc>
        <w:tc>
          <w:tcPr>
            <w:tcW w:w="1320" w:type="dxa"/>
          </w:tcPr>
          <w:p w14:paraId="70A423CF" w14:textId="77777777" w:rsidR="00C76A5C" w:rsidRDefault="002A147B">
            <w:pPr>
              <w:pStyle w:val="Compact"/>
              <w:jc w:val="right"/>
            </w:pPr>
            <w:r>
              <w:t>0.09699</w:t>
            </w:r>
          </w:p>
        </w:tc>
        <w:tc>
          <w:tcPr>
            <w:tcW w:w="1500" w:type="dxa"/>
          </w:tcPr>
          <w:p w14:paraId="70A423D0" w14:textId="77777777" w:rsidR="00C76A5C" w:rsidRDefault="002A147B">
            <w:pPr>
              <w:pStyle w:val="Compact"/>
              <w:jc w:val="right"/>
            </w:pPr>
            <w:r>
              <w:t>22</w:t>
            </w:r>
          </w:p>
        </w:tc>
        <w:tc>
          <w:tcPr>
            <w:tcW w:w="600" w:type="dxa"/>
          </w:tcPr>
          <w:p w14:paraId="70A423D1" w14:textId="77777777" w:rsidR="00C76A5C" w:rsidRDefault="002A147B">
            <w:pPr>
              <w:pStyle w:val="Compact"/>
              <w:jc w:val="right"/>
            </w:pPr>
            <w:r>
              <w:t>0.43</w:t>
            </w:r>
          </w:p>
        </w:tc>
      </w:tr>
      <w:tr w:rsidR="00C76A5C" w14:paraId="70A423D9" w14:textId="77777777">
        <w:tc>
          <w:tcPr>
            <w:tcW w:w="1560" w:type="dxa"/>
          </w:tcPr>
          <w:p w14:paraId="70A423D3" w14:textId="77777777" w:rsidR="00C76A5C" w:rsidRDefault="002A147B">
            <w:pPr>
              <w:pStyle w:val="Compact"/>
            </w:pPr>
            <w:r>
              <w:t>Thalassiosira_pseudonana</w:t>
            </w:r>
          </w:p>
        </w:tc>
        <w:tc>
          <w:tcPr>
            <w:tcW w:w="1140" w:type="dxa"/>
          </w:tcPr>
          <w:p w14:paraId="70A423D4" w14:textId="77777777" w:rsidR="00C76A5C" w:rsidRDefault="002A147B">
            <w:pPr>
              <w:pStyle w:val="Compact"/>
              <w:jc w:val="right"/>
            </w:pPr>
            <w:r>
              <w:t>4</w:t>
            </w:r>
          </w:p>
        </w:tc>
        <w:tc>
          <w:tcPr>
            <w:tcW w:w="1800" w:type="dxa"/>
          </w:tcPr>
          <w:p w14:paraId="70A423D5" w14:textId="77777777" w:rsidR="00C76A5C" w:rsidRDefault="002A147B">
            <w:pPr>
              <w:pStyle w:val="Compact"/>
              <w:jc w:val="right"/>
            </w:pPr>
            <w:r>
              <w:t>28</w:t>
            </w:r>
          </w:p>
        </w:tc>
        <w:tc>
          <w:tcPr>
            <w:tcW w:w="1320" w:type="dxa"/>
          </w:tcPr>
          <w:p w14:paraId="70A423D6" w14:textId="77777777" w:rsidR="00C76A5C" w:rsidRDefault="002A147B">
            <w:pPr>
              <w:pStyle w:val="Compact"/>
              <w:jc w:val="right"/>
            </w:pPr>
            <w:r>
              <w:t>0.09461</w:t>
            </w:r>
          </w:p>
        </w:tc>
        <w:tc>
          <w:tcPr>
            <w:tcW w:w="1500" w:type="dxa"/>
          </w:tcPr>
          <w:p w14:paraId="70A423D7" w14:textId="77777777" w:rsidR="00C76A5C" w:rsidRDefault="002A147B">
            <w:pPr>
              <w:pStyle w:val="Compact"/>
              <w:jc w:val="right"/>
            </w:pPr>
            <w:r>
              <w:t>22</w:t>
            </w:r>
          </w:p>
        </w:tc>
        <w:tc>
          <w:tcPr>
            <w:tcW w:w="600" w:type="dxa"/>
          </w:tcPr>
          <w:p w14:paraId="70A423D8" w14:textId="77777777" w:rsidR="00C76A5C" w:rsidRDefault="002A147B">
            <w:pPr>
              <w:pStyle w:val="Compact"/>
              <w:jc w:val="right"/>
            </w:pPr>
            <w:r>
              <w:t>0.43</w:t>
            </w:r>
          </w:p>
        </w:tc>
      </w:tr>
      <w:tr w:rsidR="00C76A5C" w14:paraId="70A423E0" w14:textId="77777777">
        <w:tc>
          <w:tcPr>
            <w:tcW w:w="1560" w:type="dxa"/>
          </w:tcPr>
          <w:p w14:paraId="70A423DA" w14:textId="77777777" w:rsidR="00C76A5C" w:rsidRDefault="002A147B">
            <w:pPr>
              <w:pStyle w:val="Compact"/>
            </w:pPr>
            <w:r>
              <w:t>Thalassiosira_pseudonana</w:t>
            </w:r>
          </w:p>
        </w:tc>
        <w:tc>
          <w:tcPr>
            <w:tcW w:w="1140" w:type="dxa"/>
          </w:tcPr>
          <w:p w14:paraId="70A423DB" w14:textId="77777777" w:rsidR="00C76A5C" w:rsidRDefault="002A147B">
            <w:pPr>
              <w:pStyle w:val="Compact"/>
              <w:jc w:val="right"/>
            </w:pPr>
            <w:r>
              <w:t>8</w:t>
            </w:r>
          </w:p>
        </w:tc>
        <w:tc>
          <w:tcPr>
            <w:tcW w:w="1800" w:type="dxa"/>
          </w:tcPr>
          <w:p w14:paraId="70A423DC" w14:textId="77777777" w:rsidR="00C76A5C" w:rsidRDefault="002A147B">
            <w:pPr>
              <w:pStyle w:val="Compact"/>
              <w:jc w:val="right"/>
            </w:pPr>
            <w:r>
              <w:t>10</w:t>
            </w:r>
          </w:p>
        </w:tc>
        <w:tc>
          <w:tcPr>
            <w:tcW w:w="1320" w:type="dxa"/>
          </w:tcPr>
          <w:p w14:paraId="70A423DD" w14:textId="77777777" w:rsidR="00C76A5C" w:rsidRDefault="002A147B">
            <w:pPr>
              <w:pStyle w:val="Compact"/>
              <w:jc w:val="right"/>
            </w:pPr>
            <w:r>
              <w:t>0.06603</w:t>
            </w:r>
          </w:p>
        </w:tc>
        <w:tc>
          <w:tcPr>
            <w:tcW w:w="1500" w:type="dxa"/>
          </w:tcPr>
          <w:p w14:paraId="70A423DE" w14:textId="77777777" w:rsidR="00C76A5C" w:rsidRDefault="002A147B">
            <w:pPr>
              <w:pStyle w:val="Compact"/>
              <w:jc w:val="right"/>
            </w:pPr>
            <w:r>
              <w:t>22</w:t>
            </w:r>
          </w:p>
        </w:tc>
        <w:tc>
          <w:tcPr>
            <w:tcW w:w="600" w:type="dxa"/>
          </w:tcPr>
          <w:p w14:paraId="70A423DF" w14:textId="77777777" w:rsidR="00C76A5C" w:rsidRDefault="002A147B">
            <w:pPr>
              <w:pStyle w:val="Compact"/>
              <w:jc w:val="right"/>
            </w:pPr>
            <w:r>
              <w:t>0.43</w:t>
            </w:r>
          </w:p>
        </w:tc>
      </w:tr>
      <w:tr w:rsidR="00C76A5C" w14:paraId="70A423E7" w14:textId="77777777">
        <w:tc>
          <w:tcPr>
            <w:tcW w:w="1560" w:type="dxa"/>
          </w:tcPr>
          <w:p w14:paraId="70A423E1" w14:textId="77777777" w:rsidR="00C76A5C" w:rsidRDefault="002A147B">
            <w:pPr>
              <w:pStyle w:val="Compact"/>
            </w:pPr>
            <w:r>
              <w:t>Thalassiosira_pseudonana</w:t>
            </w:r>
          </w:p>
        </w:tc>
        <w:tc>
          <w:tcPr>
            <w:tcW w:w="1140" w:type="dxa"/>
          </w:tcPr>
          <w:p w14:paraId="70A423E2" w14:textId="77777777" w:rsidR="00C76A5C" w:rsidRDefault="002A147B">
            <w:pPr>
              <w:pStyle w:val="Compact"/>
              <w:jc w:val="right"/>
            </w:pPr>
            <w:r>
              <w:t>8</w:t>
            </w:r>
          </w:p>
        </w:tc>
        <w:tc>
          <w:tcPr>
            <w:tcW w:w="1800" w:type="dxa"/>
          </w:tcPr>
          <w:p w14:paraId="70A423E3" w14:textId="77777777" w:rsidR="00C76A5C" w:rsidRDefault="002A147B">
            <w:pPr>
              <w:pStyle w:val="Compact"/>
              <w:jc w:val="right"/>
            </w:pPr>
            <w:r>
              <w:t>14</w:t>
            </w:r>
          </w:p>
        </w:tc>
        <w:tc>
          <w:tcPr>
            <w:tcW w:w="1320" w:type="dxa"/>
          </w:tcPr>
          <w:p w14:paraId="70A423E4" w14:textId="77777777" w:rsidR="00C76A5C" w:rsidRDefault="002A147B">
            <w:pPr>
              <w:pStyle w:val="Compact"/>
              <w:jc w:val="right"/>
            </w:pPr>
            <w:r>
              <w:t>0.05358</w:t>
            </w:r>
          </w:p>
        </w:tc>
        <w:tc>
          <w:tcPr>
            <w:tcW w:w="1500" w:type="dxa"/>
          </w:tcPr>
          <w:p w14:paraId="70A423E5" w14:textId="77777777" w:rsidR="00C76A5C" w:rsidRDefault="002A147B">
            <w:pPr>
              <w:pStyle w:val="Compact"/>
              <w:jc w:val="right"/>
            </w:pPr>
            <w:r>
              <w:t>22</w:t>
            </w:r>
          </w:p>
        </w:tc>
        <w:tc>
          <w:tcPr>
            <w:tcW w:w="600" w:type="dxa"/>
          </w:tcPr>
          <w:p w14:paraId="70A423E6" w14:textId="77777777" w:rsidR="00C76A5C" w:rsidRDefault="002A147B">
            <w:pPr>
              <w:pStyle w:val="Compact"/>
              <w:jc w:val="right"/>
            </w:pPr>
            <w:r>
              <w:t>0.43</w:t>
            </w:r>
          </w:p>
        </w:tc>
      </w:tr>
      <w:tr w:rsidR="00C76A5C" w14:paraId="70A423EE" w14:textId="77777777">
        <w:tc>
          <w:tcPr>
            <w:tcW w:w="1560" w:type="dxa"/>
          </w:tcPr>
          <w:p w14:paraId="70A423E8" w14:textId="77777777" w:rsidR="00C76A5C" w:rsidRDefault="002A147B">
            <w:pPr>
              <w:pStyle w:val="Compact"/>
            </w:pPr>
            <w:r>
              <w:t>Thalassiosira_pseudonana</w:t>
            </w:r>
          </w:p>
        </w:tc>
        <w:tc>
          <w:tcPr>
            <w:tcW w:w="1140" w:type="dxa"/>
          </w:tcPr>
          <w:p w14:paraId="70A423E9" w14:textId="77777777" w:rsidR="00C76A5C" w:rsidRDefault="002A147B">
            <w:pPr>
              <w:pStyle w:val="Compact"/>
              <w:jc w:val="right"/>
            </w:pPr>
            <w:r>
              <w:t>8</w:t>
            </w:r>
          </w:p>
        </w:tc>
        <w:tc>
          <w:tcPr>
            <w:tcW w:w="1800" w:type="dxa"/>
          </w:tcPr>
          <w:p w14:paraId="70A423EA" w14:textId="77777777" w:rsidR="00C76A5C" w:rsidRDefault="002A147B">
            <w:pPr>
              <w:pStyle w:val="Compact"/>
              <w:jc w:val="right"/>
            </w:pPr>
            <w:r>
              <w:t>18</w:t>
            </w:r>
          </w:p>
        </w:tc>
        <w:tc>
          <w:tcPr>
            <w:tcW w:w="1320" w:type="dxa"/>
          </w:tcPr>
          <w:p w14:paraId="70A423EB" w14:textId="77777777" w:rsidR="00C76A5C" w:rsidRDefault="002A147B">
            <w:pPr>
              <w:pStyle w:val="Compact"/>
              <w:jc w:val="right"/>
            </w:pPr>
            <w:r>
              <w:t>0.05231</w:t>
            </w:r>
          </w:p>
        </w:tc>
        <w:tc>
          <w:tcPr>
            <w:tcW w:w="1500" w:type="dxa"/>
          </w:tcPr>
          <w:p w14:paraId="70A423EC" w14:textId="77777777" w:rsidR="00C76A5C" w:rsidRDefault="002A147B">
            <w:pPr>
              <w:pStyle w:val="Compact"/>
              <w:jc w:val="right"/>
            </w:pPr>
            <w:r>
              <w:t>22</w:t>
            </w:r>
          </w:p>
        </w:tc>
        <w:tc>
          <w:tcPr>
            <w:tcW w:w="600" w:type="dxa"/>
          </w:tcPr>
          <w:p w14:paraId="70A423ED" w14:textId="77777777" w:rsidR="00C76A5C" w:rsidRDefault="002A147B">
            <w:pPr>
              <w:pStyle w:val="Compact"/>
              <w:jc w:val="right"/>
            </w:pPr>
            <w:r>
              <w:t>0.43</w:t>
            </w:r>
          </w:p>
        </w:tc>
      </w:tr>
      <w:tr w:rsidR="00C76A5C" w14:paraId="70A423F5" w14:textId="77777777">
        <w:tc>
          <w:tcPr>
            <w:tcW w:w="1560" w:type="dxa"/>
          </w:tcPr>
          <w:p w14:paraId="70A423EF" w14:textId="77777777" w:rsidR="00C76A5C" w:rsidRDefault="002A147B">
            <w:pPr>
              <w:pStyle w:val="Compact"/>
            </w:pPr>
            <w:r>
              <w:t>Thalassiosira_pseudonana</w:t>
            </w:r>
          </w:p>
        </w:tc>
        <w:tc>
          <w:tcPr>
            <w:tcW w:w="1140" w:type="dxa"/>
          </w:tcPr>
          <w:p w14:paraId="70A423F0" w14:textId="77777777" w:rsidR="00C76A5C" w:rsidRDefault="002A147B">
            <w:pPr>
              <w:pStyle w:val="Compact"/>
              <w:jc w:val="right"/>
            </w:pPr>
            <w:r>
              <w:t>8</w:t>
            </w:r>
          </w:p>
        </w:tc>
        <w:tc>
          <w:tcPr>
            <w:tcW w:w="1800" w:type="dxa"/>
          </w:tcPr>
          <w:p w14:paraId="70A423F1" w14:textId="77777777" w:rsidR="00C76A5C" w:rsidRDefault="002A147B">
            <w:pPr>
              <w:pStyle w:val="Compact"/>
              <w:jc w:val="right"/>
            </w:pPr>
            <w:r>
              <w:t>20</w:t>
            </w:r>
          </w:p>
        </w:tc>
        <w:tc>
          <w:tcPr>
            <w:tcW w:w="1320" w:type="dxa"/>
          </w:tcPr>
          <w:p w14:paraId="70A423F2" w14:textId="77777777" w:rsidR="00C76A5C" w:rsidRDefault="002A147B">
            <w:pPr>
              <w:pStyle w:val="Compact"/>
              <w:jc w:val="right"/>
            </w:pPr>
            <w:r>
              <w:t>0.04852</w:t>
            </w:r>
          </w:p>
        </w:tc>
        <w:tc>
          <w:tcPr>
            <w:tcW w:w="1500" w:type="dxa"/>
          </w:tcPr>
          <w:p w14:paraId="70A423F3" w14:textId="77777777" w:rsidR="00C76A5C" w:rsidRDefault="002A147B">
            <w:pPr>
              <w:pStyle w:val="Compact"/>
              <w:jc w:val="right"/>
            </w:pPr>
            <w:r>
              <w:t>22</w:t>
            </w:r>
          </w:p>
        </w:tc>
        <w:tc>
          <w:tcPr>
            <w:tcW w:w="600" w:type="dxa"/>
          </w:tcPr>
          <w:p w14:paraId="70A423F4" w14:textId="77777777" w:rsidR="00C76A5C" w:rsidRDefault="002A147B">
            <w:pPr>
              <w:pStyle w:val="Compact"/>
              <w:jc w:val="right"/>
            </w:pPr>
            <w:r>
              <w:t>0.43</w:t>
            </w:r>
          </w:p>
        </w:tc>
      </w:tr>
      <w:tr w:rsidR="00C76A5C" w14:paraId="70A423FC" w14:textId="77777777">
        <w:tc>
          <w:tcPr>
            <w:tcW w:w="1560" w:type="dxa"/>
          </w:tcPr>
          <w:p w14:paraId="70A423F6" w14:textId="77777777" w:rsidR="00C76A5C" w:rsidRDefault="002A147B">
            <w:pPr>
              <w:pStyle w:val="Compact"/>
            </w:pPr>
            <w:r>
              <w:t>Thalassiosira_pseudonana</w:t>
            </w:r>
          </w:p>
        </w:tc>
        <w:tc>
          <w:tcPr>
            <w:tcW w:w="1140" w:type="dxa"/>
          </w:tcPr>
          <w:p w14:paraId="70A423F7" w14:textId="77777777" w:rsidR="00C76A5C" w:rsidRDefault="002A147B">
            <w:pPr>
              <w:pStyle w:val="Compact"/>
              <w:jc w:val="right"/>
            </w:pPr>
            <w:r>
              <w:t>8</w:t>
            </w:r>
          </w:p>
        </w:tc>
        <w:tc>
          <w:tcPr>
            <w:tcW w:w="1800" w:type="dxa"/>
          </w:tcPr>
          <w:p w14:paraId="70A423F8" w14:textId="77777777" w:rsidR="00C76A5C" w:rsidRDefault="002A147B">
            <w:pPr>
              <w:pStyle w:val="Compact"/>
              <w:jc w:val="right"/>
            </w:pPr>
            <w:r>
              <w:t>22</w:t>
            </w:r>
          </w:p>
        </w:tc>
        <w:tc>
          <w:tcPr>
            <w:tcW w:w="1320" w:type="dxa"/>
          </w:tcPr>
          <w:p w14:paraId="70A423F9" w14:textId="77777777" w:rsidR="00C76A5C" w:rsidRDefault="002A147B">
            <w:pPr>
              <w:pStyle w:val="Compact"/>
              <w:jc w:val="right"/>
            </w:pPr>
            <w:r>
              <w:t>0.06450</w:t>
            </w:r>
          </w:p>
        </w:tc>
        <w:tc>
          <w:tcPr>
            <w:tcW w:w="1500" w:type="dxa"/>
          </w:tcPr>
          <w:p w14:paraId="70A423FA" w14:textId="77777777" w:rsidR="00C76A5C" w:rsidRDefault="002A147B">
            <w:pPr>
              <w:pStyle w:val="Compact"/>
              <w:jc w:val="right"/>
            </w:pPr>
            <w:r>
              <w:t>22</w:t>
            </w:r>
          </w:p>
        </w:tc>
        <w:tc>
          <w:tcPr>
            <w:tcW w:w="600" w:type="dxa"/>
          </w:tcPr>
          <w:p w14:paraId="70A423FB" w14:textId="77777777" w:rsidR="00C76A5C" w:rsidRDefault="002A147B">
            <w:pPr>
              <w:pStyle w:val="Compact"/>
              <w:jc w:val="right"/>
            </w:pPr>
            <w:r>
              <w:t>0.43</w:t>
            </w:r>
          </w:p>
        </w:tc>
      </w:tr>
      <w:tr w:rsidR="00C76A5C" w14:paraId="70A42403" w14:textId="77777777">
        <w:tc>
          <w:tcPr>
            <w:tcW w:w="1560" w:type="dxa"/>
          </w:tcPr>
          <w:p w14:paraId="70A423FD" w14:textId="77777777" w:rsidR="00C76A5C" w:rsidRDefault="002A147B">
            <w:pPr>
              <w:pStyle w:val="Compact"/>
            </w:pPr>
            <w:r>
              <w:t>Thalassiosira_pseudonana</w:t>
            </w:r>
          </w:p>
        </w:tc>
        <w:tc>
          <w:tcPr>
            <w:tcW w:w="1140" w:type="dxa"/>
          </w:tcPr>
          <w:p w14:paraId="70A423FE" w14:textId="77777777" w:rsidR="00C76A5C" w:rsidRDefault="002A147B">
            <w:pPr>
              <w:pStyle w:val="Compact"/>
              <w:jc w:val="right"/>
            </w:pPr>
            <w:r>
              <w:t>8</w:t>
            </w:r>
          </w:p>
        </w:tc>
        <w:tc>
          <w:tcPr>
            <w:tcW w:w="1800" w:type="dxa"/>
          </w:tcPr>
          <w:p w14:paraId="70A423FF" w14:textId="77777777" w:rsidR="00C76A5C" w:rsidRDefault="002A147B">
            <w:pPr>
              <w:pStyle w:val="Compact"/>
              <w:jc w:val="right"/>
            </w:pPr>
            <w:r>
              <w:t>24</w:t>
            </w:r>
          </w:p>
        </w:tc>
        <w:tc>
          <w:tcPr>
            <w:tcW w:w="1320" w:type="dxa"/>
          </w:tcPr>
          <w:p w14:paraId="70A42400" w14:textId="77777777" w:rsidR="00C76A5C" w:rsidRDefault="002A147B">
            <w:pPr>
              <w:pStyle w:val="Compact"/>
              <w:jc w:val="right"/>
            </w:pPr>
            <w:r>
              <w:t>0.04928</w:t>
            </w:r>
          </w:p>
        </w:tc>
        <w:tc>
          <w:tcPr>
            <w:tcW w:w="1500" w:type="dxa"/>
          </w:tcPr>
          <w:p w14:paraId="70A42401" w14:textId="77777777" w:rsidR="00C76A5C" w:rsidRDefault="002A147B">
            <w:pPr>
              <w:pStyle w:val="Compact"/>
              <w:jc w:val="right"/>
            </w:pPr>
            <w:r>
              <w:t>22</w:t>
            </w:r>
          </w:p>
        </w:tc>
        <w:tc>
          <w:tcPr>
            <w:tcW w:w="600" w:type="dxa"/>
          </w:tcPr>
          <w:p w14:paraId="70A42402" w14:textId="77777777" w:rsidR="00C76A5C" w:rsidRDefault="002A147B">
            <w:pPr>
              <w:pStyle w:val="Compact"/>
              <w:jc w:val="right"/>
            </w:pPr>
            <w:r>
              <w:t>0.43</w:t>
            </w:r>
          </w:p>
        </w:tc>
      </w:tr>
      <w:tr w:rsidR="00C76A5C" w14:paraId="70A4240A" w14:textId="77777777">
        <w:tc>
          <w:tcPr>
            <w:tcW w:w="1560" w:type="dxa"/>
          </w:tcPr>
          <w:p w14:paraId="70A42404" w14:textId="77777777" w:rsidR="00C76A5C" w:rsidRDefault="002A147B">
            <w:pPr>
              <w:pStyle w:val="Compact"/>
            </w:pPr>
            <w:r>
              <w:t>Thalassiosira_pseudonana</w:t>
            </w:r>
          </w:p>
        </w:tc>
        <w:tc>
          <w:tcPr>
            <w:tcW w:w="1140" w:type="dxa"/>
          </w:tcPr>
          <w:p w14:paraId="70A42405" w14:textId="77777777" w:rsidR="00C76A5C" w:rsidRDefault="002A147B">
            <w:pPr>
              <w:pStyle w:val="Compact"/>
              <w:jc w:val="right"/>
            </w:pPr>
            <w:r>
              <w:t>8</w:t>
            </w:r>
          </w:p>
        </w:tc>
        <w:tc>
          <w:tcPr>
            <w:tcW w:w="1800" w:type="dxa"/>
          </w:tcPr>
          <w:p w14:paraId="70A42406" w14:textId="77777777" w:rsidR="00C76A5C" w:rsidRDefault="002A147B">
            <w:pPr>
              <w:pStyle w:val="Compact"/>
              <w:jc w:val="right"/>
            </w:pPr>
            <w:r>
              <w:t>28</w:t>
            </w:r>
          </w:p>
        </w:tc>
        <w:tc>
          <w:tcPr>
            <w:tcW w:w="1320" w:type="dxa"/>
          </w:tcPr>
          <w:p w14:paraId="70A42407" w14:textId="77777777" w:rsidR="00C76A5C" w:rsidRDefault="002A147B">
            <w:pPr>
              <w:pStyle w:val="Compact"/>
              <w:jc w:val="right"/>
            </w:pPr>
            <w:r>
              <w:t>0.04766</w:t>
            </w:r>
          </w:p>
        </w:tc>
        <w:tc>
          <w:tcPr>
            <w:tcW w:w="1500" w:type="dxa"/>
          </w:tcPr>
          <w:p w14:paraId="70A42408" w14:textId="77777777" w:rsidR="00C76A5C" w:rsidRDefault="002A147B">
            <w:pPr>
              <w:pStyle w:val="Compact"/>
              <w:jc w:val="right"/>
            </w:pPr>
            <w:r>
              <w:t>22</w:t>
            </w:r>
          </w:p>
        </w:tc>
        <w:tc>
          <w:tcPr>
            <w:tcW w:w="600" w:type="dxa"/>
          </w:tcPr>
          <w:p w14:paraId="70A42409" w14:textId="77777777" w:rsidR="00C76A5C" w:rsidRDefault="002A147B">
            <w:pPr>
              <w:pStyle w:val="Compact"/>
              <w:jc w:val="right"/>
            </w:pPr>
            <w:r>
              <w:t>0.43</w:t>
            </w:r>
          </w:p>
        </w:tc>
      </w:tr>
    </w:tbl>
    <w:p w14:paraId="70A4240B" w14:textId="77777777" w:rsidR="00C76A5C" w:rsidRDefault="002A147B">
      <w:pPr>
        <w:pStyle w:val="SourceCode"/>
      </w:pPr>
      <w:r>
        <w:rPr>
          <w:rStyle w:val="VerbatimChar"/>
        </w:rPr>
        <w:t xml:space="preserve">## </w:t>
      </w:r>
      <w:r>
        <w:br/>
      </w:r>
      <w:r>
        <w:rPr>
          <w:rStyle w:val="VerbatimChar"/>
        </w:rPr>
        <w:t xml:space="preserve">## </w:t>
      </w:r>
      <w:r>
        <w:br/>
      </w:r>
      <w:r>
        <w:rPr>
          <w:rStyle w:val="VerbatimChar"/>
        </w:rPr>
        <w:t>## ### GAM diagnostics: 1</w:t>
      </w:r>
    </w:p>
    <w:p w14:paraId="70A4240C" w14:textId="77777777" w:rsidR="00C76A5C" w:rsidRDefault="002A147B">
      <w:pPr>
        <w:pStyle w:val="CaptionedFigure"/>
      </w:pPr>
      <w:r>
        <w:rPr>
          <w:noProof/>
        </w:rPr>
        <w:lastRenderedPageBreak/>
        <w:drawing>
          <wp:inline distT="0" distB="0" distL="0" distR="0" wp14:anchorId="70A4248F" wp14:editId="70A42490">
            <wp:extent cx="5943600" cy="4754880"/>
            <wp:effectExtent l="0" t="0" r="0" b="0"/>
            <wp:docPr id="65" name="Picture" descr="Fig 7: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66" name="Picture" descr="Figures/gammodeldiagnostic-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14:paraId="70A4240D" w14:textId="77777777" w:rsidR="00C76A5C" w:rsidRDefault="002A147B">
      <w:pPr>
        <w:pStyle w:val="ImageCaption"/>
      </w:pPr>
      <w:bookmarkStart w:id="331" w:name="fig:gammodeldiagnostic-1"/>
      <w:bookmarkEnd w:id="331"/>
      <w:r>
        <w:t>Fig 7: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0E" w14:textId="77777777" w:rsidR="00C76A5C" w:rsidRDefault="002A147B">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[-1.148855e-05,2.458705e-06]</w:t>
      </w:r>
      <w:r>
        <w:br/>
      </w:r>
      <w:r>
        <w:rPr>
          <w:rStyle w:val="VerbatimChar"/>
        </w:rPr>
        <w:t>## (score 56.65425 &amp; scale 12.43105).</w:t>
      </w:r>
      <w:r>
        <w:br/>
      </w:r>
      <w:r>
        <w:rPr>
          <w:rStyle w:val="VerbatimChar"/>
        </w:rPr>
        <w:t>## Hessian positive definite, eigenvalue range [4.616448e-06,8.015894].</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1.83    0.26  </w:t>
      </w:r>
      <w:r>
        <w:rPr>
          <w:rStyle w:val="VerbatimChar"/>
        </w:rPr>
        <w:t>&lt;2e-16 ***</w:t>
      </w:r>
      <w:r>
        <w:br/>
      </w:r>
      <w:r>
        <w:rPr>
          <w:rStyle w:val="VerbatimChar"/>
        </w:rPr>
        <w:t xml:space="preserve">## s(Temp_C)                2.00 1.00    0.81   0.125    </w:t>
      </w:r>
      <w:r>
        <w:br/>
      </w:r>
      <w:r>
        <w:rPr>
          <w:rStyle w:val="VerbatimChar"/>
        </w:rPr>
        <w:t xml:space="preserve">## ti(Temp_C,LightLevel_ue) 4.00 1.00    0.55   0.005 **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2</w:t>
      </w:r>
    </w:p>
    <w:p w14:paraId="70A4240F" w14:textId="77777777" w:rsidR="00C76A5C" w:rsidRDefault="002A147B">
      <w:pPr>
        <w:pStyle w:val="CaptionedFigure"/>
      </w:pPr>
      <w:r>
        <w:rPr>
          <w:noProof/>
        </w:rPr>
        <w:drawing>
          <wp:inline distT="0" distB="0" distL="0" distR="0" wp14:anchorId="70A42491" wp14:editId="70A42492">
            <wp:extent cx="5943600" cy="4754880"/>
            <wp:effectExtent l="0" t="0" r="0" b="0"/>
            <wp:docPr id="69" name="Picture" descr="Fig 8: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0" name="Picture" descr="Figures/gammodeldiagnostic-2.png"/>
                    <pic:cNvPicPr>
                      <a:picLocks noChangeAspect="1" noChangeArrowheads="1"/>
                    </pic:cNvPicPr>
                  </pic:nvPicPr>
                  <pic:blipFill>
                    <a:blip r:embed="rId18"/>
                    <a:stretch>
                      <a:fillRect/>
                    </a:stretch>
                  </pic:blipFill>
                  <pic:spPr bwMode="auto">
                    <a:xfrm>
                      <a:off x="0" y="0"/>
                      <a:ext cx="5943600" cy="4754880"/>
                    </a:xfrm>
                    <a:prstGeom prst="rect">
                      <a:avLst/>
                    </a:prstGeom>
                    <a:noFill/>
                    <a:ln w="9525">
                      <a:noFill/>
                      <a:headEnd/>
                      <a:tailEnd/>
                    </a:ln>
                  </pic:spPr>
                </pic:pic>
              </a:graphicData>
            </a:graphic>
          </wp:inline>
        </w:drawing>
      </w:r>
    </w:p>
    <w:p w14:paraId="70A42410" w14:textId="77777777" w:rsidR="00C76A5C" w:rsidRDefault="002A147B">
      <w:pPr>
        <w:pStyle w:val="ImageCaption"/>
      </w:pPr>
      <w:bookmarkStart w:id="332" w:name="fig:gammodeldiagnostic-2"/>
      <w:bookmarkEnd w:id="332"/>
      <w:r>
        <w:t>Fig 8: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11" w14:textId="77777777" w:rsidR="00C76A5C" w:rsidRDefault="002A147B">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[-1.045605e-05,1.128619e-05]</w:t>
      </w:r>
      <w:r>
        <w:br/>
      </w:r>
      <w:r>
        <w:rPr>
          <w:rStyle w:val="VerbatimChar"/>
        </w:rPr>
        <w:t>## (score 47.79832 &amp; scale 3.965611).</w:t>
      </w:r>
      <w:r>
        <w:br/>
      </w:r>
      <w:r>
        <w:rPr>
          <w:rStyle w:val="VerbatimChar"/>
        </w:rPr>
        <w:t>## Hessian positive definite, eigenvalue range [6.856764e-06,8.007953].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1.10    0.76    </w:t>
      </w:r>
      <w:r>
        <w:rPr>
          <w:rStyle w:val="VerbatimChar"/>
        </w:rPr>
        <w:t>0.08 .</w:t>
      </w:r>
      <w:r>
        <w:br/>
      </w:r>
      <w:r>
        <w:rPr>
          <w:rStyle w:val="VerbatimChar"/>
        </w:rPr>
        <w:t xml:space="preserve">## s(Temp_C)                2.00 1.00    0.93    0.27  </w:t>
      </w:r>
      <w:r>
        <w:br/>
      </w:r>
      <w:r>
        <w:rPr>
          <w:rStyle w:val="VerbatimChar"/>
        </w:rPr>
        <w:t xml:space="preserve">## ti(Temp_C,LightLevel_ue) 4.00 1.46    0.89    0.11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3</w:t>
      </w:r>
    </w:p>
    <w:p w14:paraId="70A42412" w14:textId="77777777" w:rsidR="00C76A5C" w:rsidRDefault="002A147B">
      <w:pPr>
        <w:pStyle w:val="CaptionedFigure"/>
      </w:pPr>
      <w:r>
        <w:rPr>
          <w:noProof/>
        </w:rPr>
        <w:drawing>
          <wp:inline distT="0" distB="0" distL="0" distR="0" wp14:anchorId="70A42493" wp14:editId="70A42494">
            <wp:extent cx="5943600" cy="4754880"/>
            <wp:effectExtent l="0" t="0" r="0" b="0"/>
            <wp:docPr id="73" name="Picture" descr="Fig 9: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4" name="Picture" descr="Figures/gammodeldiagnostic-3.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70A42413" w14:textId="77777777" w:rsidR="00C76A5C" w:rsidRDefault="002A147B">
      <w:pPr>
        <w:pStyle w:val="ImageCaption"/>
      </w:pPr>
      <w:bookmarkStart w:id="333" w:name="fig:gammodeldiagnostic-3"/>
      <w:bookmarkEnd w:id="333"/>
      <w:r>
        <w:t>Fig 9: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14" w14:textId="77777777" w:rsidR="00C76A5C" w:rsidRDefault="002A147B">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lastRenderedPageBreak/>
        <w:t>## Gradient range [-1.964407e-05,6.40554e-06]</w:t>
      </w:r>
      <w:r>
        <w:br/>
      </w:r>
      <w:r>
        <w:rPr>
          <w:rStyle w:val="VerbatimChar"/>
        </w:rPr>
        <w:t>## (score 55.32928 &amp; scale 3.571869).</w:t>
      </w:r>
      <w:r>
        <w:br/>
      </w:r>
      <w:r>
        <w:rPr>
          <w:rStyle w:val="VerbatimChar"/>
        </w:rPr>
        <w:t>## Hessian positive definite, eigenvalue range [1.200439e-05,10.5307].</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1.94    1.23    0.86</w:t>
      </w:r>
      <w:r>
        <w:br/>
      </w:r>
      <w:r>
        <w:rPr>
          <w:rStyle w:val="VerbatimChar"/>
        </w:rPr>
        <w:t>## s(Temp_C)                2.00 1.89    1.37    0.98</w:t>
      </w:r>
      <w:r>
        <w:br/>
      </w:r>
      <w:r>
        <w:rPr>
          <w:rStyle w:val="VerbatimChar"/>
        </w:rPr>
        <w:t>## ti(Temp_C,LightLevel_ue) 4.00 1.00    0.97    0.40</w:t>
      </w:r>
      <w:r>
        <w:br/>
      </w:r>
      <w:r>
        <w:rPr>
          <w:rStyle w:val="VerbatimChar"/>
        </w:rPr>
        <w:t xml:space="preserve">## </w:t>
      </w:r>
      <w:r>
        <w:br/>
      </w:r>
      <w:r>
        <w:rPr>
          <w:rStyle w:val="VerbatimChar"/>
        </w:rPr>
        <w:t xml:space="preserve">## </w:t>
      </w:r>
      <w:r>
        <w:br/>
      </w:r>
      <w:r>
        <w:rPr>
          <w:rStyle w:val="VerbatimChar"/>
        </w:rPr>
        <w:t>## ### GAM diagnostics: 4</w:t>
      </w:r>
    </w:p>
    <w:p w14:paraId="70A42415" w14:textId="77777777" w:rsidR="00C76A5C" w:rsidRDefault="002A147B">
      <w:pPr>
        <w:pStyle w:val="CaptionedFigure"/>
      </w:pPr>
      <w:r>
        <w:rPr>
          <w:noProof/>
        </w:rPr>
        <w:drawing>
          <wp:inline distT="0" distB="0" distL="0" distR="0" wp14:anchorId="70A42495" wp14:editId="70A42496">
            <wp:extent cx="5943600" cy="4754880"/>
            <wp:effectExtent l="0" t="0" r="0" b="0"/>
            <wp:docPr id="77" name="Picture" descr="Fig 10: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78" name="Picture" descr="Figures/gammodeldiagnostic-4.png"/>
                    <pic:cNvPicPr>
                      <a:picLocks noChangeAspect="1" noChangeArrowheads="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14:paraId="70A42416" w14:textId="77777777" w:rsidR="00C76A5C" w:rsidRDefault="002A147B">
      <w:pPr>
        <w:pStyle w:val="ImageCaption"/>
      </w:pPr>
      <w:bookmarkStart w:id="334" w:name="fig:gammodeldiagnostic-4"/>
      <w:bookmarkEnd w:id="334"/>
      <w:r>
        <w:t>Fig 10: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17" w14:textId="77777777" w:rsidR="00C76A5C" w:rsidRDefault="002A147B">
      <w:pPr>
        <w:pStyle w:val="SourceCode"/>
      </w:pPr>
      <w:r>
        <w:rPr>
          <w:rStyle w:val="VerbatimChar"/>
        </w:rPr>
        <w:lastRenderedPageBreak/>
        <w:t xml:space="preserve">## </w:t>
      </w:r>
      <w:r>
        <w:br/>
      </w:r>
      <w:r>
        <w:rPr>
          <w:rStyle w:val="VerbatimChar"/>
        </w:rPr>
        <w:t>## Method: REML   Optimizer: outer newton</w:t>
      </w:r>
      <w:r>
        <w:br/>
      </w:r>
      <w:r>
        <w:rPr>
          <w:rStyle w:val="VerbatimChar"/>
        </w:rPr>
        <w:t>## full convergence after 11 iterations.</w:t>
      </w:r>
      <w:r>
        <w:br/>
      </w:r>
      <w:r>
        <w:rPr>
          <w:rStyle w:val="VerbatimChar"/>
        </w:rPr>
        <w:t>## Gradient range [-6.831923e-05,0.0001971058]</w:t>
      </w:r>
      <w:r>
        <w:br/>
      </w:r>
      <w:r>
        <w:rPr>
          <w:rStyle w:val="VerbatimChar"/>
        </w:rPr>
        <w:t>## (score 71.16439 &amp; scale 2.490609).</w:t>
      </w:r>
      <w:r>
        <w:br/>
      </w:r>
      <w:r>
        <w:rPr>
          <w:rStyle w:val="VerbatimChar"/>
        </w:rPr>
        <w:t>## Hessian positive definite, eigenvalue range [5.281984e-06,15.52403].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1.96    1.60    1.</w:t>
      </w:r>
      <w:r>
        <w:rPr>
          <w:rStyle w:val="VerbatimChar"/>
        </w:rPr>
        <w:t>00</w:t>
      </w:r>
      <w:r>
        <w:br/>
      </w:r>
      <w:r>
        <w:rPr>
          <w:rStyle w:val="VerbatimChar"/>
        </w:rPr>
        <w:t>## s(Temp_C)                2.00 1.00    1.02    0.49</w:t>
      </w:r>
      <w:r>
        <w:br/>
      </w:r>
      <w:r>
        <w:rPr>
          <w:rStyle w:val="VerbatimChar"/>
        </w:rPr>
        <w:t>## ti(Temp_C,LightLevel_ue) 4.00 2.17    1.48    0.99</w:t>
      </w:r>
      <w:r>
        <w:br/>
      </w:r>
      <w:r>
        <w:rPr>
          <w:rStyle w:val="VerbatimChar"/>
        </w:rPr>
        <w:t xml:space="preserve">## </w:t>
      </w:r>
      <w:r>
        <w:br/>
      </w:r>
      <w:r>
        <w:rPr>
          <w:rStyle w:val="VerbatimChar"/>
        </w:rPr>
        <w:t xml:space="preserve">## </w:t>
      </w:r>
      <w:r>
        <w:br/>
      </w:r>
      <w:r>
        <w:rPr>
          <w:rStyle w:val="VerbatimChar"/>
        </w:rPr>
        <w:t>## ### GAM diagnostics: 5</w:t>
      </w:r>
    </w:p>
    <w:p w14:paraId="70A42418" w14:textId="77777777" w:rsidR="00C76A5C" w:rsidRDefault="002A147B">
      <w:pPr>
        <w:pStyle w:val="CaptionedFigure"/>
      </w:pPr>
      <w:r>
        <w:rPr>
          <w:noProof/>
        </w:rPr>
        <w:lastRenderedPageBreak/>
        <w:drawing>
          <wp:inline distT="0" distB="0" distL="0" distR="0" wp14:anchorId="70A42497" wp14:editId="70A42498">
            <wp:extent cx="5943600" cy="4754880"/>
            <wp:effectExtent l="0" t="0" r="0" b="0"/>
            <wp:docPr id="81" name="Picture" descr="Fig 11: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82" name="Picture" descr="Figures/gammodeldiagnostic-5.png"/>
                    <pic:cNvPicPr>
                      <a:picLocks noChangeAspect="1" noChangeArrowheads="1"/>
                    </pic:cNvPicPr>
                  </pic:nvPicPr>
                  <pic:blipFill>
                    <a:blip r:embed="rId21"/>
                    <a:stretch>
                      <a:fillRect/>
                    </a:stretch>
                  </pic:blipFill>
                  <pic:spPr bwMode="auto">
                    <a:xfrm>
                      <a:off x="0" y="0"/>
                      <a:ext cx="5943600" cy="4754880"/>
                    </a:xfrm>
                    <a:prstGeom prst="rect">
                      <a:avLst/>
                    </a:prstGeom>
                    <a:noFill/>
                    <a:ln w="9525">
                      <a:noFill/>
                      <a:headEnd/>
                      <a:tailEnd/>
                    </a:ln>
                  </pic:spPr>
                </pic:pic>
              </a:graphicData>
            </a:graphic>
          </wp:inline>
        </w:drawing>
      </w:r>
    </w:p>
    <w:p w14:paraId="70A42419" w14:textId="77777777" w:rsidR="00C76A5C" w:rsidRDefault="002A147B">
      <w:pPr>
        <w:pStyle w:val="ImageCaption"/>
      </w:pPr>
      <w:bookmarkStart w:id="335" w:name="fig:gammodeldiagnostic-5"/>
      <w:bookmarkEnd w:id="335"/>
      <w:r>
        <w:t>Fig 11: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1A" w14:textId="77777777" w:rsidR="00C76A5C" w:rsidRDefault="002A147B">
      <w:pPr>
        <w:pStyle w:val="SourceCode"/>
      </w:pPr>
      <w:r>
        <w:rPr>
          <w:rStyle w:val="VerbatimChar"/>
        </w:rPr>
        <w:t xml:space="preserve">## </w:t>
      </w:r>
      <w:r>
        <w:br/>
      </w:r>
      <w:r>
        <w:rPr>
          <w:rStyle w:val="VerbatimChar"/>
        </w:rPr>
        <w:t>## Method: REML   Optimizer: outer newton</w:t>
      </w:r>
      <w:r>
        <w:br/>
      </w:r>
      <w:r>
        <w:rPr>
          <w:rStyle w:val="VerbatimChar"/>
        </w:rPr>
        <w:t>## step failed after 1 iteration.</w:t>
      </w:r>
      <w:r>
        <w:br/>
      </w:r>
      <w:r>
        <w:rPr>
          <w:rStyle w:val="VerbatimChar"/>
        </w:rPr>
        <w:t>## Gradient range [-1.61541e-06,9.174523]</w:t>
      </w:r>
      <w:r>
        <w:br/>
      </w:r>
      <w:r>
        <w:rPr>
          <w:rStyle w:val="VerbatimChar"/>
        </w:rPr>
        <w:t>## (score -420.8737 &amp; scale 2.151999e-22).</w:t>
      </w:r>
      <w:r>
        <w:br/>
      </w:r>
      <w:r>
        <w:rPr>
          <w:rStyle w:val="VerbatimChar"/>
        </w:rPr>
        <w:t>## eigenvalue range [-9224757,7.998127].</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s(LightLevel_ue)         2.00 1.00    0.29   0.010 **</w:t>
      </w:r>
      <w:r>
        <w:br/>
      </w:r>
      <w:r>
        <w:rPr>
          <w:rStyle w:val="VerbatimChar"/>
        </w:rPr>
        <w:t>## s(Temp_C)                2</w:t>
      </w:r>
      <w:r>
        <w:rPr>
          <w:rStyle w:val="VerbatimChar"/>
        </w:rPr>
        <w:t xml:space="preserve">.00 1.96    0.75   0.165   </w:t>
      </w:r>
      <w:r>
        <w:br/>
      </w:r>
      <w:r>
        <w:rPr>
          <w:rStyle w:val="VerbatimChar"/>
        </w:rPr>
        <w:t xml:space="preserve">## ti(Temp_C,LightLevel_ue) 4.00 1.00    0.67   0.085 .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6</w:t>
      </w:r>
    </w:p>
    <w:p w14:paraId="70A4241B" w14:textId="77777777" w:rsidR="00C76A5C" w:rsidRDefault="002A147B">
      <w:pPr>
        <w:pStyle w:val="CaptionedFigure"/>
      </w:pPr>
      <w:r>
        <w:rPr>
          <w:noProof/>
        </w:rPr>
        <w:drawing>
          <wp:inline distT="0" distB="0" distL="0" distR="0" wp14:anchorId="70A42499" wp14:editId="70A4249A">
            <wp:extent cx="5943600" cy="4754880"/>
            <wp:effectExtent l="0" t="0" r="0" b="0"/>
            <wp:docPr id="85" name="Picture" descr="Fig 12: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86" name="Picture" descr="Figures/gammodeldiagnostic-6.png"/>
                    <pic:cNvPicPr>
                      <a:picLocks noChangeAspect="1" noChangeArrowheads="1"/>
                    </pic:cNvPicPr>
                  </pic:nvPicPr>
                  <pic:blipFill>
                    <a:blip r:embed="rId22"/>
                    <a:stretch>
                      <a:fillRect/>
                    </a:stretch>
                  </pic:blipFill>
                  <pic:spPr bwMode="auto">
                    <a:xfrm>
                      <a:off x="0" y="0"/>
                      <a:ext cx="5943600" cy="4754880"/>
                    </a:xfrm>
                    <a:prstGeom prst="rect">
                      <a:avLst/>
                    </a:prstGeom>
                    <a:noFill/>
                    <a:ln w="9525">
                      <a:noFill/>
                      <a:headEnd/>
                      <a:tailEnd/>
                    </a:ln>
                  </pic:spPr>
                </pic:pic>
              </a:graphicData>
            </a:graphic>
          </wp:inline>
        </w:drawing>
      </w:r>
    </w:p>
    <w:p w14:paraId="70A4241C" w14:textId="77777777" w:rsidR="00C76A5C" w:rsidRDefault="002A147B">
      <w:pPr>
        <w:pStyle w:val="ImageCaption"/>
      </w:pPr>
      <w:bookmarkStart w:id="336" w:name="fig:gammodeldiagnostic-6"/>
      <w:bookmarkEnd w:id="336"/>
      <w:r>
        <w:t>Fig 12: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1D" w14:textId="77777777" w:rsidR="00C76A5C" w:rsidRDefault="002A147B">
      <w:pPr>
        <w:pStyle w:val="SourceCode"/>
      </w:pPr>
      <w:r>
        <w:rPr>
          <w:rStyle w:val="VerbatimChar"/>
        </w:rPr>
        <w:t xml:space="preserve">## </w:t>
      </w:r>
      <w:r>
        <w:br/>
      </w:r>
      <w:r>
        <w:rPr>
          <w:rStyle w:val="VerbatimChar"/>
        </w:rPr>
        <w:t>## Method: REML   Optimizer: outer newton</w:t>
      </w:r>
      <w:r>
        <w:br/>
      </w:r>
      <w:r>
        <w:rPr>
          <w:rStyle w:val="VerbatimChar"/>
        </w:rPr>
        <w:t>## full convergence after 13 iterations.</w:t>
      </w:r>
      <w:r>
        <w:br/>
      </w:r>
      <w:r>
        <w:rPr>
          <w:rStyle w:val="VerbatimChar"/>
        </w:rPr>
        <w:t>## Gradient range [-4.513978e-06,3.114671e-06]</w:t>
      </w:r>
      <w:r>
        <w:br/>
      </w:r>
      <w:r>
        <w:rPr>
          <w:rStyle w:val="VerbatimChar"/>
        </w:rPr>
        <w:t>## (score 42.28655 &amp; scale 12.57865).</w:t>
      </w:r>
      <w:r>
        <w:br/>
      </w:r>
      <w:r>
        <w:rPr>
          <w:rStyle w:val="VerbatimChar"/>
        </w:rPr>
        <w:t>## Hessian positive definite, eigenvalue range [1.968747e-06,5.520196].</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1.74    1.00    0.</w:t>
      </w:r>
      <w:r>
        <w:rPr>
          <w:rStyle w:val="VerbatimChar"/>
        </w:rPr>
        <w:t>41</w:t>
      </w:r>
      <w:r>
        <w:br/>
      </w:r>
      <w:r>
        <w:rPr>
          <w:rStyle w:val="VerbatimChar"/>
        </w:rPr>
        <w:t>## s(Temp_C)                2.00 1.00    0.99    0.41</w:t>
      </w:r>
      <w:r>
        <w:br/>
      </w:r>
      <w:r>
        <w:rPr>
          <w:rStyle w:val="VerbatimChar"/>
        </w:rPr>
        <w:t>## ti(Temp_C,LightLevel_ue) 4.00 1.00    1.02    0.29</w:t>
      </w:r>
      <w:r>
        <w:br/>
      </w:r>
      <w:r>
        <w:rPr>
          <w:rStyle w:val="VerbatimChar"/>
        </w:rPr>
        <w:t xml:space="preserve">## </w:t>
      </w:r>
      <w:r>
        <w:br/>
      </w:r>
      <w:r>
        <w:rPr>
          <w:rStyle w:val="VerbatimChar"/>
        </w:rPr>
        <w:t xml:space="preserve">## </w:t>
      </w:r>
      <w:r>
        <w:br/>
      </w:r>
      <w:r>
        <w:rPr>
          <w:rStyle w:val="VerbatimChar"/>
        </w:rPr>
        <w:t>## ### GAM diagnostics: 7</w:t>
      </w:r>
    </w:p>
    <w:p w14:paraId="70A4241E" w14:textId="77777777" w:rsidR="00C76A5C" w:rsidRDefault="002A147B">
      <w:pPr>
        <w:pStyle w:val="CaptionedFigure"/>
      </w:pPr>
      <w:r>
        <w:rPr>
          <w:noProof/>
        </w:rPr>
        <w:drawing>
          <wp:inline distT="0" distB="0" distL="0" distR="0" wp14:anchorId="70A4249B" wp14:editId="70A4249C">
            <wp:extent cx="5943600" cy="4754880"/>
            <wp:effectExtent l="0" t="0" r="0" b="0"/>
            <wp:docPr id="89" name="Picture" descr="Fig 13: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0" name="Picture" descr="Figures/gammodeldiagnostic-7.png"/>
                    <pic:cNvPicPr>
                      <a:picLocks noChangeAspect="1" noChangeArrowheads="1"/>
                    </pic:cNvPicPr>
                  </pic:nvPicPr>
                  <pic:blipFill>
                    <a:blip r:embed="rId23"/>
                    <a:stretch>
                      <a:fillRect/>
                    </a:stretch>
                  </pic:blipFill>
                  <pic:spPr bwMode="auto">
                    <a:xfrm>
                      <a:off x="0" y="0"/>
                      <a:ext cx="5943600" cy="4754880"/>
                    </a:xfrm>
                    <a:prstGeom prst="rect">
                      <a:avLst/>
                    </a:prstGeom>
                    <a:noFill/>
                    <a:ln w="9525">
                      <a:noFill/>
                      <a:headEnd/>
                      <a:tailEnd/>
                    </a:ln>
                  </pic:spPr>
                </pic:pic>
              </a:graphicData>
            </a:graphic>
          </wp:inline>
        </w:drawing>
      </w:r>
    </w:p>
    <w:p w14:paraId="70A4241F" w14:textId="77777777" w:rsidR="00C76A5C" w:rsidRDefault="002A147B">
      <w:pPr>
        <w:pStyle w:val="ImageCaption"/>
      </w:pPr>
      <w:bookmarkStart w:id="337" w:name="fig:gammodeldiagnostic-7"/>
      <w:bookmarkEnd w:id="337"/>
      <w:r>
        <w:t>Fig 13: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20" w14:textId="77777777" w:rsidR="00C76A5C" w:rsidRDefault="002A147B">
      <w:pPr>
        <w:pStyle w:val="SourceCode"/>
      </w:pPr>
      <w:r>
        <w:rPr>
          <w:rStyle w:val="VerbatimChar"/>
        </w:rPr>
        <w:t xml:space="preserve">## </w:t>
      </w:r>
      <w:r>
        <w:br/>
      </w:r>
      <w:r>
        <w:rPr>
          <w:rStyle w:val="VerbatimChar"/>
        </w:rPr>
        <w:t>## Method: REML   Optimizer: outer newton</w:t>
      </w:r>
      <w:r>
        <w:br/>
      </w:r>
      <w:r>
        <w:rPr>
          <w:rStyle w:val="VerbatimChar"/>
        </w:rPr>
        <w:t>## full convergence after 10 iterations.</w:t>
      </w:r>
      <w:r>
        <w:br/>
      </w:r>
      <w:r>
        <w:rPr>
          <w:rStyle w:val="VerbatimChar"/>
        </w:rPr>
        <w:t>## Gradient range [-1.145248e-05,7.291372e-06]</w:t>
      </w:r>
      <w:r>
        <w:br/>
      </w:r>
      <w:r>
        <w:rPr>
          <w:rStyle w:val="VerbatimChar"/>
        </w:rPr>
        <w:t>## (score 49.70235 &amp; scale 8.081872).</w:t>
      </w:r>
      <w:r>
        <w:br/>
      </w:r>
      <w:r>
        <w:rPr>
          <w:rStyle w:val="VerbatimChar"/>
        </w:rPr>
        <w:lastRenderedPageBreak/>
        <w:t>## Hessian positive definite, eigenvalue range [3.948816e-06,7.521732].</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1.85    0.70    </w:t>
      </w:r>
      <w:r>
        <w:rPr>
          <w:rStyle w:val="VerbatimChar"/>
        </w:rPr>
        <w:t>0.06 .</w:t>
      </w:r>
      <w:r>
        <w:br/>
      </w:r>
      <w:r>
        <w:rPr>
          <w:rStyle w:val="VerbatimChar"/>
        </w:rPr>
        <w:t xml:space="preserve">## s(Temp_C)                2.00 1.25    1.14    0.64  </w:t>
      </w:r>
      <w:r>
        <w:br/>
      </w:r>
      <w:r>
        <w:rPr>
          <w:rStyle w:val="VerbatimChar"/>
        </w:rPr>
        <w:t>## ti(Temp_C,LightLevel_ue) 4.00 1.00    0.77    0.07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8</w:t>
      </w:r>
    </w:p>
    <w:p w14:paraId="70A42421" w14:textId="77777777" w:rsidR="00C76A5C" w:rsidRDefault="002A147B">
      <w:pPr>
        <w:pStyle w:val="CaptionedFigure"/>
      </w:pPr>
      <w:r>
        <w:rPr>
          <w:noProof/>
        </w:rPr>
        <w:drawing>
          <wp:inline distT="0" distB="0" distL="0" distR="0" wp14:anchorId="70A4249D" wp14:editId="70A4249E">
            <wp:extent cx="5943600" cy="4754880"/>
            <wp:effectExtent l="0" t="0" r="0" b="0"/>
            <wp:docPr id="93" name="Picture" descr="Fig 14: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4" name="Picture" descr="Figures/gammodeldiagnostic-8.png"/>
                    <pic:cNvPicPr>
                      <a:picLocks noChangeAspect="1" noChangeArrowheads="1"/>
                    </pic:cNvPicPr>
                  </pic:nvPicPr>
                  <pic:blipFill>
                    <a:blip r:embed="rId24"/>
                    <a:stretch>
                      <a:fillRect/>
                    </a:stretch>
                  </pic:blipFill>
                  <pic:spPr bwMode="auto">
                    <a:xfrm>
                      <a:off x="0" y="0"/>
                      <a:ext cx="5943600" cy="4754880"/>
                    </a:xfrm>
                    <a:prstGeom prst="rect">
                      <a:avLst/>
                    </a:prstGeom>
                    <a:noFill/>
                    <a:ln w="9525">
                      <a:noFill/>
                      <a:headEnd/>
                      <a:tailEnd/>
                    </a:ln>
                  </pic:spPr>
                </pic:pic>
              </a:graphicData>
            </a:graphic>
          </wp:inline>
        </w:drawing>
      </w:r>
    </w:p>
    <w:p w14:paraId="70A42422" w14:textId="77777777" w:rsidR="00C76A5C" w:rsidRDefault="002A147B">
      <w:pPr>
        <w:pStyle w:val="ImageCaption"/>
      </w:pPr>
      <w:bookmarkStart w:id="338" w:name="fig:gammodeldiagnostic-8"/>
      <w:bookmarkEnd w:id="338"/>
      <w:r>
        <w:t>Fig 14: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23" w14:textId="77777777" w:rsidR="00C76A5C" w:rsidRDefault="002A147B">
      <w:pPr>
        <w:pStyle w:val="SourceCode"/>
      </w:pPr>
      <w:r>
        <w:rPr>
          <w:rStyle w:val="VerbatimChar"/>
        </w:rPr>
        <w:lastRenderedPageBreak/>
        <w:t xml:space="preserve">## </w:t>
      </w:r>
      <w:r>
        <w:br/>
      </w:r>
      <w:r>
        <w:rPr>
          <w:rStyle w:val="VerbatimChar"/>
        </w:rPr>
        <w:t>## Method: REML   Optimizer: outer newton</w:t>
      </w:r>
      <w:r>
        <w:br/>
      </w:r>
      <w:r>
        <w:rPr>
          <w:rStyle w:val="VerbatimChar"/>
        </w:rPr>
        <w:t>## full convergence after 8 iterations.</w:t>
      </w:r>
      <w:r>
        <w:br/>
      </w:r>
      <w:r>
        <w:rPr>
          <w:rStyle w:val="VerbatimChar"/>
        </w:rPr>
        <w:t>## Gradient range [-2.055142e-05,1.125567e-05]</w:t>
      </w:r>
      <w:r>
        <w:br/>
      </w:r>
      <w:r>
        <w:rPr>
          <w:rStyle w:val="VerbatimChar"/>
        </w:rPr>
        <w:t>## (score 49.36194 &amp; scale 10.11107).</w:t>
      </w:r>
      <w:r>
        <w:br/>
      </w:r>
      <w:r>
        <w:rPr>
          <w:rStyle w:val="VerbatimChar"/>
        </w:rPr>
        <w:t>## Hessian positive definite, eigenvalue range [9.922912e-07,7.021343].</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k'  edf k-index p-value</w:t>
      </w:r>
      <w:r>
        <w:br/>
      </w:r>
      <w:r>
        <w:rPr>
          <w:rStyle w:val="VerbatimChar"/>
        </w:rPr>
        <w:t>## s(LightLevel_ue)         2.00 1.84    1.04    0.4</w:t>
      </w:r>
      <w:r>
        <w:rPr>
          <w:rStyle w:val="VerbatimChar"/>
        </w:rPr>
        <w:t>6</w:t>
      </w:r>
      <w:r>
        <w:br/>
      </w:r>
      <w:r>
        <w:rPr>
          <w:rStyle w:val="VerbatimChar"/>
        </w:rPr>
        <w:t>## s(Temp_C)                2.00 1.00    1.06    0.45</w:t>
      </w:r>
      <w:r>
        <w:br/>
      </w:r>
      <w:r>
        <w:rPr>
          <w:rStyle w:val="VerbatimChar"/>
        </w:rPr>
        <w:t>## ti(Temp_C,LightLevel_ue) 4.00 1.00    1.04    0.46</w:t>
      </w:r>
      <w:r>
        <w:br/>
      </w:r>
      <w:r>
        <w:rPr>
          <w:rStyle w:val="VerbatimChar"/>
        </w:rPr>
        <w:t xml:space="preserve">## </w:t>
      </w:r>
      <w:r>
        <w:br/>
      </w:r>
      <w:r>
        <w:rPr>
          <w:rStyle w:val="VerbatimChar"/>
        </w:rPr>
        <w:t xml:space="preserve">## </w:t>
      </w:r>
      <w:r>
        <w:br/>
      </w:r>
      <w:r>
        <w:rPr>
          <w:rStyle w:val="VerbatimChar"/>
        </w:rPr>
        <w:t>## ### GAM diagnostics: 9</w:t>
      </w:r>
    </w:p>
    <w:p w14:paraId="70A42424" w14:textId="77777777" w:rsidR="00C76A5C" w:rsidRDefault="002A147B">
      <w:pPr>
        <w:pStyle w:val="CaptionedFigure"/>
      </w:pPr>
      <w:r>
        <w:rPr>
          <w:noProof/>
        </w:rPr>
        <w:lastRenderedPageBreak/>
        <w:drawing>
          <wp:inline distT="0" distB="0" distL="0" distR="0" wp14:anchorId="70A4249F" wp14:editId="70A424A0">
            <wp:extent cx="5943600" cy="4754880"/>
            <wp:effectExtent l="0" t="0" r="0" b="0"/>
            <wp:docPr id="97" name="Picture" descr="Fig 15: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98" name="Picture" descr="Figures/gammodeldiagnostic-9.png"/>
                    <pic:cNvPicPr>
                      <a:picLocks noChangeAspect="1" noChangeArrowheads="1"/>
                    </pic:cNvPicPr>
                  </pic:nvPicPr>
                  <pic:blipFill>
                    <a:blip r:embed="rId25"/>
                    <a:stretch>
                      <a:fillRect/>
                    </a:stretch>
                  </pic:blipFill>
                  <pic:spPr bwMode="auto">
                    <a:xfrm>
                      <a:off x="0" y="0"/>
                      <a:ext cx="5943600" cy="4754880"/>
                    </a:xfrm>
                    <a:prstGeom prst="rect">
                      <a:avLst/>
                    </a:prstGeom>
                    <a:noFill/>
                    <a:ln w="9525">
                      <a:noFill/>
                      <a:headEnd/>
                      <a:tailEnd/>
                    </a:ln>
                  </pic:spPr>
                </pic:pic>
              </a:graphicData>
            </a:graphic>
          </wp:inline>
        </w:drawing>
      </w:r>
    </w:p>
    <w:p w14:paraId="70A42425" w14:textId="77777777" w:rsidR="00C76A5C" w:rsidRDefault="002A147B">
      <w:pPr>
        <w:pStyle w:val="ImageCaption"/>
      </w:pPr>
      <w:bookmarkStart w:id="339" w:name="fig:gammodeldiagnostic-9"/>
      <w:bookmarkEnd w:id="339"/>
      <w:r>
        <w:t>Fig 15: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26" w14:textId="77777777" w:rsidR="00C76A5C" w:rsidRDefault="002A147B">
      <w:pPr>
        <w:pStyle w:val="SourceCode"/>
      </w:pPr>
      <w:r>
        <w:rPr>
          <w:rStyle w:val="VerbatimChar"/>
        </w:rPr>
        <w:t xml:space="preserve">## </w:t>
      </w:r>
      <w:r>
        <w:br/>
      </w:r>
      <w:r>
        <w:rPr>
          <w:rStyle w:val="VerbatimChar"/>
        </w:rPr>
        <w:t>## Method: REML   Optimizer: outer newton</w:t>
      </w:r>
      <w:r>
        <w:br/>
      </w:r>
      <w:r>
        <w:rPr>
          <w:rStyle w:val="VerbatimChar"/>
        </w:rPr>
        <w:t>## full convergence after 12 iterations.</w:t>
      </w:r>
      <w:r>
        <w:br/>
      </w:r>
      <w:r>
        <w:rPr>
          <w:rStyle w:val="VerbatimChar"/>
        </w:rPr>
        <w:t>## Gradient range [-3.720374e-05,8.668272e-05]</w:t>
      </w:r>
      <w:r>
        <w:br/>
      </w:r>
      <w:r>
        <w:rPr>
          <w:rStyle w:val="VerbatimChar"/>
        </w:rPr>
        <w:t>## (score 104.6995 &amp; scale 7.872017).</w:t>
      </w:r>
      <w:r>
        <w:br/>
      </w:r>
      <w:r>
        <w:rPr>
          <w:rStyle w:val="VerbatimChar"/>
        </w:rPr>
        <w:t>## Hessian positive definite, eigenvalue range [2.611616e-05,18.51441].</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1.90    0.72  </w:t>
      </w:r>
      <w:r>
        <w:rPr>
          <w:rStyle w:val="VerbatimChar"/>
        </w:rPr>
        <w:t xml:space="preserve">  0.04 *  </w:t>
      </w:r>
      <w:r>
        <w:br/>
      </w:r>
      <w:r>
        <w:rPr>
          <w:rStyle w:val="VerbatimChar"/>
        </w:rPr>
        <w:t xml:space="preserve">## s(Temp_C)                2.00 1.77    1.06    0.68    </w:t>
      </w:r>
      <w:r>
        <w:br/>
      </w:r>
      <w:r>
        <w:rPr>
          <w:rStyle w:val="VerbatimChar"/>
        </w:rPr>
        <w:t>## ti(Temp_C,LightLevel_ue) 4.00 1.00    0.62  &lt;2e-16 ***</w:t>
      </w:r>
      <w:r>
        <w:br/>
      </w:r>
      <w:r>
        <w:rPr>
          <w:rStyle w:val="VerbatimChar"/>
        </w:rPr>
        <w:lastRenderedPageBreak/>
        <w:t>## ---</w:t>
      </w:r>
      <w:r>
        <w:br/>
      </w:r>
      <w:r>
        <w:rPr>
          <w:rStyle w:val="VerbatimChar"/>
        </w:rPr>
        <w:t>## Signif. codes:  0 '***' 0.001 '**' 0.01 '*' 0.05 '.' 0.1 ' ' 1</w:t>
      </w:r>
      <w:r>
        <w:br/>
      </w:r>
      <w:r>
        <w:rPr>
          <w:rStyle w:val="VerbatimChar"/>
        </w:rPr>
        <w:t xml:space="preserve">## </w:t>
      </w:r>
      <w:r>
        <w:br/>
      </w:r>
      <w:r>
        <w:rPr>
          <w:rStyle w:val="VerbatimChar"/>
        </w:rPr>
        <w:t xml:space="preserve">## </w:t>
      </w:r>
      <w:r>
        <w:br/>
      </w:r>
      <w:r>
        <w:rPr>
          <w:rStyle w:val="VerbatimChar"/>
        </w:rPr>
        <w:t>## ### GAM diagnostics: 10</w:t>
      </w:r>
    </w:p>
    <w:p w14:paraId="70A42427" w14:textId="77777777" w:rsidR="00C76A5C" w:rsidRDefault="002A147B">
      <w:pPr>
        <w:pStyle w:val="CaptionedFigure"/>
      </w:pPr>
      <w:r>
        <w:rPr>
          <w:noProof/>
        </w:rPr>
        <w:drawing>
          <wp:inline distT="0" distB="0" distL="0" distR="0" wp14:anchorId="70A424A1" wp14:editId="70A424A2">
            <wp:extent cx="5943600" cy="4754880"/>
            <wp:effectExtent l="0" t="0" r="0" b="0"/>
            <wp:docPr id="101" name="Picture" descr="Fig 16: GAM model diagnostic summary for polar and temperate diatoms, of consecutive flashes before damping of SState induced chlorophyll fluorescence oscillations. GAM model predicted by the temperature (°C) imposed during measurements and the effective light level (µmol photons m-2s-1, estimated from flash spacings in seconds and 𝛔PSII)."/>
            <wp:cNvGraphicFramePr/>
            <a:graphic xmlns:a="http://schemas.openxmlformats.org/drawingml/2006/main">
              <a:graphicData uri="http://schemas.openxmlformats.org/drawingml/2006/picture">
                <pic:pic xmlns:pic="http://schemas.openxmlformats.org/drawingml/2006/picture">
                  <pic:nvPicPr>
                    <pic:cNvPr id="102" name="Picture" descr="Figures/gammodeldiagnostic-10.png"/>
                    <pic:cNvPicPr>
                      <a:picLocks noChangeAspect="1" noChangeArrowheads="1"/>
                    </pic:cNvPicPr>
                  </pic:nvPicPr>
                  <pic:blipFill>
                    <a:blip r:embed="rId26"/>
                    <a:stretch>
                      <a:fillRect/>
                    </a:stretch>
                  </pic:blipFill>
                  <pic:spPr bwMode="auto">
                    <a:xfrm>
                      <a:off x="0" y="0"/>
                      <a:ext cx="5943600" cy="4754880"/>
                    </a:xfrm>
                    <a:prstGeom prst="rect">
                      <a:avLst/>
                    </a:prstGeom>
                    <a:noFill/>
                    <a:ln w="9525">
                      <a:noFill/>
                      <a:headEnd/>
                      <a:tailEnd/>
                    </a:ln>
                  </pic:spPr>
                </pic:pic>
              </a:graphicData>
            </a:graphic>
          </wp:inline>
        </w:drawing>
      </w:r>
    </w:p>
    <w:p w14:paraId="70A42428" w14:textId="77777777" w:rsidR="00C76A5C" w:rsidRDefault="002A147B">
      <w:pPr>
        <w:pStyle w:val="ImageCaption"/>
      </w:pPr>
      <w:bookmarkStart w:id="340" w:name="fig:gammodeldiagnostic-10"/>
      <w:bookmarkEnd w:id="340"/>
      <w:r>
        <w:t>Fig 16: GAM model diagnostic summary for polar and temperate diatoms, of consecutive flashes before damping of SState induced chlorophyll fluorescence oscillations. GAM model predicted by the temperature (°C) imposed during measurements and the effective light level (µmol photons m</w:t>
      </w:r>
      <w:r>
        <w:rPr>
          <w:vertAlign w:val="superscript"/>
        </w:rPr>
        <w:t>-2</w:t>
      </w:r>
      <w:r>
        <w:t>s</w:t>
      </w:r>
      <w:r>
        <w:rPr>
          <w:vertAlign w:val="superscript"/>
        </w:rPr>
        <w:t>-1</w:t>
      </w:r>
      <w:r>
        <w:t xml:space="preserve">, estimated from flash spacings in seconds and </w:t>
      </w:r>
      <w:r>
        <w:t>𝛔</w:t>
      </w:r>
      <w:r>
        <w:rPr>
          <w:vertAlign w:val="subscript"/>
        </w:rPr>
        <w:t>PSII</w:t>
      </w:r>
      <w:r>
        <w:t>).</w:t>
      </w:r>
    </w:p>
    <w:p w14:paraId="70A42429" w14:textId="77777777" w:rsidR="00C76A5C" w:rsidRDefault="002A147B">
      <w:pPr>
        <w:pStyle w:val="SourceCode"/>
      </w:pPr>
      <w:r>
        <w:rPr>
          <w:rStyle w:val="VerbatimChar"/>
        </w:rPr>
        <w:t xml:space="preserve">## </w:t>
      </w:r>
      <w:r>
        <w:br/>
      </w:r>
      <w:r>
        <w:rPr>
          <w:rStyle w:val="VerbatimChar"/>
        </w:rPr>
        <w:t>## Method: REML   Optimizer: outer newton</w:t>
      </w:r>
      <w:r>
        <w:br/>
      </w:r>
      <w:r>
        <w:rPr>
          <w:rStyle w:val="VerbatimChar"/>
        </w:rPr>
        <w:t>## full convergence after 9 iterations.</w:t>
      </w:r>
      <w:r>
        <w:br/>
      </w:r>
      <w:r>
        <w:rPr>
          <w:rStyle w:val="VerbatimChar"/>
        </w:rPr>
        <w:t>## Gradient range [-6.765617e-05,3.899604e-05]</w:t>
      </w:r>
      <w:r>
        <w:br/>
      </w:r>
      <w:r>
        <w:rPr>
          <w:rStyle w:val="VerbatimChar"/>
        </w:rPr>
        <w:t>## (score 103.853 &amp; scale 6.13007).</w:t>
      </w:r>
      <w:r>
        <w:br/>
      </w:r>
      <w:r>
        <w:rPr>
          <w:rStyle w:val="VerbatimChar"/>
        </w:rPr>
        <w:t>## Hessian positive definite, eigenvalue range [5.51875e-05,20.0096].</w:t>
      </w:r>
      <w:r>
        <w:br/>
      </w:r>
      <w:r>
        <w:rPr>
          <w:rStyle w:val="VerbatimChar"/>
        </w:rPr>
        <w:t xml:space="preserve">## Model rank =  9 / 9 </w:t>
      </w:r>
      <w:r>
        <w:br/>
      </w:r>
      <w:r>
        <w:rPr>
          <w:rStyle w:val="VerbatimChar"/>
        </w:rPr>
        <w:t xml:space="preserve">## </w:t>
      </w:r>
      <w:r>
        <w:br/>
      </w:r>
      <w:r>
        <w:rPr>
          <w:rStyle w:val="VerbatimChar"/>
        </w:rPr>
        <w:t>## Basis dimension (k) checking results. Low p-value (k-index&lt;1) may</w:t>
      </w:r>
      <w:r>
        <w:br/>
      </w:r>
      <w:r>
        <w:rPr>
          <w:rStyle w:val="VerbatimChar"/>
        </w:rPr>
        <w:lastRenderedPageBreak/>
        <w:t>## indicate that k is too low, especially if edf is close to k'.</w:t>
      </w:r>
      <w:r>
        <w:br/>
      </w:r>
      <w:r>
        <w:rPr>
          <w:rStyle w:val="VerbatimChar"/>
        </w:rPr>
        <w:t xml:space="preserve">## </w:t>
      </w:r>
      <w:r>
        <w:br/>
      </w:r>
      <w:r>
        <w:rPr>
          <w:rStyle w:val="VerbatimChar"/>
        </w:rPr>
        <w:t xml:space="preserve">##                            k'  edf k-index p-value  </w:t>
      </w:r>
      <w:r>
        <w:br/>
      </w:r>
      <w:r>
        <w:rPr>
          <w:rStyle w:val="VerbatimChar"/>
        </w:rPr>
        <w:t xml:space="preserve">## s(LightLevel_ue)         2.00 1.87    1.01    0.45  </w:t>
      </w:r>
      <w:r>
        <w:br/>
      </w:r>
      <w:r>
        <w:rPr>
          <w:rStyle w:val="VerbatimChar"/>
        </w:rPr>
        <w:t xml:space="preserve">## s(Temp_C)                2.00 1.00    1.27    0.94  </w:t>
      </w:r>
      <w:r>
        <w:br/>
      </w:r>
      <w:r>
        <w:rPr>
          <w:rStyle w:val="VerbatimChar"/>
        </w:rPr>
        <w:t>## ti(Temp_C,LightLevel_ue) 4.00 2.19    0.85    0.09 .</w:t>
      </w:r>
      <w:r>
        <w:br/>
      </w:r>
      <w:r>
        <w:rPr>
          <w:rStyle w:val="VerbatimChar"/>
        </w:rPr>
        <w:t>## ---</w:t>
      </w:r>
      <w:r>
        <w:br/>
      </w:r>
      <w:r>
        <w:rPr>
          <w:rStyle w:val="VerbatimChar"/>
        </w:rPr>
        <w:t>## Signif. codes:  0 '***' 0.001 '**' 0.01 '*' 0.05 '.' 0.1 ' ' 1</w:t>
      </w:r>
    </w:p>
    <w:p w14:paraId="70A4242A" w14:textId="77777777" w:rsidR="00C76A5C" w:rsidRDefault="002A147B">
      <w:pPr>
        <w:pStyle w:val="Titre1"/>
      </w:pPr>
      <w:bookmarkStart w:id="341" w:name="references"/>
      <w:bookmarkEnd w:id="329"/>
      <w:r>
        <w:t>References</w:t>
      </w:r>
    </w:p>
    <w:p w14:paraId="70A4242B" w14:textId="77777777" w:rsidR="00C76A5C" w:rsidRDefault="002A147B">
      <w:pPr>
        <w:pStyle w:val="Bibliographie"/>
      </w:pPr>
      <w:bookmarkStart w:id="342" w:name="Xd345dc39ad45e5480abde60975d2f18c146e6ab"/>
      <w:bookmarkStart w:id="343" w:name="refs"/>
      <w:r>
        <w:t xml:space="preserve">Ardyna, M., and Arrigo, K. R. (2020). Phytoplankton dynamics in a changing Arctic Ocean. </w:t>
      </w:r>
      <w:r>
        <w:rPr>
          <w:i/>
          <w:iCs/>
        </w:rPr>
        <w:t>Nature Climate Change</w:t>
      </w:r>
      <w:r>
        <w:t xml:space="preserve"> 10, 892–903. doi:</w:t>
      </w:r>
      <w:hyperlink r:id="rId27">
        <w:r w:rsidR="00C76A5C">
          <w:rPr>
            <w:rStyle w:val="Hyperlien"/>
          </w:rPr>
          <w:t>10.1038/s41558-020-0905-y</w:t>
        </w:r>
      </w:hyperlink>
      <w:r>
        <w:t>.</w:t>
      </w:r>
    </w:p>
    <w:p w14:paraId="70A4242C" w14:textId="77777777" w:rsidR="00C76A5C" w:rsidRDefault="002A147B">
      <w:pPr>
        <w:pStyle w:val="Bibliographie"/>
      </w:pPr>
      <w:bookmarkStart w:id="344" w:name="Xc0cfdf3e1b8254fa7a534c3e8efb5eda7897d25"/>
      <w:bookmarkEnd w:id="342"/>
      <w:r>
        <w:t xml:space="preserve">Balzano, S., Gourvil, P., Siano, R., Chanoine, M., Marie, D., Lessard, S., Sarno, D., and Vaulot, D. (2012). Diversity of cultured photosynthetic flagellates in the northeast Pacific and Arctic Oceans in summer. </w:t>
      </w:r>
      <w:r>
        <w:rPr>
          <w:i/>
          <w:iCs/>
        </w:rPr>
        <w:t>Biogeosciences</w:t>
      </w:r>
      <w:r>
        <w:t xml:space="preserve"> 9, 4553–4571. doi:</w:t>
      </w:r>
      <w:hyperlink r:id="rId28">
        <w:r w:rsidR="00C76A5C">
          <w:rPr>
            <w:rStyle w:val="Hyperlien"/>
          </w:rPr>
          <w:t>10.5194/bg-9-4553-2012</w:t>
        </w:r>
      </w:hyperlink>
      <w:r>
        <w:t>.</w:t>
      </w:r>
    </w:p>
    <w:p w14:paraId="70A4242D" w14:textId="77777777" w:rsidR="00C76A5C" w:rsidRDefault="002A147B">
      <w:pPr>
        <w:pStyle w:val="Bibliographie"/>
      </w:pPr>
      <w:bookmarkStart w:id="345" w:name="Xc65f9cd0cc79f34c1357c48183c882b2998fe95"/>
      <w:bookmarkEnd w:id="344"/>
      <w:r>
        <w:t xml:space="preserve">Bayer-Giraldi, M., Weikusat, I., Besir, H., and Dieckmann, G. (2011). Characterization of an antifreeze protein from the polar diatom Fragilariopsis cylindrus and its relevance in sea ice. </w:t>
      </w:r>
      <w:r>
        <w:rPr>
          <w:i/>
          <w:iCs/>
        </w:rPr>
        <w:t>Cryobiology</w:t>
      </w:r>
      <w:r>
        <w:t xml:space="preserve"> 63, 210–219. doi:</w:t>
      </w:r>
      <w:hyperlink r:id="rId29">
        <w:r w:rsidR="00C76A5C">
          <w:rPr>
            <w:rStyle w:val="Hyperlien"/>
          </w:rPr>
          <w:t>10.1016/j.cryobiol.2011.08.006</w:t>
        </w:r>
      </w:hyperlink>
      <w:r>
        <w:t>.</w:t>
      </w:r>
    </w:p>
    <w:p w14:paraId="70A4242E" w14:textId="77777777" w:rsidR="00C76A5C" w:rsidRDefault="002A147B">
      <w:pPr>
        <w:pStyle w:val="Bibliographie"/>
      </w:pPr>
      <w:bookmarkStart w:id="346" w:name="ref-R-googlesheets4"/>
      <w:bookmarkEnd w:id="345"/>
      <w:r>
        <w:t xml:space="preserve">Bryan, J. (2023). </w:t>
      </w:r>
      <w:r>
        <w:rPr>
          <w:i/>
          <w:iCs/>
        </w:rPr>
        <w:t>googlesheets4: Access google sheets using the sheets API V4</w:t>
      </w:r>
      <w:r>
        <w:t xml:space="preserve">. Available at: </w:t>
      </w:r>
      <w:hyperlink r:id="rId30">
        <w:r w:rsidR="00C76A5C">
          <w:rPr>
            <w:rStyle w:val="Hyperlien"/>
          </w:rPr>
          <w:t>https://googlesheets4.tidyverse.org</w:t>
        </w:r>
      </w:hyperlink>
      <w:r>
        <w:t>.</w:t>
      </w:r>
    </w:p>
    <w:p w14:paraId="70A4242F" w14:textId="77777777" w:rsidR="00C76A5C" w:rsidRDefault="002A147B">
      <w:pPr>
        <w:pStyle w:val="Bibliographie"/>
      </w:pPr>
      <w:bookmarkStart w:id="347" w:name="ref-campitelliMetRToolsEasier2021"/>
      <w:bookmarkEnd w:id="346"/>
      <w:r>
        <w:t xml:space="preserve">Campitelli, E. (2021). </w:t>
      </w:r>
      <w:r>
        <w:rPr>
          <w:i/>
          <w:iCs/>
        </w:rPr>
        <w:t>metR: Tools for easier analysis of meteorological fields</w:t>
      </w:r>
      <w:r>
        <w:t>. doi:</w:t>
      </w:r>
      <w:hyperlink r:id="rId31">
        <w:r w:rsidR="00C76A5C">
          <w:rPr>
            <w:rStyle w:val="Hyperlien"/>
          </w:rPr>
          <w:t>10.5281/zenodo.2593516</w:t>
        </w:r>
      </w:hyperlink>
      <w:r>
        <w:t>.</w:t>
      </w:r>
    </w:p>
    <w:p w14:paraId="70A42430" w14:textId="77777777" w:rsidR="00C76A5C" w:rsidRDefault="002A147B">
      <w:pPr>
        <w:pStyle w:val="Bibliographie"/>
      </w:pPr>
      <w:bookmarkStart w:id="348" w:name="X8b1f39f0bc58c0827061626632102a281033cbe"/>
      <w:bookmarkEnd w:id="347"/>
      <w:r>
        <w:t xml:space="preserve">Cazelles, B., Chavez, M., Berteaux, D., Ménard, F., Vik, J. O., Jenouvrier, S., and Stenseth, N. C. (2008). Wavelet analysis of ecological time series. </w:t>
      </w:r>
      <w:r>
        <w:rPr>
          <w:i/>
          <w:iCs/>
        </w:rPr>
        <w:t>Oecologia</w:t>
      </w:r>
      <w:r>
        <w:t xml:space="preserve"> 156, 287–304. doi:</w:t>
      </w:r>
      <w:hyperlink r:id="rId32">
        <w:r w:rsidR="00C76A5C">
          <w:rPr>
            <w:rStyle w:val="Hyperlien"/>
          </w:rPr>
          <w:t>10.1007/s00442-008-0993-2</w:t>
        </w:r>
      </w:hyperlink>
      <w:r>
        <w:t>.</w:t>
      </w:r>
    </w:p>
    <w:p w14:paraId="70A42431" w14:textId="77777777" w:rsidR="00C76A5C" w:rsidRDefault="002A147B">
      <w:pPr>
        <w:pStyle w:val="Bibliographie"/>
      </w:pPr>
      <w:bookmarkStart w:id="349" w:name="ref-cefarelliDiversityDiatomGenus2010"/>
      <w:bookmarkEnd w:id="348"/>
      <w:r>
        <w:t xml:space="preserve">Cefarelli, A. O., Ferrario, M. E., Almandoz, G. O., Atencio, A. G., Akselman, R., and Vernet, M. (2010). Diversity of the diatom genus Fragilariopsis in the Argentine Sea and Antarctic waters: Morphology, distribution and abundance. </w:t>
      </w:r>
      <w:r>
        <w:rPr>
          <w:i/>
          <w:iCs/>
        </w:rPr>
        <w:t>Polar Biology</w:t>
      </w:r>
      <w:r>
        <w:t xml:space="preserve"> 33. doi:</w:t>
      </w:r>
      <w:hyperlink r:id="rId33">
        <w:r w:rsidR="00C76A5C">
          <w:rPr>
            <w:rStyle w:val="Hyperlien"/>
          </w:rPr>
          <w:t>10.1007/s00300-010-0794-z</w:t>
        </w:r>
      </w:hyperlink>
      <w:r>
        <w:t>.</w:t>
      </w:r>
    </w:p>
    <w:p w14:paraId="70A42432" w14:textId="77777777" w:rsidR="00C76A5C" w:rsidRDefault="002A147B">
      <w:pPr>
        <w:pStyle w:val="Bibliographie"/>
      </w:pPr>
      <w:bookmarkStart w:id="350" w:name="ref-cohenLightPolarNight2020"/>
      <w:bookmarkEnd w:id="349"/>
      <w:r>
        <w:t xml:space="preserve">Cohen, J. H., Berge, J., Moline, M. A., Johnsen, G., and Zolich, A. P. (2020). “Light in the Polar Night,” in </w:t>
      </w:r>
      <w:r>
        <w:rPr>
          <w:i/>
          <w:iCs/>
        </w:rPr>
        <w:t>POLAR NIGHT Marine Ecology</w:t>
      </w:r>
      <w:r>
        <w:t>, eds. J. Berge, G. Johnsen, and J. H. Cohen (Cham: Springer International Publishing), 37–66. doi:</w:t>
      </w:r>
      <w:hyperlink r:id="rId34">
        <w:r w:rsidR="00C76A5C">
          <w:rPr>
            <w:rStyle w:val="Hyperlien"/>
          </w:rPr>
          <w:t>10.1007/978-3-030-33208-2_3</w:t>
        </w:r>
      </w:hyperlink>
      <w:r>
        <w:t>.</w:t>
      </w:r>
    </w:p>
    <w:p w14:paraId="70A42433" w14:textId="77777777" w:rsidR="00C76A5C" w:rsidRDefault="002A147B">
      <w:pPr>
        <w:pStyle w:val="Bibliographie"/>
      </w:pPr>
      <w:bookmarkStart w:id="351" w:name="X95bb64821e3a060ccda06b3f9169ffb13e11b6f"/>
      <w:bookmarkEnd w:id="350"/>
      <w:r>
        <w:t xml:space="preserve">Cook, G., Teufel, A., Kalra, I., Li, W., Wang, X., Priscu, J., and Morgan-Kiss, R. (2019). The Antarctic psychrophiles Chlamydomonas spp. UWO241 and ICEMDV exhibit differential restructuring of photosystem I in response to iron. </w:t>
      </w:r>
      <w:r>
        <w:rPr>
          <w:i/>
          <w:iCs/>
        </w:rPr>
        <w:t>Photosynthesis Research</w:t>
      </w:r>
      <w:r>
        <w:t xml:space="preserve"> 141, 209–228. doi:</w:t>
      </w:r>
      <w:hyperlink r:id="rId35">
        <w:r w:rsidR="00C76A5C">
          <w:rPr>
            <w:rStyle w:val="Hyperlien"/>
          </w:rPr>
          <w:t>10.1007/s11120-019-00621-0</w:t>
        </w:r>
      </w:hyperlink>
      <w:r>
        <w:t>.</w:t>
      </w:r>
    </w:p>
    <w:p w14:paraId="70A42434" w14:textId="77777777" w:rsidR="00C76A5C" w:rsidRDefault="002A147B">
      <w:pPr>
        <w:pStyle w:val="Bibliographie"/>
      </w:pPr>
      <w:bookmarkStart w:id="352" w:name="X1bbcc7cdabd337c7e2215a9d6072c111931502b"/>
      <w:bookmarkEnd w:id="351"/>
      <w:r>
        <w:t xml:space="preserve">Cvetkovska, M., Vakulenko, G., Smith, D. R., Zhang, X., and Hüner, N. P. A. (2022). Temperature stress in psychrophilic green microalgae: Minireview. </w:t>
      </w:r>
      <w:r>
        <w:rPr>
          <w:i/>
          <w:iCs/>
        </w:rPr>
        <w:t>Physiologia Plantarum</w:t>
      </w:r>
      <w:r>
        <w:t xml:space="preserve"> 174, e13811. doi:</w:t>
      </w:r>
      <w:hyperlink r:id="rId36">
        <w:r w:rsidR="00C76A5C">
          <w:rPr>
            <w:rStyle w:val="Hyperlien"/>
          </w:rPr>
          <w:t>10.1111/ppl.13811</w:t>
        </w:r>
      </w:hyperlink>
      <w:r>
        <w:t>.</w:t>
      </w:r>
    </w:p>
    <w:p w14:paraId="70A42435" w14:textId="77777777" w:rsidR="00C76A5C" w:rsidRDefault="002A147B">
      <w:pPr>
        <w:pStyle w:val="Bibliographie"/>
      </w:pPr>
      <w:bookmarkStart w:id="353" w:name="ref-dauTimeresolvedXraySpectroscopy2007"/>
      <w:bookmarkEnd w:id="352"/>
      <w:r>
        <w:lastRenderedPageBreak/>
        <w:t xml:space="preserve">Dau, H., and Haumann, M. (2007). Time-resolved X-ray spectroscopy leads to an extension of the classical S-state cycle model of photosynthetic oxygen evolution. </w:t>
      </w:r>
      <w:r>
        <w:rPr>
          <w:i/>
          <w:iCs/>
        </w:rPr>
        <w:t>Photosynthesis Research</w:t>
      </w:r>
      <w:r>
        <w:t xml:space="preserve"> 92, 327–343. doi:</w:t>
      </w:r>
      <w:hyperlink r:id="rId37">
        <w:r w:rsidR="00C76A5C">
          <w:rPr>
            <w:rStyle w:val="Hyperlien"/>
          </w:rPr>
          <w:t>10.1007/s11120-007-9141-9</w:t>
        </w:r>
      </w:hyperlink>
      <w:r>
        <w:t>.</w:t>
      </w:r>
    </w:p>
    <w:p w14:paraId="70A42436" w14:textId="77777777" w:rsidR="00C76A5C" w:rsidRDefault="002A147B">
      <w:pPr>
        <w:pStyle w:val="Bibliographie"/>
      </w:pPr>
      <w:bookmarkStart w:id="354" w:name="ref-dewijnSstateDependenceMiss2002"/>
      <w:bookmarkEnd w:id="353"/>
      <w:r>
        <w:t xml:space="preserve">de Wijn, R., and van Gorkom, H. J. (2002). S-state dependence of the miss probability in Photosystem II. </w:t>
      </w:r>
      <w:r>
        <w:rPr>
          <w:i/>
          <w:iCs/>
        </w:rPr>
        <w:t>Photosynthesis Research</w:t>
      </w:r>
      <w:r>
        <w:t xml:space="preserve"> 72, 217–222. doi:</w:t>
      </w:r>
      <w:hyperlink r:id="rId38">
        <w:r w:rsidR="00C76A5C">
          <w:rPr>
            <w:rStyle w:val="Hyperlien"/>
          </w:rPr>
          <w:t>10.1023/A:1016128632704</w:t>
        </w:r>
      </w:hyperlink>
      <w:r>
        <w:t>.</w:t>
      </w:r>
    </w:p>
    <w:p w14:paraId="70A42437" w14:textId="77777777" w:rsidR="00C76A5C" w:rsidRDefault="002A147B">
      <w:pPr>
        <w:pStyle w:val="Bibliographie"/>
      </w:pPr>
      <w:bookmarkStart w:id="355" w:name="ref-falkowskiMicrobialEnginesThat2008"/>
      <w:bookmarkEnd w:id="354"/>
      <w:r>
        <w:t xml:space="preserve">Falkowski, P., Fenchel, T., and Delong, E. (2008). The Microbial Engines That Drive Earth’s Biogeochemical Cycles. </w:t>
      </w:r>
      <w:r>
        <w:rPr>
          <w:i/>
          <w:iCs/>
        </w:rPr>
        <w:t>Science</w:t>
      </w:r>
      <w:r>
        <w:t xml:space="preserve"> 320, 1034–1039. doi:</w:t>
      </w:r>
      <w:hyperlink r:id="rId39">
        <w:r w:rsidR="00C76A5C">
          <w:rPr>
            <w:rStyle w:val="Hyperlien"/>
          </w:rPr>
          <w:t>10.1126/science.1153213</w:t>
        </w:r>
      </w:hyperlink>
      <w:r>
        <w:t>.</w:t>
      </w:r>
    </w:p>
    <w:p w14:paraId="70A42438" w14:textId="77777777" w:rsidR="00C76A5C" w:rsidRDefault="002A147B">
      <w:pPr>
        <w:pStyle w:val="Bibliographie"/>
      </w:pPr>
      <w:bookmarkStart w:id="356" w:name="X298f9499442302a99cb02295c2bedda7afdbc9c"/>
      <w:bookmarkEnd w:id="355"/>
      <w:r>
        <w:t xml:space="preserve">Fasiolo, M., Nedellec, R., Goude, Y., and Wood, S. N. (2020). Scalable Visualization Methods for Modern Generalized Additive Models. </w:t>
      </w:r>
      <w:r>
        <w:rPr>
          <w:i/>
          <w:iCs/>
        </w:rPr>
        <w:t>Journal of Computational and Graphical Statistics</w:t>
      </w:r>
      <w:r>
        <w:t xml:space="preserve"> 29, 78–86. doi:</w:t>
      </w:r>
      <w:hyperlink r:id="rId40">
        <w:r w:rsidR="00C76A5C">
          <w:rPr>
            <w:rStyle w:val="Hyperlien"/>
          </w:rPr>
          <w:t>10.1080/10618600.2019.1629942</w:t>
        </w:r>
      </w:hyperlink>
      <w:r>
        <w:t>.</w:t>
      </w:r>
    </w:p>
    <w:p w14:paraId="70A42439" w14:textId="77777777" w:rsidR="00C76A5C" w:rsidRDefault="002A147B">
      <w:pPr>
        <w:pStyle w:val="Bibliographie"/>
      </w:pPr>
      <w:bookmarkStart w:id="357" w:name="X315305f8bb3c7d89490e74aa8838a1dad156f86"/>
      <w:bookmarkEnd w:id="356"/>
      <w:r>
        <w:t xml:space="preserve">Fiala, M., and Oriol, L. (1990). Light-temperature interactions on the growth of Antarctic diatoms. </w:t>
      </w:r>
      <w:r>
        <w:rPr>
          <w:i/>
          <w:iCs/>
        </w:rPr>
        <w:t>Polar Biology</w:t>
      </w:r>
      <w:r>
        <w:t xml:space="preserve"> 10, 629–636. doi:</w:t>
      </w:r>
      <w:hyperlink r:id="rId41">
        <w:r w:rsidR="00C76A5C">
          <w:rPr>
            <w:rStyle w:val="Hyperlien"/>
          </w:rPr>
          <w:t>10.1007/BF00239374</w:t>
        </w:r>
      </w:hyperlink>
      <w:r>
        <w:t>.</w:t>
      </w:r>
    </w:p>
    <w:p w14:paraId="70A4243A" w14:textId="77777777" w:rsidR="00C76A5C" w:rsidRDefault="002A147B">
      <w:pPr>
        <w:pStyle w:val="Bibliographie"/>
      </w:pPr>
      <w:bookmarkStart w:id="358" w:name="ref-gatesRealtimeKineticsLight2020"/>
      <w:bookmarkEnd w:id="357"/>
      <w:r>
        <w:t xml:space="preserve">Gates, C., Ananyev, G., and Dismukes, G. C. (2020). Realtime kinetics of the light driven steps of photosynthetic water oxidation in living organisms by “stroboscopic” fluorometry. </w:t>
      </w:r>
      <w:r>
        <w:rPr>
          <w:i/>
          <w:iCs/>
        </w:rPr>
        <w:t>Biochimica et Biophysica Acta (BBA) - Bioenergetics</w:t>
      </w:r>
      <w:r>
        <w:t xml:space="preserve"> 1861, 148212. doi:</w:t>
      </w:r>
      <w:hyperlink r:id="rId42">
        <w:r w:rsidR="00C76A5C">
          <w:rPr>
            <w:rStyle w:val="Hyperlien"/>
          </w:rPr>
          <w:t>10.1016/j.bbabio.2020.148212</w:t>
        </w:r>
      </w:hyperlink>
      <w:r>
        <w:t>.</w:t>
      </w:r>
    </w:p>
    <w:p w14:paraId="70A4243B" w14:textId="77777777" w:rsidR="00C76A5C" w:rsidRDefault="002A147B">
      <w:pPr>
        <w:pStyle w:val="Bibliographie"/>
      </w:pPr>
      <w:bookmarkStart w:id="359" w:name="ref-R-doBy"/>
      <w:bookmarkEnd w:id="358"/>
      <w:r>
        <w:t xml:space="preserve">Halekoh, U., and Højsgaard, S. (2025). </w:t>
      </w:r>
      <w:r>
        <w:rPr>
          <w:i/>
          <w:iCs/>
        </w:rPr>
        <w:t>doBy: Groupwise statistics, LSmeans, linear estimates, utilities</w:t>
      </w:r>
      <w:r>
        <w:t xml:space="preserve">. Available at: </w:t>
      </w:r>
      <w:hyperlink r:id="rId43">
        <w:r w:rsidR="00C76A5C">
          <w:rPr>
            <w:rStyle w:val="Hyperlien"/>
          </w:rPr>
          <w:t>https://github.com/hojsgaard/doBy</w:t>
        </w:r>
      </w:hyperlink>
      <w:r>
        <w:t>.</w:t>
      </w:r>
    </w:p>
    <w:p w14:paraId="70A4243C" w14:textId="77777777" w:rsidR="00C76A5C" w:rsidRDefault="002A147B">
      <w:pPr>
        <w:pStyle w:val="Bibliographie"/>
      </w:pPr>
      <w:bookmarkStart w:id="360" w:name="ref-hanMolecularBasisTurnover2022"/>
      <w:bookmarkEnd w:id="359"/>
      <w:r>
        <w:t xml:space="preserve">Han, G., Chernev, P., Styring, S., Messinger, J., and Mamedov, F. (2022). Molecular basis for turnover inefficiencies (misses) during water oxidation in photosystem II. </w:t>
      </w:r>
      <w:r>
        <w:rPr>
          <w:i/>
          <w:iCs/>
        </w:rPr>
        <w:t>Chemical Science</w:t>
      </w:r>
      <w:r>
        <w:t xml:space="preserve"> 13, 8667–8678. doi:</w:t>
      </w:r>
      <w:hyperlink r:id="rId44">
        <w:r w:rsidR="00C76A5C">
          <w:rPr>
            <w:rStyle w:val="Hyperlien"/>
          </w:rPr>
          <w:t>10.1039/D2SC00854H</w:t>
        </w:r>
      </w:hyperlink>
      <w:r>
        <w:t>.</w:t>
      </w:r>
    </w:p>
    <w:p w14:paraId="70A4243D" w14:textId="77777777" w:rsidR="00C76A5C" w:rsidRDefault="002A147B">
      <w:pPr>
        <w:pStyle w:val="Bibliographie"/>
      </w:pPr>
      <w:bookmarkStart w:id="361" w:name="ref-hanDirectQuantificationFour2008"/>
      <w:bookmarkEnd w:id="360"/>
      <w:r>
        <w:t xml:space="preserve">Han, G., Ho, F. M., Havelius, K. G. V., Morvaridi, S. F., Mamedov, F., and Styring, S. (2008). Direct quantification of the four individual S states in Photosystem II using EPR spectroscopy. </w:t>
      </w:r>
      <w:r>
        <w:rPr>
          <w:i/>
          <w:iCs/>
        </w:rPr>
        <w:t>Biochimica et Biophysica Acta (BBA) - Bioenergetics</w:t>
      </w:r>
      <w:r>
        <w:t xml:space="preserve"> 1777, 496–503. doi:</w:t>
      </w:r>
      <w:hyperlink r:id="rId45">
        <w:r w:rsidR="00C76A5C">
          <w:rPr>
            <w:rStyle w:val="Hyperlien"/>
          </w:rPr>
          <w:t>10.1016/j.bbabio.2008.03.007</w:t>
        </w:r>
      </w:hyperlink>
      <w:r>
        <w:t>.</w:t>
      </w:r>
    </w:p>
    <w:p w14:paraId="70A4243E" w14:textId="77777777" w:rsidR="00C76A5C" w:rsidRDefault="002A147B">
      <w:pPr>
        <w:pStyle w:val="Bibliographie"/>
      </w:pPr>
      <w:bookmarkStart w:id="362" w:name="ref-hanMissesWaterOxidation2012"/>
      <w:bookmarkEnd w:id="361"/>
      <w:r>
        <w:t xml:space="preserve">Han, G., Mamedov, F., and Styring, S. (2012). Misses during water oxidation in photosystem II are S state-dependent. </w:t>
      </w:r>
      <w:r>
        <w:rPr>
          <w:i/>
          <w:iCs/>
        </w:rPr>
        <w:t>The Journal of Biological Chemistry</w:t>
      </w:r>
      <w:r>
        <w:t xml:space="preserve"> 287, 13422–13429. doi:</w:t>
      </w:r>
      <w:hyperlink r:id="rId46">
        <w:r w:rsidR="00C76A5C">
          <w:rPr>
            <w:rStyle w:val="Hyperlien"/>
          </w:rPr>
          <w:t>10.1074/jbc.M112.342543</w:t>
        </w:r>
      </w:hyperlink>
      <w:r>
        <w:t>.</w:t>
      </w:r>
    </w:p>
    <w:p w14:paraId="70A4243F" w14:textId="77777777" w:rsidR="00C76A5C" w:rsidRDefault="002A147B">
      <w:pPr>
        <w:pStyle w:val="Bibliographie"/>
      </w:pPr>
      <w:bookmarkStart w:id="363" w:name="ref-hanckeExtremeLowLight2018"/>
      <w:bookmarkEnd w:id="362"/>
      <w:r>
        <w:t xml:space="preserve">Hancke, K., Lund-Hansen, L. C., Lamare, M. L., Højlund Pedersen, S., King, M. D., Andersen, P., and Sorrell, B. K. (2018). Extreme Low Light Requirement for Algae Growth Underneath Sea Ice: A Case Study From Station Nord, NE Greenland. </w:t>
      </w:r>
      <w:r>
        <w:rPr>
          <w:i/>
          <w:iCs/>
        </w:rPr>
        <w:t>Journal of Geophysical Research: Oceans</w:t>
      </w:r>
      <w:r>
        <w:t xml:space="preserve"> 123, 985–1000. doi:</w:t>
      </w:r>
      <w:hyperlink r:id="rId47">
        <w:r w:rsidR="00C76A5C">
          <w:rPr>
            <w:rStyle w:val="Hyperlien"/>
          </w:rPr>
          <w:t>10.1002/2017JC013263</w:t>
        </w:r>
      </w:hyperlink>
      <w:r>
        <w:t>.</w:t>
      </w:r>
    </w:p>
    <w:p w14:paraId="70A42440" w14:textId="77777777" w:rsidR="00C76A5C" w:rsidRDefault="002A147B">
      <w:pPr>
        <w:pStyle w:val="Bibliographie"/>
      </w:pPr>
      <w:bookmarkStart w:id="364" w:name="Xe4ecae9275271984fd8a6ad2ae65dd22193f68f"/>
      <w:bookmarkEnd w:id="363"/>
      <w:r>
        <w:t xml:space="preserve">Hoppe, C. J. M., Fuchs, N., Notz, D., Anderson, P., Assmy, P., Berge, J., Bratbak, G., Guillou, G., Kraberg, A., Larsen, A., et al. (2024). Photosynthetic light requirement near the theoretical minimum detected in Arctic microalgae. </w:t>
      </w:r>
      <w:r>
        <w:rPr>
          <w:i/>
          <w:iCs/>
        </w:rPr>
        <w:t>Nature Communications</w:t>
      </w:r>
      <w:r>
        <w:t xml:space="preserve"> 15, 7385. doi:</w:t>
      </w:r>
      <w:hyperlink r:id="rId48">
        <w:r w:rsidR="00C76A5C">
          <w:rPr>
            <w:rStyle w:val="Hyperlien"/>
          </w:rPr>
          <w:t>10.1038/s41467-024-51636-8</w:t>
        </w:r>
      </w:hyperlink>
      <w:r>
        <w:t>.</w:t>
      </w:r>
    </w:p>
    <w:p w14:paraId="70A42441" w14:textId="77777777" w:rsidR="00C76A5C" w:rsidRDefault="002A147B">
      <w:pPr>
        <w:pStyle w:val="Bibliographie"/>
      </w:pPr>
      <w:bookmarkStart w:id="365" w:name="X96ce8c73dab0a611739182f06b4a2f9e6b12864"/>
      <w:bookmarkEnd w:id="364"/>
      <w:r>
        <w:lastRenderedPageBreak/>
        <w:t xml:space="preserve">Hüner, N. P. A., Szyszka-Mroz, B., Ivanov, A. G., Kata, V., Lye, H., and Smith, D. R. (2023). Photosynthetic adaptation and multicellularity in the Antarctic psychrophile, Chlamydomonas priscuii. </w:t>
      </w:r>
      <w:r>
        <w:rPr>
          <w:i/>
          <w:iCs/>
        </w:rPr>
        <w:t>Algal Research</w:t>
      </w:r>
      <w:r>
        <w:t xml:space="preserve"> 74, 103220. doi:</w:t>
      </w:r>
      <w:hyperlink r:id="rId49">
        <w:r w:rsidR="00C76A5C">
          <w:rPr>
            <w:rStyle w:val="Hyperlien"/>
          </w:rPr>
          <w:t>10.1016/j.algal.2023.103220</w:t>
        </w:r>
      </w:hyperlink>
      <w:r>
        <w:t>.</w:t>
      </w:r>
    </w:p>
    <w:p w14:paraId="70A42442" w14:textId="77777777" w:rsidR="00C76A5C" w:rsidRDefault="002A147B">
      <w:pPr>
        <w:pStyle w:val="Bibliographie"/>
      </w:pPr>
      <w:bookmarkStart w:id="366" w:name="Xf55ad7cc8f46f8d69c6ea99b14801e8c6f8dc20"/>
      <w:bookmarkEnd w:id="365"/>
      <w:r>
        <w:t xml:space="preserve">Ibarbalz, F. M., Henry, N., Mahé, F., Ardyna, M., Zingone, A., Scalco, E., Lovejoy, C., Lombard, F., Jaillon, O., Iudicone, D., et al. (2023). Pan-Arctic plankton community structure and its global connectivity. </w:t>
      </w:r>
      <w:r>
        <w:rPr>
          <w:i/>
          <w:iCs/>
        </w:rPr>
        <w:t>Elementa: Science of the Anthropocene</w:t>
      </w:r>
      <w:r>
        <w:t xml:space="preserve"> 11, 00060. doi:</w:t>
      </w:r>
      <w:hyperlink r:id="rId50">
        <w:r w:rsidR="00C76A5C">
          <w:rPr>
            <w:rStyle w:val="Hyperlien"/>
          </w:rPr>
          <w:t>10.1525/elementa.2022.00060</w:t>
        </w:r>
      </w:hyperlink>
      <w:r>
        <w:t>.</w:t>
      </w:r>
    </w:p>
    <w:p w14:paraId="70A42443" w14:textId="77777777" w:rsidR="00C76A5C" w:rsidRDefault="002A147B">
      <w:pPr>
        <w:pStyle w:val="Bibliographie"/>
      </w:pPr>
      <w:bookmarkStart w:id="367" w:name="X9f88d451ffb4d0e168c01c7cfbe9af5fe82dcf7"/>
      <w:bookmarkEnd w:id="366"/>
      <w:r>
        <w:t xml:space="preserve">Ivanov, A. G., Sane, P. V., Krol, M., Gray, G. R., Balseris, A., Savitch, L. V., Öquist, G., and Hüner, N. P. A. (2006). Acclimation to temperature and irradiance modulates PSII charge recombination. </w:t>
      </w:r>
      <w:r>
        <w:rPr>
          <w:i/>
          <w:iCs/>
        </w:rPr>
        <w:t>FEBS Letters</w:t>
      </w:r>
      <w:r>
        <w:t xml:space="preserve"> 580, 2797–2802. doi:</w:t>
      </w:r>
      <w:hyperlink r:id="rId51">
        <w:r w:rsidR="00C76A5C">
          <w:rPr>
            <w:rStyle w:val="Hyperlien"/>
          </w:rPr>
          <w:t>10.1016/j.febslet.2006.04.018</w:t>
        </w:r>
      </w:hyperlink>
      <w:r>
        <w:t>.</w:t>
      </w:r>
    </w:p>
    <w:p w14:paraId="70A42444" w14:textId="77777777" w:rsidR="00C76A5C" w:rsidRDefault="002A147B">
      <w:pPr>
        <w:pStyle w:val="Bibliographie"/>
      </w:pPr>
      <w:bookmarkStart w:id="368" w:name="Xebb4b75479bbb5ccd4614c42123a1ee5058963e"/>
      <w:bookmarkEnd w:id="367"/>
      <w:r>
        <w:t xml:space="preserve">Ivanov, A. G., Sane, P., Hurry, V., Król, M., Sveshnikov, D., Huner, N. P. A., and Öquist, G. (2003). Low-temperature modulation of the redox properties of the acceptor side of photosystem II: Photoprotection through reaction centre quenching of excess energy. </w:t>
      </w:r>
      <w:r>
        <w:rPr>
          <w:i/>
          <w:iCs/>
        </w:rPr>
        <w:t>Physiologia Plantarum</w:t>
      </w:r>
      <w:r>
        <w:t xml:space="preserve"> 119, 376–383. doi:</w:t>
      </w:r>
      <w:hyperlink r:id="rId52">
        <w:r w:rsidR="00C76A5C">
          <w:rPr>
            <w:rStyle w:val="Hyperlien"/>
          </w:rPr>
          <w:t>10.1034/j.1399-3054.2003.00225.x</w:t>
        </w:r>
      </w:hyperlink>
      <w:r>
        <w:t>.</w:t>
      </w:r>
    </w:p>
    <w:p w14:paraId="70A42445" w14:textId="77777777" w:rsidR="00C76A5C" w:rsidRDefault="002A147B">
      <w:pPr>
        <w:pStyle w:val="Bibliographie"/>
      </w:pPr>
      <w:bookmarkStart w:id="369" w:name="X6e4b41b066ee00ea64b29b572c0c8985ef15d06"/>
      <w:bookmarkEnd w:id="368"/>
      <w:r>
        <w:t xml:space="preserve">Kalra, I., Wang, X., Zhang, R., and Morgan-Kiss, R. (2023). High salt-induced PSI-supercomplex is associated with high CEF and attenuation of state transitions. </w:t>
      </w:r>
      <w:r>
        <w:rPr>
          <w:i/>
          <w:iCs/>
        </w:rPr>
        <w:t>Photosynthesis Research</w:t>
      </w:r>
      <w:r>
        <w:t xml:space="preserve"> 157, 65–84. doi:</w:t>
      </w:r>
      <w:hyperlink r:id="rId53">
        <w:r w:rsidR="00C76A5C">
          <w:rPr>
            <w:rStyle w:val="Hyperlien"/>
          </w:rPr>
          <w:t>10.1007/s11120-023-01032-y</w:t>
        </w:r>
      </w:hyperlink>
      <w:r>
        <w:t>.</w:t>
      </w:r>
    </w:p>
    <w:p w14:paraId="70A42446" w14:textId="77777777" w:rsidR="00C76A5C" w:rsidRDefault="002A147B">
      <w:pPr>
        <w:pStyle w:val="Bibliographie"/>
      </w:pPr>
      <w:bookmarkStart w:id="370" w:name="X7a0d6608f55f0255286ac0d0bba12b7c24e7b7b"/>
      <w:bookmarkEnd w:id="369"/>
      <w:r>
        <w:t xml:space="preserve">Kang, S.-H., and Fryxell, G. A. (1992). Fragilariopsis cylindrus (Grunow) Krieger: The most abundant diatom in water column assemblages of Antarctic marginal ice-edge zones. </w:t>
      </w:r>
      <w:r>
        <w:rPr>
          <w:i/>
          <w:iCs/>
        </w:rPr>
        <w:t>Polar Biology</w:t>
      </w:r>
      <w:r>
        <w:t xml:space="preserve"> 12, 609–627. doi:</w:t>
      </w:r>
      <w:hyperlink r:id="rId54">
        <w:r w:rsidR="00C76A5C">
          <w:rPr>
            <w:rStyle w:val="Hyperlien"/>
          </w:rPr>
          <w:t>10.1007/BF00236984</w:t>
        </w:r>
      </w:hyperlink>
      <w:r>
        <w:t>.</w:t>
      </w:r>
    </w:p>
    <w:p w14:paraId="70A42447" w14:textId="77777777" w:rsidR="00C76A5C" w:rsidRDefault="002A147B">
      <w:pPr>
        <w:pStyle w:val="Bibliographie"/>
      </w:pPr>
      <w:bookmarkStart w:id="371" w:name="ref-kerenMechanismPhotosystemII1997"/>
      <w:bookmarkEnd w:id="370"/>
      <w:r>
        <w:t xml:space="preserve">Keren, N., Berg, A., van Kan, P. J. M., Levanon, H., and Ohad, I. (1997). Mechanism of photosystem II photoinactivation and D1 protein degradation at low light: The role of back electron flow. </w:t>
      </w:r>
      <w:r>
        <w:rPr>
          <w:i/>
          <w:iCs/>
        </w:rPr>
        <w:t>Proceedings of the National Academy of Sciences</w:t>
      </w:r>
      <w:r>
        <w:t xml:space="preserve"> 94, 1579–1584. doi:</w:t>
      </w:r>
      <w:hyperlink r:id="rId55">
        <w:r w:rsidR="00C76A5C">
          <w:rPr>
            <w:rStyle w:val="Hyperlien"/>
          </w:rPr>
          <w:t>10.1073/pnas.94.4.1579</w:t>
        </w:r>
      </w:hyperlink>
      <w:r>
        <w:t>.</w:t>
      </w:r>
    </w:p>
    <w:p w14:paraId="70A42448" w14:textId="77777777" w:rsidR="00C76A5C" w:rsidRDefault="002A147B">
      <w:pPr>
        <w:pStyle w:val="Bibliographie"/>
      </w:pPr>
      <w:bookmarkStart w:id="372" w:name="ref-kirkLightPhotosynthesisAquatic2011"/>
      <w:bookmarkEnd w:id="371"/>
      <w:r>
        <w:t xml:space="preserve">Kirk, J. T. O. (2011). </w:t>
      </w:r>
      <w:r>
        <w:rPr>
          <w:i/>
          <w:iCs/>
        </w:rPr>
        <w:t>Light and Photosynthesis in Aquatic Ecosystems</w:t>
      </w:r>
      <w:r>
        <w:t>. 3rd ed. Cambridge, UK: Cambridge University Press.</w:t>
      </w:r>
    </w:p>
    <w:p w14:paraId="70A42449" w14:textId="77777777" w:rsidR="00C76A5C" w:rsidRDefault="002A147B">
      <w:pPr>
        <w:pStyle w:val="Bibliographie"/>
      </w:pPr>
      <w:bookmarkStart w:id="373" w:name="Xf41c88c9bd5feae6788e231cf3e9576f0fa36a1"/>
      <w:bookmarkEnd w:id="372"/>
      <w:r>
        <w:t xml:space="preserve">Kolber, Z. S. (1998). Measurements of variable chlorophyll fluorescence using fast repetition rate techniques: Defining methodology and experimental protocols. </w:t>
      </w:r>
      <w:r>
        <w:rPr>
          <w:i/>
          <w:iCs/>
        </w:rPr>
        <w:t>Biochimica et Biophysica Acta</w:t>
      </w:r>
      <w:r>
        <w:t xml:space="preserve"> 1367, 19. doi:</w:t>
      </w:r>
      <w:hyperlink r:id="rId56">
        <w:r w:rsidR="00C76A5C">
          <w:rPr>
            <w:rStyle w:val="Hyperlien"/>
          </w:rPr>
          <w:t>10.1016/S0005-2728(98)00135-2</w:t>
        </w:r>
      </w:hyperlink>
      <w:r>
        <w:t>.</w:t>
      </w:r>
    </w:p>
    <w:p w14:paraId="70A4244A" w14:textId="77777777" w:rsidR="00C76A5C" w:rsidRDefault="002A147B">
      <w:pPr>
        <w:pStyle w:val="Bibliographie"/>
      </w:pPr>
      <w:bookmarkStart w:id="374" w:name="ref-laloiGeneticApproachElucidating2006"/>
      <w:bookmarkEnd w:id="373"/>
      <w:r>
        <w:t xml:space="preserve">Laloi, C., Przybyla, D., and Apel, K. (2006). A genetic approach towards elucidating the biological activity of different reactive oxygen species in Arabidopsis thaliana. </w:t>
      </w:r>
      <w:r>
        <w:rPr>
          <w:i/>
          <w:iCs/>
        </w:rPr>
        <w:t>Journal of Experimental Botany</w:t>
      </w:r>
      <w:r>
        <w:t xml:space="preserve"> 57, 1719–1724. doi:</w:t>
      </w:r>
      <w:hyperlink r:id="rId57">
        <w:r w:rsidR="00C76A5C">
          <w:rPr>
            <w:rStyle w:val="Hyperlien"/>
          </w:rPr>
          <w:t>10.1093/jxb/erj183</w:t>
        </w:r>
      </w:hyperlink>
      <w:r>
        <w:t>.</w:t>
      </w:r>
    </w:p>
    <w:p w14:paraId="70A4244B" w14:textId="77777777" w:rsidR="00C76A5C" w:rsidRDefault="002A147B">
      <w:pPr>
        <w:pStyle w:val="Bibliographie"/>
      </w:pPr>
      <w:bookmarkStart w:id="375" w:name="ref-leuArcticSpringAwakening2015"/>
      <w:bookmarkEnd w:id="374"/>
      <w:r>
        <w:t xml:space="preserve">Leu, E., Mundy, C. J., Assmy, P., Campbell, K., Gabrielsen, T. M., Gosselin, M., Juul-Pedersen, T., and Gradinger, R. (2015). Arctic spring awakening – Steering principles behind the phenology of vernal ice algal blooms. </w:t>
      </w:r>
      <w:r>
        <w:rPr>
          <w:i/>
          <w:iCs/>
        </w:rPr>
        <w:t>Progress in Oceanography</w:t>
      </w:r>
      <w:r>
        <w:t xml:space="preserve"> 139, 151–170. doi:</w:t>
      </w:r>
      <w:hyperlink r:id="rId58">
        <w:r w:rsidR="00C76A5C">
          <w:rPr>
            <w:rStyle w:val="Hyperlien"/>
          </w:rPr>
          <w:t>10.1016/j.pocean.2015.07.012</w:t>
        </w:r>
      </w:hyperlink>
      <w:r>
        <w:t>.</w:t>
      </w:r>
    </w:p>
    <w:p w14:paraId="70A4244C" w14:textId="77777777" w:rsidR="00C76A5C" w:rsidRDefault="002A147B">
      <w:pPr>
        <w:pStyle w:val="Bibliographie"/>
      </w:pPr>
      <w:bookmarkStart w:id="376" w:name="ref-leyvaAccumulationFattyAcids2014"/>
      <w:bookmarkEnd w:id="375"/>
      <w:r>
        <w:t xml:space="preserve">Leyva, L. A., Bashan, Y., Mendoza, A., and de-Bashan, L. E. (2014). Accumulation fatty acids of in Chlorella vulgaris under heterotrophic conditions in relation to activity of acetyl-CoA </w:t>
      </w:r>
      <w:r>
        <w:lastRenderedPageBreak/>
        <w:t xml:space="preserve">carboxylase, temperature, and co-immobilization with Azospirillum brasilense. </w:t>
      </w:r>
      <w:r>
        <w:rPr>
          <w:i/>
          <w:iCs/>
        </w:rPr>
        <w:t>Naturwissenschaften</w:t>
      </w:r>
      <w:r>
        <w:t xml:space="preserve"> 101, 819–830. doi:</w:t>
      </w:r>
      <w:hyperlink r:id="rId59">
        <w:r w:rsidR="00C76A5C">
          <w:rPr>
            <w:rStyle w:val="Hyperlien"/>
          </w:rPr>
          <w:t>10.1007/s00114-014-1223-x</w:t>
        </w:r>
      </w:hyperlink>
      <w:r>
        <w:t>.</w:t>
      </w:r>
    </w:p>
    <w:p w14:paraId="70A4244D" w14:textId="77777777" w:rsidR="00C76A5C" w:rsidRDefault="002A147B">
      <w:pPr>
        <w:pStyle w:val="Bibliographie"/>
      </w:pPr>
      <w:bookmarkStart w:id="377" w:name="ref-liInfluenceEnvironmentalDrivers2019"/>
      <w:bookmarkEnd w:id="376"/>
      <w:r>
        <w:t xml:space="preserve">Li, W., and Morgan-Kiss, R. M. (2019). Influence of Environmental Drivers and Potential Interactions on the Distribution of Microbial Communities From Three Permanently Stratified Antarctic Lakes. </w:t>
      </w:r>
      <w:r>
        <w:rPr>
          <w:i/>
          <w:iCs/>
        </w:rPr>
        <w:t>Frontiers in Microbiology</w:t>
      </w:r>
      <w:r>
        <w:t xml:space="preserve"> 10. doi:</w:t>
      </w:r>
      <w:hyperlink r:id="rId60">
        <w:r w:rsidR="00C76A5C">
          <w:rPr>
            <w:rStyle w:val="Hyperlien"/>
          </w:rPr>
          <w:t>10.3389/fmicb.2019.01067</w:t>
        </w:r>
      </w:hyperlink>
      <w:r>
        <w:t>.</w:t>
      </w:r>
    </w:p>
    <w:p w14:paraId="70A4244E" w14:textId="77777777" w:rsidR="00C76A5C" w:rsidRDefault="002A147B">
      <w:pPr>
        <w:pStyle w:val="Bibliographie"/>
      </w:pPr>
      <w:bookmarkStart w:id="378" w:name="X6eb6a514ff3c9c41b14fb5e0aa8f9e987d6656e"/>
      <w:bookmarkEnd w:id="377"/>
      <w:r>
        <w:t xml:space="preserve">Li, W., Podar, M., and Morgan-Kiss, R. M. (2016). Ultrastructural and Single-Cell-Level Characterization Reveals Metabolic Versatility in a Microbial Eukaryote Community from an Ice-Covered Antarctic Lake. </w:t>
      </w:r>
      <w:r>
        <w:rPr>
          <w:i/>
          <w:iCs/>
        </w:rPr>
        <w:t>Applied and Environmental Microbiology</w:t>
      </w:r>
      <w:r>
        <w:t xml:space="preserve"> 82, 3659–3670. doi:</w:t>
      </w:r>
      <w:hyperlink r:id="rId61">
        <w:r w:rsidR="00C76A5C">
          <w:rPr>
            <w:rStyle w:val="Hyperlien"/>
          </w:rPr>
          <w:t>10.1128/AEM.00478-16</w:t>
        </w:r>
      </w:hyperlink>
      <w:r>
        <w:t>.</w:t>
      </w:r>
    </w:p>
    <w:p w14:paraId="70A4244F" w14:textId="77777777" w:rsidR="00C76A5C" w:rsidRDefault="002A147B">
      <w:pPr>
        <w:pStyle w:val="Bibliographie"/>
      </w:pPr>
      <w:bookmarkStart w:id="379" w:name="ref-lyonPolarMicroalgaeNew2014"/>
      <w:bookmarkEnd w:id="378"/>
      <w:r>
        <w:t xml:space="preserve">Lyon, B. R., and Mock, T. (2014). Polar Microalgae: New Approaches towards Understanding Adaptations to an Extreme and Changing Environment. </w:t>
      </w:r>
      <w:r>
        <w:rPr>
          <w:i/>
          <w:iCs/>
        </w:rPr>
        <w:t>Biology</w:t>
      </w:r>
      <w:r>
        <w:t xml:space="preserve"> 3, 56–80. doi:</w:t>
      </w:r>
      <w:hyperlink r:id="rId62">
        <w:r w:rsidR="00C76A5C">
          <w:rPr>
            <w:rStyle w:val="Hyperlien"/>
          </w:rPr>
          <w:t>10.3390/biology3010056</w:t>
        </w:r>
      </w:hyperlink>
      <w:r>
        <w:t>.</w:t>
      </w:r>
    </w:p>
    <w:p w14:paraId="70A42450" w14:textId="77777777" w:rsidR="00C76A5C" w:rsidRDefault="002A147B">
      <w:pPr>
        <w:pStyle w:val="Bibliographie"/>
      </w:pPr>
      <w:bookmarkStart w:id="380" w:name="Xb4ab7be6b958f3ef2409e844a48c5af19febbcd"/>
      <w:bookmarkEnd w:id="379"/>
      <w:r>
        <w:t xml:space="preserve">McMinn, A., Ryan, K., and Gademann, R. (2003). Diurnal changes in photosynthesis of Antarctic fast ice algal communities determined by pulse amplitude modulation fluorometry. </w:t>
      </w:r>
      <w:r>
        <w:rPr>
          <w:i/>
          <w:iCs/>
        </w:rPr>
        <w:t>Marine Biology</w:t>
      </w:r>
      <w:r>
        <w:t xml:space="preserve"> 143, 359–367. doi:</w:t>
      </w:r>
      <w:hyperlink r:id="rId63">
        <w:r w:rsidR="00C76A5C">
          <w:rPr>
            <w:rStyle w:val="Hyperlien"/>
          </w:rPr>
          <w:t>10.1007/s00227-003-1052-5</w:t>
        </w:r>
      </w:hyperlink>
      <w:r>
        <w:t>.</w:t>
      </w:r>
    </w:p>
    <w:p w14:paraId="70A42451" w14:textId="77777777" w:rsidR="00C76A5C" w:rsidRDefault="002A147B">
      <w:pPr>
        <w:pStyle w:val="Bibliographie"/>
      </w:pPr>
      <w:bookmarkStart w:id="381" w:name="Xaccfb41f508f1d1aa5dd032e7f365d28733f315"/>
      <w:bookmarkEnd w:id="380"/>
      <w:r>
        <w:t xml:space="preserve">Mock, T., Otillar, R. P., Strauss, J., McMullan, M., Paajanen, P., Schmutz, J., Salamov, A., Sanges, R., Toseland, A., Ward, B. J., et al. (2017). Evolutionary genomics of the cold-adapted diatom Fragilariopsis cylindrus. </w:t>
      </w:r>
      <w:r>
        <w:rPr>
          <w:i/>
          <w:iCs/>
        </w:rPr>
        <w:t>Nature</w:t>
      </w:r>
      <w:r>
        <w:t xml:space="preserve"> 541, 536–540. doi:</w:t>
      </w:r>
      <w:hyperlink r:id="rId64">
        <w:r w:rsidR="00C76A5C">
          <w:rPr>
            <w:rStyle w:val="Hyperlien"/>
          </w:rPr>
          <w:t>10.1038/nature20803</w:t>
        </w:r>
      </w:hyperlink>
      <w:r>
        <w:t>.</w:t>
      </w:r>
    </w:p>
    <w:p w14:paraId="70A42452" w14:textId="77777777" w:rsidR="00C76A5C" w:rsidRDefault="002A147B">
      <w:pPr>
        <w:pStyle w:val="Bibliographie"/>
      </w:pPr>
      <w:bookmarkStart w:id="382" w:name="X409449253f3f5b3d09583d293fff518b7d628fb"/>
      <w:bookmarkEnd w:id="381"/>
      <w:r>
        <w:t xml:space="preserve">Morales-Sánchez, D., Schulze, P. S. C., Kiron, V., and Wijffels, R. H. (2020). Temperature-Dependent Lipid Accumulation in the Polar Marine Microalga Chlamydomonas malina RCC2488. </w:t>
      </w:r>
      <w:r>
        <w:rPr>
          <w:i/>
          <w:iCs/>
        </w:rPr>
        <w:t>Frontiers in Plant Science</w:t>
      </w:r>
      <w:r>
        <w:t xml:space="preserve"> 11. doi:</w:t>
      </w:r>
      <w:hyperlink r:id="rId65">
        <w:r w:rsidR="00C76A5C">
          <w:rPr>
            <w:rStyle w:val="Hyperlien"/>
          </w:rPr>
          <w:t>10.3389/fpls.2020.619064</w:t>
        </w:r>
      </w:hyperlink>
      <w:r>
        <w:t>.</w:t>
      </w:r>
    </w:p>
    <w:p w14:paraId="70A42453" w14:textId="77777777" w:rsidR="00C76A5C" w:rsidRDefault="002A147B">
      <w:pPr>
        <w:pStyle w:val="Bibliographie"/>
      </w:pPr>
      <w:bookmarkStart w:id="383" w:name="Xd1fa789f624e6e5d3ef72bf6462ab64b58961e8"/>
      <w:bookmarkEnd w:id="382"/>
      <w:r>
        <w:t xml:space="preserve">Morgan-Kiss, R. M., Lizotte, M. P., Kong, W., and Priscu, J. C. (2016). Photoadaptation to the polar night by phytoplankton in a permanently ice-covered Antarctic lake. </w:t>
      </w:r>
      <w:r>
        <w:rPr>
          <w:i/>
          <w:iCs/>
        </w:rPr>
        <w:t>Limnology and Oceanography</w:t>
      </w:r>
      <w:r>
        <w:t xml:space="preserve"> 61, 3–13. doi:</w:t>
      </w:r>
      <w:hyperlink r:id="rId66">
        <w:r w:rsidR="00C76A5C">
          <w:rPr>
            <w:rStyle w:val="Hyperlien"/>
          </w:rPr>
          <w:t>10.1002/lno.10107</w:t>
        </w:r>
      </w:hyperlink>
      <w:r>
        <w:t>.</w:t>
      </w:r>
    </w:p>
    <w:p w14:paraId="70A42454" w14:textId="77777777" w:rsidR="00C76A5C" w:rsidRDefault="002A147B">
      <w:pPr>
        <w:pStyle w:val="Bibliographie"/>
      </w:pPr>
      <w:bookmarkStart w:id="384" w:name="Xd0498f0414d7c52f545fec5f342d8f0c96fbfdd"/>
      <w:bookmarkEnd w:id="383"/>
      <w:r>
        <w:t xml:space="preserve">Mukhopadhyay, S., Mandal, S. K., Bhaduri, S., and Armstrong, W. H. (2004). Manganese Clusters with Relevance to Photosystem II. </w:t>
      </w:r>
      <w:r>
        <w:rPr>
          <w:i/>
          <w:iCs/>
        </w:rPr>
        <w:t>Chemical Reviews</w:t>
      </w:r>
      <w:r>
        <w:t xml:space="preserve"> 104, 3981–4026. doi:</w:t>
      </w:r>
      <w:hyperlink r:id="rId67">
        <w:r w:rsidR="00C76A5C">
          <w:rPr>
            <w:rStyle w:val="Hyperlien"/>
          </w:rPr>
          <w:t>10.1021/cr0206014</w:t>
        </w:r>
      </w:hyperlink>
      <w:r>
        <w:t>.</w:t>
      </w:r>
    </w:p>
    <w:p w14:paraId="70A42455" w14:textId="77777777" w:rsidR="00C76A5C" w:rsidRDefault="002A147B">
      <w:pPr>
        <w:pStyle w:val="Bibliographie"/>
      </w:pPr>
      <w:bookmarkStart w:id="385" w:name="X4fb84d575ef6b493093ac0b4bd452da924a5e0a"/>
      <w:bookmarkEnd w:id="384"/>
      <w:r>
        <w:t xml:space="preserve">Otte, A., Winder, J. C., Deng, L., Schmutz, J., Jenkins, J., Grigoriev, I. V., Hopes, A., and Mock, T. (2023). The diatom Fragilariopsis cylindrus: A model alga to understand cold-adapted life. </w:t>
      </w:r>
      <w:r>
        <w:rPr>
          <w:i/>
          <w:iCs/>
        </w:rPr>
        <w:t>Journal of Phycology</w:t>
      </w:r>
      <w:r>
        <w:t xml:space="preserve"> 59, 301–306. doi:</w:t>
      </w:r>
      <w:hyperlink r:id="rId68">
        <w:r w:rsidR="00C76A5C">
          <w:rPr>
            <w:rStyle w:val="Hyperlien"/>
          </w:rPr>
          <w:t>10.1111/jpy.13325</w:t>
        </w:r>
      </w:hyperlink>
      <w:r>
        <w:t>.</w:t>
      </w:r>
    </w:p>
    <w:p w14:paraId="70A42456" w14:textId="77777777" w:rsidR="00C76A5C" w:rsidRDefault="002A147B">
      <w:pPr>
        <w:pStyle w:val="Bibliographie"/>
      </w:pPr>
      <w:bookmarkStart w:id="386" w:name="Xb3dc44f026ad862a91594b9aa77f7ce63074bf3"/>
      <w:bookmarkEnd w:id="385"/>
      <w:r>
        <w:t xml:space="preserve">Pierella Karlusich, J. J., Ibarbalz, F. M., and Bowler, C. (2020). Phytoplankton in the Tara Ocean. </w:t>
      </w:r>
      <w:r>
        <w:rPr>
          <w:i/>
          <w:iCs/>
        </w:rPr>
        <w:t>Annual Review of Marine Science</w:t>
      </w:r>
      <w:r>
        <w:t xml:space="preserve"> 12, 233–265. doi:</w:t>
      </w:r>
      <w:hyperlink r:id="rId69">
        <w:r w:rsidR="00C76A5C">
          <w:rPr>
            <w:rStyle w:val="Hyperlien"/>
          </w:rPr>
          <w:t>10.1146/annurev-marine-010419-010706</w:t>
        </w:r>
      </w:hyperlink>
      <w:r>
        <w:t>.</w:t>
      </w:r>
    </w:p>
    <w:p w14:paraId="70A42457" w14:textId="77777777" w:rsidR="00C76A5C" w:rsidRDefault="002A147B">
      <w:pPr>
        <w:pStyle w:val="Bibliographie"/>
      </w:pPr>
      <w:bookmarkStart w:id="387" w:name="X7661d9de17dd02c9675cdbc14b51f115ccf83da"/>
      <w:bookmarkEnd w:id="386"/>
      <w:r>
        <w:t xml:space="preserve">Pinilla, J., and Negrín, M. (2021). Non-Parametric Generalized Additive Models as a Tool for Evaluating Policy Interventions. </w:t>
      </w:r>
      <w:r>
        <w:rPr>
          <w:i/>
          <w:iCs/>
        </w:rPr>
        <w:t>Mathematics</w:t>
      </w:r>
      <w:r>
        <w:t xml:space="preserve"> 9, 299. doi:</w:t>
      </w:r>
      <w:hyperlink r:id="rId70">
        <w:r w:rsidR="00C76A5C">
          <w:rPr>
            <w:rStyle w:val="Hyperlien"/>
          </w:rPr>
          <w:t>10.3390/math9040299</w:t>
        </w:r>
      </w:hyperlink>
      <w:r>
        <w:t>.</w:t>
      </w:r>
    </w:p>
    <w:p w14:paraId="70A42458" w14:textId="77777777" w:rsidR="00C76A5C" w:rsidRDefault="002A147B">
      <w:pPr>
        <w:pStyle w:val="Bibliographie"/>
      </w:pPr>
      <w:bookmarkStart w:id="388" w:name="ref-poirierLightQualityAffects2025"/>
      <w:bookmarkEnd w:id="387"/>
      <w:r>
        <w:lastRenderedPageBreak/>
        <w:t xml:space="preserve">Poirier, M. C., Fugard, K., and Cvetkovska, M. (2025). Light quality affects chlorophyll biosynthesis and photosynthetic performance in Antarctic Chlamydomonas. </w:t>
      </w:r>
      <w:r>
        <w:rPr>
          <w:i/>
          <w:iCs/>
        </w:rPr>
        <w:t>Photosynthesis Research</w:t>
      </w:r>
      <w:r>
        <w:t xml:space="preserve"> 163, 9. doi:</w:t>
      </w:r>
      <w:hyperlink r:id="rId71">
        <w:r w:rsidR="00C76A5C">
          <w:rPr>
            <w:rStyle w:val="Hyperlien"/>
          </w:rPr>
          <w:t>10.1007/s11120-024-01127-0</w:t>
        </w:r>
      </w:hyperlink>
      <w:r>
        <w:t>.</w:t>
      </w:r>
    </w:p>
    <w:p w14:paraId="70A42459" w14:textId="77777777" w:rsidR="00C76A5C" w:rsidRDefault="002A147B">
      <w:pPr>
        <w:pStyle w:val="Bibliographie"/>
      </w:pPr>
      <w:bookmarkStart w:id="389" w:name="ref-poirierAberrantLightSensing"/>
      <w:bookmarkEnd w:id="388"/>
      <w:r>
        <w:t xml:space="preserve">Poirier, M., Osmers, P., Wilkins, K., Morgan-Kiss, R. M., and Cvetkovska, M. Aberrant light sensing and motility in the green alga Chlamydomonas priscuii from the ice-covered Antarctic Lake Bonney. </w:t>
      </w:r>
      <w:r>
        <w:rPr>
          <w:i/>
          <w:iCs/>
        </w:rPr>
        <w:t>Plant Signaling &amp; Behavior</w:t>
      </w:r>
      <w:r>
        <w:t xml:space="preserve"> 18, 2184588. doi:</w:t>
      </w:r>
      <w:hyperlink r:id="rId72">
        <w:r w:rsidR="00C76A5C">
          <w:rPr>
            <w:rStyle w:val="Hyperlien"/>
          </w:rPr>
          <w:t>10.1080/15592324.2023.2184588</w:t>
        </w:r>
      </w:hyperlink>
      <w:r>
        <w:t>.</w:t>
      </w:r>
    </w:p>
    <w:p w14:paraId="70A4245A" w14:textId="77777777" w:rsidR="00C76A5C" w:rsidRDefault="002A147B">
      <w:pPr>
        <w:pStyle w:val="Bibliographie"/>
      </w:pPr>
      <w:bookmarkStart w:id="390" w:name="X006169ca219ed6cb8ecce6a3d537edaffc5c4d8"/>
      <w:bookmarkEnd w:id="389"/>
      <w:r>
        <w:t xml:space="preserve">Posit team (2025). </w:t>
      </w:r>
      <w:r>
        <w:rPr>
          <w:i/>
          <w:iCs/>
        </w:rPr>
        <w:t>RStudio: Integrated development environment for R</w:t>
      </w:r>
      <w:r>
        <w:t>. Boston, MA: Posit Software, PBC.</w:t>
      </w:r>
    </w:p>
    <w:p w14:paraId="70A4245B" w14:textId="77777777" w:rsidR="00C76A5C" w:rsidRDefault="002A147B">
      <w:pPr>
        <w:pStyle w:val="Bibliographie"/>
      </w:pPr>
      <w:bookmarkStart w:id="391" w:name="Xc82043c3384b1eb5b21aa9dec0daf667e6dd8e4"/>
      <w:bookmarkEnd w:id="390"/>
      <w:r>
        <w:t xml:space="preserve">Poulsen, N., and Kröger, N. (2023). Thalassiosira pseudonana (Cyclotella nana) (Hustedt) Hasle et Heimdal (Bacillariophyceae): A genetically tractable model organism for studying diatom biology, including biological silica formation. </w:t>
      </w:r>
      <w:r>
        <w:rPr>
          <w:i/>
          <w:iCs/>
        </w:rPr>
        <w:t>Journal of Phycology</w:t>
      </w:r>
      <w:r>
        <w:t xml:space="preserve"> 59, 809–817. doi:</w:t>
      </w:r>
      <w:hyperlink r:id="rId73">
        <w:r w:rsidR="00C76A5C">
          <w:rPr>
            <w:rStyle w:val="Hyperlien"/>
          </w:rPr>
          <w:t>10.1111/jpy.13362</w:t>
        </w:r>
      </w:hyperlink>
      <w:r>
        <w:t>.</w:t>
      </w:r>
    </w:p>
    <w:p w14:paraId="70A4245C" w14:textId="77777777" w:rsidR="00C76A5C" w:rsidRDefault="002A147B">
      <w:pPr>
        <w:pStyle w:val="Bibliographie"/>
      </w:pPr>
      <w:bookmarkStart w:id="392" w:name="X1e63b3b42ca91655412fea5d8dfaafec0b095ed"/>
      <w:bookmarkEnd w:id="391"/>
      <w:r>
        <w:t xml:space="preserve">Quigg, A., Beardall, J., and Wydrzynski, T. (2003). Photoacclimation involves modulation of the photosynthetic oxygen-evolving reactions in Dunaliella tertiolecta and Phaeodactylum tricornutum. </w:t>
      </w:r>
      <w:r>
        <w:rPr>
          <w:i/>
          <w:iCs/>
        </w:rPr>
        <w:t>Functional Plant Biology</w:t>
      </w:r>
      <w:r>
        <w:t xml:space="preserve"> 30, 301. doi:</w:t>
      </w:r>
      <w:hyperlink r:id="rId74">
        <w:r w:rsidR="00C76A5C">
          <w:rPr>
            <w:rStyle w:val="Hyperlien"/>
          </w:rPr>
          <w:t>10.1071/FP02140</w:t>
        </w:r>
      </w:hyperlink>
      <w:r>
        <w:t>.</w:t>
      </w:r>
    </w:p>
    <w:p w14:paraId="70A4245D" w14:textId="77777777" w:rsidR="00C76A5C" w:rsidRDefault="002A147B">
      <w:pPr>
        <w:pStyle w:val="Bibliographie"/>
      </w:pPr>
      <w:bookmarkStart w:id="393" w:name="X9908c3c11d2ce7c45992bd046a78b3587daa4e5"/>
      <w:bookmarkEnd w:id="392"/>
      <w:r>
        <w:t xml:space="preserve">R Core Team (2023). </w:t>
      </w:r>
      <w:r>
        <w:rPr>
          <w:i/>
          <w:iCs/>
        </w:rPr>
        <w:t>R: A language and environment for statistical computing</w:t>
      </w:r>
      <w:r>
        <w:t>. Vienna, Austria: R Foundation for Statistical Computing.</w:t>
      </w:r>
    </w:p>
    <w:p w14:paraId="70A4245E" w14:textId="77777777" w:rsidR="00C76A5C" w:rsidRDefault="002A147B">
      <w:pPr>
        <w:pStyle w:val="Bibliographie"/>
      </w:pPr>
      <w:bookmarkStart w:id="394" w:name="Xc590e91c86508abce40725b0bf553afbe39daab"/>
      <w:bookmarkEnd w:id="393"/>
      <w:r>
        <w:t xml:space="preserve">Randelhoff, A., Lacour, L., Marec, C., Leymarie, E., Lagunas, J., Xing, X., Darnis, G., Penkerc’h, C., Sampei, M., Fortier, L., et al. (2020). Arctic mid-winter phytoplankton growth revealed by autonomous profilers. </w:t>
      </w:r>
      <w:r>
        <w:rPr>
          <w:i/>
          <w:iCs/>
        </w:rPr>
        <w:t>Science Advances</w:t>
      </w:r>
      <w:r>
        <w:t xml:space="preserve"> 6, eabc2678. doi:</w:t>
      </w:r>
      <w:hyperlink r:id="rId75">
        <w:r w:rsidR="00C76A5C">
          <w:rPr>
            <w:rStyle w:val="Hyperlien"/>
          </w:rPr>
          <w:t>10.1126/sciadv.abc2678</w:t>
        </w:r>
      </w:hyperlink>
      <w:r>
        <w:t>.</w:t>
      </w:r>
    </w:p>
    <w:p w14:paraId="70A4245F" w14:textId="77777777" w:rsidR="00C76A5C" w:rsidRDefault="002A147B">
      <w:pPr>
        <w:pStyle w:val="Bibliographie"/>
      </w:pPr>
      <w:bookmarkStart w:id="395" w:name="Xe7bb7eaa9b6f08d08aaed13d2202e5ed5f80d3f"/>
      <w:bookmarkEnd w:id="394"/>
      <w:r>
        <w:t xml:space="preserve">Rappaport, F., Cuni, A., Xiong, L., Sayre, R., and Lavergne, J. (2005). Charge Recombination and Thermoluminescence in Photosystem II. </w:t>
      </w:r>
      <w:r>
        <w:rPr>
          <w:i/>
          <w:iCs/>
        </w:rPr>
        <w:t>Biophysical Journal</w:t>
      </w:r>
      <w:r>
        <w:t xml:space="preserve"> 88, 1948–1958. doi:</w:t>
      </w:r>
      <w:hyperlink r:id="rId76">
        <w:r w:rsidR="00C76A5C">
          <w:rPr>
            <w:rStyle w:val="Hyperlien"/>
          </w:rPr>
          <w:t>10.1529/biophysj.104.050237</w:t>
        </w:r>
      </w:hyperlink>
      <w:r>
        <w:t>.</w:t>
      </w:r>
    </w:p>
    <w:p w14:paraId="70A42460" w14:textId="77777777" w:rsidR="00C76A5C" w:rsidRDefault="002A147B">
      <w:pPr>
        <w:pStyle w:val="Bibliographie"/>
      </w:pPr>
      <w:bookmarkStart w:id="396" w:name="ref-rappaportKineticsPathwaysCharge2002"/>
      <w:bookmarkEnd w:id="395"/>
      <w:r>
        <w:t xml:space="preserve">Rappaport, F., Guergova-Kuras, M., Nixon, P. J., Diner, B. A., and Lavergne, J. (2002). Kinetics and Pathways of Charge Recombination in Photosystem II. </w:t>
      </w:r>
      <w:r>
        <w:rPr>
          <w:i/>
          <w:iCs/>
        </w:rPr>
        <w:t>Biochemistry</w:t>
      </w:r>
      <w:r>
        <w:t xml:space="preserve"> 41, 8518–8527. doi:</w:t>
      </w:r>
      <w:hyperlink r:id="rId77">
        <w:r w:rsidR="00C76A5C">
          <w:rPr>
            <w:rStyle w:val="Hyperlien"/>
          </w:rPr>
          <w:t>10.1021/bi025725p</w:t>
        </w:r>
      </w:hyperlink>
      <w:r>
        <w:t>.</w:t>
      </w:r>
    </w:p>
    <w:p w14:paraId="70A42461" w14:textId="77777777" w:rsidR="00C76A5C" w:rsidRDefault="002A147B">
      <w:pPr>
        <w:pStyle w:val="Bibliographie"/>
      </w:pPr>
      <w:bookmarkStart w:id="397" w:name="ref-ravenPutOutLight2000"/>
      <w:bookmarkEnd w:id="396"/>
      <w:r>
        <w:t xml:space="preserve">Raven, J. A., Kübler, J. E., and Beardall, J. (2000). Put out the light, and then put out the light. </w:t>
      </w:r>
      <w:r>
        <w:rPr>
          <w:i/>
          <w:iCs/>
        </w:rPr>
        <w:t>Journal of the Marine Biological Association of the United Kingdom</w:t>
      </w:r>
      <w:r>
        <w:t xml:space="preserve"> 80, 1–25. doi:</w:t>
      </w:r>
      <w:hyperlink r:id="rId78">
        <w:r w:rsidR="00C76A5C">
          <w:rPr>
            <w:rStyle w:val="Hyperlien"/>
          </w:rPr>
          <w:t>10.1017/S0025315499001526</w:t>
        </w:r>
      </w:hyperlink>
      <w:r>
        <w:t>.</w:t>
      </w:r>
    </w:p>
    <w:p w14:paraId="70A42462" w14:textId="77777777" w:rsidR="00C76A5C" w:rsidRDefault="002A147B">
      <w:pPr>
        <w:pStyle w:val="Bibliographie"/>
      </w:pPr>
      <w:bookmarkStart w:id="398" w:name="X17c44a462fb2f7fb67af2de8536d8c2d9731c3b"/>
      <w:bookmarkEnd w:id="397"/>
      <w:r>
        <w:t xml:space="preserve">Robinson, D. H., Arrigo, K. R., Iturriaga, R., and Sullivan, C. W. (1995). Microalgal Light-Harvesting in Extreme Low-Light Environments in Mcmurdo Sound, Antarctica. </w:t>
      </w:r>
      <w:r>
        <w:rPr>
          <w:i/>
          <w:iCs/>
        </w:rPr>
        <w:t>Journal of Phycology</w:t>
      </w:r>
      <w:r>
        <w:t xml:space="preserve"> 31, 508–520. doi:</w:t>
      </w:r>
      <w:hyperlink r:id="rId79">
        <w:r w:rsidR="00C76A5C">
          <w:rPr>
            <w:rStyle w:val="Hyperlien"/>
          </w:rPr>
          <w:t>10.1111/j.1529-8817.1995.tb02544.x</w:t>
        </w:r>
      </w:hyperlink>
      <w:r>
        <w:t>.</w:t>
      </w:r>
    </w:p>
    <w:p w14:paraId="70A42463" w14:textId="77777777" w:rsidR="00C76A5C" w:rsidRDefault="002A147B">
      <w:pPr>
        <w:pStyle w:val="Bibliographie"/>
      </w:pPr>
      <w:bookmarkStart w:id="399" w:name="ref-R-broom"/>
      <w:bookmarkEnd w:id="398"/>
      <w:r>
        <w:t xml:space="preserve">Robinson, D., Hayes, A., and Couch, S. (2025). </w:t>
      </w:r>
      <w:r>
        <w:rPr>
          <w:i/>
          <w:iCs/>
        </w:rPr>
        <w:t>Broom: Convert statistical objects into tidy tibbles</w:t>
      </w:r>
      <w:r>
        <w:t xml:space="preserve">. Available at: </w:t>
      </w:r>
      <w:hyperlink r:id="rId80">
        <w:r w:rsidR="00C76A5C">
          <w:rPr>
            <w:rStyle w:val="Hyperlien"/>
          </w:rPr>
          <w:t>https://broom.tidymodels.org/</w:t>
        </w:r>
      </w:hyperlink>
      <w:r>
        <w:t>.</w:t>
      </w:r>
    </w:p>
    <w:p w14:paraId="70A42464" w14:textId="77777777" w:rsidR="00C76A5C" w:rsidRDefault="002A147B">
      <w:pPr>
        <w:pStyle w:val="Bibliographie"/>
      </w:pPr>
      <w:bookmarkStart w:id="400" w:name="X263ebfb1a328694963cdbb88190dc799a9569a9"/>
      <w:bookmarkEnd w:id="399"/>
      <w:r>
        <w:t xml:space="preserve">Roesch, A., and Schmidbauer, H. (2018). </w:t>
      </w:r>
      <w:r>
        <w:rPr>
          <w:i/>
          <w:iCs/>
        </w:rPr>
        <w:t>WaveletComp: Computational wavelet analysis</w:t>
      </w:r>
      <w:r>
        <w:t>.</w:t>
      </w:r>
    </w:p>
    <w:p w14:paraId="70A42465" w14:textId="77777777" w:rsidR="00C76A5C" w:rsidRDefault="002A147B">
      <w:pPr>
        <w:pStyle w:val="Bibliographie"/>
      </w:pPr>
      <w:bookmarkStart w:id="401" w:name="X51430010fa19e8bc0a58ddd0a39a52cbb322087"/>
      <w:bookmarkEnd w:id="400"/>
      <w:r>
        <w:lastRenderedPageBreak/>
        <w:t xml:space="preserve">Rutherford, A. W., Osyczka, A., and Rappaport, F. (2012). Back-reactions, short-circuits, leaks and other energy wasteful reactions in biological electron transfer: Redox tuning to survive life in O2. </w:t>
      </w:r>
      <w:r>
        <w:rPr>
          <w:i/>
          <w:iCs/>
        </w:rPr>
        <w:t>FEBS Letters</w:t>
      </w:r>
      <w:r>
        <w:t xml:space="preserve"> 586, 603–616. doi:</w:t>
      </w:r>
      <w:hyperlink r:id="rId81">
        <w:r w:rsidR="00C76A5C">
          <w:rPr>
            <w:rStyle w:val="Hyperlien"/>
          </w:rPr>
          <w:t>10.1016/j.febslet.2011.12.039</w:t>
        </w:r>
      </w:hyperlink>
      <w:r>
        <w:t>.</w:t>
      </w:r>
    </w:p>
    <w:p w14:paraId="70A42466" w14:textId="77777777" w:rsidR="00C76A5C" w:rsidRDefault="002A147B">
      <w:pPr>
        <w:pStyle w:val="Bibliographie"/>
      </w:pPr>
      <w:bookmarkStart w:id="402" w:name="ref-saneChangesRedoxPotential2003"/>
      <w:bookmarkEnd w:id="401"/>
      <w:r>
        <w:t xml:space="preserve">Sane, P. V., Ivanov, A. G., Hurry, V., Huner, N. P. A., and Öquist, G. (2003). Changes in the Redox Potential of Primary and Secondary Electron-Accepting Quinones in Photosystem II Confer Increased Resistance to Photoinhibition in Low-Temperature-Acclimated Arabidopsis. </w:t>
      </w:r>
      <w:r>
        <w:rPr>
          <w:i/>
          <w:iCs/>
        </w:rPr>
        <w:t>Plant Physiology</w:t>
      </w:r>
      <w:r>
        <w:t xml:space="preserve"> 132, 2144–2151. doi:</w:t>
      </w:r>
      <w:hyperlink r:id="rId82">
        <w:r w:rsidR="00C76A5C">
          <w:rPr>
            <w:rStyle w:val="Hyperlien"/>
          </w:rPr>
          <w:t>10.1104/pp.103.022939</w:t>
        </w:r>
      </w:hyperlink>
      <w:r>
        <w:t>.</w:t>
      </w:r>
    </w:p>
    <w:p w14:paraId="70A42467" w14:textId="77777777" w:rsidR="00C76A5C" w:rsidRDefault="002A147B">
      <w:pPr>
        <w:pStyle w:val="Bibliographie"/>
      </w:pPr>
      <w:bookmarkStart w:id="403" w:name="ref-saneTransientExchangePhotosystem2002"/>
      <w:bookmarkEnd w:id="402"/>
      <w:r>
        <w:t xml:space="preserve">Sane, P. V., Ivanov, A. G., Sveshnikov, D., Huner, N. P. A., and Oquist, G. (2002). A Transient Exchange of the Photosystem II Reaction Center Protein D1:1 with D1:2 during Low Temperature Stress ofSynechococcus sp. PCC 7942 in the Light Lowers the Redox Potential of QB*. </w:t>
      </w:r>
      <w:r>
        <w:rPr>
          <w:i/>
          <w:iCs/>
        </w:rPr>
        <w:t>Journal of Biological Chemistry</w:t>
      </w:r>
      <w:r>
        <w:t xml:space="preserve"> 277, 32739–32745. doi:</w:t>
      </w:r>
      <w:hyperlink r:id="rId83">
        <w:r w:rsidR="00C76A5C">
          <w:rPr>
            <w:rStyle w:val="Hyperlien"/>
          </w:rPr>
          <w:t>10.1074/jbc.M200444200</w:t>
        </w:r>
      </w:hyperlink>
      <w:r>
        <w:t>.</w:t>
      </w:r>
    </w:p>
    <w:p w14:paraId="70A42468" w14:textId="77777777" w:rsidR="00C76A5C" w:rsidRDefault="002A147B">
      <w:pPr>
        <w:pStyle w:val="Bibliographie"/>
      </w:pPr>
      <w:bookmarkStart w:id="404" w:name="X574fa78d81f023940b99aa27bbbda8c91394000"/>
      <w:bookmarkEnd w:id="403"/>
      <w:r>
        <w:t xml:space="preserve">Sasso, S., Stibor, H., Mittag, M., and Grossman, A. R. (2018). From molecular manipulation of domesticated Chlamydomonas reinhardtii to survival in nature. </w:t>
      </w:r>
      <w:r>
        <w:rPr>
          <w:i/>
          <w:iCs/>
        </w:rPr>
        <w:t>eLife</w:t>
      </w:r>
      <w:r>
        <w:t xml:space="preserve"> 7, e39233. doi:</w:t>
      </w:r>
      <w:hyperlink r:id="rId84">
        <w:r w:rsidR="00C76A5C">
          <w:rPr>
            <w:rStyle w:val="Hyperlien"/>
          </w:rPr>
          <w:t>10.7554/eLife.39233</w:t>
        </w:r>
      </w:hyperlink>
      <w:r>
        <w:t>.</w:t>
      </w:r>
    </w:p>
    <w:p w14:paraId="70A42469" w14:textId="77777777" w:rsidR="00C76A5C" w:rsidRDefault="002A147B">
      <w:pPr>
        <w:pStyle w:val="Bibliographie"/>
      </w:pPr>
      <w:bookmarkStart w:id="405" w:name="X215764d58ec366c1a30888cc927d56d6786f32c"/>
      <w:bookmarkEnd w:id="404"/>
      <w:r>
        <w:t xml:space="preserve">Schoenig, D., Maynard, L., Brice, M.-H., Cazelles, K., Braga, P. H. P., Gongora, E., Sherin, L., Pedersen, E., Taranu, Z., Dussault, C. F., et al. (2023). </w:t>
      </w:r>
      <w:r>
        <w:rPr>
          <w:i/>
          <w:iCs/>
        </w:rPr>
        <w:t>Workshop 8: Generalized additive models in R</w:t>
      </w:r>
      <w:r>
        <w:t>. Québec Centre for Biodiversity Science.</w:t>
      </w:r>
    </w:p>
    <w:p w14:paraId="70A4246A" w14:textId="77777777" w:rsidR="00C76A5C" w:rsidRDefault="002A147B">
      <w:pPr>
        <w:pStyle w:val="Bibliographie"/>
      </w:pPr>
      <w:bookmarkStart w:id="406" w:name="Xe354e6155511dd7890bea8396d4ecf862798a41"/>
      <w:bookmarkEnd w:id="405"/>
      <w:r>
        <w:t xml:space="preserve">Schuback, N., Tortell, P. D., Berman-Frank, I., Campbell, D. A., Ciotti, A., Courtecuisse, E., Erickson, Z. K., Fujiki, T., Halsey, K., Hickman, A. E., et al. (2021). Single-Turnover Variable Chlorophyll Fluorescence as a Tool for Assessing Phytoplankton Photosynthesis and Primary Productivity: Opportunities, Caveats and Recommendations. </w:t>
      </w:r>
      <w:r>
        <w:rPr>
          <w:i/>
          <w:iCs/>
        </w:rPr>
        <w:t>Frontiers in Marine Science</w:t>
      </w:r>
      <w:r>
        <w:t xml:space="preserve"> 8. doi:</w:t>
      </w:r>
      <w:hyperlink r:id="rId85">
        <w:r w:rsidR="00C76A5C">
          <w:rPr>
            <w:rStyle w:val="Hyperlien"/>
          </w:rPr>
          <w:t>10.3389/fmars.2021.690607</w:t>
        </w:r>
      </w:hyperlink>
      <w:r>
        <w:t>.</w:t>
      </w:r>
    </w:p>
    <w:p w14:paraId="70A4246B" w14:textId="77777777" w:rsidR="00C76A5C" w:rsidRDefault="002A147B">
      <w:pPr>
        <w:pStyle w:val="Bibliographie"/>
      </w:pPr>
      <w:bookmarkStart w:id="407" w:name="ref-shenPhotosynthesisPhotosystemII2021"/>
      <w:bookmarkEnd w:id="406"/>
      <w:r>
        <w:t xml:space="preserve">Shen, J.-R. (2021). “Photosynthesis  Photosystem II: Protein Components, Structure and Electron Transfer,” in </w:t>
      </w:r>
      <w:r>
        <w:rPr>
          <w:i/>
          <w:iCs/>
        </w:rPr>
        <w:t>Encyclopedia of Biological Chemistry III (Third Edition)</w:t>
      </w:r>
      <w:r>
        <w:t>, ed. J. Jez (Oxford: Elsevier), 215–228. doi:</w:t>
      </w:r>
      <w:hyperlink r:id="rId86">
        <w:r w:rsidR="00C76A5C">
          <w:rPr>
            <w:rStyle w:val="Hyperlien"/>
          </w:rPr>
          <w:t>10.1016/B978-0-12-819460-7.00012-8</w:t>
        </w:r>
      </w:hyperlink>
      <w:r>
        <w:t>.</w:t>
      </w:r>
    </w:p>
    <w:p w14:paraId="70A4246C" w14:textId="77777777" w:rsidR="00C76A5C" w:rsidRDefault="002A147B">
      <w:pPr>
        <w:pStyle w:val="Bibliographie"/>
      </w:pPr>
      <w:bookmarkStart w:id="408" w:name="Xe3908a8f073d4450b657f8cb371d3754382dc72"/>
      <w:bookmarkEnd w:id="407"/>
      <w:r>
        <w:t xml:space="preserve">Sherwell, S., Kalra, I., Li, W., McKnight, D. M., Priscu, J. C., and Morgan-Kiss, R. M. (2022). Antarctic lake phytoplankton and bacteria from near-surface waters exhibit high sensitivity to climate-driven disturbance. </w:t>
      </w:r>
      <w:r>
        <w:rPr>
          <w:i/>
          <w:iCs/>
        </w:rPr>
        <w:t>Environmental Microbiology</w:t>
      </w:r>
      <w:r>
        <w:t xml:space="preserve"> 24, 6017–6032. doi:</w:t>
      </w:r>
      <w:hyperlink r:id="rId87">
        <w:r w:rsidR="00C76A5C">
          <w:rPr>
            <w:rStyle w:val="Hyperlien"/>
          </w:rPr>
          <w:t>10.1111/1462-2920.16113</w:t>
        </w:r>
      </w:hyperlink>
      <w:r>
        <w:t>.</w:t>
      </w:r>
    </w:p>
    <w:p w14:paraId="70A4246D" w14:textId="77777777" w:rsidR="00C76A5C" w:rsidRDefault="002A147B">
      <w:pPr>
        <w:pStyle w:val="Bibliographie"/>
      </w:pPr>
      <w:bookmarkStart w:id="409" w:name="ref-shevelaSolarEnergyConversion2023"/>
      <w:bookmarkEnd w:id="408"/>
      <w:r>
        <w:t xml:space="preserve">Shevela, D., Kern, J. F., Govindjee, G., and Messinger, J. (2023). Solar energy conversion by photosystem II: Principles and structures. </w:t>
      </w:r>
      <w:r>
        <w:rPr>
          <w:i/>
          <w:iCs/>
        </w:rPr>
        <w:t>Photosynthesis Research</w:t>
      </w:r>
      <w:r>
        <w:t xml:space="preserve"> 156, 279–307. doi:</w:t>
      </w:r>
      <w:hyperlink r:id="rId88">
        <w:r w:rsidR="00C76A5C">
          <w:rPr>
            <w:rStyle w:val="Hyperlien"/>
          </w:rPr>
          <w:t>10.1007/s11120-022-00991-y</w:t>
        </w:r>
      </w:hyperlink>
      <w:r>
        <w:t>.</w:t>
      </w:r>
    </w:p>
    <w:p w14:paraId="70A4246E" w14:textId="77777777" w:rsidR="00C76A5C" w:rsidRDefault="002A147B">
      <w:pPr>
        <w:pStyle w:val="Bibliographie"/>
      </w:pPr>
      <w:bookmarkStart w:id="410" w:name="ref-R-lubridate"/>
      <w:bookmarkEnd w:id="409"/>
      <w:r>
        <w:t xml:space="preserve">Spinu, V., Grolemund, G., and Wickham, H. (2024). </w:t>
      </w:r>
      <w:r>
        <w:rPr>
          <w:i/>
          <w:iCs/>
        </w:rPr>
        <w:t>Lubridate: Make dealing with dates a little easier</w:t>
      </w:r>
      <w:r>
        <w:t xml:space="preserve">. Available at: </w:t>
      </w:r>
      <w:hyperlink r:id="rId89">
        <w:r w:rsidR="00C76A5C">
          <w:rPr>
            <w:rStyle w:val="Hyperlien"/>
          </w:rPr>
          <w:t>https://lubridate.tidyverse.org</w:t>
        </w:r>
      </w:hyperlink>
      <w:r>
        <w:t>.</w:t>
      </w:r>
    </w:p>
    <w:p w14:paraId="70A4246F" w14:textId="77777777" w:rsidR="00C76A5C" w:rsidRDefault="002A147B">
      <w:pPr>
        <w:pStyle w:val="Bibliographie"/>
      </w:pPr>
      <w:bookmarkStart w:id="411" w:name="ref-stahl-rommelCyclicElectronFlow2022"/>
      <w:bookmarkEnd w:id="410"/>
      <w:r>
        <w:t xml:space="preserve">Stahl-Rommel, S., Kalra, I., D’Silva, S., Hahn, M. M., Popson, D., Cvetkovska, M., and Morgan-Kiss, R. M. (2022). Cyclic electron flow (CEF) and ascorbate pathway activity provide constitutive photoprotection for the photopsychrophile, Chlamydomonas sp. UWO </w:t>
      </w:r>
      <w:r>
        <w:lastRenderedPageBreak/>
        <w:t xml:space="preserve">241 (renamed Chlamydomonas priscuii). </w:t>
      </w:r>
      <w:r>
        <w:rPr>
          <w:i/>
          <w:iCs/>
        </w:rPr>
        <w:t>Photosynthesis Research</w:t>
      </w:r>
      <w:r>
        <w:t xml:space="preserve"> 151, 235–250. doi:</w:t>
      </w:r>
      <w:hyperlink r:id="rId90">
        <w:r w:rsidR="00C76A5C">
          <w:rPr>
            <w:rStyle w:val="Hyperlien"/>
          </w:rPr>
          <w:t>10.1007/s11120-021-00877-5</w:t>
        </w:r>
      </w:hyperlink>
      <w:r>
        <w:t>.</w:t>
      </w:r>
    </w:p>
    <w:p w14:paraId="70A42470" w14:textId="77777777" w:rsidR="00C76A5C" w:rsidRDefault="002A147B">
      <w:pPr>
        <w:pStyle w:val="Bibliographie"/>
      </w:pPr>
      <w:bookmarkStart w:id="412" w:name="ref-theisSpectralTransformations2010"/>
      <w:bookmarkEnd w:id="411"/>
      <w:r>
        <w:t xml:space="preserve">Theis, F. J., and Meyer-Bäse, A. (2010). “Spectral Transformations,” in </w:t>
      </w:r>
      <w:r>
        <w:rPr>
          <w:i/>
          <w:iCs/>
        </w:rPr>
        <w:t>Biomedical Signal Analysis : Contemporary Methods and Applications</w:t>
      </w:r>
      <w:r>
        <w:t xml:space="preserve"> The MIT Press Series. (MIT Press), 42.</w:t>
      </w:r>
    </w:p>
    <w:p w14:paraId="70A42471" w14:textId="77777777" w:rsidR="00C76A5C" w:rsidRDefault="002A147B">
      <w:pPr>
        <w:pStyle w:val="Bibliographie"/>
      </w:pPr>
      <w:bookmarkStart w:id="413" w:name="ref-vandenbrandGgh4xHacksGgplot22025"/>
      <w:bookmarkEnd w:id="412"/>
      <w:r>
        <w:t xml:space="preserve">van den Brand, T. (2025). </w:t>
      </w:r>
      <w:r>
        <w:rPr>
          <w:i/>
          <w:iCs/>
        </w:rPr>
        <w:t>Ggh4x: Hacks for ’Ggplot2’</w:t>
      </w:r>
      <w:r>
        <w:t>.</w:t>
      </w:r>
    </w:p>
    <w:p w14:paraId="70A42472" w14:textId="77777777" w:rsidR="00C76A5C" w:rsidRDefault="002A147B">
      <w:pPr>
        <w:pStyle w:val="Bibliographie"/>
      </w:pPr>
      <w:bookmarkStart w:id="414" w:name="ref-vassRoleChargeRecombination2011"/>
      <w:bookmarkEnd w:id="413"/>
      <w:r>
        <w:t xml:space="preserve">Vass, I. (2011). Role of charge recombination processes in photodamage and photoprotection of the photosystem II complex. </w:t>
      </w:r>
      <w:r>
        <w:rPr>
          <w:i/>
          <w:iCs/>
        </w:rPr>
        <w:t>Physiologia Plantarum</w:t>
      </w:r>
      <w:r>
        <w:t xml:space="preserve"> 142, 6–16. doi:</w:t>
      </w:r>
      <w:hyperlink r:id="rId91">
        <w:r w:rsidR="00C76A5C">
          <w:rPr>
            <w:rStyle w:val="Hyperlien"/>
          </w:rPr>
          <w:t>10.1111/j.1399-3054.2011.01454.x</w:t>
        </w:r>
      </w:hyperlink>
      <w:r>
        <w:t>.</w:t>
      </w:r>
    </w:p>
    <w:p w14:paraId="70A42473" w14:textId="77777777" w:rsidR="00C76A5C" w:rsidRDefault="002A147B">
      <w:pPr>
        <w:pStyle w:val="Bibliographie"/>
      </w:pPr>
      <w:bookmarkStart w:id="415" w:name="Xb1fd5171aa3fbb29f51d0e3e07e86e3fe3fd597"/>
      <w:bookmarkEnd w:id="414"/>
      <w:r>
        <w:t xml:space="preserve">Vass, I., and Cser, K. (2009). Janus-faced charge recombinations in photosystem II photoinhibition. </w:t>
      </w:r>
      <w:r>
        <w:rPr>
          <w:i/>
          <w:iCs/>
        </w:rPr>
        <w:t>Trends in Plant Science</w:t>
      </w:r>
      <w:r>
        <w:t xml:space="preserve"> 14, 200–205. doi:</w:t>
      </w:r>
      <w:hyperlink r:id="rId92">
        <w:r w:rsidR="00C76A5C">
          <w:rPr>
            <w:rStyle w:val="Hyperlien"/>
          </w:rPr>
          <w:t>10.1016/j.tplants.2009.01.009</w:t>
        </w:r>
      </w:hyperlink>
      <w:r>
        <w:t>.</w:t>
      </w:r>
    </w:p>
    <w:p w14:paraId="70A42474" w14:textId="77777777" w:rsidR="00C76A5C" w:rsidRDefault="002A147B">
      <w:pPr>
        <w:pStyle w:val="Bibliographie"/>
      </w:pPr>
      <w:bookmarkStart w:id="416" w:name="ref-vinyardPhotosystemIIReaction2013"/>
      <w:bookmarkEnd w:id="415"/>
      <w:r>
        <w:t xml:space="preserve">Vinyard, D. J., Ananyev, G. M., and Charles Dismukes, G. (2013). Photosystem II: The Reaction Center of Oxygenic Photosynthesis. </w:t>
      </w:r>
      <w:r>
        <w:rPr>
          <w:i/>
          <w:iCs/>
        </w:rPr>
        <w:t>Annual Review of Biochemistry</w:t>
      </w:r>
      <w:r>
        <w:t xml:space="preserve"> 82, 577–606. doi:</w:t>
      </w:r>
      <w:hyperlink r:id="rId93">
        <w:r w:rsidR="00C76A5C">
          <w:rPr>
            <w:rStyle w:val="Hyperlien"/>
          </w:rPr>
          <w:t>10.1146/annurev-biochem-070511-100425</w:t>
        </w:r>
      </w:hyperlink>
      <w:r>
        <w:t>.</w:t>
      </w:r>
    </w:p>
    <w:p w14:paraId="70A42475" w14:textId="77777777" w:rsidR="00C76A5C" w:rsidRDefault="002A147B">
      <w:pPr>
        <w:pStyle w:val="Bibliographie"/>
      </w:pPr>
      <w:bookmarkStart w:id="417" w:name="ref-vonquillfeldt:hal-03218115"/>
      <w:bookmarkEnd w:id="416"/>
      <w:r>
        <w:t xml:space="preserve">von Quillfeldt, C. H. (2004). The diatom fragilariopsis cylindrus and its potential as an indicator species for cold water rather than for sea ice. </w:t>
      </w:r>
      <w:r>
        <w:rPr>
          <w:i/>
          <w:iCs/>
        </w:rPr>
        <w:t>Vie et Milieu / Life &amp; Environment</w:t>
      </w:r>
      <w:r>
        <w:t>, 137–143.</w:t>
      </w:r>
    </w:p>
    <w:p w14:paraId="70A42476" w14:textId="77777777" w:rsidR="00C76A5C" w:rsidRDefault="002A147B">
      <w:pPr>
        <w:pStyle w:val="Bibliographie"/>
      </w:pPr>
      <w:bookmarkStart w:id="418" w:name="ref-wickhamGgplot2ElegantGraphics2016"/>
      <w:bookmarkEnd w:id="417"/>
      <w:r>
        <w:t xml:space="preserve">Wickham, H. (2016). </w:t>
      </w:r>
      <w:r>
        <w:rPr>
          <w:i/>
          <w:iCs/>
        </w:rPr>
        <w:t>Ggplot2: Elegant graphics for data analysis</w:t>
      </w:r>
      <w:r>
        <w:t>. Springer-Verlag New York.</w:t>
      </w:r>
    </w:p>
    <w:p w14:paraId="70A42477" w14:textId="77777777" w:rsidR="00C76A5C" w:rsidRDefault="002A147B">
      <w:pPr>
        <w:pStyle w:val="Bibliographie"/>
      </w:pPr>
      <w:bookmarkStart w:id="419" w:name="ref-R-tidyverse"/>
      <w:bookmarkEnd w:id="418"/>
      <w:r>
        <w:t xml:space="preserve">Wickham, H. (2023). </w:t>
      </w:r>
      <w:r>
        <w:rPr>
          <w:i/>
          <w:iCs/>
        </w:rPr>
        <w:t>Tidyverse: Easily install and load the tidyverse</w:t>
      </w:r>
      <w:r>
        <w:t xml:space="preserve">. Available at: </w:t>
      </w:r>
      <w:hyperlink r:id="rId94">
        <w:r w:rsidR="00C76A5C">
          <w:rPr>
            <w:rStyle w:val="Hyperlien"/>
          </w:rPr>
          <w:t>https://tidyverse.tidyverse.org</w:t>
        </w:r>
      </w:hyperlink>
      <w:r>
        <w:t>.</w:t>
      </w:r>
    </w:p>
    <w:p w14:paraId="70A42478" w14:textId="77777777" w:rsidR="00C76A5C" w:rsidRDefault="002A147B">
      <w:pPr>
        <w:pStyle w:val="Bibliographie"/>
      </w:pPr>
      <w:bookmarkStart w:id="420" w:name="Xc172158542dbfec6056268415177baec4e4e8c2"/>
      <w:bookmarkEnd w:id="419"/>
      <w:r>
        <w:t xml:space="preserve">Wiel, J. B. V., D. Mikulicz, J., R. Boysen, M., Hashemi, N., Kalgren, P., M. Nauman, L., J. Baetzold, S., G. Powell, G., He, Q., and Nastaran Hashemi, N. (2017). Characterization of Chlorella vulgaris and Chlorella protothecoides using multi-pixel photon counters in a 3D focusing optofluidic system. </w:t>
      </w:r>
      <w:r>
        <w:rPr>
          <w:i/>
          <w:iCs/>
        </w:rPr>
        <w:t>RSC Advances</w:t>
      </w:r>
      <w:r>
        <w:t xml:space="preserve"> 7, 4402–4408. doi:</w:t>
      </w:r>
      <w:hyperlink r:id="rId95">
        <w:r w:rsidR="00C76A5C">
          <w:rPr>
            <w:rStyle w:val="Hyperlien"/>
          </w:rPr>
          <w:t>10.1039/C6RA25837A</w:t>
        </w:r>
      </w:hyperlink>
      <w:r>
        <w:t>.</w:t>
      </w:r>
    </w:p>
    <w:p w14:paraId="70A42479" w14:textId="77777777" w:rsidR="00C76A5C" w:rsidRDefault="002A147B">
      <w:pPr>
        <w:pStyle w:val="Bibliographie"/>
      </w:pPr>
      <w:bookmarkStart w:id="421" w:name="ref-R-mgcv"/>
      <w:bookmarkEnd w:id="420"/>
      <w:r>
        <w:t xml:space="preserve">Wood, S. (2025). </w:t>
      </w:r>
      <w:r>
        <w:rPr>
          <w:i/>
          <w:iCs/>
        </w:rPr>
        <w:t>Mgcv: Mixed GAM computation vehicle with automatic smoothness estimation</w:t>
      </w:r>
      <w:r>
        <w:t xml:space="preserve">. Available at: </w:t>
      </w:r>
      <w:hyperlink r:id="rId96">
        <w:r w:rsidR="00C76A5C">
          <w:rPr>
            <w:rStyle w:val="Hyperlien"/>
          </w:rPr>
          <w:t>https://CRAN.R-project.org/package=mgcv</w:t>
        </w:r>
      </w:hyperlink>
      <w:r>
        <w:t>.</w:t>
      </w:r>
    </w:p>
    <w:p w14:paraId="70A4247A" w14:textId="77777777" w:rsidR="00C76A5C" w:rsidRDefault="002A147B">
      <w:pPr>
        <w:pStyle w:val="Bibliographie"/>
      </w:pPr>
      <w:bookmarkStart w:id="422" w:name="ref-woodFastStableRestricted2011"/>
      <w:bookmarkEnd w:id="421"/>
      <w:r>
        <w:t xml:space="preserve">Wood, S. N. (2011). Fast stable restricted maximum likelihood and marginal likelihood estimation of semiparametric generalized linear models. </w:t>
      </w:r>
      <w:r>
        <w:rPr>
          <w:i/>
          <w:iCs/>
        </w:rPr>
        <w:t>Journal of the Royal Statistical Society: Series B (Statistical Methodology)</w:t>
      </w:r>
      <w:r>
        <w:t xml:space="preserve"> 73, 3–36. doi:</w:t>
      </w:r>
      <w:hyperlink r:id="rId97">
        <w:r w:rsidR="00C76A5C">
          <w:rPr>
            <w:rStyle w:val="Hyperlien"/>
          </w:rPr>
          <w:t>10.1111/j.1467-9868.2010.00749.x</w:t>
        </w:r>
      </w:hyperlink>
      <w:r>
        <w:t>.</w:t>
      </w:r>
    </w:p>
    <w:p w14:paraId="70A4247B" w14:textId="77777777" w:rsidR="00C76A5C" w:rsidRDefault="002A147B">
      <w:pPr>
        <w:pStyle w:val="Bibliographie"/>
      </w:pPr>
      <w:bookmarkStart w:id="423" w:name="ref-woodGeneralizedAdditiveModels2017"/>
      <w:bookmarkEnd w:id="422"/>
      <w:r>
        <w:t xml:space="preserve">Wood, S. N. (2017). </w:t>
      </w:r>
      <w:r>
        <w:rPr>
          <w:i/>
          <w:iCs/>
        </w:rPr>
        <w:t>Generalized Additive Models: An introduction with R</w:t>
      </w:r>
      <w:r>
        <w:t>. 2nd ed. New York: Chapman and Hall/CRC.</w:t>
      </w:r>
    </w:p>
    <w:p w14:paraId="70A4247C" w14:textId="77777777" w:rsidR="00C76A5C" w:rsidRDefault="002A147B">
      <w:pPr>
        <w:pStyle w:val="Bibliographie"/>
      </w:pPr>
      <w:bookmarkStart w:id="424" w:name="X630c05b5614d4b16fa2a84f1de5f4d0ef0bbb8e"/>
      <w:bookmarkEnd w:id="423"/>
      <w:r>
        <w:t xml:space="preserve">Xie, B., Bishop, S., Stessman, D., Wright, D., Spalding, M. H., and Halverson, L. J. (2013). Chlamydomonas reinhardtii thermal tolerance enhancement mediated by a mutualistic interaction with vitamin B12-producing bacteria. </w:t>
      </w:r>
      <w:r>
        <w:rPr>
          <w:i/>
          <w:iCs/>
        </w:rPr>
        <w:t>The ISME Journal</w:t>
      </w:r>
      <w:r>
        <w:t xml:space="preserve"> 7, 1544–1555. doi:</w:t>
      </w:r>
      <w:hyperlink r:id="rId98">
        <w:r w:rsidR="00C76A5C">
          <w:rPr>
            <w:rStyle w:val="Hyperlien"/>
          </w:rPr>
          <w:t>10.1038/ismej.2013.43</w:t>
        </w:r>
      </w:hyperlink>
      <w:r>
        <w:t>.</w:t>
      </w:r>
    </w:p>
    <w:p w14:paraId="70A4247D" w14:textId="77777777" w:rsidR="00C76A5C" w:rsidRDefault="002A147B">
      <w:pPr>
        <w:pStyle w:val="Bibliographie"/>
      </w:pPr>
      <w:bookmarkStart w:id="425" w:name="ref-R-knitr"/>
      <w:bookmarkEnd w:id="424"/>
      <w:r>
        <w:lastRenderedPageBreak/>
        <w:t xml:space="preserve">Xie, Y. (2025). </w:t>
      </w:r>
      <w:r>
        <w:rPr>
          <w:i/>
          <w:iCs/>
        </w:rPr>
        <w:t>Knitr: A general-purpose package for dynamic report generation in r</w:t>
      </w:r>
      <w:r>
        <w:t xml:space="preserve">. Available at: </w:t>
      </w:r>
      <w:hyperlink r:id="rId99">
        <w:r w:rsidR="00C76A5C">
          <w:rPr>
            <w:rStyle w:val="Hyperlien"/>
          </w:rPr>
          <w:t>https://yihui.org/knitr/</w:t>
        </w:r>
      </w:hyperlink>
      <w:r>
        <w:t>.</w:t>
      </w:r>
    </w:p>
    <w:p w14:paraId="70A4247E" w14:textId="77777777" w:rsidR="00C76A5C" w:rsidRDefault="002A147B">
      <w:pPr>
        <w:pStyle w:val="Bibliographie"/>
      </w:pPr>
      <w:bookmarkStart w:id="426" w:name="ref-xuPhytoplanktonSPSIIExcitation2018"/>
      <w:bookmarkEnd w:id="425"/>
      <w:r>
        <w:t xml:space="preserve">Xu, K., Lavaud, J., Perkins, R., Austen, E., Bonnanfant, M., and Campbell, D. A. (2018). Phytoplankton </w:t>
      </w:r>
      <m:oMath>
        <m:r>
          <w:rPr>
            <w:rFonts w:ascii="Cambria Math" w:hAnsi="Cambria Math"/>
          </w:rPr>
          <m:t>σ</m:t>
        </m:r>
      </m:oMath>
      <w:r>
        <w:t xml:space="preserve">PSII and Excitation Dissipation; Implications for Estimates of Primary Productivity. </w:t>
      </w:r>
      <w:r>
        <w:rPr>
          <w:i/>
          <w:iCs/>
        </w:rPr>
        <w:t>Frontiers in Marine Science</w:t>
      </w:r>
      <w:r>
        <w:t xml:space="preserve"> 5. doi:</w:t>
      </w:r>
      <w:hyperlink r:id="rId100">
        <w:r w:rsidR="00C76A5C">
          <w:rPr>
            <w:rStyle w:val="Hyperlien"/>
          </w:rPr>
          <w:t>10.3389/fmars.2018.00281</w:t>
        </w:r>
      </w:hyperlink>
      <w:r>
        <w:t>.</w:t>
      </w:r>
    </w:p>
    <w:p w14:paraId="70A4247F" w14:textId="77777777" w:rsidR="00C76A5C" w:rsidRDefault="002A147B">
      <w:pPr>
        <w:pStyle w:val="Bibliographie"/>
      </w:pPr>
      <w:bookmarkStart w:id="427" w:name="X8067c53911b89766955bfd44b4ef01a8830ef0c"/>
      <w:bookmarkEnd w:id="426"/>
      <w:r>
        <w:t xml:space="preserve">Zaharieva, I., and Dau, H. (2019). Energetics and Kinetics of S-State Transitions Monitored by Delayed Chlorophyll Fluorescence. </w:t>
      </w:r>
      <w:r>
        <w:rPr>
          <w:i/>
          <w:iCs/>
        </w:rPr>
        <w:t>Frontiers in Plant Science</w:t>
      </w:r>
      <w:r>
        <w:t xml:space="preserve"> 10.</w:t>
      </w:r>
    </w:p>
    <w:p w14:paraId="70A42480" w14:textId="77777777" w:rsidR="00C76A5C" w:rsidRDefault="002A147B">
      <w:pPr>
        <w:pStyle w:val="Bibliographie"/>
      </w:pPr>
      <w:bookmarkStart w:id="428" w:name="ref-zhangDraftGenomeSequence2021"/>
      <w:bookmarkEnd w:id="427"/>
      <w:r>
        <w:t xml:space="preserve">Zhang, X., Cvetkovska, M., Morgan-Kiss, R., Hüner, N. P. A., and Smith, D. R. (2021). Draft genome sequence of the Antarctic green alga </w:t>
      </w:r>
      <w:r>
        <w:rPr>
          <w:i/>
          <w:iCs/>
        </w:rPr>
        <w:t>Chlamydomonas</w:t>
      </w:r>
      <w:r>
        <w:t xml:space="preserve"> sp. UWO241. </w:t>
      </w:r>
      <w:r>
        <w:rPr>
          <w:i/>
          <w:iCs/>
        </w:rPr>
        <w:t>iScience</w:t>
      </w:r>
      <w:r>
        <w:t xml:space="preserve"> 24, 102084. doi:</w:t>
      </w:r>
      <w:hyperlink r:id="rId101">
        <w:r w:rsidR="00C76A5C">
          <w:rPr>
            <w:rStyle w:val="Hyperlien"/>
          </w:rPr>
          <w:t>10.1016/j.isci.2021.102084</w:t>
        </w:r>
      </w:hyperlink>
      <w:r>
        <w:t>.</w:t>
      </w:r>
    </w:p>
    <w:p w14:paraId="70A42481" w14:textId="77777777" w:rsidR="00C76A5C" w:rsidRDefault="002A147B">
      <w:pPr>
        <w:pStyle w:val="Bibliographie"/>
      </w:pPr>
      <w:bookmarkStart w:id="429" w:name="ref-zhangAdaptationExtremeAntarctic2020"/>
      <w:bookmarkEnd w:id="428"/>
      <w:r>
        <w:t xml:space="preserve">Zhang, Z., Qu, C., Zhang, K., He, Y., Zhao, X., Yang, L., Zheng, Z., Ma, X., Wang, X., Wang, W., et al. (2020). Adaptation to Extreme Antarctic Environments Revealed by the Genome of a Sea Ice Green Alga. </w:t>
      </w:r>
      <w:r>
        <w:rPr>
          <w:i/>
          <w:iCs/>
        </w:rPr>
        <w:t>Current Biology</w:t>
      </w:r>
      <w:r>
        <w:t xml:space="preserve"> 30, 3330–3341.e7. doi:</w:t>
      </w:r>
      <w:hyperlink r:id="rId102">
        <w:r w:rsidR="00C76A5C">
          <w:rPr>
            <w:rStyle w:val="Hyperlien"/>
          </w:rPr>
          <w:t>10.1016/j.cub.2020.06.029</w:t>
        </w:r>
      </w:hyperlink>
      <w:r>
        <w:t>.</w:t>
      </w:r>
    </w:p>
    <w:p w14:paraId="70A42482" w14:textId="77777777" w:rsidR="00C76A5C" w:rsidRDefault="002A147B">
      <w:pPr>
        <w:pStyle w:val="Bibliographie"/>
      </w:pPr>
      <w:bookmarkStart w:id="430" w:name="ref-R-kableExtra"/>
      <w:bookmarkEnd w:id="429"/>
      <w:r>
        <w:t xml:space="preserve">Zhu, H. (2024). </w:t>
      </w:r>
      <w:r>
        <w:rPr>
          <w:i/>
          <w:iCs/>
        </w:rPr>
        <w:t>kableExtra: Construct complex table with kable and pipe syntax</w:t>
      </w:r>
      <w:r>
        <w:t xml:space="preserve">. Available at: </w:t>
      </w:r>
      <w:hyperlink r:id="rId103">
        <w:r w:rsidR="00C76A5C">
          <w:rPr>
            <w:rStyle w:val="Hyperlien"/>
          </w:rPr>
          <w:t>http://haozhu233.github.io/kableExtra/</w:t>
        </w:r>
      </w:hyperlink>
      <w:r>
        <w:t>.</w:t>
      </w:r>
      <w:bookmarkEnd w:id="341"/>
      <w:bookmarkEnd w:id="343"/>
      <w:bookmarkEnd w:id="430"/>
    </w:p>
    <w:sectPr w:rsidR="00C76A5C" w:rsidSect="00EC1D14">
      <w:headerReference w:type="default" r:id="rId104"/>
      <w:footerReference w:type="even" r:id="rId105"/>
      <w:footerReference w:type="default" r:id="rId106"/>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hur Plassart" w:date="2026-01-08T16:10:00Z" w:initials="AP">
    <w:p w14:paraId="2F41C798" w14:textId="77777777" w:rsidR="00737205" w:rsidRDefault="00737205" w:rsidP="00737205">
      <w:r>
        <w:rPr>
          <w:rStyle w:val="Marquedecommentaire"/>
        </w:rPr>
        <w:annotationRef/>
      </w:r>
      <w:r>
        <w:rPr>
          <w:sz w:val="20"/>
          <w:szCs w:val="20"/>
        </w:rPr>
        <w:t xml:space="preserve">I have 2 affiliation... </w:t>
      </w:r>
    </w:p>
  </w:comment>
  <w:comment w:id="2" w:author="Arthur Plassart" w:date="2026-01-06T17:47:00Z" w:initials="AP">
    <w:p w14:paraId="2B0DE236" w14:textId="77777777" w:rsidR="00BC1EF8" w:rsidRDefault="00BC1EF8" w:rsidP="00BC1EF8">
      <w:r>
        <w:rPr>
          <w:rStyle w:val="Marquedecommentaire"/>
        </w:rPr>
        <w:annotationRef/>
      </w:r>
      <w:r>
        <w:rPr>
          <w:sz w:val="20"/>
          <w:szCs w:val="20"/>
        </w:rPr>
        <w:t>in the texte you use oxygen-evolving complex with "-". Maybe use the same for all the papare could be nice</w:t>
      </w:r>
    </w:p>
  </w:comment>
  <w:comment w:id="25" w:author="Arthur Plassart" w:date="2026-01-06T14:28:00Z" w:initials="AP">
    <w:p w14:paraId="61563084" w14:textId="77777777" w:rsidR="00F5798F" w:rsidRDefault="00440490" w:rsidP="00F5798F">
      <w:r>
        <w:rPr>
          <w:rStyle w:val="Marquedecommentaire"/>
        </w:rPr>
        <w:annotationRef/>
      </w:r>
      <w:r w:rsidR="00F5798F">
        <w:rPr>
          <w:sz w:val="20"/>
          <w:szCs w:val="20"/>
        </w:rPr>
        <w:t xml:space="preserve">ComparingDiatoms photosynthesis with the green lineage: eltectron transport, carbon fixation ans metabolism. Croteau et al., 2024 could maybe also nice here. </w:t>
      </w:r>
    </w:p>
  </w:comment>
  <w:comment w:id="26" w:author="Arthur Plassart" w:date="2026-01-06T12:18:00Z" w:initials="AP">
    <w:p w14:paraId="543DC551" w14:textId="77777777" w:rsidR="00942475" w:rsidRDefault="00942475" w:rsidP="00942475">
      <w:r>
        <w:rPr>
          <w:rStyle w:val="Marquedecommentaire"/>
        </w:rPr>
        <w:annotationRef/>
      </w:r>
      <w:r>
        <w:rPr>
          <w:sz w:val="20"/>
          <w:szCs w:val="20"/>
        </w:rPr>
        <w:t xml:space="preserve">Maybe Falkowski, P. G. The role of phytoplankton photosynthesis in global biogeochemical cycles. Photosynth. Res. 39, 235–258 (1994). Is the more appropriate reference here. </w:t>
      </w:r>
    </w:p>
  </w:comment>
  <w:comment w:id="28" w:author="Arthur Plassart" w:date="2026-01-06T12:19:00Z" w:initials="AP">
    <w:p w14:paraId="7D39DD87" w14:textId="77777777" w:rsidR="002153D2" w:rsidRDefault="002153D2" w:rsidP="002153D2">
      <w:r>
        <w:rPr>
          <w:rStyle w:val="Marquedecommentaire"/>
        </w:rPr>
        <w:annotationRef/>
      </w:r>
      <w:r>
        <w:rPr>
          <w:sz w:val="20"/>
          <w:szCs w:val="20"/>
        </w:rPr>
        <w:t>Maybe that Fast reactivation of photosynthesis in arctic phytoplankton during the polar night ;  Kvernvik et al., 2018 is also more appropriate here</w:t>
      </w:r>
    </w:p>
  </w:comment>
  <w:comment w:id="32" w:author="Arthur Plassart" w:date="2026-01-06T12:20:00Z" w:initials="AP">
    <w:p w14:paraId="18B1148B" w14:textId="77777777" w:rsidR="00874034" w:rsidRDefault="00874034" w:rsidP="00874034">
      <w:r>
        <w:rPr>
          <w:rStyle w:val="Marquedecommentaire"/>
        </w:rPr>
        <w:annotationRef/>
      </w:r>
      <w:r>
        <w:rPr>
          <w:sz w:val="20"/>
          <w:szCs w:val="20"/>
        </w:rPr>
        <w:t xml:space="preserve">There is a repetition with the first in parelle a few lines above. But probably because the paragraph is not finished yet... </w:t>
      </w:r>
    </w:p>
  </w:comment>
  <w:comment w:id="33" w:author="Arthur Plassart" w:date="2026-01-06T15:37:00Z" w:initials="AP">
    <w:p w14:paraId="0D87A3C0" w14:textId="77777777" w:rsidR="00355537" w:rsidRDefault="00EE7442" w:rsidP="00355537">
      <w:r>
        <w:rPr>
          <w:rStyle w:val="Marquedecommentaire"/>
        </w:rPr>
        <w:annotationRef/>
      </w:r>
      <w:r w:rsidR="00355537">
        <w:rPr>
          <w:sz w:val="20"/>
          <w:szCs w:val="20"/>
        </w:rPr>
        <w:t xml:space="preserve">See comment at top of document. Between the green lineage and the brown one, light absorption does not imply the same pigment and protein composition (LHCs vs FCPs). Here in the study, we are only interested in the chla fluorescence and so, by definition, chla absoprtion. Do you think there would be an impact of FCPs on the evolution of the dumping index? </w:t>
      </w:r>
    </w:p>
  </w:comment>
  <w:comment w:id="268" w:author="Arthur Plassart" w:date="2026-01-06T17:46:00Z" w:initials="AP">
    <w:p w14:paraId="2EECDD15" w14:textId="77777777" w:rsidR="00BC1EF8" w:rsidRDefault="00BC1EF8" w:rsidP="00BC1EF8">
      <w:r>
        <w:rPr>
          <w:rStyle w:val="Marquedecommentaire"/>
        </w:rPr>
        <w:annotationRef/>
      </w:r>
      <w:r>
        <w:rPr>
          <w:sz w:val="20"/>
          <w:szCs w:val="20"/>
        </w:rPr>
        <w:t>You can use the acronym because you defined it in line 158.</w:t>
      </w:r>
    </w:p>
  </w:comment>
  <w:comment w:id="279" w:author="Arthur Plassart" w:date="2026-01-06T18:49:00Z" w:initials="AP">
    <w:p w14:paraId="6E2B1A33" w14:textId="77777777" w:rsidR="00290077" w:rsidRDefault="00290077" w:rsidP="00290077">
      <w:r>
        <w:rPr>
          <w:rStyle w:val="Marquedecommentaire"/>
        </w:rPr>
        <w:annotationRef/>
      </w:r>
      <w:r>
        <w:rPr>
          <w:sz w:val="20"/>
          <w:szCs w:val="20"/>
        </w:rPr>
        <w:t>OEC ?</w:t>
      </w:r>
    </w:p>
  </w:comment>
  <w:comment w:id="282" w:author="Arthur Plassart" w:date="2026-01-06T18:54:00Z" w:initials="AP">
    <w:p w14:paraId="533804E2" w14:textId="77777777" w:rsidR="00AC3CF9" w:rsidRDefault="00AC1279" w:rsidP="00AC3CF9">
      <w:r>
        <w:rPr>
          <w:rStyle w:val="Marquedecommentaire"/>
        </w:rPr>
        <w:annotationRef/>
      </w:r>
      <w:r w:rsidR="00AC3CF9">
        <w:rPr>
          <w:sz w:val="20"/>
          <w:szCs w:val="20"/>
        </w:rPr>
        <w:t>? idem for ligne 311 and 316</w:t>
      </w:r>
    </w:p>
    <w:p w14:paraId="2D0EB51F" w14:textId="77777777" w:rsidR="00AC3CF9" w:rsidRDefault="00AC3CF9" w:rsidP="00AC3CF9"/>
  </w:comment>
  <w:comment w:id="283" w:author="Arthur Plassart" w:date="2026-01-06T18:55:00Z" w:initials="AP">
    <w:p w14:paraId="110A8F0B" w14:textId="1BC5D2BB" w:rsidR="0052471D" w:rsidRDefault="0052471D" w:rsidP="0052471D">
      <w:r>
        <w:rPr>
          <w:rStyle w:val="Marquedecommentaire"/>
        </w:rPr>
        <w:annotationRef/>
      </w:r>
      <w:r>
        <w:rPr>
          <w:sz w:val="20"/>
          <w:szCs w:val="20"/>
        </w:rPr>
        <w:t>tab probably</w:t>
      </w:r>
    </w:p>
  </w:comment>
  <w:comment w:id="298" w:author="Arthur Plassart" w:date="2026-01-06T19:09:00Z" w:initials="AP">
    <w:p w14:paraId="0DA79E43" w14:textId="77777777" w:rsidR="00EB3447" w:rsidRDefault="002A3BF2" w:rsidP="00EB3447">
      <w:r>
        <w:rPr>
          <w:rStyle w:val="Marquedecommentaire"/>
        </w:rPr>
        <w:annotationRef/>
      </w:r>
      <w:r w:rsidR="00EB3447">
        <w:rPr>
          <w:sz w:val="20"/>
          <w:szCs w:val="20"/>
        </w:rPr>
        <w:t>"Damping Index" (Indice d'amortissement) : C'est le nombre de flashs consécutifs pendant lesquels l'oscillation reste nette avant de devenir chaotique (désynchronisée). = LA PERFORMANCE</w:t>
      </w:r>
    </w:p>
  </w:comment>
  <w:comment w:id="299" w:author="Arthur Plassart" w:date="2026-01-06T19:10:00Z" w:initials="AP">
    <w:p w14:paraId="1B439C20" w14:textId="7866184C" w:rsidR="00A11E5F" w:rsidRDefault="00A11E5F" w:rsidP="00A11E5F">
      <w:r>
        <w:rPr>
          <w:rStyle w:val="Marquedecommentaire"/>
        </w:rPr>
        <w:annotationRef/>
      </w:r>
      <w:r>
        <w:rPr>
          <w:sz w:val="20"/>
          <w:szCs w:val="20"/>
        </w:rPr>
        <w:t>Indice élevé : L'algue est très efficace, elle ne fait pas d'erreurs ("misses"), le cycle tourne rond longtemps.</w:t>
      </w:r>
    </w:p>
    <w:p w14:paraId="23B02EF2" w14:textId="77777777" w:rsidR="00A11E5F" w:rsidRDefault="00A11E5F" w:rsidP="00A11E5F">
      <w:r>
        <w:rPr>
          <w:sz w:val="20"/>
          <w:szCs w:val="20"/>
        </w:rPr>
        <w:t>Indice faible : L'algue fait beaucoup d'erreurs, elle se désynchronise vite.</w:t>
      </w:r>
    </w:p>
  </w:comment>
  <w:comment w:id="305" w:author="Arthur Plassart" w:date="2026-01-07T08:24:00Z" w:initials="AP">
    <w:p w14:paraId="2382D937" w14:textId="77777777" w:rsidR="002C70BD" w:rsidRDefault="002C70BD" w:rsidP="002C70BD">
      <w:r>
        <w:rPr>
          <w:rStyle w:val="Marquedecommentaire"/>
        </w:rPr>
        <w:annotationRef/>
      </w:r>
      <w:r>
        <w:rPr>
          <w:sz w:val="20"/>
          <w:szCs w:val="20"/>
        </w:rPr>
        <w:t xml:space="preserve">Why 22 ? In the ligne 253 in the MM you write 32 and not 22-32 successive single turnover </w:t>
      </w:r>
    </w:p>
  </w:comment>
  <w:comment w:id="306" w:author="Arthur Plassart" w:date="2026-01-08T13:33:00Z" w:initials="AP">
    <w:p w14:paraId="79EDABFE" w14:textId="77777777" w:rsidR="00361479" w:rsidRDefault="00361479" w:rsidP="00361479">
      <w:r>
        <w:rPr>
          <w:rStyle w:val="Marquedecommentaire"/>
        </w:rPr>
        <w:annotationRef/>
      </w:r>
      <w:r>
        <w:rPr>
          <w:sz w:val="20"/>
          <w:szCs w:val="20"/>
        </w:rPr>
        <w:t>I wonder to what extent you could cite our upcoming paper on LL and F. cyl (experiments from my master's thesis as a preliminary to DIM). I will submit it as a preprint in a few days. In broad terms:</w:t>
      </w:r>
    </w:p>
    <w:p w14:paraId="2DEC2570" w14:textId="77777777" w:rsidR="00361479" w:rsidRDefault="00361479" w:rsidP="00361479">
      <w:r>
        <w:rPr>
          <w:sz w:val="20"/>
          <w:szCs w:val="20"/>
        </w:rPr>
        <w:t xml:space="preserve">- Cell division stops at 0.18 +-0.11 µE </w:t>
      </w:r>
    </w:p>
    <w:p w14:paraId="5764FE65" w14:textId="77777777" w:rsidR="00361479" w:rsidRDefault="00361479" w:rsidP="00361479">
      <w:r>
        <w:rPr>
          <w:sz w:val="20"/>
          <w:szCs w:val="20"/>
        </w:rPr>
        <w:t xml:space="preserve">- Photosynthesis (raw Pb - 20 minutes of incubation, 14C detectable). In new DIM experiments, I started 24-hour incubations with 14C and I have a detectable signal of net Pb up to 0.03µE. </w:t>
      </w:r>
    </w:p>
    <w:p w14:paraId="5880582F" w14:textId="77777777" w:rsidR="00361479" w:rsidRDefault="00361479" w:rsidP="00361479">
      <w:r>
        <w:rPr>
          <w:sz w:val="20"/>
          <w:szCs w:val="20"/>
        </w:rPr>
        <w:t>- These two pieces of information point to a decoupling between growth (cell division and photosynthesis.</w:t>
      </w:r>
    </w:p>
    <w:p w14:paraId="4EC3E7B4" w14:textId="77777777" w:rsidR="00361479" w:rsidRDefault="00361479" w:rsidP="00361479"/>
    <w:p w14:paraId="4C9CBC0E" w14:textId="77777777" w:rsidR="00361479" w:rsidRDefault="00361479" w:rsidP="00361479">
      <w:r>
        <w:rPr>
          <w:sz w:val="20"/>
          <w:szCs w:val="20"/>
        </w:rPr>
        <w:t xml:space="preserve"> - Metabolism different from that described by Joli et al., 2024 (hypometabolism). The active central metabolic pathways are the same for dividing cells as for vegetative (non-dividing) cells, but they do not exhibit the same metabolism as cells kept in the dark for 1 month. We also do not observe a decrease in the organic carbon and nitrogen pool even at 0.1µE (unlike in the dark, where there is a 20% decrease after one month), confirming the idea of active photosynthetic activity that supports the cell's minimal needs. </w:t>
      </w:r>
    </w:p>
    <w:p w14:paraId="33E752DB" w14:textId="77777777" w:rsidR="00361479" w:rsidRDefault="00361479" w:rsidP="00361479">
      <w:r>
        <w:rPr>
          <w:sz w:val="20"/>
          <w:szCs w:val="20"/>
        </w:rPr>
        <w:t>-Paradoxically, we highlight the induction of strong photoprotection when cells stop dividing (0.1µE). To explain this, I have hypothesized that cells paradoxically find themselves in a state of energy surplus when cell division stops (energy supplied exceeds the energy required for cell maintenance).</w:t>
      </w:r>
    </w:p>
    <w:p w14:paraId="4C62795E" w14:textId="77777777" w:rsidR="00361479" w:rsidRDefault="00361479" w:rsidP="00361479"/>
    <w:p w14:paraId="78D6F4DE" w14:textId="77777777" w:rsidR="00361479" w:rsidRDefault="00361479" w:rsidP="00361479"/>
    <w:p w14:paraId="697CF42A" w14:textId="77777777" w:rsidR="00361479" w:rsidRDefault="00361479" w:rsidP="00361479">
      <w:r>
        <w:rPr>
          <w:sz w:val="20"/>
          <w:szCs w:val="20"/>
        </w:rPr>
        <w:t xml:space="preserve"> I can send you the draft today if you want to see the results in detail (the paper is relatively short). </w:t>
      </w:r>
    </w:p>
    <w:p w14:paraId="79AFD156" w14:textId="77777777" w:rsidR="00361479" w:rsidRDefault="00361479" w:rsidP="00361479"/>
    <w:p w14:paraId="5884114B" w14:textId="77777777" w:rsidR="00361479" w:rsidRDefault="00361479" w:rsidP="00361479"/>
  </w:comment>
  <w:comment w:id="313" w:author="Arthur Plassart" w:date="2026-01-08T13:43:00Z" w:initials="AP">
    <w:p w14:paraId="09EBE74B" w14:textId="77777777" w:rsidR="00097796" w:rsidRDefault="00097796" w:rsidP="00097796">
      <w:r>
        <w:rPr>
          <w:rStyle w:val="Marquedecommentaire"/>
        </w:rPr>
        <w:annotationRef/>
      </w:r>
      <w:r>
        <w:rPr>
          <w:sz w:val="20"/>
          <w:szCs w:val="20"/>
        </w:rPr>
        <w:t xml:space="preserve">It might be useful to add a color or indicator that is easy to spot in the names of polar strains to help readers quickly identify which ones are polar and which ones are not. For Figures 5 and 6. </w:t>
      </w:r>
    </w:p>
  </w:comment>
  <w:comment w:id="318" w:author="Arthur Plassart" w:date="2026-01-08T13:49:00Z" w:initials="AP">
    <w:p w14:paraId="56E06958" w14:textId="77777777" w:rsidR="00563FC8" w:rsidRDefault="00563FC8" w:rsidP="00563FC8">
      <w:r>
        <w:rPr>
          <w:rStyle w:val="Marquedecommentaire"/>
        </w:rPr>
        <w:annotationRef/>
      </w:r>
      <w:r>
        <w:rPr>
          <w:sz w:val="20"/>
          <w:szCs w:val="20"/>
        </w:rPr>
        <w:t xml:space="preserve">table 1 ? </w:t>
      </w:r>
    </w:p>
  </w:comment>
  <w:comment w:id="320" w:author="Arthur Plassart" w:date="2026-01-08T14:01:00Z" w:initials="AP">
    <w:p w14:paraId="1965ECAE" w14:textId="77777777" w:rsidR="002B6B09" w:rsidRDefault="002B6B09" w:rsidP="002B6B09">
      <w:r>
        <w:rPr>
          <w:rStyle w:val="Marquedecommentaire"/>
        </w:rPr>
        <w:annotationRef/>
      </w:r>
      <w:r>
        <w:rPr>
          <w:sz w:val="20"/>
          <w:szCs w:val="20"/>
        </w:rPr>
        <w:t xml:space="preserve">You say exactly the same thing in lines 735-738. Perhaps you could remove this sentence here to avoid repetition? </w:t>
      </w:r>
    </w:p>
  </w:comment>
  <w:comment w:id="321" w:author="Arthur Plassart" w:date="2026-01-08T15:42:00Z" w:initials="AP">
    <w:p w14:paraId="15829542" w14:textId="77777777" w:rsidR="00DF31C0" w:rsidRDefault="00DF31C0" w:rsidP="00DF31C0">
      <w:r>
        <w:rPr>
          <w:rStyle w:val="Marquedecommentaire"/>
        </w:rPr>
        <w:annotationRef/>
      </w:r>
      <w:r>
        <w:rPr>
          <w:sz w:val="20"/>
          <w:szCs w:val="20"/>
        </w:rPr>
        <w:t>See CEF comments at the beginning.</w:t>
      </w:r>
    </w:p>
  </w:comment>
  <w:comment w:id="327" w:author="Arthur Plassart" w:date="2026-01-08T15:49:00Z" w:initials="AP">
    <w:p w14:paraId="541DC5DE" w14:textId="77777777" w:rsidR="00046FB6" w:rsidRDefault="00046FB6" w:rsidP="00046FB6">
      <w:r>
        <w:rPr>
          <w:rStyle w:val="Marquedecommentaire"/>
        </w:rPr>
        <w:annotationRef/>
      </w:r>
      <w:r>
        <w:rPr>
          <w:sz w:val="20"/>
          <w:szCs w:val="20"/>
        </w:rPr>
        <w:t xml:space="preserve">Idem for the idea of PSII cyclic electron flow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41C798" w15:done="0"/>
  <w15:commentEx w15:paraId="2B0DE236" w15:done="0"/>
  <w15:commentEx w15:paraId="61563084" w15:done="0"/>
  <w15:commentEx w15:paraId="543DC551" w15:done="0"/>
  <w15:commentEx w15:paraId="7D39DD87" w15:done="0"/>
  <w15:commentEx w15:paraId="18B1148B" w15:done="0"/>
  <w15:commentEx w15:paraId="0D87A3C0" w15:done="0"/>
  <w15:commentEx w15:paraId="2EECDD15" w15:done="0"/>
  <w15:commentEx w15:paraId="6E2B1A33" w15:done="0"/>
  <w15:commentEx w15:paraId="2D0EB51F" w15:done="0"/>
  <w15:commentEx w15:paraId="110A8F0B" w15:paraIdParent="2D0EB51F" w15:done="0"/>
  <w15:commentEx w15:paraId="0DA79E43" w15:done="0"/>
  <w15:commentEx w15:paraId="23B02EF2" w15:paraIdParent="0DA79E43" w15:done="0"/>
  <w15:commentEx w15:paraId="2382D937" w15:done="0"/>
  <w15:commentEx w15:paraId="5884114B" w15:done="0"/>
  <w15:commentEx w15:paraId="09EBE74B" w15:done="0"/>
  <w15:commentEx w15:paraId="56E06958" w15:done="0"/>
  <w15:commentEx w15:paraId="1965ECAE" w15:done="0"/>
  <w15:commentEx w15:paraId="15829542" w15:done="0"/>
  <w15:commentEx w15:paraId="541DC5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87FD26" w16cex:dateUtc="2026-01-08T15:10:00Z"/>
  <w16cex:commentExtensible w16cex:durableId="54EB5F43" w16cex:dateUtc="2026-01-06T16:47:00Z"/>
  <w16cex:commentExtensible w16cex:durableId="052211BB" w16cex:dateUtc="2026-01-06T13:28:00Z"/>
  <w16cex:commentExtensible w16cex:durableId="07A4F2DD" w16cex:dateUtc="2026-01-06T11:18:00Z"/>
  <w16cex:commentExtensible w16cex:durableId="42C2452C" w16cex:dateUtc="2026-01-06T11:19:00Z"/>
  <w16cex:commentExtensible w16cex:durableId="63CFC4AB" w16cex:dateUtc="2026-01-06T11:20:00Z"/>
  <w16cex:commentExtensible w16cex:durableId="7B365F67" w16cex:dateUtc="2026-01-06T14:37:00Z"/>
  <w16cex:commentExtensible w16cex:durableId="3F8E9B30" w16cex:dateUtc="2026-01-06T16:46:00Z"/>
  <w16cex:commentExtensible w16cex:durableId="34633C68" w16cex:dateUtc="2026-01-06T17:49:00Z"/>
  <w16cex:commentExtensible w16cex:durableId="4F99E714" w16cex:dateUtc="2026-01-06T17:54:00Z"/>
  <w16cex:commentExtensible w16cex:durableId="3AB96E6F" w16cex:dateUtc="2026-01-06T17:55:00Z"/>
  <w16cex:commentExtensible w16cex:durableId="682FC3AB" w16cex:dateUtc="2026-01-06T18:09:00Z"/>
  <w16cex:commentExtensible w16cex:durableId="6CBB43B5" w16cex:dateUtc="2026-01-06T18:10:00Z"/>
  <w16cex:commentExtensible w16cex:durableId="17DB5291" w16cex:dateUtc="2026-01-07T07:24:00Z"/>
  <w16cex:commentExtensible w16cex:durableId="38B0D84C" w16cex:dateUtc="2026-01-08T12:33:00Z"/>
  <w16cex:commentExtensible w16cex:durableId="0A7DBD62" w16cex:dateUtc="2026-01-08T12:43:00Z"/>
  <w16cex:commentExtensible w16cex:durableId="48A26665" w16cex:dateUtc="2026-01-08T12:49:00Z"/>
  <w16cex:commentExtensible w16cex:durableId="1D08D5BF" w16cex:dateUtc="2026-01-08T13:01:00Z"/>
  <w16cex:commentExtensible w16cex:durableId="217BFADA" w16cex:dateUtc="2026-01-08T14:42:00Z"/>
  <w16cex:commentExtensible w16cex:durableId="44DF6E5E" w16cex:dateUtc="2026-01-08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41C798" w16cid:durableId="0487FD26"/>
  <w16cid:commentId w16cid:paraId="2B0DE236" w16cid:durableId="54EB5F43"/>
  <w16cid:commentId w16cid:paraId="61563084" w16cid:durableId="052211BB"/>
  <w16cid:commentId w16cid:paraId="543DC551" w16cid:durableId="07A4F2DD"/>
  <w16cid:commentId w16cid:paraId="7D39DD87" w16cid:durableId="42C2452C"/>
  <w16cid:commentId w16cid:paraId="18B1148B" w16cid:durableId="63CFC4AB"/>
  <w16cid:commentId w16cid:paraId="0D87A3C0" w16cid:durableId="7B365F67"/>
  <w16cid:commentId w16cid:paraId="2EECDD15" w16cid:durableId="3F8E9B30"/>
  <w16cid:commentId w16cid:paraId="6E2B1A33" w16cid:durableId="34633C68"/>
  <w16cid:commentId w16cid:paraId="2D0EB51F" w16cid:durableId="4F99E714"/>
  <w16cid:commentId w16cid:paraId="110A8F0B" w16cid:durableId="3AB96E6F"/>
  <w16cid:commentId w16cid:paraId="0DA79E43" w16cid:durableId="682FC3AB"/>
  <w16cid:commentId w16cid:paraId="23B02EF2" w16cid:durableId="6CBB43B5"/>
  <w16cid:commentId w16cid:paraId="2382D937" w16cid:durableId="17DB5291"/>
  <w16cid:commentId w16cid:paraId="5884114B" w16cid:durableId="38B0D84C"/>
  <w16cid:commentId w16cid:paraId="09EBE74B" w16cid:durableId="0A7DBD62"/>
  <w16cid:commentId w16cid:paraId="56E06958" w16cid:durableId="48A26665"/>
  <w16cid:commentId w16cid:paraId="1965ECAE" w16cid:durableId="1D08D5BF"/>
  <w16cid:commentId w16cid:paraId="15829542" w16cid:durableId="217BFADA"/>
  <w16cid:commentId w16cid:paraId="541DC5DE" w16cid:durableId="44DF6E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33AEA" w14:textId="77777777" w:rsidR="002A147B" w:rsidRDefault="002A147B">
      <w:pPr>
        <w:spacing w:after="0"/>
      </w:pPr>
      <w:r>
        <w:separator/>
      </w:r>
    </w:p>
  </w:endnote>
  <w:endnote w:type="continuationSeparator" w:id="0">
    <w:p w14:paraId="540FDC3D" w14:textId="77777777" w:rsidR="002A147B" w:rsidRDefault="002A14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62606573"/>
      <w:docPartObj>
        <w:docPartGallery w:val="Page Numbers (Bottom of Page)"/>
        <w:docPartUnique/>
      </w:docPartObj>
    </w:sdtPr>
    <w:sdtEndPr>
      <w:rPr>
        <w:rStyle w:val="Numrodepage"/>
      </w:rPr>
    </w:sdtEndPr>
    <w:sdtContent>
      <w:p w14:paraId="70A424A4" w14:textId="77777777" w:rsidR="0089478A" w:rsidRDefault="0089478A" w:rsidP="00826EE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0A424A5" w14:textId="77777777" w:rsidR="0089478A" w:rsidRDefault="0089478A" w:rsidP="0089478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310244267"/>
      <w:docPartObj>
        <w:docPartGallery w:val="Page Numbers (Bottom of Page)"/>
        <w:docPartUnique/>
      </w:docPartObj>
    </w:sdtPr>
    <w:sdtEndPr>
      <w:rPr>
        <w:rStyle w:val="Numrodepage"/>
      </w:rPr>
    </w:sdtEndPr>
    <w:sdtContent>
      <w:p w14:paraId="70A424A6" w14:textId="77777777" w:rsidR="0089478A" w:rsidRDefault="0089478A" w:rsidP="00826EE9">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0A424A7" w14:textId="77777777" w:rsidR="0089478A" w:rsidRDefault="0089478A" w:rsidP="0089478A">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8656C" w14:textId="77777777" w:rsidR="002A147B" w:rsidRDefault="002A147B">
      <w:pPr>
        <w:spacing w:after="0"/>
      </w:pPr>
      <w:r>
        <w:separator/>
      </w:r>
    </w:p>
  </w:footnote>
  <w:footnote w:type="continuationSeparator" w:id="0">
    <w:p w14:paraId="78DF3978" w14:textId="77777777" w:rsidR="002A147B" w:rsidRDefault="002A14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424A3" w14:textId="77777777" w:rsidR="00AD3350" w:rsidRDefault="00AD335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32B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C1079F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CDCB5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5C406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0A6B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08C1F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486010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A2C37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D22F9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27C99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4CE5CA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1D5E591C"/>
    <w:multiLevelType w:val="hybridMultilevel"/>
    <w:tmpl w:val="8EF4A0B2"/>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2" w15:restartNumberingAfterBreak="0">
    <w:nsid w:val="2D555DCC"/>
    <w:multiLevelType w:val="hybridMultilevel"/>
    <w:tmpl w:val="66A40418"/>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3" w15:restartNumberingAfterBreak="0">
    <w:nsid w:val="3EC14345"/>
    <w:multiLevelType w:val="hybridMultilevel"/>
    <w:tmpl w:val="C6785D32"/>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4" w15:restartNumberingAfterBreak="0">
    <w:nsid w:val="51D51253"/>
    <w:multiLevelType w:val="hybridMultilevel"/>
    <w:tmpl w:val="81622CE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5" w15:restartNumberingAfterBreak="0">
    <w:nsid w:val="62BD4072"/>
    <w:multiLevelType w:val="multilevel"/>
    <w:tmpl w:val="2BA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7853E5"/>
    <w:multiLevelType w:val="hybridMultilevel"/>
    <w:tmpl w:val="140676A2"/>
    <w:lvl w:ilvl="0" w:tplc="5C907EB2">
      <w:start w:val="4"/>
      <w:numFmt w:val="bullet"/>
      <w:lvlText w:val="-"/>
      <w:lvlJc w:val="left"/>
      <w:pPr>
        <w:ind w:left="1080" w:hanging="360"/>
      </w:pPr>
      <w:rPr>
        <w:rFonts w:ascii="Cambria" w:eastAsiaTheme="minorHAnsi" w:hAnsi="Cambria" w:cstheme="minorBidi" w:hint="default"/>
        <w:color w:val="auto"/>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num w:numId="1" w16cid:durableId="2006473309">
    <w:abstractNumId w:val="10"/>
  </w:num>
  <w:num w:numId="2" w16cid:durableId="1813597175">
    <w:abstractNumId w:val="9"/>
  </w:num>
  <w:num w:numId="3" w16cid:durableId="1000352298">
    <w:abstractNumId w:val="7"/>
  </w:num>
  <w:num w:numId="4" w16cid:durableId="1519612701">
    <w:abstractNumId w:val="6"/>
  </w:num>
  <w:num w:numId="5" w16cid:durableId="343871466">
    <w:abstractNumId w:val="5"/>
  </w:num>
  <w:num w:numId="6" w16cid:durableId="1828860125">
    <w:abstractNumId w:val="4"/>
  </w:num>
  <w:num w:numId="7" w16cid:durableId="1435511651">
    <w:abstractNumId w:val="8"/>
  </w:num>
  <w:num w:numId="8" w16cid:durableId="519856940">
    <w:abstractNumId w:val="3"/>
  </w:num>
  <w:num w:numId="9" w16cid:durableId="1361323259">
    <w:abstractNumId w:val="2"/>
  </w:num>
  <w:num w:numId="10" w16cid:durableId="1535657381">
    <w:abstractNumId w:val="1"/>
  </w:num>
  <w:num w:numId="11" w16cid:durableId="1918007385">
    <w:abstractNumId w:val="0"/>
  </w:num>
  <w:num w:numId="12" w16cid:durableId="1307082496">
    <w:abstractNumId w:val="10"/>
  </w:num>
  <w:num w:numId="13" w16cid:durableId="112135809">
    <w:abstractNumId w:val="11"/>
  </w:num>
  <w:num w:numId="14" w16cid:durableId="1952126562">
    <w:abstractNumId w:val="14"/>
  </w:num>
  <w:num w:numId="15" w16cid:durableId="1698579558">
    <w:abstractNumId w:val="13"/>
  </w:num>
  <w:num w:numId="16" w16cid:durableId="1256284243">
    <w:abstractNumId w:val="12"/>
  </w:num>
  <w:num w:numId="17" w16cid:durableId="1001619429">
    <w:abstractNumId w:val="15"/>
  </w:num>
  <w:num w:numId="18" w16cid:durableId="72083335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hur Plassart">
    <w15:presenceInfo w15:providerId="AD" w15:userId="S::ARPLA11@ulaval.ca::d598f622-0c31-45c3-95e1-69385e77d8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24754"/>
    <w:rsid w:val="00026AD6"/>
    <w:rsid w:val="00031A4F"/>
    <w:rsid w:val="00046FB6"/>
    <w:rsid w:val="00071CB1"/>
    <w:rsid w:val="00097796"/>
    <w:rsid w:val="00116CDF"/>
    <w:rsid w:val="001171F9"/>
    <w:rsid w:val="00124552"/>
    <w:rsid w:val="00145E39"/>
    <w:rsid w:val="00146F2D"/>
    <w:rsid w:val="00154BA7"/>
    <w:rsid w:val="00160AA4"/>
    <w:rsid w:val="00185E36"/>
    <w:rsid w:val="00190686"/>
    <w:rsid w:val="001975D5"/>
    <w:rsid w:val="0019781C"/>
    <w:rsid w:val="001A33C2"/>
    <w:rsid w:val="001C0A82"/>
    <w:rsid w:val="001D44FC"/>
    <w:rsid w:val="001E07AF"/>
    <w:rsid w:val="001E5C65"/>
    <w:rsid w:val="00205B0F"/>
    <w:rsid w:val="002153D2"/>
    <w:rsid w:val="0021631C"/>
    <w:rsid w:val="00223324"/>
    <w:rsid w:val="002364BC"/>
    <w:rsid w:val="00277953"/>
    <w:rsid w:val="0028190C"/>
    <w:rsid w:val="00290077"/>
    <w:rsid w:val="002A147B"/>
    <w:rsid w:val="002A3BF2"/>
    <w:rsid w:val="002B6B09"/>
    <w:rsid w:val="002C586E"/>
    <w:rsid w:val="002C70BD"/>
    <w:rsid w:val="002E5309"/>
    <w:rsid w:val="00302F40"/>
    <w:rsid w:val="00311BD4"/>
    <w:rsid w:val="0034057D"/>
    <w:rsid w:val="003515D0"/>
    <w:rsid w:val="00355537"/>
    <w:rsid w:val="00361479"/>
    <w:rsid w:val="00373996"/>
    <w:rsid w:val="003A0EAA"/>
    <w:rsid w:val="003A6A82"/>
    <w:rsid w:val="003B2DCA"/>
    <w:rsid w:val="003C1240"/>
    <w:rsid w:val="003C2D7B"/>
    <w:rsid w:val="003F23BB"/>
    <w:rsid w:val="00413BD9"/>
    <w:rsid w:val="004159D7"/>
    <w:rsid w:val="00417B46"/>
    <w:rsid w:val="00440490"/>
    <w:rsid w:val="00444537"/>
    <w:rsid w:val="00444EDD"/>
    <w:rsid w:val="00452B6D"/>
    <w:rsid w:val="00492690"/>
    <w:rsid w:val="004A4D37"/>
    <w:rsid w:val="004A66AA"/>
    <w:rsid w:val="004A6E5C"/>
    <w:rsid w:val="004D1E95"/>
    <w:rsid w:val="0052471D"/>
    <w:rsid w:val="00527EA8"/>
    <w:rsid w:val="005314C7"/>
    <w:rsid w:val="00536F5E"/>
    <w:rsid w:val="005373CE"/>
    <w:rsid w:val="0054259C"/>
    <w:rsid w:val="00563FC8"/>
    <w:rsid w:val="00577C32"/>
    <w:rsid w:val="00583E14"/>
    <w:rsid w:val="005C172E"/>
    <w:rsid w:val="005C1733"/>
    <w:rsid w:val="00611F3B"/>
    <w:rsid w:val="00632ED2"/>
    <w:rsid w:val="00651C4A"/>
    <w:rsid w:val="006523AB"/>
    <w:rsid w:val="00653CF0"/>
    <w:rsid w:val="0066711F"/>
    <w:rsid w:val="00683401"/>
    <w:rsid w:val="006B4DB3"/>
    <w:rsid w:val="006C16AB"/>
    <w:rsid w:val="006D027D"/>
    <w:rsid w:val="006E237A"/>
    <w:rsid w:val="006E2627"/>
    <w:rsid w:val="006F31F1"/>
    <w:rsid w:val="006F61B3"/>
    <w:rsid w:val="00712D96"/>
    <w:rsid w:val="00726307"/>
    <w:rsid w:val="00730834"/>
    <w:rsid w:val="00737205"/>
    <w:rsid w:val="00741B2A"/>
    <w:rsid w:val="007568BD"/>
    <w:rsid w:val="00762E58"/>
    <w:rsid w:val="00763890"/>
    <w:rsid w:val="00766519"/>
    <w:rsid w:val="00772D03"/>
    <w:rsid w:val="00780D93"/>
    <w:rsid w:val="00786C6B"/>
    <w:rsid w:val="00801E2E"/>
    <w:rsid w:val="00853BB1"/>
    <w:rsid w:val="00862050"/>
    <w:rsid w:val="00874034"/>
    <w:rsid w:val="0089478A"/>
    <w:rsid w:val="008B2CC4"/>
    <w:rsid w:val="00905928"/>
    <w:rsid w:val="00935AB6"/>
    <w:rsid w:val="00942475"/>
    <w:rsid w:val="00944BFC"/>
    <w:rsid w:val="00957762"/>
    <w:rsid w:val="00957993"/>
    <w:rsid w:val="00962561"/>
    <w:rsid w:val="009813A1"/>
    <w:rsid w:val="009F21A0"/>
    <w:rsid w:val="00A11E5F"/>
    <w:rsid w:val="00A2733A"/>
    <w:rsid w:val="00A345B0"/>
    <w:rsid w:val="00A4436D"/>
    <w:rsid w:val="00A5739F"/>
    <w:rsid w:val="00A74E9C"/>
    <w:rsid w:val="00A84654"/>
    <w:rsid w:val="00A975FE"/>
    <w:rsid w:val="00AC1279"/>
    <w:rsid w:val="00AC3CF9"/>
    <w:rsid w:val="00AC713A"/>
    <w:rsid w:val="00AD2FFB"/>
    <w:rsid w:val="00AD3350"/>
    <w:rsid w:val="00AD34DF"/>
    <w:rsid w:val="00AE40F8"/>
    <w:rsid w:val="00B01A14"/>
    <w:rsid w:val="00B17D6F"/>
    <w:rsid w:val="00B2453B"/>
    <w:rsid w:val="00B6007E"/>
    <w:rsid w:val="00B66CA9"/>
    <w:rsid w:val="00B73BCE"/>
    <w:rsid w:val="00B74551"/>
    <w:rsid w:val="00B8084D"/>
    <w:rsid w:val="00B91900"/>
    <w:rsid w:val="00BA528E"/>
    <w:rsid w:val="00BC1EF8"/>
    <w:rsid w:val="00BC2BE6"/>
    <w:rsid w:val="00BC4F02"/>
    <w:rsid w:val="00BD546E"/>
    <w:rsid w:val="00BF3366"/>
    <w:rsid w:val="00C462EC"/>
    <w:rsid w:val="00C66DF6"/>
    <w:rsid w:val="00C76A5C"/>
    <w:rsid w:val="00C960EA"/>
    <w:rsid w:val="00CC6C93"/>
    <w:rsid w:val="00CC6CB7"/>
    <w:rsid w:val="00CE388A"/>
    <w:rsid w:val="00D03E3E"/>
    <w:rsid w:val="00D2448B"/>
    <w:rsid w:val="00D523BD"/>
    <w:rsid w:val="00D6257C"/>
    <w:rsid w:val="00D700F6"/>
    <w:rsid w:val="00D8518C"/>
    <w:rsid w:val="00D90B79"/>
    <w:rsid w:val="00DF31C0"/>
    <w:rsid w:val="00E045A8"/>
    <w:rsid w:val="00E229DE"/>
    <w:rsid w:val="00E269DA"/>
    <w:rsid w:val="00E33CD4"/>
    <w:rsid w:val="00E36057"/>
    <w:rsid w:val="00E45782"/>
    <w:rsid w:val="00E51D16"/>
    <w:rsid w:val="00E525BF"/>
    <w:rsid w:val="00E654F1"/>
    <w:rsid w:val="00EB3447"/>
    <w:rsid w:val="00EB4AD6"/>
    <w:rsid w:val="00EC1D14"/>
    <w:rsid w:val="00EE02E5"/>
    <w:rsid w:val="00EE06F8"/>
    <w:rsid w:val="00EE7442"/>
    <w:rsid w:val="00F05252"/>
    <w:rsid w:val="00F12A35"/>
    <w:rsid w:val="00F40924"/>
    <w:rsid w:val="00F47EDC"/>
    <w:rsid w:val="00F5264C"/>
    <w:rsid w:val="00F56D39"/>
    <w:rsid w:val="00F5798F"/>
    <w:rsid w:val="00FB2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413D6"/>
  <w15:docId w15:val="{89A2E36A-D004-4C45-A4B5-529A7827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rsid w:val="00D700F6"/>
    <w:pPr>
      <w:spacing w:before="300" w:after="300" w:line="480" w:lineRule="auto"/>
      <w:ind w:firstLine="720"/>
      <w:jc w:val="both"/>
    </w:pPr>
  </w:style>
  <w:style w:type="paragraph" w:customStyle="1" w:styleId="FirstParagraph">
    <w:name w:val="First Paragraph"/>
    <w:basedOn w:val="Corpsdetexte"/>
    <w:next w:val="Corpsdetexte"/>
    <w:qFormat/>
    <w:rsid w:val="00D700F6"/>
  </w:style>
  <w:style w:type="paragraph" w:customStyle="1" w:styleId="Compact">
    <w:name w:val="Compact"/>
    <w:qFormat/>
    <w:rsid w:val="00CE388A"/>
    <w:pPr>
      <w:spacing w:before="36" w:after="36"/>
    </w:pPr>
    <w:rPr>
      <w:sz w:val="20"/>
    </w:r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417B46"/>
    <w:pPr>
      <w:spacing w:after="120"/>
    </w:pPr>
  </w:style>
  <w:style w:type="paragraph" w:customStyle="1" w:styleId="TableCaption">
    <w:name w:val="Table Caption"/>
    <w:basedOn w:val="Lgende"/>
    <w:pPr>
      <w:keepNext/>
    </w:pPr>
  </w:style>
  <w:style w:type="paragraph" w:customStyle="1" w:styleId="ImageCaption">
    <w:name w:val="Image Caption"/>
    <w:basedOn w:val="Lgende"/>
    <w:rsid w:val="00116CDF"/>
    <w:pPr>
      <w:jc w:val="both"/>
    </w:p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rsid w:val="00417B46"/>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Hyperlien">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Pieddepage">
    <w:name w:val="footer"/>
    <w:basedOn w:val="Normal"/>
    <w:link w:val="PieddepageCar"/>
    <w:unhideWhenUsed/>
    <w:rsid w:val="0089478A"/>
    <w:pPr>
      <w:tabs>
        <w:tab w:val="center" w:pos="4680"/>
        <w:tab w:val="right" w:pos="9360"/>
      </w:tabs>
      <w:spacing w:after="0"/>
    </w:pPr>
  </w:style>
  <w:style w:type="character" w:customStyle="1" w:styleId="PieddepageCar">
    <w:name w:val="Pied de page Car"/>
    <w:basedOn w:val="Policepardfaut"/>
    <w:link w:val="Pieddepage"/>
    <w:rsid w:val="0089478A"/>
  </w:style>
  <w:style w:type="character" w:styleId="Numrodepage">
    <w:name w:val="page number"/>
    <w:basedOn w:val="Policepardfaut"/>
    <w:semiHidden/>
    <w:unhideWhenUsed/>
    <w:rsid w:val="0089478A"/>
  </w:style>
  <w:style w:type="character" w:styleId="Numrodeligne">
    <w:name w:val="line number"/>
    <w:basedOn w:val="Policepardfaut"/>
    <w:semiHidden/>
    <w:unhideWhenUsed/>
    <w:rsid w:val="0089478A"/>
  </w:style>
  <w:style w:type="paragraph" w:styleId="En-tte">
    <w:name w:val="header"/>
    <w:basedOn w:val="Normal"/>
    <w:link w:val="En-tteCar"/>
    <w:uiPriority w:val="99"/>
    <w:unhideWhenUsed/>
    <w:rsid w:val="00AD3350"/>
    <w:pPr>
      <w:tabs>
        <w:tab w:val="center" w:pos="4680"/>
        <w:tab w:val="right" w:pos="9360"/>
      </w:tabs>
      <w:spacing w:after="0"/>
    </w:pPr>
  </w:style>
  <w:style w:type="character" w:customStyle="1" w:styleId="En-tteCar">
    <w:name w:val="En-tête Car"/>
    <w:basedOn w:val="Policepardfaut"/>
    <w:link w:val="En-tte"/>
    <w:uiPriority w:val="99"/>
    <w:rsid w:val="00AD3350"/>
  </w:style>
  <w:style w:type="character" w:customStyle="1" w:styleId="CorpsdetexteCar">
    <w:name w:val="Corps de texte Car"/>
    <w:basedOn w:val="Policepardfaut"/>
    <w:link w:val="Corpsdetexte"/>
    <w:rsid w:val="00D700F6"/>
  </w:style>
  <w:style w:type="paragraph" w:styleId="Rvision">
    <w:name w:val="Revision"/>
    <w:hidden/>
    <w:semiHidden/>
    <w:rsid w:val="00942475"/>
    <w:pPr>
      <w:spacing w:after="0"/>
    </w:pPr>
  </w:style>
  <w:style w:type="character" w:styleId="Marquedecommentaire">
    <w:name w:val="annotation reference"/>
    <w:basedOn w:val="Policepardfaut"/>
    <w:semiHidden/>
    <w:unhideWhenUsed/>
    <w:rsid w:val="00942475"/>
    <w:rPr>
      <w:sz w:val="16"/>
      <w:szCs w:val="16"/>
    </w:rPr>
  </w:style>
  <w:style w:type="paragraph" w:styleId="Commentaire">
    <w:name w:val="annotation text"/>
    <w:basedOn w:val="Normal"/>
    <w:link w:val="CommentaireCar"/>
    <w:semiHidden/>
    <w:unhideWhenUsed/>
    <w:rsid w:val="00942475"/>
    <w:rPr>
      <w:sz w:val="20"/>
      <w:szCs w:val="20"/>
    </w:rPr>
  </w:style>
  <w:style w:type="character" w:customStyle="1" w:styleId="CommentaireCar">
    <w:name w:val="Commentaire Car"/>
    <w:basedOn w:val="Policepardfaut"/>
    <w:link w:val="Commentaire"/>
    <w:semiHidden/>
    <w:rsid w:val="00942475"/>
    <w:rPr>
      <w:sz w:val="20"/>
      <w:szCs w:val="20"/>
    </w:rPr>
  </w:style>
  <w:style w:type="paragraph" w:styleId="Objetducommentaire">
    <w:name w:val="annotation subject"/>
    <w:basedOn w:val="Commentaire"/>
    <w:next w:val="Commentaire"/>
    <w:link w:val="ObjetducommentaireCar"/>
    <w:semiHidden/>
    <w:unhideWhenUsed/>
    <w:rsid w:val="00942475"/>
    <w:rPr>
      <w:b/>
      <w:bCs/>
    </w:rPr>
  </w:style>
  <w:style w:type="character" w:customStyle="1" w:styleId="ObjetducommentaireCar">
    <w:name w:val="Objet du commentaire Car"/>
    <w:basedOn w:val="CommentaireCar"/>
    <w:link w:val="Objetducommentaire"/>
    <w:semiHidden/>
    <w:rsid w:val="00942475"/>
    <w:rPr>
      <w:b/>
      <w:bCs/>
      <w:sz w:val="20"/>
      <w:szCs w:val="20"/>
    </w:rPr>
  </w:style>
  <w:style w:type="character" w:styleId="Lienvisit">
    <w:name w:val="FollowedHyperlink"/>
    <w:basedOn w:val="Policepardfaut"/>
    <w:semiHidden/>
    <w:unhideWhenUsed/>
    <w:rsid w:val="00AC1279"/>
    <w:rPr>
      <w:color w:val="800080" w:themeColor="followedHyperlink"/>
      <w:u w:val="single"/>
    </w:rPr>
  </w:style>
  <w:style w:type="paragraph" w:styleId="Paragraphedeliste">
    <w:name w:val="List Paragraph"/>
    <w:basedOn w:val="Normal"/>
    <w:rsid w:val="00223324"/>
    <w:pPr>
      <w:ind w:left="720"/>
      <w:contextualSpacing/>
    </w:pPr>
  </w:style>
  <w:style w:type="character" w:styleId="Mentionnonrsolue">
    <w:name w:val="Unresolved Mention"/>
    <w:basedOn w:val="Policepardfaut"/>
    <w:uiPriority w:val="99"/>
    <w:semiHidden/>
    <w:unhideWhenUsed/>
    <w:rsid w:val="00C462EC"/>
    <w:rPr>
      <w:color w:val="605E5C"/>
      <w:shd w:val="clear" w:color="auto" w:fill="E1DFDD"/>
    </w:rPr>
  </w:style>
  <w:style w:type="paragraph" w:styleId="NormalWeb">
    <w:name w:val="Normal (Web)"/>
    <w:basedOn w:val="Normal"/>
    <w:uiPriority w:val="99"/>
    <w:unhideWhenUsed/>
    <w:rsid w:val="00E36057"/>
    <w:pPr>
      <w:spacing w:before="100" w:beforeAutospacing="1" w:after="100" w:afterAutospacing="1"/>
    </w:pPr>
    <w:rPr>
      <w:rFonts w:ascii="Times New Roman" w:eastAsia="Times New Roman" w:hAnsi="Times New Roman" w:cs="Times New Roman"/>
      <w:lang w:val="fr-CA" w:eastAsia="fr-CA"/>
    </w:rPr>
  </w:style>
  <w:style w:type="character" w:styleId="lev">
    <w:name w:val="Strong"/>
    <w:basedOn w:val="Policepardfaut"/>
    <w:uiPriority w:val="22"/>
    <w:qFormat/>
    <w:rsid w:val="00E36057"/>
    <w:rPr>
      <w:b/>
      <w:bCs/>
    </w:rPr>
  </w:style>
  <w:style w:type="character" w:styleId="Accentuation">
    <w:name w:val="Emphasis"/>
    <w:basedOn w:val="Policepardfaut"/>
    <w:uiPriority w:val="20"/>
    <w:qFormat/>
    <w:rsid w:val="00E360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16/j.bbabio.2020.148212" TargetMode="External"/><Relationship Id="rId47" Type="http://schemas.openxmlformats.org/officeDocument/2006/relationships/hyperlink" Target="https://doi.org/10.1002/2017JC013263" TargetMode="External"/><Relationship Id="rId63" Type="http://schemas.openxmlformats.org/officeDocument/2006/relationships/hyperlink" Target="https://doi.org/10.1007/s00227-003-1052-5" TargetMode="External"/><Relationship Id="rId68" Type="http://schemas.openxmlformats.org/officeDocument/2006/relationships/hyperlink" Target="https://doi.org/10.1111/jpy.13325" TargetMode="External"/><Relationship Id="rId84" Type="http://schemas.openxmlformats.org/officeDocument/2006/relationships/hyperlink" Target="https://doi.org/10.7554/eLife.39233" TargetMode="External"/><Relationship Id="rId89" Type="http://schemas.openxmlformats.org/officeDocument/2006/relationships/hyperlink" Target="https://lubridate.tidyverse.org" TargetMode="External"/><Relationship Id="rId16" Type="http://schemas.openxmlformats.org/officeDocument/2006/relationships/image" Target="media/image6.png"/><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hyperlink" Target="https://doi.org/10.1007/s00442-008-0993-2" TargetMode="External"/><Relationship Id="rId37" Type="http://schemas.openxmlformats.org/officeDocument/2006/relationships/hyperlink" Target="https://doi.org/10.1007/s11120-007-9141-9" TargetMode="External"/><Relationship Id="rId53" Type="http://schemas.openxmlformats.org/officeDocument/2006/relationships/hyperlink" Target="https://doi.org/10.1007/s11120-023-01032-y" TargetMode="External"/><Relationship Id="rId58" Type="http://schemas.openxmlformats.org/officeDocument/2006/relationships/hyperlink" Target="https://doi.org/10.1016/j.pocean.2015.07.012" TargetMode="External"/><Relationship Id="rId74" Type="http://schemas.openxmlformats.org/officeDocument/2006/relationships/hyperlink" Target="https://doi.org/10.1071/FP02140" TargetMode="External"/><Relationship Id="rId79" Type="http://schemas.openxmlformats.org/officeDocument/2006/relationships/hyperlink" Target="https://doi.org/10.1111/j.1529-8817.1995.tb02544.x" TargetMode="External"/><Relationship Id="rId102" Type="http://schemas.openxmlformats.org/officeDocument/2006/relationships/hyperlink" Target="https://doi.org/10.1016/j.cub.2020.06.029" TargetMode="External"/><Relationship Id="rId5" Type="http://schemas.openxmlformats.org/officeDocument/2006/relationships/footnotes" Target="footnotes.xml"/><Relationship Id="rId90" Type="http://schemas.openxmlformats.org/officeDocument/2006/relationships/hyperlink" Target="https://doi.org/10.1007/s11120-021-00877-5" TargetMode="External"/><Relationship Id="rId95" Type="http://schemas.openxmlformats.org/officeDocument/2006/relationships/hyperlink" Target="https://doi.org/10.1039/C6RA25837A" TargetMode="External"/><Relationship Id="rId22" Type="http://schemas.openxmlformats.org/officeDocument/2006/relationships/image" Target="media/image12.png"/><Relationship Id="rId27" Type="http://schemas.openxmlformats.org/officeDocument/2006/relationships/hyperlink" Target="https://doi.org/10.1038/s41558-020-0905-y" TargetMode="External"/><Relationship Id="rId43" Type="http://schemas.openxmlformats.org/officeDocument/2006/relationships/hyperlink" Target="https://github.com/hojsgaard/doBy" TargetMode="External"/><Relationship Id="rId48" Type="http://schemas.openxmlformats.org/officeDocument/2006/relationships/hyperlink" Target="https://doi.org/10.1038/s41467-024-51636-8" TargetMode="External"/><Relationship Id="rId64" Type="http://schemas.openxmlformats.org/officeDocument/2006/relationships/hyperlink" Target="https://doi.org/10.1038/nature20803" TargetMode="External"/><Relationship Id="rId69" Type="http://schemas.openxmlformats.org/officeDocument/2006/relationships/hyperlink" Target="https://doi.org/10.1146/annurev-marine-010419-010706" TargetMode="External"/><Relationship Id="rId80" Type="http://schemas.openxmlformats.org/officeDocument/2006/relationships/hyperlink" Target="https://broom.tidymodels.org/" TargetMode="External"/><Relationship Id="rId85" Type="http://schemas.openxmlformats.org/officeDocument/2006/relationships/hyperlink" Target="https://doi.org/10.3389/fmars.2021.690607" TargetMode="External"/><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hyperlink" Target="https://doi.org/10.1007/s00300-010-0794-z" TargetMode="External"/><Relationship Id="rId38" Type="http://schemas.openxmlformats.org/officeDocument/2006/relationships/hyperlink" Target="https://doi.org/10.1023/A:1016128632704" TargetMode="External"/><Relationship Id="rId59" Type="http://schemas.openxmlformats.org/officeDocument/2006/relationships/hyperlink" Target="https://doi.org/10.1007/s00114-014-1223-x" TargetMode="External"/><Relationship Id="rId103" Type="http://schemas.openxmlformats.org/officeDocument/2006/relationships/hyperlink" Target="http://haozhu233.github.io/kableExtra/" TargetMode="External"/><Relationship Id="rId108" Type="http://schemas.microsoft.com/office/2011/relationships/people" Target="people.xml"/><Relationship Id="rId54" Type="http://schemas.openxmlformats.org/officeDocument/2006/relationships/hyperlink" Target="https://doi.org/10.1007/BF00236984" TargetMode="External"/><Relationship Id="rId70" Type="http://schemas.openxmlformats.org/officeDocument/2006/relationships/hyperlink" Target="https://doi.org/10.3390/math9040299" TargetMode="External"/><Relationship Id="rId75" Type="http://schemas.openxmlformats.org/officeDocument/2006/relationships/hyperlink" Target="https://doi.org/10.1126/sciadv.abc2678" TargetMode="External"/><Relationship Id="rId91" Type="http://schemas.openxmlformats.org/officeDocument/2006/relationships/hyperlink" Target="https://doi.org/10.1111/j.1399-3054.2011.01454.x" TargetMode="External"/><Relationship Id="rId96" Type="http://schemas.openxmlformats.org/officeDocument/2006/relationships/hyperlink" Target="https://CRAN.R-project.org/package=mgcv"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5194/bg-9-4553-2012" TargetMode="External"/><Relationship Id="rId36" Type="http://schemas.openxmlformats.org/officeDocument/2006/relationships/hyperlink" Target="https://doi.org/10.1111/ppl.13811" TargetMode="External"/><Relationship Id="rId49" Type="http://schemas.openxmlformats.org/officeDocument/2006/relationships/hyperlink" Target="https://doi.org/10.1016/j.algal.2023.103220" TargetMode="External"/><Relationship Id="rId57" Type="http://schemas.openxmlformats.org/officeDocument/2006/relationships/hyperlink" Target="https://doi.org/10.1093/jxb/erj183" TargetMode="External"/><Relationship Id="rId106" Type="http://schemas.openxmlformats.org/officeDocument/2006/relationships/footer" Target="footer2.xml"/><Relationship Id="rId10" Type="http://schemas.microsoft.com/office/2018/08/relationships/commentsExtensible" Target="commentsExtensible.xml"/><Relationship Id="rId31" Type="http://schemas.openxmlformats.org/officeDocument/2006/relationships/hyperlink" Target="https://doi.org/10.5281/zenodo.2593516" TargetMode="External"/><Relationship Id="rId44" Type="http://schemas.openxmlformats.org/officeDocument/2006/relationships/hyperlink" Target="https://doi.org/10.1039/D2SC00854H" TargetMode="External"/><Relationship Id="rId52" Type="http://schemas.openxmlformats.org/officeDocument/2006/relationships/hyperlink" Target="https://doi.org/10.1034/j.1399-3054.2003.00225.x" TargetMode="External"/><Relationship Id="rId60" Type="http://schemas.openxmlformats.org/officeDocument/2006/relationships/hyperlink" Target="https://doi.org/10.3389/fmicb.2019.01067" TargetMode="External"/><Relationship Id="rId65" Type="http://schemas.openxmlformats.org/officeDocument/2006/relationships/hyperlink" Target="https://doi.org/10.3389/fpls.2020.619064" TargetMode="External"/><Relationship Id="rId73" Type="http://schemas.openxmlformats.org/officeDocument/2006/relationships/hyperlink" Target="https://doi.org/10.1111/jpy.13362" TargetMode="External"/><Relationship Id="rId78" Type="http://schemas.openxmlformats.org/officeDocument/2006/relationships/hyperlink" Target="https://doi.org/10.1017/S0025315499001526" TargetMode="External"/><Relationship Id="rId81" Type="http://schemas.openxmlformats.org/officeDocument/2006/relationships/hyperlink" Target="https://doi.org/10.1016/j.febslet.2011.12.039" TargetMode="External"/><Relationship Id="rId86" Type="http://schemas.openxmlformats.org/officeDocument/2006/relationships/hyperlink" Target="https://doi.org/10.1016/B978-0-12-819460-7.00012-8" TargetMode="External"/><Relationship Id="rId94" Type="http://schemas.openxmlformats.org/officeDocument/2006/relationships/hyperlink" Target="https://tidyverse.tidyverse.org" TargetMode="External"/><Relationship Id="rId99" Type="http://schemas.openxmlformats.org/officeDocument/2006/relationships/hyperlink" Target="https://yihui.org/knitr/" TargetMode="External"/><Relationship Id="rId101" Type="http://schemas.openxmlformats.org/officeDocument/2006/relationships/hyperlink" Target="https://doi.org/10.1016/j.isci.2021.102084" TargetMode="Externa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126/science.1153213" TargetMode="External"/><Relationship Id="rId109" Type="http://schemas.openxmlformats.org/officeDocument/2006/relationships/theme" Target="theme/theme1.xml"/><Relationship Id="rId34" Type="http://schemas.openxmlformats.org/officeDocument/2006/relationships/hyperlink" Target="https://doi.org/10.1007/978-3-030-33208-2_3" TargetMode="External"/><Relationship Id="rId50" Type="http://schemas.openxmlformats.org/officeDocument/2006/relationships/hyperlink" Target="https://doi.org/10.1525/elementa.2022.00060" TargetMode="External"/><Relationship Id="rId55" Type="http://schemas.openxmlformats.org/officeDocument/2006/relationships/hyperlink" Target="https://doi.org/10.1073/pnas.94.4.1579" TargetMode="External"/><Relationship Id="rId76" Type="http://schemas.openxmlformats.org/officeDocument/2006/relationships/hyperlink" Target="https://doi.org/10.1529/biophysj.104.050237" TargetMode="External"/><Relationship Id="rId97" Type="http://schemas.openxmlformats.org/officeDocument/2006/relationships/hyperlink" Target="https://doi.org/10.1111/j.1467-9868.2010.00749.x" TargetMode="External"/><Relationship Id="rId104" Type="http://schemas.openxmlformats.org/officeDocument/2006/relationships/header" Target="header1.xml"/><Relationship Id="rId7" Type="http://schemas.openxmlformats.org/officeDocument/2006/relationships/comments" Target="comments.xml"/><Relationship Id="rId71" Type="http://schemas.openxmlformats.org/officeDocument/2006/relationships/hyperlink" Target="https://doi.org/10.1007/s11120-024-01127-0" TargetMode="External"/><Relationship Id="rId92" Type="http://schemas.openxmlformats.org/officeDocument/2006/relationships/hyperlink" Target="https://doi.org/10.1016/j.tplants.2009.01.009" TargetMode="External"/><Relationship Id="rId2" Type="http://schemas.openxmlformats.org/officeDocument/2006/relationships/styles" Target="styles.xml"/><Relationship Id="rId29" Type="http://schemas.openxmlformats.org/officeDocument/2006/relationships/hyperlink" Target="https://doi.org/10.1016/j.cryobiol.2011.08.006" TargetMode="External"/><Relationship Id="rId24" Type="http://schemas.openxmlformats.org/officeDocument/2006/relationships/image" Target="media/image14.png"/><Relationship Id="rId40" Type="http://schemas.openxmlformats.org/officeDocument/2006/relationships/hyperlink" Target="https://doi.org/10.1080/10618600.2019.1629942" TargetMode="External"/><Relationship Id="rId45" Type="http://schemas.openxmlformats.org/officeDocument/2006/relationships/hyperlink" Target="https://doi.org/10.1016/j.bbabio.2008.03.007" TargetMode="External"/><Relationship Id="rId66" Type="http://schemas.openxmlformats.org/officeDocument/2006/relationships/hyperlink" Target="https://doi.org/10.1002/lno.10107" TargetMode="External"/><Relationship Id="rId87" Type="http://schemas.openxmlformats.org/officeDocument/2006/relationships/hyperlink" Target="https://doi.org/10.1111/1462-2920.16113" TargetMode="External"/><Relationship Id="rId61" Type="http://schemas.openxmlformats.org/officeDocument/2006/relationships/hyperlink" Target="https://doi.org/10.1128/AEM.00478-16" TargetMode="External"/><Relationship Id="rId82" Type="http://schemas.openxmlformats.org/officeDocument/2006/relationships/hyperlink" Target="https://doi.org/10.1104/pp.103.02293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googlesheets4.tidyverse.org" TargetMode="External"/><Relationship Id="rId35" Type="http://schemas.openxmlformats.org/officeDocument/2006/relationships/hyperlink" Target="https://doi.org/10.1007/s11120-019-00621-0" TargetMode="External"/><Relationship Id="rId56" Type="http://schemas.openxmlformats.org/officeDocument/2006/relationships/hyperlink" Target="https://doi.org/10.1016/S0005-2728(98)00135-2" TargetMode="External"/><Relationship Id="rId77" Type="http://schemas.openxmlformats.org/officeDocument/2006/relationships/hyperlink" Target="https://doi.org/10.1021/bi025725p" TargetMode="External"/><Relationship Id="rId100" Type="http://schemas.openxmlformats.org/officeDocument/2006/relationships/hyperlink" Target="https://doi.org/10.3389/fmars.2018.00281" TargetMode="External"/><Relationship Id="rId105" Type="http://schemas.openxmlformats.org/officeDocument/2006/relationships/footer" Target="footer1.xml"/><Relationship Id="rId8" Type="http://schemas.microsoft.com/office/2011/relationships/commentsExtended" Target="commentsExtended.xml"/><Relationship Id="rId51" Type="http://schemas.openxmlformats.org/officeDocument/2006/relationships/hyperlink" Target="https://doi.org/10.1016/j.febslet.2006.04.018" TargetMode="External"/><Relationship Id="rId72" Type="http://schemas.openxmlformats.org/officeDocument/2006/relationships/hyperlink" Target="https://doi.org/10.1080/15592324.2023.2184588" TargetMode="External"/><Relationship Id="rId93" Type="http://schemas.openxmlformats.org/officeDocument/2006/relationships/hyperlink" Target="https://doi.org/10.1146/annurev-biochem-070511-100425" TargetMode="External"/><Relationship Id="rId98" Type="http://schemas.openxmlformats.org/officeDocument/2006/relationships/hyperlink" Target="https://doi.org/10.1038/ismej.2013.43" TargetMode="External"/><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hyperlink" Target="https://doi.org/10.1074/jbc.M112.342543" TargetMode="External"/><Relationship Id="rId67" Type="http://schemas.openxmlformats.org/officeDocument/2006/relationships/hyperlink" Target="https://doi.org/10.1021/cr0206014" TargetMode="External"/><Relationship Id="rId20" Type="http://schemas.openxmlformats.org/officeDocument/2006/relationships/image" Target="media/image10.png"/><Relationship Id="rId41" Type="http://schemas.openxmlformats.org/officeDocument/2006/relationships/hyperlink" Target="https://doi.org/10.1007/BF00239374" TargetMode="External"/><Relationship Id="rId62" Type="http://schemas.openxmlformats.org/officeDocument/2006/relationships/hyperlink" Target="https://doi.org/10.3390/biology3010056" TargetMode="External"/><Relationship Id="rId83" Type="http://schemas.openxmlformats.org/officeDocument/2006/relationships/hyperlink" Target="https://doi.org/10.1074/jbc.M200444200" TargetMode="External"/><Relationship Id="rId88" Type="http://schemas.openxmlformats.org/officeDocument/2006/relationships/hyperlink" Target="https://doi.org/10.1007/s11120-022-00991-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88</Pages>
  <Words>16265</Words>
  <Characters>99547</Characters>
  <Application>Microsoft Office Word</Application>
  <DocSecurity>0</DocSecurity>
  <Lines>5855</Lines>
  <Paragraphs>4632</Paragraphs>
  <ScaleCrop>false</ScaleCrop>
  <HeadingPairs>
    <vt:vector size="2" baseType="variant">
      <vt:variant>
        <vt:lpstr>Title</vt:lpstr>
      </vt:variant>
      <vt:variant>
        <vt:i4>1</vt:i4>
      </vt:variant>
    </vt:vector>
  </HeadingPairs>
  <TitlesOfParts>
    <vt:vector size="1" baseType="lpstr">
      <vt:lpstr>KnitTemplate</vt:lpstr>
    </vt:vector>
  </TitlesOfParts>
  <Company/>
  <LinksUpToDate>false</LinksUpToDate>
  <CharactersWithSpaces>111180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Photosystem II Function under Extreme Low Light and Low Temperatures; Polar vs. Temperate Phytoplankton</dc:title>
  <dc:creator>Mackenzie Poirier3, Natasha M. Ryan1, Pomona Osmers3, Arthur Plassart2, Sébastien Guérin2, Marcel Babin2, Maximilian Berthold1, Mireille Savoie1, Marina Cvetkovska3, and Douglas A. Campbell1</dc:creator>
  <cp:keywords/>
  <cp:lastModifiedBy>Arthur Plassart</cp:lastModifiedBy>
  <cp:revision>2</cp:revision>
  <dcterms:created xsi:type="dcterms:W3CDTF">2026-01-08T15:12:00Z</dcterms:created>
  <dcterms:modified xsi:type="dcterms:W3CDTF">2026-01-08T15:12:00Z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Polar phytoplankton achieve slow, but ecologically significant, productivity under exceptionally low light, where the sequential arrivals of photons at Photosystem II complexes are widely spaced in time. We hypothesized that maintaining photosynthesis under such low light involves suppression of energetically wasteful photochemical ‘misses’ in Photosystem II. Under full darkness Photosystem II relaxes predominantly to the S1 oxidation state of the oxygen evolving complex. After such dark relaxation we applied series of single turnover, saturating, flashes to advance Photosystem II through sequential photochemical charge separations, progressively oxidizing the oxygen evolving complex through sequential increments through the S-States, resulting in four-step changes in Photosystem II chlorophyll fluorescence yield. We tracked these oscillations in chlorophyll fluorescence to measure the persistence of synchronized S-States across the Photosystem II populations in diatoms and green algae, in response to changing measurement temperatures and a range of extremely low light, which we emulated by increasing the spacing between photon deliveries. Prolonged synchronous S-State cycling indicates fewer desynchronizations from wasteful photochemical misses and, thus, potentially more efficient photosynthetic energy conversion under low light. We observed that colder temperatures result in more sustained cycling at longer photon spacings, within taxa. Further, polar taxa maintained synchronized cycles for longer than did temperate taxa, even under comparable measurement conditions. Our findings support our hypothesis that diverse lineages of polar phytoplankton can suppress energetically wasteful photochemical misses under low temperature, to help sustain photosynthesis even under extremely low light. Therefore ambient temperature interacts with the lower-light limitation on photosynthesis.</vt:lpwstr>
  </property>
  <property fmtid="{D5CDD505-2E9C-101B-9397-08002B2CF9AE}" pid="3" name="always_allow_html">
    <vt:lpwstr>True</vt:lpwstr>
  </property>
  <property fmtid="{D5CDD505-2E9C-101B-9397-08002B2CF9AE}" pid="4" name="bibliography">
    <vt:lpwstr/>
  </property>
  <property fmtid="{D5CDD505-2E9C-101B-9397-08002B2CF9AE}" pid="5" name="bookdown">
    <vt:lpwstr/>
  </property>
  <property fmtid="{D5CDD505-2E9C-101B-9397-08002B2CF9AE}" pid="6" name="csl">
    <vt:lpwstr>frontiers.csl</vt:lpwstr>
  </property>
  <property fmtid="{D5CDD505-2E9C-101B-9397-08002B2CF9AE}" pid="7" name="date">
    <vt:lpwstr>2026-01-05</vt:lpwstr>
  </property>
  <property fmtid="{D5CDD505-2E9C-101B-9397-08002B2CF9AE}" pid="8" name="editor_options">
    <vt:lpwstr/>
  </property>
  <property fmtid="{D5CDD505-2E9C-101B-9397-08002B2CF9AE}" pid="9" name="output">
    <vt:lpwstr/>
  </property>
</Properties>
</file>