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15DB" w14:textId="77777777" w:rsidR="00B2583B" w:rsidRDefault="00000000">
      <w:pPr>
        <w:pStyle w:val="Title"/>
      </w:pPr>
      <w:r>
        <w:t>Photosystem II Function under Extreme Low Light and Low Temperatures; Polar vs. Temperate Phytoplankton</w:t>
      </w:r>
    </w:p>
    <w:p w14:paraId="5EA94B7F" w14:textId="77777777" w:rsidR="00B2583B" w:rsidRDefault="00000000">
      <w:pPr>
        <w:pStyle w:val="Author"/>
      </w:pPr>
      <w:r>
        <w:t>Mackenzie Poirier</w:t>
      </w:r>
      <w:r>
        <w:rPr>
          <w:vertAlign w:val="superscript"/>
        </w:rPr>
        <w:t>3</w:t>
      </w:r>
      <w:r>
        <w:t>, Natasha M. Ryan</w:t>
      </w:r>
      <w:r>
        <w:rPr>
          <w:vertAlign w:val="superscript"/>
        </w:rPr>
        <w:t>1</w:t>
      </w:r>
      <w:r>
        <w:t>, Pomona Osmers</w:t>
      </w:r>
      <w:r>
        <w:rPr>
          <w:vertAlign w:val="superscript"/>
        </w:rPr>
        <w:t>3</w:t>
      </w:r>
      <w:r>
        <w:t>, Arthur Plassart</w:t>
      </w:r>
      <w:r>
        <w:rPr>
          <w:vertAlign w:val="superscript"/>
        </w:rPr>
        <w:t>2</w:t>
      </w:r>
      <w:r>
        <w:t>, Sébastien Guérin</w:t>
      </w:r>
      <w:r>
        <w:rPr>
          <w:vertAlign w:val="superscript"/>
        </w:rPr>
        <w:t>2</w:t>
      </w:r>
      <w:r>
        <w:t>, Marcel Babin</w:t>
      </w:r>
      <w:r>
        <w:rPr>
          <w:vertAlign w:val="superscript"/>
        </w:rPr>
        <w:t>2</w:t>
      </w:r>
      <w:r>
        <w:t>, Maximilian Berthold</w:t>
      </w:r>
      <w:r>
        <w:rPr>
          <w:vertAlign w:val="superscript"/>
        </w:rPr>
        <w:t>1</w:t>
      </w:r>
      <w:r>
        <w:t>, Mireille Savoie</w:t>
      </w:r>
      <w:r>
        <w:rPr>
          <w:vertAlign w:val="superscript"/>
        </w:rPr>
        <w:t>1</w:t>
      </w:r>
      <w:r>
        <w:t>, Marina Cvetkovska</w:t>
      </w:r>
      <w:r>
        <w:rPr>
          <w:vertAlign w:val="superscript"/>
        </w:rPr>
        <w:t>3</w:t>
      </w:r>
      <w:r>
        <w:t>, and Douglas A. Campbell</w:t>
      </w:r>
      <w:r>
        <w:rPr>
          <w:vertAlign w:val="superscript"/>
        </w:rPr>
        <w:t>1</w:t>
      </w:r>
    </w:p>
    <w:p w14:paraId="1FC23848" w14:textId="77777777" w:rsidR="00B2583B" w:rsidRDefault="00000000">
      <w:pPr>
        <w:pStyle w:val="Date"/>
      </w:pPr>
      <w:r>
        <w:t>2026-01-05</w:t>
      </w:r>
    </w:p>
    <w:p w14:paraId="78F5E045" w14:textId="77777777" w:rsidR="00B2583B" w:rsidRDefault="00000000">
      <w:r>
        <w:t>Abstract</w:t>
      </w:r>
    </w:p>
    <w:p w14:paraId="0BA9A72A" w14:textId="2DF9671B" w:rsidR="00B2583B" w:rsidRDefault="00000000">
      <w:pPr>
        <w:pStyle w:val="Abstract"/>
      </w:pPr>
      <w:r>
        <w:t>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w:t>
      </w:r>
      <w:ins w:id="0" w:author="Mackenzie Clare Poirier" w:date="2026-01-06T15:37:00Z" w16du:dateUtc="2026-01-06T20:37:00Z">
        <w:r w:rsidR="00B574C7">
          <w:t>,</w:t>
        </w:r>
      </w:ins>
      <w:r>
        <w:t xml:space="preserve"> ambient temperature interacts with the lower-light limitation on photosynthesis.</w:t>
      </w:r>
    </w:p>
    <w:p w14:paraId="067E9F8C" w14:textId="77777777" w:rsidR="00B2583B" w:rsidRDefault="00000000">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p>
    <w:p w14:paraId="42BB748F" w14:textId="77777777" w:rsidR="00B2583B" w:rsidRDefault="00000000">
      <w:pPr>
        <w:pStyle w:val="Heading1"/>
      </w:pPr>
      <w:bookmarkStart w:id="1" w:name="to-do"/>
      <w:r>
        <w:t>To Do</w:t>
      </w:r>
    </w:p>
    <w:p w14:paraId="2C735C5B" w14:textId="77777777" w:rsidR="00B2583B" w:rsidRDefault="00000000">
      <w:pPr>
        <w:pStyle w:val="Heading2"/>
      </w:pPr>
      <w:bookmarkStart w:id="2" w:name="substantial"/>
      <w:r>
        <w:rPr>
          <w:rStyle w:val="SectionNumber"/>
        </w:rPr>
        <w:t>0.1</w:t>
      </w:r>
      <w:r>
        <w:tab/>
        <w:t>Substantial:</w:t>
      </w:r>
    </w:p>
    <w:p w14:paraId="60AAD0B2" w14:textId="77777777" w:rsidR="00B2583B" w:rsidRDefault="00000000">
      <w:pPr>
        <w:pStyle w:val="FirstParagraph"/>
      </w:pPr>
      <w:r>
        <w:t>convert damping index to relative probability of desynchronization?</w:t>
      </w:r>
    </w:p>
    <w:p w14:paraId="14151B00" w14:textId="77777777" w:rsidR="00B2583B" w:rsidRDefault="00000000">
      <w:pPr>
        <w:pStyle w:val="BodyText"/>
      </w:pPr>
      <w:r>
        <w:lastRenderedPageBreak/>
        <w:t>do math or cite literature to estimate probability of double hits contributing to desynchronization and whether that probability varies with flash spacing or temperature?</w:t>
      </w:r>
    </w:p>
    <w:p w14:paraId="08B99CC7" w14:textId="77777777" w:rsidR="00B2583B" w:rsidRDefault="00000000">
      <w:pPr>
        <w:pStyle w:val="BodyText"/>
      </w:pPr>
      <w:r>
        <w:t>process &amp; plot tau data to track how long PSII is closed after flash</w:t>
      </w:r>
    </w:p>
    <w:p w14:paraId="53C04699" w14:textId="77777777" w:rsidR="00B2583B" w:rsidRDefault="00000000">
      <w:pPr>
        <w:pStyle w:val="Heading2"/>
      </w:pPr>
      <w:bookmarkStart w:id="3" w:name="manu-prep"/>
      <w:bookmarkEnd w:id="2"/>
      <w:r>
        <w:rPr>
          <w:rStyle w:val="SectionNumber"/>
        </w:rPr>
        <w:t>0.2</w:t>
      </w:r>
      <w:r>
        <w:tab/>
        <w:t>Manu Prep:</w:t>
      </w:r>
    </w:p>
    <w:p w14:paraId="1261404A" w14:textId="77777777" w:rsidR="00B2583B" w:rsidRDefault="00000000">
      <w:pPr>
        <w:pStyle w:val="FirstParagraph"/>
      </w:pPr>
      <w:r>
        <w:t>Fix figure &amp; table citation issue</w:t>
      </w:r>
    </w:p>
    <w:p w14:paraId="37EC0F28" w14:textId="77777777" w:rsidR="00B2583B" w:rsidRDefault="00000000">
      <w:pPr>
        <w:pStyle w:val="BodyText"/>
      </w:pPr>
      <w:r>
        <w:t>Scan recent literature; Gates?</w:t>
      </w:r>
    </w:p>
    <w:p w14:paraId="760E34D0" w14:textId="77777777" w:rsidR="00B2583B" w:rsidRDefault="00000000">
      <w:pPr>
        <w:pStyle w:val="Heading1"/>
      </w:pPr>
      <w:bookmarkStart w:id="4" w:name="introduction"/>
      <w:bookmarkEnd w:id="1"/>
      <w:bookmarkEnd w:id="3"/>
      <w:r>
        <w:t>Introduction</w:t>
      </w:r>
    </w:p>
    <w:p w14:paraId="1A0D141D" w14:textId="77777777" w:rsidR="00B2583B" w:rsidRDefault="00000000">
      <w:pPr>
        <w:pStyle w:val="FirstParagraph"/>
      </w:pPr>
      <w:r>
        <w:t>Phytoplankton are a functional grouping of photosynthetic microorganisms, of diverse lineages and ecologies (Pierella Karlusich et al., 2020). Phytoplankters share photolithotrophic growth, using a set of highly conserved protein complexes (Falkowski et al., 2008) to harness energy from Photosynthetically Active Radiation (PAR), to drive reduction and assimilation of inorganic carbon, nitrogen, phosphorus, sulphur, and other essential micronutrients (Raven et al., 2000). PAR, however, decreases with depth, as light passing through the water column is scattered and absorbed (Kirk, 2011). Therefore, with photons as an energy input, phytoplankton growth is constrained to the photic zone, the region of water receiving sufficient light for photosynthesis, operationally defined in past as extending down to a limit receiving 1% of surface irradiance, thus 2-20 µmol photons m</w:t>
      </w:r>
      <w:r>
        <w:rPr>
          <w:vertAlign w:val="superscript"/>
        </w:rPr>
        <w:t>-2</w:t>
      </w:r>
      <w:r>
        <w:t xml:space="preserve"> s</w:t>
      </w:r>
      <w:r>
        <w:rPr>
          <w:vertAlign w:val="superscript"/>
        </w:rPr>
        <w:t>-1</w:t>
      </w:r>
      <w:r>
        <w:t xml:space="preserve"> (Raven et al., 2000).</w:t>
      </w:r>
    </w:p>
    <w:p w14:paraId="02C95C74" w14:textId="57B0FB4A" w:rsidR="00B2583B" w:rsidRDefault="00000000">
      <w:pPr>
        <w:pStyle w:val="BodyText"/>
      </w:pPr>
      <w:r>
        <w:t xml:space="preserve">Light availability is further constrained in polar aquatic habitats, with light penetration of the water limited by seasonally low solar angles, ice cover, and snow cover </w:t>
      </w:r>
      <w:r>
        <w:lastRenderedPageBreak/>
        <w:t>(Cohen et al., 2020; Leu et al., 2015; Hancke et al., 2018), thereby presenting challenges for phytoplankton growth (Hancke et al., 2018; Randelhoff et al., 2020; Hoppe et al., 2024). Indeed</w:t>
      </w:r>
      <w:ins w:id="5" w:author="Mackenzie Clare Poirier" w:date="2026-01-06T15:39:00Z" w16du:dateUtc="2026-01-06T20:39:00Z">
        <w:r w:rsidR="00B574C7">
          <w:t>,</w:t>
        </w:r>
      </w:ins>
      <w:r>
        <w:t xml:space="preserve"> the lower limit of the photic zone was reconsidered when benthic microalgae in the Antarctic were reported as photosynthetically active at light levels less than 1 µmol photons m</w:t>
      </w:r>
      <w:r>
        <w:rPr>
          <w:vertAlign w:val="superscript"/>
        </w:rPr>
        <w:t>-2</w:t>
      </w:r>
      <w:r>
        <w:t xml:space="preserve"> s</w:t>
      </w:r>
      <w:r>
        <w:rPr>
          <w:vertAlign w:val="superscript"/>
        </w:rPr>
        <w:t>-1</w:t>
      </w:r>
      <w:r>
        <w:t xml:space="preserve"> (Robinson et al., 1995; McMinn et al., 2003). Some polar psychrophile phytoplankton further demonstrate slow, but ecologically significant, photosynthetic productivity in the winter at PAR below 0.17 µmol photons m</w:t>
      </w:r>
      <w:r>
        <w:rPr>
          <w:vertAlign w:val="superscript"/>
        </w:rPr>
        <w:t>-2</w:t>
      </w:r>
      <w:r>
        <w:t xml:space="preserve"> s</w:t>
      </w:r>
      <w:r>
        <w:rPr>
          <w:vertAlign w:val="superscript"/>
        </w:rPr>
        <w:t>-1</w:t>
      </w:r>
      <w:r>
        <w:t xml:space="preserve"> [Randelhoff et al. (2020); Hancke et al. (2018); ; Morgan-Kiss et al. (2016); Hoppe et al. (2024)], with implications for the responses of polar phytoplankton communities to climate change (Ardyna and Arrigo, 2020).</w:t>
      </w:r>
    </w:p>
    <w:p w14:paraId="01EC7F4C" w14:textId="77777777" w:rsidR="00B2583B" w:rsidRDefault="00000000">
      <w:pPr>
        <w:pStyle w:val="BodyText"/>
      </w:pPr>
      <w:r>
        <w:t>This slow, but potentially significant, phytoplankton photosynthesis during polar winters underscores the ability of psychrophilic phytoplankton to maintain functional photosystems throughout the polar night (Morgan-Kiss et al., 2016;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could mitigate cell mortality in the extended darkness of winter, maintaining seeding populations for the spring bloom (Randelhoff et al., 2020). These spring blooms, in turn, are a major source of annual net primary production in polar regions (Ardyna and Arrigo, 2020).</w:t>
      </w:r>
    </w:p>
    <w:p w14:paraId="68DC4014" w14:textId="3A5B0F42" w:rsidR="00B2583B" w:rsidRDefault="00000000">
      <w:pPr>
        <w:pStyle w:val="BodyText"/>
      </w:pPr>
      <w:bookmarkStart w:id="6" w:name="_Hlk218687739"/>
      <w:r>
        <w:t xml:space="preserve">In parallel with seasonally low light, psychrophile phytoplankton contend with cold temperature constraints on water viscosity, solute diffusion rates, membrane fluidity, enzyme kinetics and macromolecule interactions (Lyon and Mock, 2014). </w:t>
      </w:r>
      <w:ins w:id="7" w:author="Mackenzie Clare Poirier" w:date="2026-01-06T17:00:00Z" w16du:dateUtc="2026-01-06T22:00:00Z">
        <w:r w:rsidR="001A17FD">
          <w:t xml:space="preserve">Additionally, </w:t>
        </w:r>
      </w:ins>
      <w:del w:id="8" w:author="Mackenzie Clare Poirier" w:date="2026-01-06T17:00:00Z" w16du:dateUtc="2026-01-06T22:00:00Z">
        <w:r w:rsidDel="001A17FD">
          <w:delText xml:space="preserve">In parallel, </w:delText>
        </w:r>
      </w:del>
      <w:r>
        <w:t>salinities vary across polar habitats</w:t>
      </w:r>
      <w:ins w:id="9" w:author="Mackenzie Clare Poirier" w:date="2026-01-06T15:54:00Z" w16du:dateUtc="2026-01-06T20:54:00Z">
        <w:r w:rsidR="00E13E0F">
          <w:t xml:space="preserve"> (Morgan-Kiss et al., 2006</w:t>
        </w:r>
      </w:ins>
      <w:ins w:id="10" w:author="Mackenzie Clare Poirier" w:date="2026-01-06T16:45:00Z" w16du:dateUtc="2026-01-06T21:45:00Z">
        <w:r w:rsidR="00B6790E">
          <w:t xml:space="preserve">; Smoot &amp; Hopcroft, </w:t>
        </w:r>
        <w:r w:rsidR="00B6790E">
          <w:lastRenderedPageBreak/>
          <w:t>2017)</w:t>
        </w:r>
      </w:ins>
      <w:del w:id="11" w:author="Mackenzie Clare Poirier" w:date="2026-01-06T15:54:00Z" w16du:dateUtc="2026-01-06T20:54:00Z">
        <w:r w:rsidDel="00E13E0F">
          <w:delText xml:space="preserve"> </w:delText>
        </w:r>
        <w:commentRangeStart w:id="12"/>
        <w:commentRangeStart w:id="13"/>
        <w:r w:rsidDel="00E13E0F">
          <w:delText>[REFERENCES MACKENZIE ET AL]</w:delText>
        </w:r>
      </w:del>
      <w:r>
        <w:t xml:space="preserve">, </w:t>
      </w:r>
      <w:commentRangeEnd w:id="12"/>
      <w:r w:rsidR="008A110E">
        <w:rPr>
          <w:rStyle w:val="CommentReference"/>
          <w:sz w:val="24"/>
          <w:szCs w:val="24"/>
        </w:rPr>
        <w:commentReference w:id="12"/>
      </w:r>
      <w:commentRangeEnd w:id="13"/>
      <w:r w:rsidR="00B6790E">
        <w:rPr>
          <w:rStyle w:val="CommentReference"/>
          <w:sz w:val="24"/>
          <w:szCs w:val="24"/>
        </w:rPr>
        <w:commentReference w:id="13"/>
      </w:r>
      <w:ins w:id="14" w:author="Mackenzie Clare Poirier" w:date="2026-01-06T17:01:00Z" w16du:dateUtc="2026-01-06T22:01:00Z">
        <w:r w:rsidR="001A17FD">
          <w:t xml:space="preserve">and can fluctuate annually </w:t>
        </w:r>
      </w:ins>
      <w:del w:id="15" w:author="Mackenzie Clare Poirier" w:date="2026-01-06T17:02:00Z" w16du:dateUtc="2026-01-06T22:02:00Z">
        <w:r w:rsidDel="001A17FD">
          <w:delText xml:space="preserve">along with shorter-tem local salinity fluctuations </w:delText>
        </w:r>
      </w:del>
      <w:r>
        <w:t xml:space="preserve">driven by freezing and thawing of ice </w:t>
      </w:r>
      <w:commentRangeStart w:id="16"/>
      <w:ins w:id="17" w:author="Mackenzie Clare Poirier" w:date="2026-01-06T16:36:00Z" w16du:dateUtc="2026-01-06T21:36:00Z">
        <w:r w:rsidR="00B6790E">
          <w:t>(Carton et al.,</w:t>
        </w:r>
      </w:ins>
      <w:ins w:id="18" w:author="Mackenzie Clare Poirier" w:date="2026-01-06T16:37:00Z" w16du:dateUtc="2026-01-06T21:37:00Z">
        <w:r w:rsidR="00B6790E">
          <w:t xml:space="preserve"> 2015).</w:t>
        </w:r>
      </w:ins>
      <w:r>
        <w:t>[</w:t>
      </w:r>
      <w:commentRangeEnd w:id="16"/>
      <w:r w:rsidR="00B6790E">
        <w:rPr>
          <w:rStyle w:val="CommentReference"/>
          <w:sz w:val="24"/>
          <w:szCs w:val="24"/>
        </w:rPr>
        <w:commentReference w:id="16"/>
      </w:r>
      <w:r>
        <w:t>REFERENCES MACKENZIE ET AL]. XXXPOMONA ARTICLE(S) on SALINITY RESPONSES?XXX.</w:t>
      </w:r>
    </w:p>
    <w:bookmarkEnd w:id="6"/>
    <w:p w14:paraId="64933C50" w14:textId="77777777" w:rsidR="00B2583B" w:rsidRDefault="00000000">
      <w:pPr>
        <w:pStyle w:val="BodyText"/>
        <w:rPr>
          <w:ins w:id="19" w:author="Mackenzie Clare Poirier" w:date="2026-01-06T18:51:00Z" w16du:dateUtc="2026-01-06T23:51:00Z"/>
        </w:rPr>
      </w:pPr>
      <w:r>
        <w:t xml:space="preserve">Such extreme abiotic constraints probably act as powerful ecological filters, by imposing niche-driven speciation processes among phytoplankton lineages adapted to polar environments (Ibarbalz et al., 2023). Some psychrophilic phytoplankton indeed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Similarly, the polar green algae </w:t>
      </w:r>
      <w:r>
        <w:rPr>
          <w:i/>
          <w:iCs/>
        </w:rPr>
        <w:t>Chlamydomonas priscui</w:t>
      </w:r>
      <w:r>
        <w:t xml:space="preserve"> and </w:t>
      </w:r>
      <w:r>
        <w:rPr>
          <w:i/>
          <w:iCs/>
        </w:rPr>
        <w:t>Chlamydomonas</w:t>
      </w:r>
      <w:r>
        <w:t xml:space="preserve"> sp. ICE-L harbour large genomes enriched in genes families encoding for ice-binding proteins, molecular chaperones, light harvesting proteins and core histones (Zhang et al. (2021)). Polar microbes use cellular-compatible solutes, including sugars, polyols, amino acids, betaine, and DMSP, which lower intracellular freezing points and maintain enzyme hydration spheres, stabilizing catalytic activity (Lyon and Mock, 2014; Zhang et al., 2020). Additionally, they exhibit high levels of polyunsaturated fatty acids (PUFAs) in their lipid membranes (Lyon and Mock, 2014; Cvetkovska et al., 2022) contributing to maintenance of membrane fluidity at cold temperatures.</w:t>
      </w:r>
    </w:p>
    <w:p w14:paraId="777CCAF2" w14:textId="397AB868" w:rsidR="008B1ADE" w:rsidRPr="002D1D10" w:rsidRDefault="008B1ADE">
      <w:pPr>
        <w:pStyle w:val="BodyText"/>
      </w:pPr>
      <w:bookmarkStart w:id="20" w:name="_Hlk218687362"/>
      <w:ins w:id="21" w:author="Mackenzie Clare Poirier" w:date="2026-01-06T18:51:00Z" w16du:dateUtc="2026-01-06T23:51:00Z">
        <w:r>
          <w:t>While it is hard to discern which specific environmental conditions are leading to observed variations in polar</w:t>
        </w:r>
      </w:ins>
      <w:ins w:id="22" w:author="Mackenzie Clare Poirier" w:date="2026-01-06T18:52:00Z" w16du:dateUtc="2026-01-06T23:52:00Z">
        <w:r>
          <w:t xml:space="preserve"> phytoplankton, there is evidence that life at high salinity, a </w:t>
        </w:r>
        <w:r>
          <w:lastRenderedPageBreak/>
          <w:t xml:space="preserve">condition experienced by many polar species, does impact photosynthesis. This is true for the polar green algae </w:t>
        </w:r>
        <w:r>
          <w:rPr>
            <w:i/>
            <w:iCs/>
          </w:rPr>
          <w:t>C. priscui</w:t>
        </w:r>
        <w:r>
          <w:t xml:space="preserve"> and </w:t>
        </w:r>
        <w:r>
          <w:rPr>
            <w:i/>
            <w:iCs/>
          </w:rPr>
          <w:t>Chlamydomonas</w:t>
        </w:r>
        <w:r>
          <w:t xml:space="preserve"> ICE-MDV</w:t>
        </w:r>
      </w:ins>
      <w:ins w:id="23" w:author="Mackenzie Clare Poirier" w:date="2026-01-06T18:59:00Z" w16du:dateUtc="2026-01-06T23:59:00Z">
        <w:r w:rsidR="002D1D10">
          <w:t xml:space="preserve">, naturally found in Antarctic </w:t>
        </w:r>
      </w:ins>
      <w:ins w:id="24" w:author="Mackenzie Clare Poirier" w:date="2026-01-06T19:00:00Z" w16du:dateUtc="2026-01-07T00:00:00Z">
        <w:r w:rsidR="002D1D10">
          <w:t>saline</w:t>
        </w:r>
      </w:ins>
      <w:ins w:id="25" w:author="Mackenzie Clare Poirier" w:date="2026-01-06T18:59:00Z" w16du:dateUtc="2026-01-06T23:59:00Z">
        <w:r w:rsidR="002D1D10">
          <w:t xml:space="preserve"> waters,</w:t>
        </w:r>
      </w:ins>
      <w:ins w:id="26" w:author="Mackenzie Clare Poirier" w:date="2026-01-06T18:52:00Z" w16du:dateUtc="2026-01-06T23:52:00Z">
        <w:r w:rsidR="002D1D10">
          <w:t xml:space="preserve"> where long term acclimation to hig</w:t>
        </w:r>
      </w:ins>
      <w:ins w:id="27" w:author="Mackenzie Clare Poirier" w:date="2026-01-06T18:53:00Z" w16du:dateUtc="2026-01-06T23:53:00Z">
        <w:r w:rsidR="002D1D10">
          <w:t>h salinity leads to the formation of stable PSI supercomplexes associated with increased rates of cyclic electron flow (CEF)</w:t>
        </w:r>
      </w:ins>
      <w:ins w:id="28" w:author="Mackenzie Clare Poirier" w:date="2026-01-06T18:54:00Z" w16du:dateUtc="2026-01-06T23:54:00Z">
        <w:r w:rsidR="002D1D10">
          <w:t xml:space="preserve"> and a higher capacity for nonphotochemical quenching (NPQ), </w:t>
        </w:r>
      </w:ins>
      <w:ins w:id="29" w:author="Mackenzie Clare Poirier" w:date="2026-01-06T18:55:00Z" w16du:dateUtc="2026-01-06T23:55:00Z">
        <w:r w:rsidR="002D1D10">
          <w:t xml:space="preserve">characteristics predicted to have a photoprotective role in their natural environment </w:t>
        </w:r>
        <w:commentRangeStart w:id="30"/>
        <w:r w:rsidR="002D1D10">
          <w:t xml:space="preserve">(Kalra et al., 2020; Kalra et al., 2023; Stahl-Rommel et al., 2022). </w:t>
        </w:r>
      </w:ins>
      <w:commentRangeEnd w:id="30"/>
      <w:r w:rsidR="00A9556A">
        <w:rPr>
          <w:rStyle w:val="CommentReference"/>
          <w:sz w:val="24"/>
          <w:szCs w:val="24"/>
        </w:rPr>
        <w:commentReference w:id="30"/>
      </w:r>
      <w:ins w:id="31" w:author="Mackenzie Clare Poirier" w:date="2026-01-06T18:56:00Z" w16du:dateUtc="2026-01-06T23:56:00Z">
        <w:r w:rsidR="002D1D10">
          <w:t>This result may be independent of low temperature as a</w:t>
        </w:r>
      </w:ins>
      <w:ins w:id="32" w:author="Mackenzie Clare Poirier" w:date="2026-01-06T18:55:00Z" w16du:dateUtc="2026-01-06T23:55:00Z">
        <w:r w:rsidR="002D1D10">
          <w:t xml:space="preserve"> similar result was also seen in the temperate species </w:t>
        </w:r>
        <w:r w:rsidR="002D1D10">
          <w:rPr>
            <w:i/>
            <w:iCs/>
          </w:rPr>
          <w:t>C. reinhardtii</w:t>
        </w:r>
        <w:r w:rsidR="002D1D10">
          <w:t xml:space="preserve"> which is naturally found in low salinities. </w:t>
        </w:r>
      </w:ins>
      <w:ins w:id="33" w:author="Mackenzie Clare Poirier" w:date="2026-01-06T18:56:00Z" w16du:dateUtc="2026-01-06T23:56:00Z">
        <w:r w:rsidR="002D1D10">
          <w:t xml:space="preserve">Long term exposure of </w:t>
        </w:r>
        <w:r w:rsidR="002D1D10">
          <w:rPr>
            <w:i/>
            <w:iCs/>
          </w:rPr>
          <w:t>C. reinhardtii</w:t>
        </w:r>
        <w:r w:rsidR="002D1D10">
          <w:t xml:space="preserve"> to high salinity conditions also</w:t>
        </w:r>
      </w:ins>
      <w:ins w:id="34" w:author="Mackenzie Clare Poirier" w:date="2026-01-06T18:57:00Z" w16du:dateUtc="2026-01-06T23:57:00Z">
        <w:r w:rsidR="002D1D10">
          <w:t xml:space="preserve"> led to restructuring of PSI supercomplexes and</w:t>
        </w:r>
      </w:ins>
      <w:ins w:id="35" w:author="Mackenzie Clare Poirier" w:date="2026-01-06T18:56:00Z" w16du:dateUtc="2026-01-06T23:56:00Z">
        <w:r w:rsidR="002D1D10">
          <w:t xml:space="preserve"> increased rates of CEF</w:t>
        </w:r>
      </w:ins>
      <w:ins w:id="36" w:author="Mackenzie Clare Poirier" w:date="2026-01-06T18:57:00Z" w16du:dateUtc="2026-01-06T23:57:00Z">
        <w:r w:rsidR="002D1D10">
          <w:t xml:space="preserve"> and NPQ</w:t>
        </w:r>
      </w:ins>
      <w:ins w:id="37" w:author="Mackenzie Clare Poirier" w:date="2026-01-06T18:58:00Z" w16du:dateUtc="2026-01-06T23:58:00Z">
        <w:r w:rsidR="002D1D10">
          <w:t xml:space="preserve"> </w:t>
        </w:r>
      </w:ins>
      <w:ins w:id="38" w:author="Mackenzie Clare Poirier" w:date="2026-01-06T18:57:00Z" w16du:dateUtc="2026-01-06T23:57:00Z">
        <w:r w:rsidR="002D1D10">
          <w:t xml:space="preserve">(Kalra et al., 2023). </w:t>
        </w:r>
      </w:ins>
    </w:p>
    <w:bookmarkEnd w:id="20"/>
    <w:p w14:paraId="7F7DC7B0" w14:textId="77777777" w:rsidR="00B2583B" w:rsidRDefault="00000000">
      <w:pPr>
        <w:pStyle w:val="BodyText"/>
      </w:pPr>
      <w: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1762AA18" w14:textId="77777777" w:rsidR="00B2583B" w:rsidRDefault="00000000">
      <w:pPr>
        <w:pStyle w:val="BodyText"/>
      </w:pPr>
      <w:r>
        <w:t>Photons are captured by light-harvesting chlorophyll molecules (Kirk, 2011), initiating a transition from the ground state to an electronically excited state. Energy absorbed by light harvesting complexes undergoes rounds of inductive resonance transfer among multiple pigments before eventually reaching the photochemical reaction center of PSII, P</w:t>
      </w:r>
      <w:r>
        <w:rPr>
          <w:vertAlign w:val="subscript"/>
        </w:rPr>
        <w:t>680</w:t>
      </w:r>
      <w:r>
        <w:t xml:space="preserve"> (Kirk, 2011), composed of a Chl a heterodimer (Shen, 2021; Vass, 2011). The excitation energy is then distributed, in variable proportions, to i) photochemistry; ii) </w:t>
      </w:r>
      <w:r>
        <w:lastRenderedPageBreak/>
        <w:t>dissipation as heat; or iii) re-emission as fluorescence (ChlF) (Schuback et al., 2021). When P</w:t>
      </w:r>
      <w:r>
        <w:rPr>
          <w:vertAlign w:val="subscript"/>
        </w:rPr>
        <w:t>680</w:t>
      </w:r>
      <w:r>
        <w:t xml:space="preserve"> is raised to its excited state, P</w:t>
      </w:r>
      <w:r>
        <w:rPr>
          <w:vertAlign w:val="subscript"/>
        </w:rPr>
        <w:t>680</w:t>
      </w:r>
      <w:r>
        <w:t>*, it shifts to a lower reduction potential, allowing photooxidation to P</w:t>
      </w:r>
      <w:r>
        <w:rPr>
          <w:vertAlign w:val="subscript"/>
        </w:rPr>
        <w:t>680</w:t>
      </w:r>
      <w:r>
        <w:t>+ through transfer of an electron to a phaeophytin (Phe) initial acceptor molecule (Vass, 2011; Shevela et al., 2023). In productive electron transport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after receiving two electrons, is released, carrying the electrons into the mobile plastoquinone pool in the lipid phase of the thylakoid membrane (Kirk, 2011). P</w:t>
      </w:r>
      <w:r>
        <w:rPr>
          <w:vertAlign w:val="subscript"/>
        </w:rPr>
        <w:t>680</w:t>
      </w:r>
      <w:r>
        <w:t>+ is reduced back to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3F2417A3" w14:textId="77777777" w:rsidR="00B2583B" w:rsidRDefault="00000000">
      <w:pPr>
        <w:pStyle w:val="BodyText"/>
      </w:pPr>
      <w:r>
        <w:t>During photosynthesis, electron transfers thus sequentially stabilize the photochemical charge separations (Vass, 2011). These charge separations are, however, reversible through recombination reactions (Vass and Cser, 2009; Han et al., 2012), which are futile cycles of photochemistry (Rappaport et al., 2002; Rappaport et al., 2005; Laloi et al., 2006) forming one category of photochemical ‘miss’ (Han et al., 2012, 2022). Recombinations can generate chlorophyll triplets which react with ground-state molecular oxygen to produce singlet oxygen (</w:t>
      </w:r>
      <w:r>
        <w:rPr>
          <w:vertAlign w:val="superscript"/>
        </w:rPr>
        <w:t>1</w:t>
      </w:r>
      <w:r>
        <w:t>O</w:t>
      </w:r>
      <w:r>
        <w:rPr>
          <w:vertAlign w:val="subscript"/>
        </w:rPr>
        <w:t>2</w:t>
      </w:r>
      <w:r>
        <w:t>), a highly damaging, photoinhibitory reactive oxygen species (ROS)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xml:space="preserve">- states (Rutherford et al., 2012), to help suppress the formation of harmful ROS (Vass and Cser, 2009). Since these recombinations have characteristic activation energies (Rappaport et al., 2002), the </w:t>
      </w:r>
      <w:r>
        <w:lastRenderedPageBreak/>
        <w:t>probabilities of recombinations vary with temperature, (Ivanov et al., 2006; Han et al., 2008; Han et al., 2012, 2022). Both plants and cyanobacteria furthermore show acclimatory modulations (Quigg et al., 2003) of the reduction potentials of electron transfer intermediates, thereby changing the probabilities and temperature dependencies of recombinations (Ivanov et al., 2006; Sane et al., 2003; Sane et al., 2002; Ivanov et al., 2003).</w:t>
      </w:r>
    </w:p>
    <w:p w14:paraId="66AB958A" w14:textId="77777777" w:rsidR="00B2583B" w:rsidRDefault="00000000">
      <w:pPr>
        <w:pStyle w:val="BodyText"/>
      </w:pPr>
      <w:r>
        <w:t>Beyond their roles in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14:paraId="5F94BA5B" w14:textId="77777777" w:rsidR="00B2583B" w:rsidRDefault="00000000">
      <w:pPr>
        <w:pStyle w:val="BodyText"/>
      </w:pPr>
      <w:r>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cluster, known as S-States (Zaharieva and Dau, 2019), denoted, from most reduced to most oxidized, as S0, S1, S2, and S3, followed by a transient S4 state, which rapidly decays to S0. Once the Mn cluster has progressively lost four electrons, it oxidizes two water molecules, releasing one molecule of O</w:t>
      </w:r>
      <w:r>
        <w:rPr>
          <w:vertAlign w:val="subscript"/>
        </w:rPr>
        <w:t>2</w:t>
      </w:r>
      <w:r>
        <w:t>. Therefore, a complete water oxidation cycle during oxygenic photosynthesis requires four sequential photon excitations of a single PSII, with the progressive accumulation of four oxidizing equivalents in the OEC (Dau and Haumann, 2007; Gates et al., 2020; Zaharieva and Dau, 2019), and the reduction of two Q</w:t>
      </w:r>
      <w:r>
        <w:rPr>
          <w:vertAlign w:val="subscript"/>
        </w:rPr>
        <w:t>B</w:t>
      </w:r>
      <w:r>
        <w:t>.</w:t>
      </w:r>
    </w:p>
    <w:p w14:paraId="67BE0C20" w14:textId="06426B6E" w:rsidR="00B2583B" w:rsidRDefault="00000000">
      <w:pPr>
        <w:pStyle w:val="BodyText"/>
      </w:pPr>
      <w:r>
        <w:lastRenderedPageBreak/>
        <w:t>Under light limitation, the excitations of P</w:t>
      </w:r>
      <w:r>
        <w:rPr>
          <w:vertAlign w:val="subscript"/>
        </w:rPr>
        <w:t>680</w:t>
      </w:r>
      <w:r>
        <w:t xml:space="preserve"> in each PSII are widely spaced in time. Thus</w:t>
      </w:r>
      <w:ins w:id="39" w:author="Mackenzie Clare Poirier" w:date="2026-01-06T19:09:00Z" w16du:dateUtc="2026-01-07T00:09:00Z">
        <w:r w:rsidR="00A9556A">
          <w:t>,</w:t>
        </w:r>
      </w:ins>
      <w:r>
        <w:t xml:space="preserve"> in order to maintain productive electron transport, the electron transfer intermediates must persist for long periods of time, elevating the probabilities of energetically wasteful recombination reactions, which represent a step backward in the S-State cycle (Keren et al., 1997; de Wijn and van Gorkom, 2002; Han et al., 2008). Stable and progressive S-State cycling under low light, in contrast, sustains electron flow for ATP and NADPH production, while minimizing risks of low-light photodamage to PSII (Rappaport et al., 2005; Keren et al., 1997).</w:t>
      </w:r>
    </w:p>
    <w:p w14:paraId="00E40404" w14:textId="77AC26E6" w:rsidR="00B2583B" w:rsidRDefault="00000000">
      <w:pPr>
        <w:pStyle w:val="BodyText"/>
      </w:pPr>
      <w:r>
        <w:t xml:space="preserve">S-State cycling in a phytoplankton sample can be tracked by applications of sequences of short, single-turnover saturating light flashes, bright enough to deliver a photon to each PSII. In darkness the PSII population relaxes primarily to S1 (Han et al., 2008). As sequential light flashes are applied, the population of PSII complexes is driven through the S-State cycle (Dau and Haumann, 2007). The S-States have different intrinsic PSII fluorescence yields (Gates et al., 2020; Zaharieva and Dau, 2019), so in an idealized sample, the four sequential S-States will be reflected by an ongoing periodic oscillation in ChlF. Recombination reactions, however, contribute to wasteful misses in the S-State cycling of individual PSII (Han et al., 2012). As misses occur, they progressively desynchronize S-State cycling across the PSII population, dampening the observed ChlF oscillation (de Wijn and van Gorkom, 2002) towards an averaged ChlF for the PSII population distributed across the S-States. An organism exhibiting synchronized S-State cycling sustained over more flash cycles indicates fewer photochemical misses, and thus higher conversion of sequentially spaced excitations to photosynthetic electron transport. By comparing the S-State cycling over flash cycles, of </w:t>
      </w:r>
      <w:r>
        <w:lastRenderedPageBreak/>
        <w:t>psychrophilic and temperate phytoplankton taxa, we sought to determine if psychrophilic diatoms and green algae show higher maintenance of progressive PSII function under extreme low light,</w:t>
      </w:r>
      <w:ins w:id="40" w:author="Mackenzie Clare Poirier" w:date="2026-01-06T19:11:00Z" w16du:dateUtc="2026-01-07T00:11:00Z">
        <w:r w:rsidR="00A9556A">
          <w:t xml:space="preserve"> </w:t>
        </w:r>
      </w:ins>
      <w:r>
        <w:t>thereby supporting stable extraction of electrons from water to support productive photosynthesis.</w:t>
      </w:r>
    </w:p>
    <w:p w14:paraId="467ABF81" w14:textId="77777777" w:rsidR="00B2583B" w:rsidRDefault="00000000">
      <w:pPr>
        <w:pStyle w:val="Heading1"/>
      </w:pPr>
      <w:bookmarkStart w:id="41" w:name="materials-and-methods"/>
      <w:bookmarkEnd w:id="4"/>
      <w:r>
        <w:t>Materials and methods</w:t>
      </w:r>
    </w:p>
    <w:p w14:paraId="6E119E97" w14:textId="77777777" w:rsidR="00B2583B" w:rsidRDefault="00000000">
      <w:pPr>
        <w:pStyle w:val="Heading2"/>
      </w:pPr>
      <w:bookmarkStart w:id="42" w:name="study-strains-and-culturing-conditions"/>
      <w:r>
        <w:t>Study Strains and Culturing Conditions</w:t>
      </w:r>
    </w:p>
    <w:p w14:paraId="049A414A" w14:textId="517F9AE5" w:rsidR="00A82AD4" w:rsidRDefault="00000000" w:rsidP="00A82AD4">
      <w:pPr>
        <w:pStyle w:val="BodyText"/>
        <w:ind w:firstLine="0"/>
        <w:pPrChange w:id="43" w:author="Mackenzie Clare Poirier" w:date="2026-01-07T14:13:00Z" w16du:dateUtc="2026-01-07T19:13:00Z">
          <w:pPr>
            <w:pStyle w:val="FirstParagraph"/>
          </w:pPr>
        </w:pPrChange>
      </w:pPr>
      <w:r>
        <w:t>The nine study taxa, including polar and temperate strains of diatoms and green algae, and their respective culturing conditions are summarized in Table 1.</w:t>
      </w:r>
      <w:ins w:id="44" w:author="Mackenzie Clare Poirier" w:date="2026-01-06T19:12:00Z" w16du:dateUtc="2026-01-07T00:12:00Z">
        <w:r w:rsidR="00A9556A">
          <w:t xml:space="preserve"> </w:t>
        </w:r>
      </w:ins>
      <w:ins w:id="45" w:author="Mackenzie Clare Poirier" w:date="2026-01-07T14:12:00Z" w16du:dateUtc="2026-01-07T19:12:00Z">
        <w:r w:rsidR="00A82AD4">
          <w:t>As p</w:t>
        </w:r>
      </w:ins>
      <w:ins w:id="46" w:author="Mackenzie Clare Poirier" w:date="2026-01-07T14:09:00Z" w16du:dateUtc="2026-01-07T19:09:00Z">
        <w:r w:rsidR="00A82AD4">
          <w:t xml:space="preserve">revious research has suggested an impact of salinity on photosynthetic performance (Kalra et al., 2020; Kalra et al., 2023; Stahl-Rommel et al., 2022) we were careful to choose a range of polar and temperate taxa from freshwater and saline environments. </w:t>
        </w:r>
      </w:ins>
      <w:ins w:id="47" w:author="Mackenzie Clare Poirier" w:date="2026-01-07T14:12:00Z" w16du:dateUtc="2026-01-07T19:12:00Z">
        <w:r w:rsidR="00A82AD4">
          <w:t>Further, since</w:t>
        </w:r>
      </w:ins>
      <w:ins w:id="48" w:author="Mackenzie Clare Poirier" w:date="2026-01-07T14:10:00Z" w16du:dateUtc="2026-01-07T19:10:00Z">
        <w:r w:rsidR="00A82AD4">
          <w:t xml:space="preserve"> many</w:t>
        </w:r>
      </w:ins>
      <w:ins w:id="49" w:author="Mackenzie Clare Poirier" w:date="2026-01-07T14:11:00Z" w16du:dateUtc="2026-01-07T19:11:00Z">
        <w:r w:rsidR="00A82AD4">
          <w:t xml:space="preserve"> polar </w:t>
        </w:r>
        <w:r w:rsidR="00A82AD4">
          <w:rPr>
            <w:i/>
            <w:iCs/>
          </w:rPr>
          <w:t>Chlamydomonas</w:t>
        </w:r>
        <w:r w:rsidR="00A82AD4">
          <w:t xml:space="preserve"> species are found in both low temperature and high salinity</w:t>
        </w:r>
      </w:ins>
      <w:ins w:id="50" w:author="Mackenzie Clare Poirier" w:date="2026-01-07T14:12:00Z" w16du:dateUtc="2026-01-07T19:12:00Z">
        <w:r w:rsidR="00A82AD4">
          <w:t>,</w:t>
        </w:r>
      </w:ins>
      <w:ins w:id="51" w:author="Mackenzie Clare Poirier" w:date="2026-01-07T14:11:00Z" w16du:dateUtc="2026-01-07T19:11:00Z">
        <w:r w:rsidR="00A82AD4">
          <w:t xml:space="preserve"> a range of salinity growth conditions were </w:t>
        </w:r>
      </w:ins>
      <w:ins w:id="52" w:author="Mackenzie Clare Poirier" w:date="2026-01-07T14:12:00Z" w16du:dateUtc="2026-01-07T19:12:00Z">
        <w:r w:rsidR="00A82AD4">
          <w:t>used to</w:t>
        </w:r>
      </w:ins>
      <w:ins w:id="53" w:author="Mackenzie Clare Poirier" w:date="2026-01-07T14:13:00Z" w16du:dateUtc="2026-01-07T19:13:00Z">
        <w:r w:rsidR="00A82AD4">
          <w:t xml:space="preserve"> </w:t>
        </w:r>
      </w:ins>
      <w:ins w:id="54" w:author="Mackenzie Clare Poirier" w:date="2026-01-07T15:15:00Z" w16du:dateUtc="2026-01-07T20:15:00Z">
        <w:r w:rsidR="00FA5D5A">
          <w:t xml:space="preserve">address </w:t>
        </w:r>
      </w:ins>
      <w:ins w:id="55" w:author="Mackenzie Clare Poirier" w:date="2026-01-07T15:12:00Z" w16du:dateUtc="2026-01-07T20:12:00Z">
        <w:r w:rsidR="00272B49">
          <w:t>the potential</w:t>
        </w:r>
      </w:ins>
      <w:ins w:id="56" w:author="Mackenzie Clare Poirier" w:date="2026-01-07T15:13:00Z" w16du:dateUtc="2026-01-07T20:13:00Z">
        <w:r w:rsidR="00FA5D5A">
          <w:t xml:space="preserve"> </w:t>
        </w:r>
      </w:ins>
      <w:ins w:id="57" w:author="Mackenzie Clare Poirier" w:date="2026-01-07T15:16:00Z" w16du:dateUtc="2026-01-07T20:16:00Z">
        <w:r w:rsidR="00FA5D5A">
          <w:t>confounding</w:t>
        </w:r>
      </w:ins>
      <w:ins w:id="58" w:author="Mackenzie Clare Poirier" w:date="2026-01-07T15:14:00Z" w16du:dateUtc="2026-01-07T20:14:00Z">
        <w:r w:rsidR="00FA5D5A">
          <w:t xml:space="preserve"> effect</w:t>
        </w:r>
      </w:ins>
      <w:ins w:id="59" w:author="Mackenzie Clare Poirier" w:date="2026-01-07T15:12:00Z" w16du:dateUtc="2026-01-07T20:12:00Z">
        <w:r w:rsidR="00272B49">
          <w:t xml:space="preserve"> of salinit</w:t>
        </w:r>
      </w:ins>
      <w:ins w:id="60" w:author="Mackenzie Clare Poirier" w:date="2026-01-07T15:17:00Z" w16du:dateUtc="2026-01-07T20:17:00Z">
        <w:r w:rsidR="00FA5D5A">
          <w:t>y on our results</w:t>
        </w:r>
      </w:ins>
      <w:ins w:id="61" w:author="Mackenzie Clare Poirier" w:date="2026-01-07T15:12:00Z" w16du:dateUtc="2026-01-07T20:12:00Z">
        <w:r w:rsidR="00272B49">
          <w:t>.</w:t>
        </w:r>
      </w:ins>
      <w:ins w:id="62" w:author="Mackenzie Clare Poirier" w:date="2026-01-07T14:09:00Z" w16du:dateUtc="2026-01-07T19:09:00Z">
        <w:r w:rsidR="00A82AD4">
          <w:t xml:space="preserve"> </w:t>
        </w:r>
      </w:ins>
    </w:p>
    <w:p w14:paraId="0C84C8B0" w14:textId="77777777" w:rsidR="00B2583B" w:rsidRDefault="00000000">
      <w:pPr>
        <w:pStyle w:val="TableCaption"/>
      </w:pPr>
      <w:bookmarkStart w:id="63" w:name="tab:taxacultures"/>
      <w:bookmarkEnd w:id="63"/>
      <w:r>
        <w:t>Table 1: Study taxa and culture growth conditions.</w:t>
      </w:r>
    </w:p>
    <w:tbl>
      <w:tblPr>
        <w:tblStyle w:val="Table"/>
        <w:tblW w:w="5000" w:type="pct"/>
        <w:tblLayout w:type="fixed"/>
        <w:tblLook w:val="0020" w:firstRow="1" w:lastRow="0" w:firstColumn="0" w:lastColumn="0" w:noHBand="0" w:noVBand="0"/>
        <w:tblCaption w:val="Table 1: Study taxa and culture growth conditions."/>
      </w:tblPr>
      <w:tblGrid>
        <w:gridCol w:w="2253"/>
        <w:gridCol w:w="693"/>
        <w:gridCol w:w="867"/>
        <w:gridCol w:w="867"/>
        <w:gridCol w:w="867"/>
        <w:gridCol w:w="953"/>
        <w:gridCol w:w="780"/>
        <w:gridCol w:w="1387"/>
        <w:gridCol w:w="693"/>
      </w:tblGrid>
      <w:tr w:rsidR="00B2583B" w14:paraId="622FF941" w14:textId="77777777" w:rsidTr="00B2583B">
        <w:trPr>
          <w:cnfStyle w:val="100000000000" w:firstRow="1" w:lastRow="0" w:firstColumn="0" w:lastColumn="0" w:oddVBand="0" w:evenVBand="0" w:oddHBand="0" w:evenHBand="0" w:firstRowFirstColumn="0" w:firstRowLastColumn="0" w:lastRowFirstColumn="0" w:lastRowLastColumn="0"/>
          <w:tblHeader/>
        </w:trPr>
        <w:tc>
          <w:tcPr>
            <w:tcW w:w="1906" w:type="dxa"/>
          </w:tcPr>
          <w:p w14:paraId="5D13C022" w14:textId="77777777" w:rsidR="00B2583B" w:rsidRDefault="00000000">
            <w:pPr>
              <w:pStyle w:val="Compact"/>
            </w:pPr>
            <w:r>
              <w:t>Taxa</w:t>
            </w:r>
          </w:p>
        </w:tc>
        <w:tc>
          <w:tcPr>
            <w:tcW w:w="586" w:type="dxa"/>
          </w:tcPr>
          <w:p w14:paraId="59BEBB08" w14:textId="77777777" w:rsidR="00B2583B" w:rsidRDefault="00000000">
            <w:pPr>
              <w:pStyle w:val="Compact"/>
            </w:pPr>
            <w:r>
              <w:t>Lineage</w:t>
            </w:r>
          </w:p>
        </w:tc>
        <w:tc>
          <w:tcPr>
            <w:tcW w:w="733" w:type="dxa"/>
          </w:tcPr>
          <w:p w14:paraId="051A0437" w14:textId="77777777" w:rsidR="00B2583B" w:rsidRDefault="00000000">
            <w:pPr>
              <w:pStyle w:val="Compact"/>
            </w:pPr>
            <w:r>
              <w:t>Origin</w:t>
            </w:r>
          </w:p>
        </w:tc>
        <w:tc>
          <w:tcPr>
            <w:tcW w:w="733" w:type="dxa"/>
          </w:tcPr>
          <w:p w14:paraId="52207172" w14:textId="77777777" w:rsidR="00B2583B" w:rsidRDefault="00000000">
            <w:pPr>
              <w:pStyle w:val="Compact"/>
              <w:jc w:val="right"/>
            </w:pPr>
            <w:r>
              <w:t>Growth °C</w:t>
            </w:r>
          </w:p>
        </w:tc>
        <w:tc>
          <w:tcPr>
            <w:tcW w:w="733" w:type="dxa"/>
          </w:tcPr>
          <w:p w14:paraId="41ACF67C" w14:textId="77777777" w:rsidR="00B2583B" w:rsidRDefault="00000000">
            <w:pPr>
              <w:pStyle w:val="Compact"/>
              <w:jc w:val="right"/>
            </w:pPr>
            <w:r>
              <w:t>NaCl (mM)</w:t>
            </w:r>
          </w:p>
        </w:tc>
        <w:tc>
          <w:tcPr>
            <w:tcW w:w="806" w:type="dxa"/>
          </w:tcPr>
          <w:p w14:paraId="2378C53F" w14:textId="77777777" w:rsidR="00B2583B" w:rsidRDefault="00000000">
            <w:pPr>
              <w:pStyle w:val="Compact"/>
              <w:jc w:val="right"/>
            </w:pPr>
            <w:r>
              <w:t>NaCl (opt)</w:t>
            </w:r>
          </w:p>
        </w:tc>
        <w:tc>
          <w:tcPr>
            <w:tcW w:w="660" w:type="dxa"/>
          </w:tcPr>
          <w:p w14:paraId="6B33BF53" w14:textId="77777777" w:rsidR="00B2583B" w:rsidRDefault="00000000">
            <w:pPr>
              <w:pStyle w:val="Compact"/>
              <w:jc w:val="right"/>
            </w:pPr>
            <w:r>
              <w:t>PAR (µE)</w:t>
            </w:r>
          </w:p>
        </w:tc>
        <w:tc>
          <w:tcPr>
            <w:tcW w:w="1173" w:type="dxa"/>
          </w:tcPr>
          <w:p w14:paraId="3B3FD142" w14:textId="77777777" w:rsidR="00B2583B" w:rsidRDefault="00000000">
            <w:pPr>
              <w:pStyle w:val="Compact"/>
              <w:jc w:val="right"/>
            </w:pPr>
            <w:r>
              <w:t>Photoperiod (h)</w:t>
            </w:r>
          </w:p>
        </w:tc>
        <w:tc>
          <w:tcPr>
            <w:tcW w:w="586" w:type="dxa"/>
          </w:tcPr>
          <w:p w14:paraId="1A4B9F6E" w14:textId="77777777" w:rsidR="00B2583B" w:rsidRDefault="00000000">
            <w:pPr>
              <w:pStyle w:val="Compact"/>
            </w:pPr>
            <w:r>
              <w:t>Media</w:t>
            </w:r>
          </w:p>
        </w:tc>
      </w:tr>
      <w:tr w:rsidR="00B2583B" w14:paraId="31E85BB8" w14:textId="77777777">
        <w:tc>
          <w:tcPr>
            <w:tcW w:w="1906" w:type="dxa"/>
          </w:tcPr>
          <w:p w14:paraId="657A1897" w14:textId="77777777" w:rsidR="00B2583B" w:rsidRDefault="00000000">
            <w:pPr>
              <w:pStyle w:val="Compact"/>
            </w:pPr>
            <w:r>
              <w:t>Fragilariopsis cylindrus</w:t>
            </w:r>
          </w:p>
        </w:tc>
        <w:tc>
          <w:tcPr>
            <w:tcW w:w="586" w:type="dxa"/>
          </w:tcPr>
          <w:p w14:paraId="180E3ADD" w14:textId="77777777" w:rsidR="00B2583B" w:rsidRDefault="00000000">
            <w:pPr>
              <w:pStyle w:val="Compact"/>
            </w:pPr>
            <w:r>
              <w:t>Diatom</w:t>
            </w:r>
          </w:p>
        </w:tc>
        <w:tc>
          <w:tcPr>
            <w:tcW w:w="733" w:type="dxa"/>
          </w:tcPr>
          <w:p w14:paraId="74F4FA3D" w14:textId="77777777" w:rsidR="00B2583B" w:rsidRDefault="00000000">
            <w:pPr>
              <w:pStyle w:val="Compact"/>
            </w:pPr>
            <w:r>
              <w:t>Polar</w:t>
            </w:r>
          </w:p>
        </w:tc>
        <w:tc>
          <w:tcPr>
            <w:tcW w:w="733" w:type="dxa"/>
          </w:tcPr>
          <w:p w14:paraId="7530DAB6" w14:textId="77777777" w:rsidR="00B2583B" w:rsidRDefault="00000000">
            <w:pPr>
              <w:pStyle w:val="Compact"/>
              <w:jc w:val="right"/>
            </w:pPr>
            <w:r>
              <w:t>0</w:t>
            </w:r>
          </w:p>
        </w:tc>
        <w:tc>
          <w:tcPr>
            <w:tcW w:w="733" w:type="dxa"/>
          </w:tcPr>
          <w:p w14:paraId="6E436F53" w14:textId="77777777" w:rsidR="00B2583B" w:rsidRDefault="00000000">
            <w:pPr>
              <w:pStyle w:val="Compact"/>
              <w:jc w:val="right"/>
            </w:pPr>
            <w:r>
              <w:t>500.00</w:t>
            </w:r>
          </w:p>
        </w:tc>
        <w:tc>
          <w:tcPr>
            <w:tcW w:w="806" w:type="dxa"/>
          </w:tcPr>
          <w:p w14:paraId="2C12C30E" w14:textId="77777777" w:rsidR="00B2583B" w:rsidRDefault="00000000">
            <w:pPr>
              <w:pStyle w:val="Compact"/>
              <w:jc w:val="right"/>
            </w:pPr>
            <w:r>
              <w:t>500.00</w:t>
            </w:r>
          </w:p>
        </w:tc>
        <w:tc>
          <w:tcPr>
            <w:tcW w:w="660" w:type="dxa"/>
          </w:tcPr>
          <w:p w14:paraId="66D1CC52" w14:textId="77777777" w:rsidR="00B2583B" w:rsidRDefault="00000000">
            <w:pPr>
              <w:pStyle w:val="Compact"/>
              <w:jc w:val="right"/>
            </w:pPr>
            <w:r>
              <w:t>10</w:t>
            </w:r>
          </w:p>
        </w:tc>
        <w:tc>
          <w:tcPr>
            <w:tcW w:w="1173" w:type="dxa"/>
          </w:tcPr>
          <w:p w14:paraId="199856A2" w14:textId="77777777" w:rsidR="00B2583B" w:rsidRDefault="00000000">
            <w:pPr>
              <w:pStyle w:val="Compact"/>
              <w:jc w:val="right"/>
            </w:pPr>
            <w:r>
              <w:t>24</w:t>
            </w:r>
          </w:p>
        </w:tc>
        <w:tc>
          <w:tcPr>
            <w:tcW w:w="586" w:type="dxa"/>
          </w:tcPr>
          <w:p w14:paraId="04404D76" w14:textId="77777777" w:rsidR="00B2583B" w:rsidRDefault="00000000">
            <w:pPr>
              <w:pStyle w:val="Compact"/>
            </w:pPr>
            <w:r>
              <w:t>F2</w:t>
            </w:r>
          </w:p>
        </w:tc>
      </w:tr>
      <w:tr w:rsidR="00B2583B" w14:paraId="4BE606F6" w14:textId="77777777">
        <w:tc>
          <w:tcPr>
            <w:tcW w:w="1906" w:type="dxa"/>
          </w:tcPr>
          <w:p w14:paraId="3A136FFF" w14:textId="77777777" w:rsidR="00B2583B" w:rsidRDefault="00000000">
            <w:pPr>
              <w:pStyle w:val="Compact"/>
            </w:pPr>
            <w:r>
              <w:t>Fragilariopsis cylindrus</w:t>
            </w:r>
          </w:p>
        </w:tc>
        <w:tc>
          <w:tcPr>
            <w:tcW w:w="586" w:type="dxa"/>
          </w:tcPr>
          <w:p w14:paraId="16BC4E6C" w14:textId="77777777" w:rsidR="00B2583B" w:rsidRDefault="00000000">
            <w:pPr>
              <w:pStyle w:val="Compact"/>
            </w:pPr>
            <w:r>
              <w:t>Diatom</w:t>
            </w:r>
          </w:p>
        </w:tc>
        <w:tc>
          <w:tcPr>
            <w:tcW w:w="733" w:type="dxa"/>
          </w:tcPr>
          <w:p w14:paraId="51195555" w14:textId="77777777" w:rsidR="00B2583B" w:rsidRDefault="00000000">
            <w:pPr>
              <w:pStyle w:val="Compact"/>
            </w:pPr>
            <w:r>
              <w:t>Polar</w:t>
            </w:r>
          </w:p>
        </w:tc>
        <w:tc>
          <w:tcPr>
            <w:tcW w:w="733" w:type="dxa"/>
          </w:tcPr>
          <w:p w14:paraId="53EB7E63" w14:textId="77777777" w:rsidR="00B2583B" w:rsidRDefault="00000000">
            <w:pPr>
              <w:pStyle w:val="Compact"/>
              <w:jc w:val="right"/>
            </w:pPr>
            <w:r>
              <w:t>0</w:t>
            </w:r>
          </w:p>
        </w:tc>
        <w:tc>
          <w:tcPr>
            <w:tcW w:w="733" w:type="dxa"/>
          </w:tcPr>
          <w:p w14:paraId="0C5C7402" w14:textId="77777777" w:rsidR="00B2583B" w:rsidRDefault="00000000">
            <w:pPr>
              <w:pStyle w:val="Compact"/>
              <w:jc w:val="right"/>
            </w:pPr>
            <w:r>
              <w:t>500.00</w:t>
            </w:r>
          </w:p>
        </w:tc>
        <w:tc>
          <w:tcPr>
            <w:tcW w:w="806" w:type="dxa"/>
          </w:tcPr>
          <w:p w14:paraId="51DB349C" w14:textId="77777777" w:rsidR="00B2583B" w:rsidRDefault="00000000">
            <w:pPr>
              <w:pStyle w:val="Compact"/>
              <w:jc w:val="right"/>
            </w:pPr>
            <w:r>
              <w:t>500.00</w:t>
            </w:r>
          </w:p>
        </w:tc>
        <w:tc>
          <w:tcPr>
            <w:tcW w:w="660" w:type="dxa"/>
          </w:tcPr>
          <w:p w14:paraId="617E343D" w14:textId="77777777" w:rsidR="00B2583B" w:rsidRDefault="00000000">
            <w:pPr>
              <w:pStyle w:val="Compact"/>
              <w:jc w:val="right"/>
            </w:pPr>
            <w:r>
              <w:t>1</w:t>
            </w:r>
          </w:p>
        </w:tc>
        <w:tc>
          <w:tcPr>
            <w:tcW w:w="1173" w:type="dxa"/>
          </w:tcPr>
          <w:p w14:paraId="41A6F3C2" w14:textId="77777777" w:rsidR="00B2583B" w:rsidRDefault="00000000">
            <w:pPr>
              <w:pStyle w:val="Compact"/>
              <w:jc w:val="right"/>
            </w:pPr>
            <w:r>
              <w:t>24</w:t>
            </w:r>
          </w:p>
        </w:tc>
        <w:tc>
          <w:tcPr>
            <w:tcW w:w="586" w:type="dxa"/>
          </w:tcPr>
          <w:p w14:paraId="3CE22D06" w14:textId="77777777" w:rsidR="00B2583B" w:rsidRDefault="00000000">
            <w:pPr>
              <w:pStyle w:val="Compact"/>
            </w:pPr>
            <w:r>
              <w:t>F2</w:t>
            </w:r>
          </w:p>
        </w:tc>
      </w:tr>
      <w:tr w:rsidR="00B2583B" w14:paraId="6E648268" w14:textId="77777777">
        <w:tc>
          <w:tcPr>
            <w:tcW w:w="1906" w:type="dxa"/>
          </w:tcPr>
          <w:p w14:paraId="52A5E5A8" w14:textId="77777777" w:rsidR="00B2583B" w:rsidRDefault="00000000">
            <w:pPr>
              <w:pStyle w:val="Compact"/>
            </w:pPr>
            <w:r>
              <w:t>Fragilariopsis cylindrus</w:t>
            </w:r>
          </w:p>
        </w:tc>
        <w:tc>
          <w:tcPr>
            <w:tcW w:w="586" w:type="dxa"/>
          </w:tcPr>
          <w:p w14:paraId="41683326" w14:textId="77777777" w:rsidR="00B2583B" w:rsidRDefault="00000000">
            <w:pPr>
              <w:pStyle w:val="Compact"/>
            </w:pPr>
            <w:r>
              <w:t>Diatom</w:t>
            </w:r>
          </w:p>
        </w:tc>
        <w:tc>
          <w:tcPr>
            <w:tcW w:w="733" w:type="dxa"/>
          </w:tcPr>
          <w:p w14:paraId="557F1FD5" w14:textId="77777777" w:rsidR="00B2583B" w:rsidRDefault="00000000">
            <w:pPr>
              <w:pStyle w:val="Compact"/>
            </w:pPr>
            <w:r>
              <w:t>Polar</w:t>
            </w:r>
          </w:p>
        </w:tc>
        <w:tc>
          <w:tcPr>
            <w:tcW w:w="733" w:type="dxa"/>
          </w:tcPr>
          <w:p w14:paraId="08F4FEDB" w14:textId="77777777" w:rsidR="00B2583B" w:rsidRDefault="00000000">
            <w:pPr>
              <w:pStyle w:val="Compact"/>
              <w:jc w:val="right"/>
            </w:pPr>
            <w:r>
              <w:t>6</w:t>
            </w:r>
          </w:p>
        </w:tc>
        <w:tc>
          <w:tcPr>
            <w:tcW w:w="733" w:type="dxa"/>
          </w:tcPr>
          <w:p w14:paraId="39E1CE2F" w14:textId="77777777" w:rsidR="00B2583B" w:rsidRDefault="00000000">
            <w:pPr>
              <w:pStyle w:val="Compact"/>
              <w:jc w:val="right"/>
            </w:pPr>
            <w:r>
              <w:t>500.00</w:t>
            </w:r>
          </w:p>
        </w:tc>
        <w:tc>
          <w:tcPr>
            <w:tcW w:w="806" w:type="dxa"/>
          </w:tcPr>
          <w:p w14:paraId="26AFA483" w14:textId="77777777" w:rsidR="00B2583B" w:rsidRDefault="00000000">
            <w:pPr>
              <w:pStyle w:val="Compact"/>
              <w:jc w:val="right"/>
            </w:pPr>
            <w:r>
              <w:t>500.00</w:t>
            </w:r>
          </w:p>
        </w:tc>
        <w:tc>
          <w:tcPr>
            <w:tcW w:w="660" w:type="dxa"/>
          </w:tcPr>
          <w:p w14:paraId="3B46FB59" w14:textId="77777777" w:rsidR="00B2583B" w:rsidRDefault="00000000">
            <w:pPr>
              <w:pStyle w:val="Compact"/>
              <w:jc w:val="right"/>
            </w:pPr>
            <w:r>
              <w:t>10</w:t>
            </w:r>
          </w:p>
        </w:tc>
        <w:tc>
          <w:tcPr>
            <w:tcW w:w="1173" w:type="dxa"/>
          </w:tcPr>
          <w:p w14:paraId="2D25634B" w14:textId="77777777" w:rsidR="00B2583B" w:rsidRDefault="00000000">
            <w:pPr>
              <w:pStyle w:val="Compact"/>
              <w:jc w:val="right"/>
            </w:pPr>
            <w:r>
              <w:t>24</w:t>
            </w:r>
          </w:p>
        </w:tc>
        <w:tc>
          <w:tcPr>
            <w:tcW w:w="586" w:type="dxa"/>
          </w:tcPr>
          <w:p w14:paraId="0E5F058C" w14:textId="77777777" w:rsidR="00B2583B" w:rsidRDefault="00000000">
            <w:pPr>
              <w:pStyle w:val="Compact"/>
            </w:pPr>
            <w:r>
              <w:t>F2</w:t>
            </w:r>
          </w:p>
        </w:tc>
      </w:tr>
      <w:tr w:rsidR="00B2583B" w14:paraId="7D604E28" w14:textId="77777777">
        <w:tc>
          <w:tcPr>
            <w:tcW w:w="1906" w:type="dxa"/>
          </w:tcPr>
          <w:p w14:paraId="20EBB29D" w14:textId="77777777" w:rsidR="00B2583B" w:rsidRDefault="00000000">
            <w:pPr>
              <w:pStyle w:val="Compact"/>
            </w:pPr>
            <w:r>
              <w:t>Fragilariopsis cylindrus</w:t>
            </w:r>
          </w:p>
        </w:tc>
        <w:tc>
          <w:tcPr>
            <w:tcW w:w="586" w:type="dxa"/>
          </w:tcPr>
          <w:p w14:paraId="0D2FFAFE" w14:textId="77777777" w:rsidR="00B2583B" w:rsidRDefault="00000000">
            <w:pPr>
              <w:pStyle w:val="Compact"/>
            </w:pPr>
            <w:r>
              <w:t>Diatom</w:t>
            </w:r>
          </w:p>
        </w:tc>
        <w:tc>
          <w:tcPr>
            <w:tcW w:w="733" w:type="dxa"/>
          </w:tcPr>
          <w:p w14:paraId="04BCA078" w14:textId="77777777" w:rsidR="00B2583B" w:rsidRDefault="00000000">
            <w:pPr>
              <w:pStyle w:val="Compact"/>
            </w:pPr>
            <w:r>
              <w:t>Polar</w:t>
            </w:r>
          </w:p>
        </w:tc>
        <w:tc>
          <w:tcPr>
            <w:tcW w:w="733" w:type="dxa"/>
          </w:tcPr>
          <w:p w14:paraId="5364C5ED" w14:textId="77777777" w:rsidR="00B2583B" w:rsidRDefault="00000000">
            <w:pPr>
              <w:pStyle w:val="Compact"/>
              <w:jc w:val="right"/>
            </w:pPr>
            <w:r>
              <w:t>6</w:t>
            </w:r>
          </w:p>
        </w:tc>
        <w:tc>
          <w:tcPr>
            <w:tcW w:w="733" w:type="dxa"/>
          </w:tcPr>
          <w:p w14:paraId="5C0A06FD" w14:textId="77777777" w:rsidR="00B2583B" w:rsidRDefault="00000000">
            <w:pPr>
              <w:pStyle w:val="Compact"/>
              <w:jc w:val="right"/>
            </w:pPr>
            <w:r>
              <w:t>500.00</w:t>
            </w:r>
          </w:p>
        </w:tc>
        <w:tc>
          <w:tcPr>
            <w:tcW w:w="806" w:type="dxa"/>
          </w:tcPr>
          <w:p w14:paraId="07BAF559" w14:textId="77777777" w:rsidR="00B2583B" w:rsidRDefault="00000000">
            <w:pPr>
              <w:pStyle w:val="Compact"/>
              <w:jc w:val="right"/>
            </w:pPr>
            <w:r>
              <w:t>500.00</w:t>
            </w:r>
          </w:p>
        </w:tc>
        <w:tc>
          <w:tcPr>
            <w:tcW w:w="660" w:type="dxa"/>
          </w:tcPr>
          <w:p w14:paraId="2A631E37" w14:textId="77777777" w:rsidR="00B2583B" w:rsidRDefault="00000000">
            <w:pPr>
              <w:pStyle w:val="Compact"/>
              <w:jc w:val="right"/>
            </w:pPr>
            <w:r>
              <w:t>1</w:t>
            </w:r>
          </w:p>
        </w:tc>
        <w:tc>
          <w:tcPr>
            <w:tcW w:w="1173" w:type="dxa"/>
          </w:tcPr>
          <w:p w14:paraId="378AF760" w14:textId="77777777" w:rsidR="00B2583B" w:rsidRDefault="00000000">
            <w:pPr>
              <w:pStyle w:val="Compact"/>
              <w:jc w:val="right"/>
            </w:pPr>
            <w:r>
              <w:t>24</w:t>
            </w:r>
          </w:p>
        </w:tc>
        <w:tc>
          <w:tcPr>
            <w:tcW w:w="586" w:type="dxa"/>
          </w:tcPr>
          <w:p w14:paraId="6940FE15" w14:textId="77777777" w:rsidR="00B2583B" w:rsidRDefault="00000000">
            <w:pPr>
              <w:pStyle w:val="Compact"/>
            </w:pPr>
            <w:r>
              <w:t>F2</w:t>
            </w:r>
          </w:p>
        </w:tc>
      </w:tr>
      <w:tr w:rsidR="00B2583B" w14:paraId="6C733E71" w14:textId="77777777">
        <w:tc>
          <w:tcPr>
            <w:tcW w:w="1906" w:type="dxa"/>
          </w:tcPr>
          <w:p w14:paraId="72A34F43" w14:textId="77777777" w:rsidR="00B2583B" w:rsidRDefault="00000000">
            <w:pPr>
              <w:pStyle w:val="Compact"/>
            </w:pPr>
            <w:r>
              <w:t>Thalassiosira pseudonana</w:t>
            </w:r>
          </w:p>
        </w:tc>
        <w:tc>
          <w:tcPr>
            <w:tcW w:w="586" w:type="dxa"/>
          </w:tcPr>
          <w:p w14:paraId="7E24AB8E" w14:textId="77777777" w:rsidR="00B2583B" w:rsidRDefault="00000000">
            <w:pPr>
              <w:pStyle w:val="Compact"/>
            </w:pPr>
            <w:r>
              <w:t>Diatom</w:t>
            </w:r>
          </w:p>
        </w:tc>
        <w:tc>
          <w:tcPr>
            <w:tcW w:w="733" w:type="dxa"/>
          </w:tcPr>
          <w:p w14:paraId="5FD66E48" w14:textId="77777777" w:rsidR="00B2583B" w:rsidRDefault="00000000">
            <w:pPr>
              <w:pStyle w:val="Compact"/>
            </w:pPr>
            <w:r>
              <w:t>Temperate</w:t>
            </w:r>
          </w:p>
        </w:tc>
        <w:tc>
          <w:tcPr>
            <w:tcW w:w="733" w:type="dxa"/>
          </w:tcPr>
          <w:p w14:paraId="40519833" w14:textId="77777777" w:rsidR="00B2583B" w:rsidRDefault="00000000">
            <w:pPr>
              <w:pStyle w:val="Compact"/>
              <w:jc w:val="right"/>
            </w:pPr>
            <w:r>
              <w:t>22</w:t>
            </w:r>
          </w:p>
        </w:tc>
        <w:tc>
          <w:tcPr>
            <w:tcW w:w="733" w:type="dxa"/>
          </w:tcPr>
          <w:p w14:paraId="1548A06A" w14:textId="77777777" w:rsidR="00B2583B" w:rsidRDefault="00000000">
            <w:pPr>
              <w:pStyle w:val="Compact"/>
              <w:jc w:val="right"/>
            </w:pPr>
            <w:r>
              <w:t>500.00</w:t>
            </w:r>
          </w:p>
        </w:tc>
        <w:tc>
          <w:tcPr>
            <w:tcW w:w="806" w:type="dxa"/>
          </w:tcPr>
          <w:p w14:paraId="1E3ECBB7" w14:textId="77777777" w:rsidR="00B2583B" w:rsidRDefault="00000000">
            <w:pPr>
              <w:pStyle w:val="Compact"/>
              <w:jc w:val="right"/>
            </w:pPr>
            <w:r>
              <w:t>500.00</w:t>
            </w:r>
          </w:p>
        </w:tc>
        <w:tc>
          <w:tcPr>
            <w:tcW w:w="660" w:type="dxa"/>
          </w:tcPr>
          <w:p w14:paraId="6A19F0B6" w14:textId="77777777" w:rsidR="00B2583B" w:rsidRDefault="00000000">
            <w:pPr>
              <w:pStyle w:val="Compact"/>
              <w:jc w:val="right"/>
            </w:pPr>
            <w:r>
              <w:t>50</w:t>
            </w:r>
          </w:p>
        </w:tc>
        <w:tc>
          <w:tcPr>
            <w:tcW w:w="1173" w:type="dxa"/>
          </w:tcPr>
          <w:p w14:paraId="00347008" w14:textId="77777777" w:rsidR="00B2583B" w:rsidRDefault="00000000">
            <w:pPr>
              <w:pStyle w:val="Compact"/>
              <w:jc w:val="right"/>
            </w:pPr>
            <w:r>
              <w:t>12</w:t>
            </w:r>
          </w:p>
        </w:tc>
        <w:tc>
          <w:tcPr>
            <w:tcW w:w="586" w:type="dxa"/>
          </w:tcPr>
          <w:p w14:paraId="76BA8452" w14:textId="77777777" w:rsidR="00B2583B" w:rsidRDefault="00000000">
            <w:pPr>
              <w:pStyle w:val="Compact"/>
            </w:pPr>
            <w:r>
              <w:t>F2</w:t>
            </w:r>
          </w:p>
        </w:tc>
      </w:tr>
      <w:tr w:rsidR="00B2583B" w14:paraId="2A8DC1D2" w14:textId="77777777">
        <w:tc>
          <w:tcPr>
            <w:tcW w:w="1906" w:type="dxa"/>
          </w:tcPr>
          <w:p w14:paraId="1C2F58A2" w14:textId="77777777" w:rsidR="00B2583B" w:rsidRDefault="00000000">
            <w:pPr>
              <w:pStyle w:val="Compact"/>
            </w:pPr>
            <w:r>
              <w:t>Chlamydomonas ICEMDV</w:t>
            </w:r>
          </w:p>
        </w:tc>
        <w:tc>
          <w:tcPr>
            <w:tcW w:w="586" w:type="dxa"/>
          </w:tcPr>
          <w:p w14:paraId="5F6801C3" w14:textId="77777777" w:rsidR="00B2583B" w:rsidRDefault="00000000">
            <w:pPr>
              <w:pStyle w:val="Compact"/>
            </w:pPr>
            <w:r>
              <w:t>Green</w:t>
            </w:r>
          </w:p>
        </w:tc>
        <w:tc>
          <w:tcPr>
            <w:tcW w:w="733" w:type="dxa"/>
          </w:tcPr>
          <w:p w14:paraId="3418778C" w14:textId="77777777" w:rsidR="00B2583B" w:rsidRDefault="00000000">
            <w:pPr>
              <w:pStyle w:val="Compact"/>
            </w:pPr>
            <w:r>
              <w:t>Polar</w:t>
            </w:r>
          </w:p>
        </w:tc>
        <w:tc>
          <w:tcPr>
            <w:tcW w:w="733" w:type="dxa"/>
          </w:tcPr>
          <w:p w14:paraId="29AF0A4E" w14:textId="77777777" w:rsidR="00B2583B" w:rsidRDefault="00000000">
            <w:pPr>
              <w:pStyle w:val="Compact"/>
              <w:jc w:val="right"/>
            </w:pPr>
            <w:r>
              <w:t>4</w:t>
            </w:r>
          </w:p>
        </w:tc>
        <w:tc>
          <w:tcPr>
            <w:tcW w:w="733" w:type="dxa"/>
          </w:tcPr>
          <w:p w14:paraId="3B2B2103" w14:textId="77777777" w:rsidR="00B2583B" w:rsidRDefault="00000000">
            <w:pPr>
              <w:pStyle w:val="Compact"/>
              <w:jc w:val="right"/>
            </w:pPr>
            <w:r>
              <w:t>70.00</w:t>
            </w:r>
          </w:p>
        </w:tc>
        <w:tc>
          <w:tcPr>
            <w:tcW w:w="806" w:type="dxa"/>
          </w:tcPr>
          <w:p w14:paraId="009E3F4B" w14:textId="77777777" w:rsidR="00B2583B" w:rsidRDefault="00000000">
            <w:pPr>
              <w:pStyle w:val="Compact"/>
              <w:jc w:val="right"/>
            </w:pPr>
            <w:r>
              <w:t>500.00</w:t>
            </w:r>
          </w:p>
        </w:tc>
        <w:tc>
          <w:tcPr>
            <w:tcW w:w="660" w:type="dxa"/>
          </w:tcPr>
          <w:p w14:paraId="51EED37F" w14:textId="77777777" w:rsidR="00B2583B" w:rsidRDefault="00000000">
            <w:pPr>
              <w:pStyle w:val="Compact"/>
              <w:jc w:val="right"/>
            </w:pPr>
            <w:r>
              <w:t>10</w:t>
            </w:r>
          </w:p>
        </w:tc>
        <w:tc>
          <w:tcPr>
            <w:tcW w:w="1173" w:type="dxa"/>
          </w:tcPr>
          <w:p w14:paraId="52349244" w14:textId="77777777" w:rsidR="00B2583B" w:rsidRDefault="00000000">
            <w:pPr>
              <w:pStyle w:val="Compact"/>
              <w:jc w:val="right"/>
            </w:pPr>
            <w:r>
              <w:t>24</w:t>
            </w:r>
          </w:p>
        </w:tc>
        <w:tc>
          <w:tcPr>
            <w:tcW w:w="586" w:type="dxa"/>
          </w:tcPr>
          <w:p w14:paraId="45DC2BEB" w14:textId="77777777" w:rsidR="00B2583B" w:rsidRDefault="00000000">
            <w:pPr>
              <w:pStyle w:val="Compact"/>
            </w:pPr>
            <w:r>
              <w:t>BBM</w:t>
            </w:r>
          </w:p>
        </w:tc>
      </w:tr>
      <w:tr w:rsidR="00B2583B" w14:paraId="08A8FFBB" w14:textId="77777777">
        <w:tc>
          <w:tcPr>
            <w:tcW w:w="1906" w:type="dxa"/>
          </w:tcPr>
          <w:p w14:paraId="1B515AE6" w14:textId="77777777" w:rsidR="00B2583B" w:rsidRDefault="00000000">
            <w:pPr>
              <w:pStyle w:val="Compact"/>
            </w:pPr>
            <w:r>
              <w:lastRenderedPageBreak/>
              <w:t>Chlamydomonas klinobasis</w:t>
            </w:r>
          </w:p>
        </w:tc>
        <w:tc>
          <w:tcPr>
            <w:tcW w:w="586" w:type="dxa"/>
          </w:tcPr>
          <w:p w14:paraId="1B18F995" w14:textId="77777777" w:rsidR="00B2583B" w:rsidRDefault="00000000">
            <w:pPr>
              <w:pStyle w:val="Compact"/>
            </w:pPr>
            <w:r>
              <w:t>Green</w:t>
            </w:r>
          </w:p>
        </w:tc>
        <w:tc>
          <w:tcPr>
            <w:tcW w:w="733" w:type="dxa"/>
          </w:tcPr>
          <w:p w14:paraId="282B7C4F" w14:textId="77777777" w:rsidR="00B2583B" w:rsidRDefault="00000000">
            <w:pPr>
              <w:pStyle w:val="Compact"/>
            </w:pPr>
            <w:r>
              <w:t>Polar</w:t>
            </w:r>
          </w:p>
        </w:tc>
        <w:tc>
          <w:tcPr>
            <w:tcW w:w="733" w:type="dxa"/>
          </w:tcPr>
          <w:p w14:paraId="274C9880" w14:textId="77777777" w:rsidR="00B2583B" w:rsidRDefault="00000000">
            <w:pPr>
              <w:pStyle w:val="Compact"/>
              <w:jc w:val="right"/>
            </w:pPr>
            <w:r>
              <w:t>4</w:t>
            </w:r>
          </w:p>
        </w:tc>
        <w:tc>
          <w:tcPr>
            <w:tcW w:w="733" w:type="dxa"/>
          </w:tcPr>
          <w:p w14:paraId="40832A03" w14:textId="77777777" w:rsidR="00B2583B" w:rsidRDefault="00000000">
            <w:pPr>
              <w:pStyle w:val="Compact"/>
              <w:jc w:val="right"/>
            </w:pPr>
            <w:r>
              <w:t>0.43</w:t>
            </w:r>
          </w:p>
        </w:tc>
        <w:tc>
          <w:tcPr>
            <w:tcW w:w="806" w:type="dxa"/>
          </w:tcPr>
          <w:p w14:paraId="02EF81D2" w14:textId="77777777" w:rsidR="00B2583B" w:rsidRDefault="00000000">
            <w:pPr>
              <w:pStyle w:val="Compact"/>
              <w:jc w:val="right"/>
            </w:pPr>
            <w:r>
              <w:t>0.43</w:t>
            </w:r>
          </w:p>
        </w:tc>
        <w:tc>
          <w:tcPr>
            <w:tcW w:w="660" w:type="dxa"/>
          </w:tcPr>
          <w:p w14:paraId="395408C4" w14:textId="77777777" w:rsidR="00B2583B" w:rsidRDefault="00000000">
            <w:pPr>
              <w:pStyle w:val="Compact"/>
              <w:jc w:val="right"/>
            </w:pPr>
            <w:r>
              <w:t>10</w:t>
            </w:r>
          </w:p>
        </w:tc>
        <w:tc>
          <w:tcPr>
            <w:tcW w:w="1173" w:type="dxa"/>
          </w:tcPr>
          <w:p w14:paraId="67E118E0" w14:textId="77777777" w:rsidR="00B2583B" w:rsidRDefault="00000000">
            <w:pPr>
              <w:pStyle w:val="Compact"/>
              <w:jc w:val="right"/>
            </w:pPr>
            <w:r>
              <w:t>24</w:t>
            </w:r>
          </w:p>
        </w:tc>
        <w:tc>
          <w:tcPr>
            <w:tcW w:w="586" w:type="dxa"/>
          </w:tcPr>
          <w:p w14:paraId="418439C5" w14:textId="77777777" w:rsidR="00B2583B" w:rsidRDefault="00000000">
            <w:pPr>
              <w:pStyle w:val="Compact"/>
            </w:pPr>
            <w:r>
              <w:t>BBM</w:t>
            </w:r>
          </w:p>
        </w:tc>
      </w:tr>
      <w:tr w:rsidR="00B2583B" w14:paraId="1ABF6BF3" w14:textId="77777777">
        <w:tc>
          <w:tcPr>
            <w:tcW w:w="1906" w:type="dxa"/>
          </w:tcPr>
          <w:p w14:paraId="56674F25" w14:textId="77777777" w:rsidR="00B2583B" w:rsidRDefault="00000000">
            <w:pPr>
              <w:pStyle w:val="Compact"/>
            </w:pPr>
            <w:r>
              <w:t>Chlamydomonas klinobasis</w:t>
            </w:r>
          </w:p>
        </w:tc>
        <w:tc>
          <w:tcPr>
            <w:tcW w:w="586" w:type="dxa"/>
          </w:tcPr>
          <w:p w14:paraId="545430B5" w14:textId="77777777" w:rsidR="00B2583B" w:rsidRDefault="00000000">
            <w:pPr>
              <w:pStyle w:val="Compact"/>
            </w:pPr>
            <w:r>
              <w:t>Green</w:t>
            </w:r>
          </w:p>
        </w:tc>
        <w:tc>
          <w:tcPr>
            <w:tcW w:w="733" w:type="dxa"/>
          </w:tcPr>
          <w:p w14:paraId="3CDD69AB" w14:textId="77777777" w:rsidR="00B2583B" w:rsidRDefault="00000000">
            <w:pPr>
              <w:pStyle w:val="Compact"/>
            </w:pPr>
            <w:r>
              <w:t>Polar</w:t>
            </w:r>
          </w:p>
        </w:tc>
        <w:tc>
          <w:tcPr>
            <w:tcW w:w="733" w:type="dxa"/>
          </w:tcPr>
          <w:p w14:paraId="152B9DC4" w14:textId="77777777" w:rsidR="00B2583B" w:rsidRDefault="00000000">
            <w:pPr>
              <w:pStyle w:val="Compact"/>
              <w:jc w:val="right"/>
            </w:pPr>
            <w:r>
              <w:t>4</w:t>
            </w:r>
          </w:p>
        </w:tc>
        <w:tc>
          <w:tcPr>
            <w:tcW w:w="733" w:type="dxa"/>
          </w:tcPr>
          <w:p w14:paraId="4550171C" w14:textId="77777777" w:rsidR="00B2583B" w:rsidRDefault="00000000">
            <w:pPr>
              <w:pStyle w:val="Compact"/>
              <w:jc w:val="right"/>
            </w:pPr>
            <w:r>
              <w:t>10.00</w:t>
            </w:r>
          </w:p>
        </w:tc>
        <w:tc>
          <w:tcPr>
            <w:tcW w:w="806" w:type="dxa"/>
          </w:tcPr>
          <w:p w14:paraId="2C935BC6" w14:textId="77777777" w:rsidR="00B2583B" w:rsidRDefault="00000000">
            <w:pPr>
              <w:pStyle w:val="Compact"/>
              <w:jc w:val="right"/>
            </w:pPr>
            <w:r>
              <w:t>0.43</w:t>
            </w:r>
          </w:p>
        </w:tc>
        <w:tc>
          <w:tcPr>
            <w:tcW w:w="660" w:type="dxa"/>
          </w:tcPr>
          <w:p w14:paraId="2C348329" w14:textId="77777777" w:rsidR="00B2583B" w:rsidRDefault="00000000">
            <w:pPr>
              <w:pStyle w:val="Compact"/>
              <w:jc w:val="right"/>
            </w:pPr>
            <w:r>
              <w:t>10</w:t>
            </w:r>
          </w:p>
        </w:tc>
        <w:tc>
          <w:tcPr>
            <w:tcW w:w="1173" w:type="dxa"/>
          </w:tcPr>
          <w:p w14:paraId="759899A0" w14:textId="77777777" w:rsidR="00B2583B" w:rsidRDefault="00000000">
            <w:pPr>
              <w:pStyle w:val="Compact"/>
              <w:jc w:val="right"/>
            </w:pPr>
            <w:r>
              <w:t>24</w:t>
            </w:r>
          </w:p>
        </w:tc>
        <w:tc>
          <w:tcPr>
            <w:tcW w:w="586" w:type="dxa"/>
          </w:tcPr>
          <w:p w14:paraId="7A4A983E" w14:textId="77777777" w:rsidR="00B2583B" w:rsidRDefault="00000000">
            <w:pPr>
              <w:pStyle w:val="Compact"/>
            </w:pPr>
            <w:r>
              <w:t>BBM</w:t>
            </w:r>
          </w:p>
        </w:tc>
      </w:tr>
      <w:tr w:rsidR="00B2583B" w14:paraId="0D1394CC" w14:textId="77777777">
        <w:tc>
          <w:tcPr>
            <w:tcW w:w="1906" w:type="dxa"/>
          </w:tcPr>
          <w:p w14:paraId="3C9D12A2" w14:textId="77777777" w:rsidR="00B2583B" w:rsidRDefault="00000000">
            <w:pPr>
              <w:pStyle w:val="Compact"/>
            </w:pPr>
            <w:r>
              <w:t>Chlamydomonas klinobasis</w:t>
            </w:r>
          </w:p>
        </w:tc>
        <w:tc>
          <w:tcPr>
            <w:tcW w:w="586" w:type="dxa"/>
          </w:tcPr>
          <w:p w14:paraId="70E0A405" w14:textId="77777777" w:rsidR="00B2583B" w:rsidRDefault="00000000">
            <w:pPr>
              <w:pStyle w:val="Compact"/>
            </w:pPr>
            <w:r>
              <w:t>Green</w:t>
            </w:r>
          </w:p>
        </w:tc>
        <w:tc>
          <w:tcPr>
            <w:tcW w:w="733" w:type="dxa"/>
          </w:tcPr>
          <w:p w14:paraId="7501457B" w14:textId="77777777" w:rsidR="00B2583B" w:rsidRDefault="00000000">
            <w:pPr>
              <w:pStyle w:val="Compact"/>
            </w:pPr>
            <w:r>
              <w:t>Polar</w:t>
            </w:r>
          </w:p>
        </w:tc>
        <w:tc>
          <w:tcPr>
            <w:tcW w:w="733" w:type="dxa"/>
          </w:tcPr>
          <w:p w14:paraId="4CD36EA7" w14:textId="77777777" w:rsidR="00B2583B" w:rsidRDefault="00000000">
            <w:pPr>
              <w:pStyle w:val="Compact"/>
              <w:jc w:val="right"/>
            </w:pPr>
            <w:r>
              <w:t>4</w:t>
            </w:r>
          </w:p>
        </w:tc>
        <w:tc>
          <w:tcPr>
            <w:tcW w:w="733" w:type="dxa"/>
          </w:tcPr>
          <w:p w14:paraId="6648D6F4" w14:textId="77777777" w:rsidR="00B2583B" w:rsidRDefault="00000000">
            <w:pPr>
              <w:pStyle w:val="Compact"/>
              <w:jc w:val="right"/>
            </w:pPr>
            <w:r>
              <w:t>30.00</w:t>
            </w:r>
          </w:p>
        </w:tc>
        <w:tc>
          <w:tcPr>
            <w:tcW w:w="806" w:type="dxa"/>
          </w:tcPr>
          <w:p w14:paraId="136B4A20" w14:textId="77777777" w:rsidR="00B2583B" w:rsidRDefault="00000000">
            <w:pPr>
              <w:pStyle w:val="Compact"/>
              <w:jc w:val="right"/>
            </w:pPr>
            <w:r>
              <w:t>0.43</w:t>
            </w:r>
          </w:p>
        </w:tc>
        <w:tc>
          <w:tcPr>
            <w:tcW w:w="660" w:type="dxa"/>
          </w:tcPr>
          <w:p w14:paraId="16076E4A" w14:textId="77777777" w:rsidR="00B2583B" w:rsidRDefault="00000000">
            <w:pPr>
              <w:pStyle w:val="Compact"/>
              <w:jc w:val="right"/>
            </w:pPr>
            <w:r>
              <w:t>10</w:t>
            </w:r>
          </w:p>
        </w:tc>
        <w:tc>
          <w:tcPr>
            <w:tcW w:w="1173" w:type="dxa"/>
          </w:tcPr>
          <w:p w14:paraId="361EDD5B" w14:textId="77777777" w:rsidR="00B2583B" w:rsidRDefault="00000000">
            <w:pPr>
              <w:pStyle w:val="Compact"/>
              <w:jc w:val="right"/>
            </w:pPr>
            <w:r>
              <w:t>24</w:t>
            </w:r>
          </w:p>
        </w:tc>
        <w:tc>
          <w:tcPr>
            <w:tcW w:w="586" w:type="dxa"/>
          </w:tcPr>
          <w:p w14:paraId="591EC90B" w14:textId="77777777" w:rsidR="00B2583B" w:rsidRDefault="00000000">
            <w:pPr>
              <w:pStyle w:val="Compact"/>
            </w:pPr>
            <w:r>
              <w:t>BBM</w:t>
            </w:r>
          </w:p>
        </w:tc>
      </w:tr>
      <w:tr w:rsidR="00B2583B" w14:paraId="3784F6FE" w14:textId="77777777">
        <w:tc>
          <w:tcPr>
            <w:tcW w:w="1906" w:type="dxa"/>
          </w:tcPr>
          <w:p w14:paraId="43401BDE" w14:textId="77777777" w:rsidR="00B2583B" w:rsidRDefault="00000000">
            <w:pPr>
              <w:pStyle w:val="Compact"/>
            </w:pPr>
            <w:r>
              <w:t>Chlamydomonas malina</w:t>
            </w:r>
          </w:p>
        </w:tc>
        <w:tc>
          <w:tcPr>
            <w:tcW w:w="586" w:type="dxa"/>
          </w:tcPr>
          <w:p w14:paraId="0D79F19D" w14:textId="77777777" w:rsidR="00B2583B" w:rsidRDefault="00000000">
            <w:pPr>
              <w:pStyle w:val="Compact"/>
            </w:pPr>
            <w:r>
              <w:t>Green</w:t>
            </w:r>
          </w:p>
        </w:tc>
        <w:tc>
          <w:tcPr>
            <w:tcW w:w="733" w:type="dxa"/>
          </w:tcPr>
          <w:p w14:paraId="1A36BEF9" w14:textId="77777777" w:rsidR="00B2583B" w:rsidRDefault="00000000">
            <w:pPr>
              <w:pStyle w:val="Compact"/>
            </w:pPr>
            <w:r>
              <w:t>Polar</w:t>
            </w:r>
          </w:p>
        </w:tc>
        <w:tc>
          <w:tcPr>
            <w:tcW w:w="733" w:type="dxa"/>
          </w:tcPr>
          <w:p w14:paraId="41490D01" w14:textId="77777777" w:rsidR="00B2583B" w:rsidRDefault="00000000">
            <w:pPr>
              <w:pStyle w:val="Compact"/>
              <w:jc w:val="right"/>
            </w:pPr>
            <w:r>
              <w:t>4</w:t>
            </w:r>
          </w:p>
        </w:tc>
        <w:tc>
          <w:tcPr>
            <w:tcW w:w="733" w:type="dxa"/>
          </w:tcPr>
          <w:p w14:paraId="2A84C232" w14:textId="77777777" w:rsidR="00B2583B" w:rsidRDefault="00000000">
            <w:pPr>
              <w:pStyle w:val="Compact"/>
              <w:jc w:val="right"/>
            </w:pPr>
            <w:r>
              <w:t>30.00</w:t>
            </w:r>
          </w:p>
        </w:tc>
        <w:tc>
          <w:tcPr>
            <w:tcW w:w="806" w:type="dxa"/>
          </w:tcPr>
          <w:p w14:paraId="421AC20B" w14:textId="77777777" w:rsidR="00B2583B" w:rsidRDefault="00000000">
            <w:pPr>
              <w:pStyle w:val="Compact"/>
              <w:jc w:val="right"/>
            </w:pPr>
            <w:r>
              <w:t>500.00</w:t>
            </w:r>
          </w:p>
        </w:tc>
        <w:tc>
          <w:tcPr>
            <w:tcW w:w="660" w:type="dxa"/>
          </w:tcPr>
          <w:p w14:paraId="1792FD96" w14:textId="77777777" w:rsidR="00B2583B" w:rsidRDefault="00000000">
            <w:pPr>
              <w:pStyle w:val="Compact"/>
              <w:jc w:val="right"/>
            </w:pPr>
            <w:r>
              <w:t>10</w:t>
            </w:r>
          </w:p>
        </w:tc>
        <w:tc>
          <w:tcPr>
            <w:tcW w:w="1173" w:type="dxa"/>
          </w:tcPr>
          <w:p w14:paraId="7D1711F2" w14:textId="77777777" w:rsidR="00B2583B" w:rsidRDefault="00000000">
            <w:pPr>
              <w:pStyle w:val="Compact"/>
              <w:jc w:val="right"/>
            </w:pPr>
            <w:r>
              <w:t>24</w:t>
            </w:r>
          </w:p>
        </w:tc>
        <w:tc>
          <w:tcPr>
            <w:tcW w:w="586" w:type="dxa"/>
          </w:tcPr>
          <w:p w14:paraId="7918626D" w14:textId="77777777" w:rsidR="00B2583B" w:rsidRDefault="00000000">
            <w:pPr>
              <w:pStyle w:val="Compact"/>
            </w:pPr>
            <w:r>
              <w:t>BBM</w:t>
            </w:r>
          </w:p>
        </w:tc>
      </w:tr>
      <w:tr w:rsidR="00B2583B" w14:paraId="2F80D967" w14:textId="77777777">
        <w:tc>
          <w:tcPr>
            <w:tcW w:w="1906" w:type="dxa"/>
          </w:tcPr>
          <w:p w14:paraId="030450CF" w14:textId="77777777" w:rsidR="00B2583B" w:rsidRDefault="00000000">
            <w:pPr>
              <w:pStyle w:val="Compact"/>
            </w:pPr>
            <w:r>
              <w:t>Chlamydomonas malina</w:t>
            </w:r>
          </w:p>
        </w:tc>
        <w:tc>
          <w:tcPr>
            <w:tcW w:w="586" w:type="dxa"/>
          </w:tcPr>
          <w:p w14:paraId="579CC334" w14:textId="77777777" w:rsidR="00B2583B" w:rsidRDefault="00000000">
            <w:pPr>
              <w:pStyle w:val="Compact"/>
            </w:pPr>
            <w:r>
              <w:t>Green</w:t>
            </w:r>
          </w:p>
        </w:tc>
        <w:tc>
          <w:tcPr>
            <w:tcW w:w="733" w:type="dxa"/>
          </w:tcPr>
          <w:p w14:paraId="33F98FF7" w14:textId="77777777" w:rsidR="00B2583B" w:rsidRDefault="00000000">
            <w:pPr>
              <w:pStyle w:val="Compact"/>
            </w:pPr>
            <w:r>
              <w:t>Polar</w:t>
            </w:r>
          </w:p>
        </w:tc>
        <w:tc>
          <w:tcPr>
            <w:tcW w:w="733" w:type="dxa"/>
          </w:tcPr>
          <w:p w14:paraId="0814BAB2" w14:textId="77777777" w:rsidR="00B2583B" w:rsidRDefault="00000000">
            <w:pPr>
              <w:pStyle w:val="Compact"/>
              <w:jc w:val="right"/>
            </w:pPr>
            <w:r>
              <w:t>4</w:t>
            </w:r>
          </w:p>
        </w:tc>
        <w:tc>
          <w:tcPr>
            <w:tcW w:w="733" w:type="dxa"/>
          </w:tcPr>
          <w:p w14:paraId="1E4AE87A" w14:textId="77777777" w:rsidR="00B2583B" w:rsidRDefault="00000000">
            <w:pPr>
              <w:pStyle w:val="Compact"/>
              <w:jc w:val="right"/>
            </w:pPr>
            <w:r>
              <w:t>70.00</w:t>
            </w:r>
          </w:p>
        </w:tc>
        <w:tc>
          <w:tcPr>
            <w:tcW w:w="806" w:type="dxa"/>
          </w:tcPr>
          <w:p w14:paraId="3AC5516F" w14:textId="77777777" w:rsidR="00B2583B" w:rsidRDefault="00000000">
            <w:pPr>
              <w:pStyle w:val="Compact"/>
              <w:jc w:val="right"/>
            </w:pPr>
            <w:r>
              <w:t>500.00</w:t>
            </w:r>
          </w:p>
        </w:tc>
        <w:tc>
          <w:tcPr>
            <w:tcW w:w="660" w:type="dxa"/>
          </w:tcPr>
          <w:p w14:paraId="3ED1E33F" w14:textId="77777777" w:rsidR="00B2583B" w:rsidRDefault="00000000">
            <w:pPr>
              <w:pStyle w:val="Compact"/>
              <w:jc w:val="right"/>
            </w:pPr>
            <w:r>
              <w:t>10</w:t>
            </w:r>
          </w:p>
        </w:tc>
        <w:tc>
          <w:tcPr>
            <w:tcW w:w="1173" w:type="dxa"/>
          </w:tcPr>
          <w:p w14:paraId="1507AC26" w14:textId="77777777" w:rsidR="00B2583B" w:rsidRDefault="00000000">
            <w:pPr>
              <w:pStyle w:val="Compact"/>
              <w:jc w:val="right"/>
            </w:pPr>
            <w:r>
              <w:t>24</w:t>
            </w:r>
          </w:p>
        </w:tc>
        <w:tc>
          <w:tcPr>
            <w:tcW w:w="586" w:type="dxa"/>
          </w:tcPr>
          <w:p w14:paraId="6263F37C" w14:textId="77777777" w:rsidR="00B2583B" w:rsidRDefault="00000000">
            <w:pPr>
              <w:pStyle w:val="Compact"/>
            </w:pPr>
            <w:r>
              <w:t>BBM</w:t>
            </w:r>
          </w:p>
        </w:tc>
      </w:tr>
      <w:tr w:rsidR="00B2583B" w14:paraId="731AB234" w14:textId="77777777">
        <w:tc>
          <w:tcPr>
            <w:tcW w:w="1906" w:type="dxa"/>
          </w:tcPr>
          <w:p w14:paraId="7D2119D5" w14:textId="77777777" w:rsidR="00B2583B" w:rsidRDefault="00000000">
            <w:pPr>
              <w:pStyle w:val="Compact"/>
            </w:pPr>
            <w:r>
              <w:t>Chlamydomonas malina</w:t>
            </w:r>
          </w:p>
        </w:tc>
        <w:tc>
          <w:tcPr>
            <w:tcW w:w="586" w:type="dxa"/>
          </w:tcPr>
          <w:p w14:paraId="79E90347" w14:textId="77777777" w:rsidR="00B2583B" w:rsidRDefault="00000000">
            <w:pPr>
              <w:pStyle w:val="Compact"/>
            </w:pPr>
            <w:r>
              <w:t>Green</w:t>
            </w:r>
          </w:p>
        </w:tc>
        <w:tc>
          <w:tcPr>
            <w:tcW w:w="733" w:type="dxa"/>
          </w:tcPr>
          <w:p w14:paraId="7B2FA137" w14:textId="77777777" w:rsidR="00B2583B" w:rsidRDefault="00000000">
            <w:pPr>
              <w:pStyle w:val="Compact"/>
            </w:pPr>
            <w:r>
              <w:t>Polar</w:t>
            </w:r>
          </w:p>
        </w:tc>
        <w:tc>
          <w:tcPr>
            <w:tcW w:w="733" w:type="dxa"/>
          </w:tcPr>
          <w:p w14:paraId="6D48C6DF" w14:textId="77777777" w:rsidR="00B2583B" w:rsidRDefault="00000000">
            <w:pPr>
              <w:pStyle w:val="Compact"/>
              <w:jc w:val="right"/>
            </w:pPr>
            <w:r>
              <w:t>4</w:t>
            </w:r>
          </w:p>
        </w:tc>
        <w:tc>
          <w:tcPr>
            <w:tcW w:w="733" w:type="dxa"/>
          </w:tcPr>
          <w:p w14:paraId="1C0237A6" w14:textId="77777777" w:rsidR="00B2583B" w:rsidRDefault="00000000">
            <w:pPr>
              <w:pStyle w:val="Compact"/>
              <w:jc w:val="right"/>
            </w:pPr>
            <w:r>
              <w:t>500.00</w:t>
            </w:r>
          </w:p>
        </w:tc>
        <w:tc>
          <w:tcPr>
            <w:tcW w:w="806" w:type="dxa"/>
          </w:tcPr>
          <w:p w14:paraId="1C1D9EAB" w14:textId="77777777" w:rsidR="00B2583B" w:rsidRDefault="00000000">
            <w:pPr>
              <w:pStyle w:val="Compact"/>
              <w:jc w:val="right"/>
            </w:pPr>
            <w:r>
              <w:t>500.00</w:t>
            </w:r>
          </w:p>
        </w:tc>
        <w:tc>
          <w:tcPr>
            <w:tcW w:w="660" w:type="dxa"/>
          </w:tcPr>
          <w:p w14:paraId="375CC4E9" w14:textId="77777777" w:rsidR="00B2583B" w:rsidRDefault="00000000">
            <w:pPr>
              <w:pStyle w:val="Compact"/>
              <w:jc w:val="right"/>
            </w:pPr>
            <w:r>
              <w:t>10</w:t>
            </w:r>
          </w:p>
        </w:tc>
        <w:tc>
          <w:tcPr>
            <w:tcW w:w="1173" w:type="dxa"/>
          </w:tcPr>
          <w:p w14:paraId="7CFB00B9" w14:textId="77777777" w:rsidR="00B2583B" w:rsidRDefault="00000000">
            <w:pPr>
              <w:pStyle w:val="Compact"/>
              <w:jc w:val="right"/>
            </w:pPr>
            <w:r>
              <w:t>24</w:t>
            </w:r>
          </w:p>
        </w:tc>
        <w:tc>
          <w:tcPr>
            <w:tcW w:w="586" w:type="dxa"/>
          </w:tcPr>
          <w:p w14:paraId="4457B07E" w14:textId="77777777" w:rsidR="00B2583B" w:rsidRDefault="00000000">
            <w:pPr>
              <w:pStyle w:val="Compact"/>
            </w:pPr>
            <w:r>
              <w:t>BBM</w:t>
            </w:r>
          </w:p>
        </w:tc>
      </w:tr>
      <w:tr w:rsidR="00B2583B" w14:paraId="315E6992" w14:textId="77777777">
        <w:tc>
          <w:tcPr>
            <w:tcW w:w="1906" w:type="dxa"/>
          </w:tcPr>
          <w:p w14:paraId="62336C53" w14:textId="77777777" w:rsidR="00B2583B" w:rsidRDefault="00000000">
            <w:pPr>
              <w:pStyle w:val="Compact"/>
            </w:pPr>
            <w:r>
              <w:t>Chlamydomonas priscui</w:t>
            </w:r>
          </w:p>
        </w:tc>
        <w:tc>
          <w:tcPr>
            <w:tcW w:w="586" w:type="dxa"/>
          </w:tcPr>
          <w:p w14:paraId="69CF9AAB" w14:textId="77777777" w:rsidR="00B2583B" w:rsidRDefault="00000000">
            <w:pPr>
              <w:pStyle w:val="Compact"/>
            </w:pPr>
            <w:r>
              <w:t>Green</w:t>
            </w:r>
          </w:p>
        </w:tc>
        <w:tc>
          <w:tcPr>
            <w:tcW w:w="733" w:type="dxa"/>
          </w:tcPr>
          <w:p w14:paraId="5C6D8F40" w14:textId="77777777" w:rsidR="00B2583B" w:rsidRDefault="00000000">
            <w:pPr>
              <w:pStyle w:val="Compact"/>
            </w:pPr>
            <w:r>
              <w:t>Polar</w:t>
            </w:r>
          </w:p>
        </w:tc>
        <w:tc>
          <w:tcPr>
            <w:tcW w:w="733" w:type="dxa"/>
          </w:tcPr>
          <w:p w14:paraId="721D7120" w14:textId="77777777" w:rsidR="00B2583B" w:rsidRDefault="00000000">
            <w:pPr>
              <w:pStyle w:val="Compact"/>
              <w:jc w:val="right"/>
            </w:pPr>
            <w:r>
              <w:t>4</w:t>
            </w:r>
          </w:p>
        </w:tc>
        <w:tc>
          <w:tcPr>
            <w:tcW w:w="733" w:type="dxa"/>
          </w:tcPr>
          <w:p w14:paraId="6E89C186" w14:textId="77777777" w:rsidR="00B2583B" w:rsidRDefault="00000000">
            <w:pPr>
              <w:pStyle w:val="Compact"/>
              <w:jc w:val="right"/>
            </w:pPr>
            <w:r>
              <w:t>30.00</w:t>
            </w:r>
          </w:p>
        </w:tc>
        <w:tc>
          <w:tcPr>
            <w:tcW w:w="806" w:type="dxa"/>
          </w:tcPr>
          <w:p w14:paraId="35D216E9" w14:textId="77777777" w:rsidR="00B2583B" w:rsidRDefault="00000000">
            <w:pPr>
              <w:pStyle w:val="Compact"/>
              <w:jc w:val="right"/>
            </w:pPr>
            <w:r>
              <w:t>500.00</w:t>
            </w:r>
          </w:p>
        </w:tc>
        <w:tc>
          <w:tcPr>
            <w:tcW w:w="660" w:type="dxa"/>
          </w:tcPr>
          <w:p w14:paraId="57C5AB68" w14:textId="77777777" w:rsidR="00B2583B" w:rsidRDefault="00000000">
            <w:pPr>
              <w:pStyle w:val="Compact"/>
              <w:jc w:val="right"/>
            </w:pPr>
            <w:r>
              <w:t>10</w:t>
            </w:r>
          </w:p>
        </w:tc>
        <w:tc>
          <w:tcPr>
            <w:tcW w:w="1173" w:type="dxa"/>
          </w:tcPr>
          <w:p w14:paraId="554D888D" w14:textId="77777777" w:rsidR="00B2583B" w:rsidRDefault="00000000">
            <w:pPr>
              <w:pStyle w:val="Compact"/>
              <w:jc w:val="right"/>
            </w:pPr>
            <w:r>
              <w:t>24</w:t>
            </w:r>
          </w:p>
        </w:tc>
        <w:tc>
          <w:tcPr>
            <w:tcW w:w="586" w:type="dxa"/>
          </w:tcPr>
          <w:p w14:paraId="1A7C65E9" w14:textId="77777777" w:rsidR="00B2583B" w:rsidRDefault="00000000">
            <w:pPr>
              <w:pStyle w:val="Compact"/>
            </w:pPr>
            <w:r>
              <w:t>BBM</w:t>
            </w:r>
          </w:p>
        </w:tc>
      </w:tr>
      <w:tr w:rsidR="00B2583B" w14:paraId="4DB6A6E0" w14:textId="77777777">
        <w:tc>
          <w:tcPr>
            <w:tcW w:w="1906" w:type="dxa"/>
          </w:tcPr>
          <w:p w14:paraId="0E04DC49" w14:textId="77777777" w:rsidR="00B2583B" w:rsidRDefault="00000000">
            <w:pPr>
              <w:pStyle w:val="Compact"/>
            </w:pPr>
            <w:r>
              <w:t>Chlamydomonas priscui</w:t>
            </w:r>
          </w:p>
        </w:tc>
        <w:tc>
          <w:tcPr>
            <w:tcW w:w="586" w:type="dxa"/>
          </w:tcPr>
          <w:p w14:paraId="6B83929E" w14:textId="77777777" w:rsidR="00B2583B" w:rsidRDefault="00000000">
            <w:pPr>
              <w:pStyle w:val="Compact"/>
            </w:pPr>
            <w:r>
              <w:t>Green</w:t>
            </w:r>
          </w:p>
        </w:tc>
        <w:tc>
          <w:tcPr>
            <w:tcW w:w="733" w:type="dxa"/>
          </w:tcPr>
          <w:p w14:paraId="319C96C9" w14:textId="77777777" w:rsidR="00B2583B" w:rsidRDefault="00000000">
            <w:pPr>
              <w:pStyle w:val="Compact"/>
            </w:pPr>
            <w:r>
              <w:t>Polar</w:t>
            </w:r>
          </w:p>
        </w:tc>
        <w:tc>
          <w:tcPr>
            <w:tcW w:w="733" w:type="dxa"/>
          </w:tcPr>
          <w:p w14:paraId="5F515956" w14:textId="77777777" w:rsidR="00B2583B" w:rsidRDefault="00000000">
            <w:pPr>
              <w:pStyle w:val="Compact"/>
              <w:jc w:val="right"/>
            </w:pPr>
            <w:r>
              <w:t>4</w:t>
            </w:r>
          </w:p>
        </w:tc>
        <w:tc>
          <w:tcPr>
            <w:tcW w:w="733" w:type="dxa"/>
          </w:tcPr>
          <w:p w14:paraId="4EDD1A8C" w14:textId="77777777" w:rsidR="00B2583B" w:rsidRDefault="00000000">
            <w:pPr>
              <w:pStyle w:val="Compact"/>
              <w:jc w:val="right"/>
            </w:pPr>
            <w:r>
              <w:t>70.00</w:t>
            </w:r>
          </w:p>
        </w:tc>
        <w:tc>
          <w:tcPr>
            <w:tcW w:w="806" w:type="dxa"/>
          </w:tcPr>
          <w:p w14:paraId="135052B1" w14:textId="77777777" w:rsidR="00B2583B" w:rsidRDefault="00000000">
            <w:pPr>
              <w:pStyle w:val="Compact"/>
              <w:jc w:val="right"/>
            </w:pPr>
            <w:r>
              <w:t>500.00</w:t>
            </w:r>
          </w:p>
        </w:tc>
        <w:tc>
          <w:tcPr>
            <w:tcW w:w="660" w:type="dxa"/>
          </w:tcPr>
          <w:p w14:paraId="0B80FE03" w14:textId="77777777" w:rsidR="00B2583B" w:rsidRDefault="00000000">
            <w:pPr>
              <w:pStyle w:val="Compact"/>
              <w:jc w:val="right"/>
            </w:pPr>
            <w:r>
              <w:t>10</w:t>
            </w:r>
          </w:p>
        </w:tc>
        <w:tc>
          <w:tcPr>
            <w:tcW w:w="1173" w:type="dxa"/>
          </w:tcPr>
          <w:p w14:paraId="6E9D64EC" w14:textId="77777777" w:rsidR="00B2583B" w:rsidRDefault="00000000">
            <w:pPr>
              <w:pStyle w:val="Compact"/>
              <w:jc w:val="right"/>
            </w:pPr>
            <w:r>
              <w:t>24</w:t>
            </w:r>
          </w:p>
        </w:tc>
        <w:tc>
          <w:tcPr>
            <w:tcW w:w="586" w:type="dxa"/>
          </w:tcPr>
          <w:p w14:paraId="2735958A" w14:textId="77777777" w:rsidR="00B2583B" w:rsidRDefault="00000000">
            <w:pPr>
              <w:pStyle w:val="Compact"/>
            </w:pPr>
            <w:r>
              <w:t>BBM</w:t>
            </w:r>
          </w:p>
        </w:tc>
      </w:tr>
      <w:tr w:rsidR="00B2583B" w14:paraId="61834E9B" w14:textId="77777777">
        <w:tc>
          <w:tcPr>
            <w:tcW w:w="1906" w:type="dxa"/>
          </w:tcPr>
          <w:p w14:paraId="732CADBF" w14:textId="77777777" w:rsidR="00B2583B" w:rsidRDefault="00000000">
            <w:pPr>
              <w:pStyle w:val="Compact"/>
            </w:pPr>
            <w:r>
              <w:t>Chlamydomonas priscui</w:t>
            </w:r>
          </w:p>
        </w:tc>
        <w:tc>
          <w:tcPr>
            <w:tcW w:w="586" w:type="dxa"/>
          </w:tcPr>
          <w:p w14:paraId="14127871" w14:textId="77777777" w:rsidR="00B2583B" w:rsidRDefault="00000000">
            <w:pPr>
              <w:pStyle w:val="Compact"/>
            </w:pPr>
            <w:r>
              <w:t>Green</w:t>
            </w:r>
          </w:p>
        </w:tc>
        <w:tc>
          <w:tcPr>
            <w:tcW w:w="733" w:type="dxa"/>
          </w:tcPr>
          <w:p w14:paraId="23A34ADD" w14:textId="77777777" w:rsidR="00B2583B" w:rsidRDefault="00000000">
            <w:pPr>
              <w:pStyle w:val="Compact"/>
            </w:pPr>
            <w:r>
              <w:t>Polar</w:t>
            </w:r>
          </w:p>
        </w:tc>
        <w:tc>
          <w:tcPr>
            <w:tcW w:w="733" w:type="dxa"/>
          </w:tcPr>
          <w:p w14:paraId="4A7BC285" w14:textId="77777777" w:rsidR="00B2583B" w:rsidRDefault="00000000">
            <w:pPr>
              <w:pStyle w:val="Compact"/>
              <w:jc w:val="right"/>
            </w:pPr>
            <w:r>
              <w:t>4</w:t>
            </w:r>
          </w:p>
        </w:tc>
        <w:tc>
          <w:tcPr>
            <w:tcW w:w="733" w:type="dxa"/>
          </w:tcPr>
          <w:p w14:paraId="08E2580A" w14:textId="77777777" w:rsidR="00B2583B" w:rsidRDefault="00000000">
            <w:pPr>
              <w:pStyle w:val="Compact"/>
              <w:jc w:val="right"/>
            </w:pPr>
            <w:r>
              <w:t>500.00</w:t>
            </w:r>
          </w:p>
        </w:tc>
        <w:tc>
          <w:tcPr>
            <w:tcW w:w="806" w:type="dxa"/>
          </w:tcPr>
          <w:p w14:paraId="6E582470" w14:textId="77777777" w:rsidR="00B2583B" w:rsidRDefault="00000000">
            <w:pPr>
              <w:pStyle w:val="Compact"/>
              <w:jc w:val="right"/>
            </w:pPr>
            <w:r>
              <w:t>500.00</w:t>
            </w:r>
          </w:p>
        </w:tc>
        <w:tc>
          <w:tcPr>
            <w:tcW w:w="660" w:type="dxa"/>
          </w:tcPr>
          <w:p w14:paraId="467ACE5B" w14:textId="77777777" w:rsidR="00B2583B" w:rsidRDefault="00000000">
            <w:pPr>
              <w:pStyle w:val="Compact"/>
              <w:jc w:val="right"/>
            </w:pPr>
            <w:r>
              <w:t>10</w:t>
            </w:r>
          </w:p>
        </w:tc>
        <w:tc>
          <w:tcPr>
            <w:tcW w:w="1173" w:type="dxa"/>
          </w:tcPr>
          <w:p w14:paraId="704B41A9" w14:textId="77777777" w:rsidR="00B2583B" w:rsidRDefault="00000000">
            <w:pPr>
              <w:pStyle w:val="Compact"/>
              <w:jc w:val="right"/>
            </w:pPr>
            <w:r>
              <w:t>24</w:t>
            </w:r>
          </w:p>
        </w:tc>
        <w:tc>
          <w:tcPr>
            <w:tcW w:w="586" w:type="dxa"/>
          </w:tcPr>
          <w:p w14:paraId="1222F0F9" w14:textId="77777777" w:rsidR="00B2583B" w:rsidRDefault="00000000">
            <w:pPr>
              <w:pStyle w:val="Compact"/>
            </w:pPr>
            <w:r>
              <w:t>BBM</w:t>
            </w:r>
          </w:p>
        </w:tc>
      </w:tr>
      <w:tr w:rsidR="00B2583B" w14:paraId="18121AEC" w14:textId="77777777">
        <w:tc>
          <w:tcPr>
            <w:tcW w:w="1906" w:type="dxa"/>
          </w:tcPr>
          <w:p w14:paraId="056B7B76" w14:textId="77777777" w:rsidR="00B2583B" w:rsidRDefault="00000000">
            <w:pPr>
              <w:pStyle w:val="Compact"/>
            </w:pPr>
            <w:r>
              <w:t>Chlamydomonas priscui</w:t>
            </w:r>
          </w:p>
        </w:tc>
        <w:tc>
          <w:tcPr>
            <w:tcW w:w="586" w:type="dxa"/>
          </w:tcPr>
          <w:p w14:paraId="076C079B" w14:textId="77777777" w:rsidR="00B2583B" w:rsidRDefault="00000000">
            <w:pPr>
              <w:pStyle w:val="Compact"/>
            </w:pPr>
            <w:r>
              <w:t>Green</w:t>
            </w:r>
          </w:p>
        </w:tc>
        <w:tc>
          <w:tcPr>
            <w:tcW w:w="733" w:type="dxa"/>
          </w:tcPr>
          <w:p w14:paraId="566C7F74" w14:textId="77777777" w:rsidR="00B2583B" w:rsidRDefault="00000000">
            <w:pPr>
              <w:pStyle w:val="Compact"/>
            </w:pPr>
            <w:r>
              <w:t>Polar</w:t>
            </w:r>
          </w:p>
        </w:tc>
        <w:tc>
          <w:tcPr>
            <w:tcW w:w="733" w:type="dxa"/>
          </w:tcPr>
          <w:p w14:paraId="1B625D2F" w14:textId="77777777" w:rsidR="00B2583B" w:rsidRDefault="00000000">
            <w:pPr>
              <w:pStyle w:val="Compact"/>
              <w:jc w:val="right"/>
            </w:pPr>
            <w:r>
              <w:t>4</w:t>
            </w:r>
          </w:p>
        </w:tc>
        <w:tc>
          <w:tcPr>
            <w:tcW w:w="733" w:type="dxa"/>
          </w:tcPr>
          <w:p w14:paraId="279D97F6" w14:textId="77777777" w:rsidR="00B2583B" w:rsidRDefault="00000000">
            <w:pPr>
              <w:pStyle w:val="Compact"/>
              <w:jc w:val="right"/>
            </w:pPr>
            <w:r>
              <w:t>700.00</w:t>
            </w:r>
          </w:p>
        </w:tc>
        <w:tc>
          <w:tcPr>
            <w:tcW w:w="806" w:type="dxa"/>
          </w:tcPr>
          <w:p w14:paraId="63DB8192" w14:textId="77777777" w:rsidR="00B2583B" w:rsidRDefault="00000000">
            <w:pPr>
              <w:pStyle w:val="Compact"/>
              <w:jc w:val="right"/>
            </w:pPr>
            <w:r>
              <w:t>500.00</w:t>
            </w:r>
          </w:p>
        </w:tc>
        <w:tc>
          <w:tcPr>
            <w:tcW w:w="660" w:type="dxa"/>
          </w:tcPr>
          <w:p w14:paraId="7706A9A2" w14:textId="77777777" w:rsidR="00B2583B" w:rsidRDefault="00000000">
            <w:pPr>
              <w:pStyle w:val="Compact"/>
              <w:jc w:val="right"/>
            </w:pPr>
            <w:r>
              <w:t>10</w:t>
            </w:r>
          </w:p>
        </w:tc>
        <w:tc>
          <w:tcPr>
            <w:tcW w:w="1173" w:type="dxa"/>
          </w:tcPr>
          <w:p w14:paraId="55A6A5C2" w14:textId="77777777" w:rsidR="00B2583B" w:rsidRDefault="00000000">
            <w:pPr>
              <w:pStyle w:val="Compact"/>
              <w:jc w:val="right"/>
            </w:pPr>
            <w:r>
              <w:t>24</w:t>
            </w:r>
          </w:p>
        </w:tc>
        <w:tc>
          <w:tcPr>
            <w:tcW w:w="586" w:type="dxa"/>
          </w:tcPr>
          <w:p w14:paraId="7531F1B1" w14:textId="77777777" w:rsidR="00B2583B" w:rsidRDefault="00000000">
            <w:pPr>
              <w:pStyle w:val="Compact"/>
            </w:pPr>
            <w:r>
              <w:t>BBM</w:t>
            </w:r>
          </w:p>
        </w:tc>
      </w:tr>
      <w:tr w:rsidR="00B2583B" w14:paraId="2AA8E9E1" w14:textId="77777777">
        <w:tc>
          <w:tcPr>
            <w:tcW w:w="1906" w:type="dxa"/>
          </w:tcPr>
          <w:p w14:paraId="099FA0E3" w14:textId="77777777" w:rsidR="00B2583B" w:rsidRDefault="00000000">
            <w:pPr>
              <w:pStyle w:val="Compact"/>
            </w:pPr>
            <w:r>
              <w:t>Chlamydomonas euryale</w:t>
            </w:r>
          </w:p>
        </w:tc>
        <w:tc>
          <w:tcPr>
            <w:tcW w:w="586" w:type="dxa"/>
          </w:tcPr>
          <w:p w14:paraId="4BEBCD13" w14:textId="77777777" w:rsidR="00B2583B" w:rsidRDefault="00000000">
            <w:pPr>
              <w:pStyle w:val="Compact"/>
            </w:pPr>
            <w:r>
              <w:t>Green</w:t>
            </w:r>
          </w:p>
        </w:tc>
        <w:tc>
          <w:tcPr>
            <w:tcW w:w="733" w:type="dxa"/>
          </w:tcPr>
          <w:p w14:paraId="30273CFA" w14:textId="77777777" w:rsidR="00B2583B" w:rsidRDefault="00000000">
            <w:pPr>
              <w:pStyle w:val="Compact"/>
            </w:pPr>
            <w:r>
              <w:t>Temperate</w:t>
            </w:r>
          </w:p>
        </w:tc>
        <w:tc>
          <w:tcPr>
            <w:tcW w:w="733" w:type="dxa"/>
          </w:tcPr>
          <w:p w14:paraId="6C5B0BF3" w14:textId="77777777" w:rsidR="00B2583B" w:rsidRDefault="00000000">
            <w:pPr>
              <w:pStyle w:val="Compact"/>
              <w:jc w:val="right"/>
            </w:pPr>
            <w:r>
              <w:t>24</w:t>
            </w:r>
          </w:p>
        </w:tc>
        <w:tc>
          <w:tcPr>
            <w:tcW w:w="733" w:type="dxa"/>
          </w:tcPr>
          <w:p w14:paraId="7BE64DE7" w14:textId="77777777" w:rsidR="00B2583B" w:rsidRDefault="00000000">
            <w:pPr>
              <w:pStyle w:val="Compact"/>
              <w:jc w:val="right"/>
            </w:pPr>
            <w:r>
              <w:t>30.00</w:t>
            </w:r>
          </w:p>
        </w:tc>
        <w:tc>
          <w:tcPr>
            <w:tcW w:w="806" w:type="dxa"/>
          </w:tcPr>
          <w:p w14:paraId="4D479506" w14:textId="77777777" w:rsidR="00B2583B" w:rsidRDefault="00000000">
            <w:pPr>
              <w:pStyle w:val="Compact"/>
              <w:jc w:val="right"/>
            </w:pPr>
            <w:r>
              <w:t>500.00</w:t>
            </w:r>
          </w:p>
        </w:tc>
        <w:tc>
          <w:tcPr>
            <w:tcW w:w="660" w:type="dxa"/>
          </w:tcPr>
          <w:p w14:paraId="4E2CD5A1" w14:textId="77777777" w:rsidR="00B2583B" w:rsidRDefault="00000000">
            <w:pPr>
              <w:pStyle w:val="Compact"/>
              <w:jc w:val="right"/>
            </w:pPr>
            <w:r>
              <w:t>10</w:t>
            </w:r>
          </w:p>
        </w:tc>
        <w:tc>
          <w:tcPr>
            <w:tcW w:w="1173" w:type="dxa"/>
          </w:tcPr>
          <w:p w14:paraId="290C6226" w14:textId="77777777" w:rsidR="00B2583B" w:rsidRDefault="00000000">
            <w:pPr>
              <w:pStyle w:val="Compact"/>
              <w:jc w:val="right"/>
            </w:pPr>
            <w:r>
              <w:t>24</w:t>
            </w:r>
          </w:p>
        </w:tc>
        <w:tc>
          <w:tcPr>
            <w:tcW w:w="586" w:type="dxa"/>
          </w:tcPr>
          <w:p w14:paraId="5B1E0B6B" w14:textId="77777777" w:rsidR="00B2583B" w:rsidRDefault="00000000">
            <w:pPr>
              <w:pStyle w:val="Compact"/>
            </w:pPr>
            <w:r>
              <w:t>BBM_NH4</w:t>
            </w:r>
          </w:p>
        </w:tc>
      </w:tr>
      <w:tr w:rsidR="00B2583B" w14:paraId="742C262D" w14:textId="77777777">
        <w:tc>
          <w:tcPr>
            <w:tcW w:w="1906" w:type="dxa"/>
          </w:tcPr>
          <w:p w14:paraId="2D2126B2" w14:textId="77777777" w:rsidR="00B2583B" w:rsidRDefault="00000000">
            <w:pPr>
              <w:pStyle w:val="Compact"/>
            </w:pPr>
            <w:r>
              <w:t>Chlamydomonas euryale</w:t>
            </w:r>
          </w:p>
        </w:tc>
        <w:tc>
          <w:tcPr>
            <w:tcW w:w="586" w:type="dxa"/>
          </w:tcPr>
          <w:p w14:paraId="6BD638DA" w14:textId="77777777" w:rsidR="00B2583B" w:rsidRDefault="00000000">
            <w:pPr>
              <w:pStyle w:val="Compact"/>
            </w:pPr>
            <w:r>
              <w:t>Green</w:t>
            </w:r>
          </w:p>
        </w:tc>
        <w:tc>
          <w:tcPr>
            <w:tcW w:w="733" w:type="dxa"/>
          </w:tcPr>
          <w:p w14:paraId="144FFA42" w14:textId="77777777" w:rsidR="00B2583B" w:rsidRDefault="00000000">
            <w:pPr>
              <w:pStyle w:val="Compact"/>
            </w:pPr>
            <w:r>
              <w:t>Temperate</w:t>
            </w:r>
          </w:p>
        </w:tc>
        <w:tc>
          <w:tcPr>
            <w:tcW w:w="733" w:type="dxa"/>
          </w:tcPr>
          <w:p w14:paraId="5B408194" w14:textId="77777777" w:rsidR="00B2583B" w:rsidRDefault="00000000">
            <w:pPr>
              <w:pStyle w:val="Compact"/>
              <w:jc w:val="right"/>
            </w:pPr>
            <w:r>
              <w:t>24</w:t>
            </w:r>
          </w:p>
        </w:tc>
        <w:tc>
          <w:tcPr>
            <w:tcW w:w="733" w:type="dxa"/>
          </w:tcPr>
          <w:p w14:paraId="54B7EF2B" w14:textId="77777777" w:rsidR="00B2583B" w:rsidRDefault="00000000">
            <w:pPr>
              <w:pStyle w:val="Compact"/>
              <w:jc w:val="right"/>
            </w:pPr>
            <w:r>
              <w:t>70.00</w:t>
            </w:r>
          </w:p>
        </w:tc>
        <w:tc>
          <w:tcPr>
            <w:tcW w:w="806" w:type="dxa"/>
          </w:tcPr>
          <w:p w14:paraId="2F5F2DBF" w14:textId="77777777" w:rsidR="00B2583B" w:rsidRDefault="00000000">
            <w:pPr>
              <w:pStyle w:val="Compact"/>
              <w:jc w:val="right"/>
            </w:pPr>
            <w:r>
              <w:t>500.00</w:t>
            </w:r>
          </w:p>
        </w:tc>
        <w:tc>
          <w:tcPr>
            <w:tcW w:w="660" w:type="dxa"/>
          </w:tcPr>
          <w:p w14:paraId="716ACC27" w14:textId="77777777" w:rsidR="00B2583B" w:rsidRDefault="00000000">
            <w:pPr>
              <w:pStyle w:val="Compact"/>
              <w:jc w:val="right"/>
            </w:pPr>
            <w:r>
              <w:t>10</w:t>
            </w:r>
          </w:p>
        </w:tc>
        <w:tc>
          <w:tcPr>
            <w:tcW w:w="1173" w:type="dxa"/>
          </w:tcPr>
          <w:p w14:paraId="2926F738" w14:textId="77777777" w:rsidR="00B2583B" w:rsidRDefault="00000000">
            <w:pPr>
              <w:pStyle w:val="Compact"/>
              <w:jc w:val="right"/>
            </w:pPr>
            <w:r>
              <w:t>24</w:t>
            </w:r>
          </w:p>
        </w:tc>
        <w:tc>
          <w:tcPr>
            <w:tcW w:w="586" w:type="dxa"/>
          </w:tcPr>
          <w:p w14:paraId="56E6ED58" w14:textId="77777777" w:rsidR="00B2583B" w:rsidRDefault="00000000">
            <w:pPr>
              <w:pStyle w:val="Compact"/>
            </w:pPr>
            <w:r>
              <w:t>BBM_NH4</w:t>
            </w:r>
          </w:p>
        </w:tc>
      </w:tr>
      <w:tr w:rsidR="00B2583B" w14:paraId="081399D1" w14:textId="77777777">
        <w:tc>
          <w:tcPr>
            <w:tcW w:w="1906" w:type="dxa"/>
          </w:tcPr>
          <w:p w14:paraId="5CC18B0D" w14:textId="77777777" w:rsidR="00B2583B" w:rsidRDefault="00000000">
            <w:pPr>
              <w:pStyle w:val="Compact"/>
            </w:pPr>
            <w:r>
              <w:t>Chlamydomonas euryale</w:t>
            </w:r>
          </w:p>
        </w:tc>
        <w:tc>
          <w:tcPr>
            <w:tcW w:w="586" w:type="dxa"/>
          </w:tcPr>
          <w:p w14:paraId="0800518F" w14:textId="77777777" w:rsidR="00B2583B" w:rsidRDefault="00000000">
            <w:pPr>
              <w:pStyle w:val="Compact"/>
            </w:pPr>
            <w:r>
              <w:t>Green</w:t>
            </w:r>
          </w:p>
        </w:tc>
        <w:tc>
          <w:tcPr>
            <w:tcW w:w="733" w:type="dxa"/>
          </w:tcPr>
          <w:p w14:paraId="0F459AA4" w14:textId="77777777" w:rsidR="00B2583B" w:rsidRDefault="00000000">
            <w:pPr>
              <w:pStyle w:val="Compact"/>
            </w:pPr>
            <w:r>
              <w:t>Temperate</w:t>
            </w:r>
          </w:p>
        </w:tc>
        <w:tc>
          <w:tcPr>
            <w:tcW w:w="733" w:type="dxa"/>
          </w:tcPr>
          <w:p w14:paraId="7C4A4830" w14:textId="77777777" w:rsidR="00B2583B" w:rsidRDefault="00000000">
            <w:pPr>
              <w:pStyle w:val="Compact"/>
              <w:jc w:val="right"/>
            </w:pPr>
            <w:r>
              <w:t>24</w:t>
            </w:r>
          </w:p>
        </w:tc>
        <w:tc>
          <w:tcPr>
            <w:tcW w:w="733" w:type="dxa"/>
          </w:tcPr>
          <w:p w14:paraId="48C045A2" w14:textId="77777777" w:rsidR="00B2583B" w:rsidRDefault="00000000">
            <w:pPr>
              <w:pStyle w:val="Compact"/>
              <w:jc w:val="right"/>
            </w:pPr>
            <w:r>
              <w:t>500.00</w:t>
            </w:r>
          </w:p>
        </w:tc>
        <w:tc>
          <w:tcPr>
            <w:tcW w:w="806" w:type="dxa"/>
          </w:tcPr>
          <w:p w14:paraId="133C3CC8" w14:textId="77777777" w:rsidR="00B2583B" w:rsidRDefault="00000000">
            <w:pPr>
              <w:pStyle w:val="Compact"/>
              <w:jc w:val="right"/>
            </w:pPr>
            <w:r>
              <w:t>500.00</w:t>
            </w:r>
          </w:p>
        </w:tc>
        <w:tc>
          <w:tcPr>
            <w:tcW w:w="660" w:type="dxa"/>
          </w:tcPr>
          <w:p w14:paraId="08F491D6" w14:textId="77777777" w:rsidR="00B2583B" w:rsidRDefault="00000000">
            <w:pPr>
              <w:pStyle w:val="Compact"/>
              <w:jc w:val="right"/>
            </w:pPr>
            <w:r>
              <w:t>10</w:t>
            </w:r>
          </w:p>
        </w:tc>
        <w:tc>
          <w:tcPr>
            <w:tcW w:w="1173" w:type="dxa"/>
          </w:tcPr>
          <w:p w14:paraId="298B75AB" w14:textId="77777777" w:rsidR="00B2583B" w:rsidRDefault="00000000">
            <w:pPr>
              <w:pStyle w:val="Compact"/>
              <w:jc w:val="right"/>
            </w:pPr>
            <w:r>
              <w:t>24</w:t>
            </w:r>
          </w:p>
        </w:tc>
        <w:tc>
          <w:tcPr>
            <w:tcW w:w="586" w:type="dxa"/>
          </w:tcPr>
          <w:p w14:paraId="662DDA11" w14:textId="77777777" w:rsidR="00B2583B" w:rsidRDefault="00000000">
            <w:pPr>
              <w:pStyle w:val="Compact"/>
            </w:pPr>
            <w:r>
              <w:t>BBM_NH4</w:t>
            </w:r>
          </w:p>
        </w:tc>
      </w:tr>
      <w:tr w:rsidR="00B2583B" w14:paraId="574D35B3" w14:textId="77777777">
        <w:tc>
          <w:tcPr>
            <w:tcW w:w="1906" w:type="dxa"/>
          </w:tcPr>
          <w:p w14:paraId="7300A005" w14:textId="77777777" w:rsidR="00B2583B" w:rsidRDefault="00000000">
            <w:pPr>
              <w:pStyle w:val="Compact"/>
            </w:pPr>
            <w:r>
              <w:t>Chlamydomonas reinhardtii</w:t>
            </w:r>
          </w:p>
        </w:tc>
        <w:tc>
          <w:tcPr>
            <w:tcW w:w="586" w:type="dxa"/>
          </w:tcPr>
          <w:p w14:paraId="7A07C963" w14:textId="77777777" w:rsidR="00B2583B" w:rsidRDefault="00000000">
            <w:pPr>
              <w:pStyle w:val="Compact"/>
            </w:pPr>
            <w:r>
              <w:t>Green</w:t>
            </w:r>
          </w:p>
        </w:tc>
        <w:tc>
          <w:tcPr>
            <w:tcW w:w="733" w:type="dxa"/>
          </w:tcPr>
          <w:p w14:paraId="17C5D89F" w14:textId="77777777" w:rsidR="00B2583B" w:rsidRDefault="00000000">
            <w:pPr>
              <w:pStyle w:val="Compact"/>
            </w:pPr>
            <w:r>
              <w:t>Temperate</w:t>
            </w:r>
          </w:p>
        </w:tc>
        <w:tc>
          <w:tcPr>
            <w:tcW w:w="733" w:type="dxa"/>
          </w:tcPr>
          <w:p w14:paraId="1C1416C4" w14:textId="77777777" w:rsidR="00B2583B" w:rsidRDefault="00000000">
            <w:pPr>
              <w:pStyle w:val="Compact"/>
              <w:jc w:val="right"/>
            </w:pPr>
            <w:r>
              <w:t>24</w:t>
            </w:r>
          </w:p>
        </w:tc>
        <w:tc>
          <w:tcPr>
            <w:tcW w:w="733" w:type="dxa"/>
          </w:tcPr>
          <w:p w14:paraId="49BA3039" w14:textId="77777777" w:rsidR="00B2583B" w:rsidRDefault="00000000">
            <w:pPr>
              <w:pStyle w:val="Compact"/>
              <w:jc w:val="right"/>
            </w:pPr>
            <w:r>
              <w:t>0.43</w:t>
            </w:r>
          </w:p>
        </w:tc>
        <w:tc>
          <w:tcPr>
            <w:tcW w:w="806" w:type="dxa"/>
          </w:tcPr>
          <w:p w14:paraId="06D8DE71" w14:textId="77777777" w:rsidR="00B2583B" w:rsidRDefault="00000000">
            <w:pPr>
              <w:pStyle w:val="Compact"/>
              <w:jc w:val="right"/>
            </w:pPr>
            <w:r>
              <w:t>0.43</w:t>
            </w:r>
          </w:p>
        </w:tc>
        <w:tc>
          <w:tcPr>
            <w:tcW w:w="660" w:type="dxa"/>
          </w:tcPr>
          <w:p w14:paraId="48DA3F76" w14:textId="77777777" w:rsidR="00B2583B" w:rsidRDefault="00000000">
            <w:pPr>
              <w:pStyle w:val="Compact"/>
              <w:jc w:val="right"/>
            </w:pPr>
            <w:r>
              <w:t>10</w:t>
            </w:r>
          </w:p>
        </w:tc>
        <w:tc>
          <w:tcPr>
            <w:tcW w:w="1173" w:type="dxa"/>
          </w:tcPr>
          <w:p w14:paraId="77C1645C" w14:textId="77777777" w:rsidR="00B2583B" w:rsidRDefault="00000000">
            <w:pPr>
              <w:pStyle w:val="Compact"/>
              <w:jc w:val="right"/>
            </w:pPr>
            <w:r>
              <w:t>24</w:t>
            </w:r>
          </w:p>
        </w:tc>
        <w:tc>
          <w:tcPr>
            <w:tcW w:w="586" w:type="dxa"/>
          </w:tcPr>
          <w:p w14:paraId="51341D19" w14:textId="77777777" w:rsidR="00B2583B" w:rsidRDefault="00000000">
            <w:pPr>
              <w:pStyle w:val="Compact"/>
            </w:pPr>
            <w:r>
              <w:t>BBM</w:t>
            </w:r>
          </w:p>
        </w:tc>
      </w:tr>
      <w:tr w:rsidR="00B2583B" w14:paraId="19229C39" w14:textId="77777777">
        <w:tc>
          <w:tcPr>
            <w:tcW w:w="1906" w:type="dxa"/>
          </w:tcPr>
          <w:p w14:paraId="48120A44" w14:textId="77777777" w:rsidR="00B2583B" w:rsidRDefault="00000000">
            <w:pPr>
              <w:pStyle w:val="Compact"/>
            </w:pPr>
            <w:r>
              <w:t>Chlamydomonas reinhardtii</w:t>
            </w:r>
          </w:p>
        </w:tc>
        <w:tc>
          <w:tcPr>
            <w:tcW w:w="586" w:type="dxa"/>
          </w:tcPr>
          <w:p w14:paraId="77209E4D" w14:textId="77777777" w:rsidR="00B2583B" w:rsidRDefault="00000000">
            <w:pPr>
              <w:pStyle w:val="Compact"/>
            </w:pPr>
            <w:r>
              <w:t>Green</w:t>
            </w:r>
          </w:p>
        </w:tc>
        <w:tc>
          <w:tcPr>
            <w:tcW w:w="733" w:type="dxa"/>
          </w:tcPr>
          <w:p w14:paraId="3965FABE" w14:textId="77777777" w:rsidR="00B2583B" w:rsidRDefault="00000000">
            <w:pPr>
              <w:pStyle w:val="Compact"/>
            </w:pPr>
            <w:r>
              <w:t>Temperate</w:t>
            </w:r>
          </w:p>
        </w:tc>
        <w:tc>
          <w:tcPr>
            <w:tcW w:w="733" w:type="dxa"/>
          </w:tcPr>
          <w:p w14:paraId="18510DCA" w14:textId="77777777" w:rsidR="00B2583B" w:rsidRDefault="00000000">
            <w:pPr>
              <w:pStyle w:val="Compact"/>
              <w:jc w:val="right"/>
            </w:pPr>
            <w:r>
              <w:t>24</w:t>
            </w:r>
          </w:p>
        </w:tc>
        <w:tc>
          <w:tcPr>
            <w:tcW w:w="733" w:type="dxa"/>
          </w:tcPr>
          <w:p w14:paraId="788AABC9" w14:textId="77777777" w:rsidR="00B2583B" w:rsidRDefault="00000000">
            <w:pPr>
              <w:pStyle w:val="Compact"/>
              <w:jc w:val="right"/>
            </w:pPr>
            <w:r>
              <w:t>10.00</w:t>
            </w:r>
          </w:p>
        </w:tc>
        <w:tc>
          <w:tcPr>
            <w:tcW w:w="806" w:type="dxa"/>
          </w:tcPr>
          <w:p w14:paraId="7AED4111" w14:textId="77777777" w:rsidR="00B2583B" w:rsidRDefault="00000000">
            <w:pPr>
              <w:pStyle w:val="Compact"/>
              <w:jc w:val="right"/>
            </w:pPr>
            <w:r>
              <w:t>0.43</w:t>
            </w:r>
          </w:p>
        </w:tc>
        <w:tc>
          <w:tcPr>
            <w:tcW w:w="660" w:type="dxa"/>
          </w:tcPr>
          <w:p w14:paraId="7AE61D89" w14:textId="77777777" w:rsidR="00B2583B" w:rsidRDefault="00000000">
            <w:pPr>
              <w:pStyle w:val="Compact"/>
              <w:jc w:val="right"/>
            </w:pPr>
            <w:r>
              <w:t>10</w:t>
            </w:r>
          </w:p>
        </w:tc>
        <w:tc>
          <w:tcPr>
            <w:tcW w:w="1173" w:type="dxa"/>
          </w:tcPr>
          <w:p w14:paraId="6908146B" w14:textId="77777777" w:rsidR="00B2583B" w:rsidRDefault="00000000">
            <w:pPr>
              <w:pStyle w:val="Compact"/>
              <w:jc w:val="right"/>
            </w:pPr>
            <w:r>
              <w:t>24</w:t>
            </w:r>
          </w:p>
        </w:tc>
        <w:tc>
          <w:tcPr>
            <w:tcW w:w="586" w:type="dxa"/>
          </w:tcPr>
          <w:p w14:paraId="76042C40" w14:textId="77777777" w:rsidR="00B2583B" w:rsidRDefault="00000000">
            <w:pPr>
              <w:pStyle w:val="Compact"/>
            </w:pPr>
            <w:r>
              <w:t>BBM</w:t>
            </w:r>
          </w:p>
        </w:tc>
      </w:tr>
      <w:tr w:rsidR="00B2583B" w14:paraId="61208F22" w14:textId="77777777">
        <w:tc>
          <w:tcPr>
            <w:tcW w:w="1906" w:type="dxa"/>
          </w:tcPr>
          <w:p w14:paraId="5FCFEBAE" w14:textId="77777777" w:rsidR="00B2583B" w:rsidRDefault="00000000">
            <w:pPr>
              <w:pStyle w:val="Compact"/>
            </w:pPr>
            <w:r>
              <w:t>Chlamydomonas reinhardtii</w:t>
            </w:r>
          </w:p>
        </w:tc>
        <w:tc>
          <w:tcPr>
            <w:tcW w:w="586" w:type="dxa"/>
          </w:tcPr>
          <w:p w14:paraId="46915C29" w14:textId="77777777" w:rsidR="00B2583B" w:rsidRDefault="00000000">
            <w:pPr>
              <w:pStyle w:val="Compact"/>
            </w:pPr>
            <w:r>
              <w:t>Green</w:t>
            </w:r>
          </w:p>
        </w:tc>
        <w:tc>
          <w:tcPr>
            <w:tcW w:w="733" w:type="dxa"/>
          </w:tcPr>
          <w:p w14:paraId="51896497" w14:textId="77777777" w:rsidR="00B2583B" w:rsidRDefault="00000000">
            <w:pPr>
              <w:pStyle w:val="Compact"/>
            </w:pPr>
            <w:r>
              <w:t>Temperate</w:t>
            </w:r>
          </w:p>
        </w:tc>
        <w:tc>
          <w:tcPr>
            <w:tcW w:w="733" w:type="dxa"/>
          </w:tcPr>
          <w:p w14:paraId="1EE4CA93" w14:textId="77777777" w:rsidR="00B2583B" w:rsidRDefault="00000000">
            <w:pPr>
              <w:pStyle w:val="Compact"/>
              <w:jc w:val="right"/>
            </w:pPr>
            <w:r>
              <w:t>24</w:t>
            </w:r>
          </w:p>
        </w:tc>
        <w:tc>
          <w:tcPr>
            <w:tcW w:w="733" w:type="dxa"/>
          </w:tcPr>
          <w:p w14:paraId="4A3C3B73" w14:textId="77777777" w:rsidR="00B2583B" w:rsidRDefault="00000000">
            <w:pPr>
              <w:pStyle w:val="Compact"/>
              <w:jc w:val="right"/>
            </w:pPr>
            <w:r>
              <w:t>30.00</w:t>
            </w:r>
          </w:p>
        </w:tc>
        <w:tc>
          <w:tcPr>
            <w:tcW w:w="806" w:type="dxa"/>
          </w:tcPr>
          <w:p w14:paraId="03C180A6" w14:textId="77777777" w:rsidR="00B2583B" w:rsidRDefault="00000000">
            <w:pPr>
              <w:pStyle w:val="Compact"/>
              <w:jc w:val="right"/>
            </w:pPr>
            <w:r>
              <w:t>0.43</w:t>
            </w:r>
          </w:p>
        </w:tc>
        <w:tc>
          <w:tcPr>
            <w:tcW w:w="660" w:type="dxa"/>
          </w:tcPr>
          <w:p w14:paraId="317119ED" w14:textId="77777777" w:rsidR="00B2583B" w:rsidRDefault="00000000">
            <w:pPr>
              <w:pStyle w:val="Compact"/>
              <w:jc w:val="right"/>
            </w:pPr>
            <w:r>
              <w:t>10</w:t>
            </w:r>
          </w:p>
        </w:tc>
        <w:tc>
          <w:tcPr>
            <w:tcW w:w="1173" w:type="dxa"/>
          </w:tcPr>
          <w:p w14:paraId="5AFC66B9" w14:textId="77777777" w:rsidR="00B2583B" w:rsidRDefault="00000000">
            <w:pPr>
              <w:pStyle w:val="Compact"/>
              <w:jc w:val="right"/>
            </w:pPr>
            <w:r>
              <w:t>24</w:t>
            </w:r>
          </w:p>
        </w:tc>
        <w:tc>
          <w:tcPr>
            <w:tcW w:w="586" w:type="dxa"/>
          </w:tcPr>
          <w:p w14:paraId="1FFDA7F1" w14:textId="77777777" w:rsidR="00B2583B" w:rsidRDefault="00000000">
            <w:pPr>
              <w:pStyle w:val="Compact"/>
            </w:pPr>
            <w:r>
              <w:t>BBM</w:t>
            </w:r>
          </w:p>
        </w:tc>
      </w:tr>
      <w:tr w:rsidR="00B2583B" w14:paraId="4ACAFD16" w14:textId="77777777">
        <w:tc>
          <w:tcPr>
            <w:tcW w:w="1906" w:type="dxa"/>
          </w:tcPr>
          <w:p w14:paraId="391FE93D" w14:textId="77777777" w:rsidR="00B2583B" w:rsidRDefault="00000000">
            <w:pPr>
              <w:pStyle w:val="Compact"/>
            </w:pPr>
            <w:r>
              <w:t>Chlorella vulgaris</w:t>
            </w:r>
          </w:p>
        </w:tc>
        <w:tc>
          <w:tcPr>
            <w:tcW w:w="586" w:type="dxa"/>
          </w:tcPr>
          <w:p w14:paraId="1843937E" w14:textId="77777777" w:rsidR="00B2583B" w:rsidRDefault="00000000">
            <w:pPr>
              <w:pStyle w:val="Compact"/>
            </w:pPr>
            <w:r>
              <w:t>Green</w:t>
            </w:r>
          </w:p>
        </w:tc>
        <w:tc>
          <w:tcPr>
            <w:tcW w:w="733" w:type="dxa"/>
          </w:tcPr>
          <w:p w14:paraId="737E0371" w14:textId="77777777" w:rsidR="00B2583B" w:rsidRDefault="00000000">
            <w:pPr>
              <w:pStyle w:val="Compact"/>
            </w:pPr>
            <w:r>
              <w:t>Temperate</w:t>
            </w:r>
          </w:p>
        </w:tc>
        <w:tc>
          <w:tcPr>
            <w:tcW w:w="733" w:type="dxa"/>
          </w:tcPr>
          <w:p w14:paraId="4456E882" w14:textId="77777777" w:rsidR="00B2583B" w:rsidRDefault="00000000">
            <w:pPr>
              <w:pStyle w:val="Compact"/>
              <w:jc w:val="right"/>
            </w:pPr>
            <w:r>
              <w:t>22</w:t>
            </w:r>
          </w:p>
        </w:tc>
        <w:tc>
          <w:tcPr>
            <w:tcW w:w="733" w:type="dxa"/>
          </w:tcPr>
          <w:p w14:paraId="552290C7" w14:textId="77777777" w:rsidR="00B2583B" w:rsidRDefault="00000000">
            <w:pPr>
              <w:pStyle w:val="Compact"/>
              <w:jc w:val="right"/>
            </w:pPr>
            <w:r>
              <w:t>500.00</w:t>
            </w:r>
          </w:p>
        </w:tc>
        <w:tc>
          <w:tcPr>
            <w:tcW w:w="806" w:type="dxa"/>
          </w:tcPr>
          <w:p w14:paraId="2A18FC0F" w14:textId="77777777" w:rsidR="00B2583B" w:rsidRDefault="00000000">
            <w:pPr>
              <w:pStyle w:val="Compact"/>
              <w:jc w:val="right"/>
            </w:pPr>
            <w:r>
              <w:t>500.00</w:t>
            </w:r>
          </w:p>
        </w:tc>
        <w:tc>
          <w:tcPr>
            <w:tcW w:w="660" w:type="dxa"/>
          </w:tcPr>
          <w:p w14:paraId="1B8A9628" w14:textId="77777777" w:rsidR="00B2583B" w:rsidRDefault="00000000">
            <w:pPr>
              <w:pStyle w:val="Compact"/>
              <w:jc w:val="right"/>
            </w:pPr>
            <w:r>
              <w:t>50</w:t>
            </w:r>
          </w:p>
        </w:tc>
        <w:tc>
          <w:tcPr>
            <w:tcW w:w="1173" w:type="dxa"/>
          </w:tcPr>
          <w:p w14:paraId="2EAF33AE" w14:textId="77777777" w:rsidR="00B2583B" w:rsidRDefault="00000000">
            <w:pPr>
              <w:pStyle w:val="Compact"/>
              <w:jc w:val="right"/>
            </w:pPr>
            <w:r>
              <w:t>12</w:t>
            </w:r>
          </w:p>
        </w:tc>
        <w:tc>
          <w:tcPr>
            <w:tcW w:w="586" w:type="dxa"/>
          </w:tcPr>
          <w:p w14:paraId="125E6811" w14:textId="77777777" w:rsidR="00B2583B" w:rsidRDefault="00000000">
            <w:pPr>
              <w:pStyle w:val="Compact"/>
            </w:pPr>
            <w:r>
              <w:t>F2</w:t>
            </w:r>
          </w:p>
        </w:tc>
      </w:tr>
      <w:tr w:rsidR="00B2583B" w14:paraId="170CED78" w14:textId="77777777">
        <w:tc>
          <w:tcPr>
            <w:tcW w:w="1906" w:type="dxa"/>
          </w:tcPr>
          <w:p w14:paraId="685C1593" w14:textId="77777777" w:rsidR="00B2583B" w:rsidRDefault="00000000">
            <w:pPr>
              <w:pStyle w:val="Compact"/>
            </w:pPr>
            <w:r>
              <w:t>Chlorella vulgaris</w:t>
            </w:r>
          </w:p>
        </w:tc>
        <w:tc>
          <w:tcPr>
            <w:tcW w:w="586" w:type="dxa"/>
          </w:tcPr>
          <w:p w14:paraId="2FB4876A" w14:textId="77777777" w:rsidR="00B2583B" w:rsidRDefault="00000000">
            <w:pPr>
              <w:pStyle w:val="Compact"/>
            </w:pPr>
            <w:r>
              <w:t>Green</w:t>
            </w:r>
          </w:p>
        </w:tc>
        <w:tc>
          <w:tcPr>
            <w:tcW w:w="733" w:type="dxa"/>
          </w:tcPr>
          <w:p w14:paraId="3BBBAD46" w14:textId="77777777" w:rsidR="00B2583B" w:rsidRDefault="00000000">
            <w:pPr>
              <w:pStyle w:val="Compact"/>
            </w:pPr>
            <w:r>
              <w:t>Temperate</w:t>
            </w:r>
          </w:p>
        </w:tc>
        <w:tc>
          <w:tcPr>
            <w:tcW w:w="733" w:type="dxa"/>
          </w:tcPr>
          <w:p w14:paraId="29F32003" w14:textId="77777777" w:rsidR="00B2583B" w:rsidRDefault="00000000">
            <w:pPr>
              <w:pStyle w:val="Compact"/>
              <w:jc w:val="right"/>
            </w:pPr>
            <w:r>
              <w:t>22</w:t>
            </w:r>
          </w:p>
        </w:tc>
        <w:tc>
          <w:tcPr>
            <w:tcW w:w="733" w:type="dxa"/>
          </w:tcPr>
          <w:p w14:paraId="6F1FD4CD" w14:textId="77777777" w:rsidR="00B2583B" w:rsidRDefault="00000000">
            <w:pPr>
              <w:pStyle w:val="Compact"/>
              <w:jc w:val="right"/>
            </w:pPr>
            <w:r>
              <w:t>500.00</w:t>
            </w:r>
          </w:p>
        </w:tc>
        <w:tc>
          <w:tcPr>
            <w:tcW w:w="806" w:type="dxa"/>
          </w:tcPr>
          <w:p w14:paraId="3333A1C7" w14:textId="77777777" w:rsidR="00B2583B" w:rsidRDefault="00000000">
            <w:pPr>
              <w:pStyle w:val="Compact"/>
              <w:jc w:val="right"/>
            </w:pPr>
            <w:r>
              <w:t>500.00</w:t>
            </w:r>
          </w:p>
        </w:tc>
        <w:tc>
          <w:tcPr>
            <w:tcW w:w="660" w:type="dxa"/>
          </w:tcPr>
          <w:p w14:paraId="5ED218F2" w14:textId="77777777" w:rsidR="00B2583B" w:rsidRDefault="00000000">
            <w:pPr>
              <w:pStyle w:val="Compact"/>
              <w:jc w:val="right"/>
            </w:pPr>
            <w:r>
              <w:t>50</w:t>
            </w:r>
          </w:p>
        </w:tc>
        <w:tc>
          <w:tcPr>
            <w:tcW w:w="1173" w:type="dxa"/>
          </w:tcPr>
          <w:p w14:paraId="3D13EAF5" w14:textId="77777777" w:rsidR="00B2583B" w:rsidRDefault="00000000">
            <w:pPr>
              <w:pStyle w:val="Compact"/>
              <w:jc w:val="right"/>
            </w:pPr>
            <w:r>
              <w:t>12</w:t>
            </w:r>
          </w:p>
        </w:tc>
        <w:tc>
          <w:tcPr>
            <w:tcW w:w="586" w:type="dxa"/>
          </w:tcPr>
          <w:p w14:paraId="40299A30" w14:textId="77777777" w:rsidR="00B2583B" w:rsidRDefault="00000000">
            <w:pPr>
              <w:pStyle w:val="Compact"/>
            </w:pPr>
            <w:r>
              <w:t>BG11</w:t>
            </w:r>
          </w:p>
        </w:tc>
      </w:tr>
    </w:tbl>
    <w:p w14:paraId="65FED9C0" w14:textId="362C1617" w:rsidR="00B2583B" w:rsidRDefault="00000000">
      <w:pPr>
        <w:pStyle w:val="BodyText"/>
      </w:pPr>
      <w:r>
        <w:rPr>
          <w:i/>
          <w:iCs/>
        </w:rPr>
        <w:t>Fragilariopsis cylindrus</w:t>
      </w:r>
      <w:r>
        <w:t xml:space="preserve"> is a psychrophilic (Fiala and Oriol, 1990) pennate diatom measuring 15-55 µm which forms large blooms in the high salinity and subzero temperatures of Arctic and Antarctic sea-ice systems (Otte et al., 2023; Cefarelli et al., 2010), and is a keystone species for polar ecosystems (von Quillfeldt, 2004; Otte et al., 2023; Kang </w:t>
      </w:r>
      <w:r>
        <w:lastRenderedPageBreak/>
        <w:t xml:space="preserve">and Fryxell, 1992). Sequenced in 2017, </w:t>
      </w:r>
      <w:r>
        <w:rPr>
          <w:i/>
          <w:iCs/>
        </w:rPr>
        <w:t>Fragilariopsis cylindrus</w:t>
      </w:r>
      <w:r>
        <w:t xml:space="preserve"> has since become the model psychrophilic diatom species for investigating molecular and physiological mechanisms of cold adaptation (Mock et al., 2017). Conversely, </w:t>
      </w:r>
      <w:r>
        <w:rPr>
          <w:i/>
          <w:iCs/>
        </w:rPr>
        <w:t>Thalassiosira pseudonana</w:t>
      </w:r>
      <w:r>
        <w:t xml:space="preserve"> (</w:t>
      </w:r>
      <w:r>
        <w:rPr>
          <w:i/>
          <w:iCs/>
        </w:rPr>
        <w:t>Cyclotella nana</w:t>
      </w:r>
      <w:r>
        <w:t xml:space="preserve">) is a centric diatom (2.5-15 μm) found in diverse freshwater, coastal, brackish, and marine habitats (Poulsen and Kröger, 2023), across a range of salinities and temperatures (4–25°C) (Poulsen and Kröger, 2023). </w:t>
      </w:r>
      <w:r>
        <w:rPr>
          <w:i/>
          <w:iCs/>
        </w:rPr>
        <w:t>Chlamydomonas</w:t>
      </w:r>
      <w:r>
        <w:t xml:space="preserve"> sp. ICE-MDV and </w:t>
      </w:r>
      <w:r>
        <w:rPr>
          <w:i/>
          <w:iCs/>
        </w:rPr>
        <w:t>Chlamydomonas priscui</w:t>
      </w:r>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sp. ICE-MDV dominates the shallow photic zone, where it experiences relatively higher irradiance, extreme nutrient limitation, and lower salinity (Cook et al., 2019; Li et al., 2016). The smaller </w:t>
      </w:r>
      <w:r>
        <w:rPr>
          <w:i/>
          <w:iCs/>
        </w:rPr>
        <w:t>Chlamydomonas priscui</w:t>
      </w:r>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Beaufort Sea, around 10 μm in length and 5 μm in width, growing optimally at 4°C (Balzano et al., 2012; Morales-Sánchez et al., 2020). </w:t>
      </w:r>
      <w:r>
        <w:rPr>
          <w:i/>
          <w:iCs/>
        </w:rPr>
        <w:t>Chlamydomonas klinobasis</w:t>
      </w:r>
      <w:r>
        <w:t xml:space="preserve"> </w:t>
      </w:r>
      <w:ins w:id="64" w:author="Mackenzie Clare Poirier" w:date="2026-01-05T19:37:00Z" w16du:dateUtc="2026-01-06T00:37:00Z">
        <w:r w:rsidR="00E310DF">
          <w:t xml:space="preserve">strain 041-99 </w:t>
        </w:r>
      </w:ins>
      <w:r>
        <w:t xml:space="preserve">is a freshwater microalga isolated from </w:t>
      </w:r>
      <w:ins w:id="65" w:author="Mackenzie Clare Poirier" w:date="2026-01-05T19:11:00Z" w16du:dateUtc="2026-01-06T00:11:00Z">
        <w:r w:rsidR="0096430B">
          <w:t>a snowfield near Svalbard, Norway</w:t>
        </w:r>
      </w:ins>
      <w:del w:id="66" w:author="Mackenzie Clare Poirier" w:date="2026-01-05T19:11:00Z" w16du:dateUtc="2026-01-06T00:11:00Z">
        <w:r w:rsidDel="0096430B">
          <w:delText>XXXX</w:delText>
        </w:r>
      </w:del>
      <w:r>
        <w:t xml:space="preserve">, </w:t>
      </w:r>
      <w:ins w:id="67" w:author="Mackenzie Clare Poirier" w:date="2026-01-05T19:30:00Z" w16du:dateUtc="2026-01-06T00:30:00Z">
        <w:r w:rsidR="00455DEA">
          <w:t xml:space="preserve">has </w:t>
        </w:r>
      </w:ins>
      <w:commentRangeStart w:id="68"/>
      <w:ins w:id="69" w:author="Mackenzie Clare Poirier" w:date="2026-01-05T19:29:00Z" w16du:dateUtc="2026-01-06T00:29:00Z">
        <w:r w:rsidR="00455DEA">
          <w:t>a cell size of ~1</w:t>
        </w:r>
      </w:ins>
      <w:ins w:id="70" w:author="Mackenzie Clare Poirier" w:date="2026-01-05T19:35:00Z" w16du:dateUtc="2026-01-06T00:35:00Z">
        <w:r w:rsidR="00E310DF">
          <w:t>1</w:t>
        </w:r>
      </w:ins>
      <w:del w:id="71" w:author="Mackenzie Clare Poirier" w:date="2026-01-05T19:29:00Z" w16du:dateUtc="2026-01-06T00:29:00Z">
        <w:r w:rsidDel="00455DEA">
          <w:delText xml:space="preserve">around </w:delText>
        </w:r>
      </w:del>
      <w:commentRangeEnd w:id="68"/>
      <w:r w:rsidR="00E310DF">
        <w:rPr>
          <w:rStyle w:val="CommentReference"/>
          <w:sz w:val="24"/>
          <w:szCs w:val="24"/>
        </w:rPr>
        <w:commentReference w:id="68"/>
      </w:r>
      <w:del w:id="72" w:author="Mackenzie Clare Poirier" w:date="2026-01-05T19:29:00Z" w16du:dateUtc="2026-01-06T00:29:00Z">
        <w:r w:rsidDel="00455DEA">
          <w:delText>XX μm in length and YY</w:delText>
        </w:r>
      </w:del>
      <w:r>
        <w:t xml:space="preserve"> μm</w:t>
      </w:r>
      <w:del w:id="73" w:author="Mackenzie Clare Poirier" w:date="2026-01-05T19:29:00Z" w16du:dateUtc="2026-01-06T00:29:00Z">
        <w:r w:rsidDel="00455DEA">
          <w:delText xml:space="preserve"> in width</w:delText>
        </w:r>
      </w:del>
      <w:r>
        <w:t xml:space="preserve">, </w:t>
      </w:r>
      <w:ins w:id="74" w:author="Mackenzie Clare Poirier" w:date="2026-01-05T19:30:00Z" w16du:dateUtc="2026-01-06T00:30:00Z">
        <w:r w:rsidR="00455DEA">
          <w:t>and has been shown to grow at temperatures ranging from 2</w:t>
        </w:r>
      </w:ins>
      <w:ins w:id="75" w:author="Mackenzie Clare Poirier" w:date="2026-01-05T19:31:00Z" w16du:dateUtc="2026-01-06T00:31:00Z">
        <w:r w:rsidR="00455DEA">
          <w:t>°C-6°C</w:t>
        </w:r>
      </w:ins>
      <w:del w:id="76" w:author="Mackenzie Clare Poirier" w:date="2026-01-05T19:31:00Z" w16du:dateUtc="2026-01-06T00:31:00Z">
        <w:r w:rsidDel="00455DEA">
          <w:delText>growing optimally at 4°C</w:delText>
        </w:r>
      </w:del>
      <w:r>
        <w:t xml:space="preserve"> </w:t>
      </w:r>
      <w:ins w:id="77" w:author="Mackenzie Clare Poirier" w:date="2026-01-05T19:36:00Z" w16du:dateUtc="2026-01-06T00:36:00Z">
        <w:r w:rsidR="00E310DF">
          <w:t>(Hulatt et al., 2017</w:t>
        </w:r>
      </w:ins>
      <w:ins w:id="78" w:author="Mackenzie Clare Poirier" w:date="2026-01-05T19:41:00Z" w16du:dateUtc="2026-01-06T00:41:00Z">
        <w:r w:rsidR="00E310DF">
          <w:t>)</w:t>
        </w:r>
      </w:ins>
      <w:ins w:id="79" w:author="Mackenzie Clare Poirier" w:date="2026-01-05T19:36:00Z" w16du:dateUtc="2026-01-06T00:36:00Z">
        <w:r w:rsidR="00E310DF">
          <w:t xml:space="preserve"> </w:t>
        </w:r>
      </w:ins>
      <w:commentRangeStart w:id="80"/>
      <w:r>
        <w:t xml:space="preserve">[CITATIONS MACKENZIE?]. </w:t>
      </w:r>
      <w:commentRangeEnd w:id="80"/>
      <w:r w:rsidR="0096430B">
        <w:rPr>
          <w:rStyle w:val="CommentReference"/>
          <w:sz w:val="24"/>
          <w:szCs w:val="24"/>
        </w:rPr>
        <w:commentReference w:id="80"/>
      </w:r>
      <w:r>
        <w:t xml:space="preserve">The temperate </w:t>
      </w:r>
      <w:r>
        <w:rPr>
          <w:i/>
          <w:iCs/>
        </w:rPr>
        <w:t>Chlamydomonas reinhardtii</w:t>
      </w:r>
      <w:r>
        <w:t xml:space="preserve"> is a model green alga approximately 10 μm in diamter, found in freshwater soil and aquatic environments with an optimal temperature range of 20-32°C (Sasso et al., 2018; Xie et al., 2013). The temperate </w:t>
      </w:r>
      <w:r>
        <w:rPr>
          <w:i/>
          <w:iCs/>
        </w:rPr>
        <w:t>Chlamydomonas euryale</w:t>
      </w:r>
      <w:r>
        <w:t xml:space="preserve"> is approximately 10 μm in diameter, isolated from </w:t>
      </w:r>
      <w:ins w:id="81" w:author="Mackenzie Clare Poirier" w:date="2026-01-05T19:55:00Z" w16du:dateUtc="2026-01-06T00:55:00Z">
        <w:r w:rsidR="0057031F">
          <w:t xml:space="preserve">the </w:t>
        </w:r>
      </w:ins>
      <w:ins w:id="82" w:author="Mackenzie Clare Poirier" w:date="2026-01-05T19:56:00Z" w16du:dateUtc="2026-01-06T00:56:00Z">
        <w:r w:rsidR="0057031F">
          <w:t xml:space="preserve">Yellow Sea </w:t>
        </w:r>
      </w:ins>
      <w:del w:id="83" w:author="Mackenzie Clare Poirier" w:date="2026-01-05T20:01:00Z" w16du:dateUtc="2026-01-06T01:01:00Z">
        <w:r w:rsidDel="0057031F">
          <w:delText>ZZZZ[MacKenzieCITATION]</w:delText>
        </w:r>
      </w:del>
      <w:r>
        <w:t>, with</w:t>
      </w:r>
      <w:ins w:id="84" w:author="Mackenzie Clare Poirier" w:date="2026-01-05T19:49:00Z" w16du:dateUtc="2026-01-06T00:49:00Z">
        <w:r w:rsidR="00B42439">
          <w:t xml:space="preserve"> a known temperature range </w:t>
        </w:r>
        <w:r w:rsidR="00B42439">
          <w:lastRenderedPageBreak/>
          <w:t xml:space="preserve">of </w:t>
        </w:r>
      </w:ins>
      <w:ins w:id="85" w:author="Mackenzie Clare Poirier" w:date="2026-01-05T20:00:00Z" w16du:dateUtc="2026-01-06T01:00:00Z">
        <w:r w:rsidR="0057031F">
          <w:t>18</w:t>
        </w:r>
      </w:ins>
      <w:ins w:id="86" w:author="Mackenzie Clare Poirier" w:date="2026-01-05T19:49:00Z" w16du:dateUtc="2026-01-06T00:49:00Z">
        <w:r w:rsidR="00B42439">
          <w:t xml:space="preserve">-26°C </w:t>
        </w:r>
        <w:commentRangeStart w:id="87"/>
        <w:r w:rsidR="00B42439">
          <w:t>(</w:t>
        </w:r>
      </w:ins>
      <w:ins w:id="88" w:author="Mackenzie Clare Poirier" w:date="2026-01-05T19:49:00Z">
        <w:r w:rsidR="00B42439" w:rsidRPr="00B42439">
          <w:fldChar w:fldCharType="begin"/>
        </w:r>
        <w:r w:rsidR="00B42439" w:rsidRPr="00B42439">
          <w:instrText>HYPERLINK "https://ncma.bigelow.org/ccmp219"</w:instrText>
        </w:r>
        <w:r w:rsidR="00B42439" w:rsidRPr="00B42439">
          <w:fldChar w:fldCharType="separate"/>
        </w:r>
        <w:r w:rsidR="00B42439" w:rsidRPr="00B42439">
          <w:rPr>
            <w:rStyle w:val="Hyperlink"/>
            <w:b/>
            <w:bCs/>
          </w:rPr>
          <w:t>https://ncma.bigelow.org/ccmp219</w:t>
        </w:r>
      </w:ins>
      <w:ins w:id="89" w:author="Mackenzie Clare Poirier" w:date="2026-01-05T19:49:00Z" w16du:dateUtc="2026-01-06T00:49:00Z">
        <w:r w:rsidR="00B42439" w:rsidRPr="00B42439">
          <w:fldChar w:fldCharType="end"/>
        </w:r>
        <w:r w:rsidR="00B42439">
          <w:t>)</w:t>
        </w:r>
      </w:ins>
      <w:del w:id="90" w:author="Mackenzie Clare Poirier" w:date="2026-01-05T19:49:00Z" w16du:dateUtc="2026-01-06T00:49:00Z">
        <w:r w:rsidDel="00B42439">
          <w:delText xml:space="preserve"> </w:delText>
        </w:r>
      </w:del>
      <w:commentRangeEnd w:id="87"/>
      <w:r w:rsidR="009F2B5E">
        <w:rPr>
          <w:rStyle w:val="CommentReference"/>
          <w:sz w:val="24"/>
          <w:szCs w:val="24"/>
        </w:rPr>
        <w:commentReference w:id="87"/>
      </w:r>
      <w:del w:id="91" w:author="Mackenzie Clare Poirier" w:date="2026-01-05T19:49:00Z" w16du:dateUtc="2026-01-06T00:49:00Z">
        <w:r w:rsidDel="00B42439">
          <w:delText>an optimal temperature of ~24°C [CITATIONSXXX]</w:delText>
        </w:r>
      </w:del>
      <w:r>
        <w:t xml:space="preserve">. </w:t>
      </w:r>
      <w:r>
        <w:rPr>
          <w:i/>
          <w:iCs/>
        </w:rPr>
        <w:t>Chlorella vulgaris</w:t>
      </w:r>
      <w:r>
        <w:t>, ranging from 2 μm to 10 μm in size, is primarily found in freshwater environments and grows optimally at 27°C (Wiel et al., 2017; Leyva et al., 2014).</w:t>
      </w:r>
    </w:p>
    <w:p w14:paraId="7CF48DB0" w14:textId="77777777" w:rsidR="00B2583B" w:rsidRDefault="00000000">
      <w:pPr>
        <w:pStyle w:val="BodyText"/>
      </w:pPr>
      <w:r>
        <w:t>XXXXMacKenzie add origins &amp; citations for C. euryale, C.klinobasis?</w:t>
      </w:r>
    </w:p>
    <w:p w14:paraId="4CEC8B34" w14:textId="77777777" w:rsidR="00B2583B" w:rsidRDefault="00000000">
      <w:pPr>
        <w:pStyle w:val="BodyText"/>
      </w:pPr>
      <w:r>
        <w:rPr>
          <w:i/>
          <w:iCs/>
        </w:rPr>
        <w:t>Thalassiosira pseudonana</w:t>
      </w:r>
      <w:r>
        <w:t xml:space="preserve"> and </w:t>
      </w:r>
      <w:r>
        <w:rPr>
          <w:i/>
          <w:iCs/>
        </w:rPr>
        <w:t>Chlorella vulgaris</w:t>
      </w:r>
      <w:r>
        <w:t xml:space="preserve"> were cultured by Naaman Omar (Mount Allison University); </w:t>
      </w:r>
      <w:r>
        <w:rPr>
          <w:i/>
          <w:iCs/>
        </w:rPr>
        <w:t>Chlamydomonas</w:t>
      </w:r>
      <w:r>
        <w:t xml:space="preserve"> strains were cultured by Mackenzie Poirier (Cvetkovska Lab, University of Ottawa) as reported previously (Poirier et al. (2025)); while </w:t>
      </w:r>
      <w:r>
        <w:rPr>
          <w:i/>
          <w:iCs/>
        </w:rPr>
        <w:t>Fragilariopsis cylindrus</w:t>
      </w:r>
      <w:r>
        <w:t xml:space="preserve"> was cultured by Sébastien Guérin (Takuvik International Research Laboratory, Université Laval).</w:t>
      </w:r>
    </w:p>
    <w:p w14:paraId="29A523E2" w14:textId="77777777" w:rsidR="00B2583B" w:rsidRDefault="00000000">
      <w:pPr>
        <w:pStyle w:val="Heading2"/>
      </w:pPr>
      <w:bookmarkStart w:id="92" w:name="X9683d6b2bf0074449bf1187a1d79f27d9c13873"/>
      <w:bookmarkEnd w:id="42"/>
      <w:r>
        <w:t>Single Turnover Variable Chlorophyll Fluorescence</w:t>
      </w:r>
    </w:p>
    <w:p w14:paraId="3F5E4E59" w14:textId="77777777" w:rsidR="00B2583B" w:rsidRDefault="00000000">
      <w:pPr>
        <w:pStyle w:val="FirstParagraph"/>
      </w:pPr>
      <w:r>
        <w:t xml:space="preserve">We used series of single turnover, saturating, flashes to induce variable chlorophyll fluorescence (ChlF) (Kolber, 1998), and evaluate progressive desynchronization of the S-State cycle in several polar and temperate phytoplankton species acclimated to a range of growth temperatures. We loaded a 3 mL sample of culture into a temperature-controlled water-jacketed quartz cuvette (Cafferty’s Scientific Glassblowing, Anola, Manitoba, Canada), placed within the measurement chamber of a Soliense fluorometer (Version LIFT-REM 1.0, Soliense Inc., Shoreham NY, USA). The apparatus was covered to block out incident light, for a minimum of 30 seconds prior to measurements. In the dark PSII reaction centres relax to ground state, and are open for photochemistry upon receipt of an absorbed photon, with a low fluorescence yield (Schuback et al., 2021). In parallel the oxygen evolving complex (OEC) </w:t>
      </w:r>
      <w:r>
        <w:lastRenderedPageBreak/>
        <w:t>relaxes primarily to S1 (Han et al., 2008), so the S-States of the population of PSII largely synchronize. The sample was then exposed to a series of 32 short, high irradiance evenly spaced flashes centred at 445 nm. Each flash comprised a rapid series of 50-70 sub-saturating flashlets of 1.6 µs and ~ 30000 µmol photons m</w:t>
      </w:r>
      <w:r>
        <w:rPr>
          <w:vertAlign w:val="superscript"/>
        </w:rPr>
        <w:t>-2</w:t>
      </w:r>
      <w:r>
        <w:t xml:space="preserve"> s</w:t>
      </w:r>
      <w:r>
        <w:rPr>
          <w:vertAlign w:val="superscript"/>
        </w:rPr>
        <w:t>-1</w:t>
      </w:r>
      <w:r>
        <w:t>, , delivered every 4.1 µs, over a total 205 - 287 µs per flash (Schuback et al., 2021). These flashlets cumulatively deliver a photon to each PSII in the population, with each PSII ideally undergoing a single round of photochemistry and passing an electron downstream to Q</w:t>
      </w:r>
      <w:r>
        <w:rPr>
          <w:vertAlign w:val="subscript"/>
        </w:rPr>
        <w:t>A</w:t>
      </w:r>
      <w:r>
        <w:t>-, closing PSII for photochemistry for ~1000 µs, the lifetime (𝛕)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as the PSII centres close (Schuback et al., 2021). For each flash-induced fluorescence rise, F</w:t>
      </w:r>
      <w:r>
        <w:rPr>
          <w:vertAlign w:val="subscript"/>
        </w:rPr>
        <w:t>O</w:t>
      </w:r>
      <w:r>
        <w:t xml:space="preserve"> and F</w:t>
      </w:r>
      <w:r>
        <w:rPr>
          <w:vertAlign w:val="subscript"/>
        </w:rPr>
        <w:t>M</w:t>
      </w:r>
      <w:r>
        <w:t xml:space="preserve"> were extracted using a fitting model (LIFT software version 22.11.11, Solisense Inc) (Kolber, 1998). F</w:t>
      </w:r>
      <w:r>
        <w:rPr>
          <w:vertAlign w:val="subscript"/>
        </w:rPr>
        <w:t>O</w:t>
      </w:r>
      <w:r>
        <w:t xml:space="preserve"> and F</w:t>
      </w:r>
      <w:r>
        <w:rPr>
          <w:vertAlign w:val="subscript"/>
        </w:rPr>
        <w:t>M</w:t>
      </w:r>
      <w:r>
        <w:t xml:space="preserve"> were then used to derive the maximum quantum yield of photochemistry for open PSII (Schuback et al., 2021), a secondary ChlF parameter calculated as:</w:t>
      </w:r>
    </w:p>
    <w:p w14:paraId="1FF07D7B" w14:textId="77777777" w:rsidR="00B2583B"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num>
            <m:den>
              <m:sSub>
                <m:sSubPr>
                  <m:ctrlPr>
                    <w:rPr>
                      <w:rFonts w:ascii="Cambria Math" w:hAnsi="Cambria Math"/>
                    </w:rPr>
                  </m:ctrlPr>
                </m:sSubPr>
                <m:e>
                  <m: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num>
            <m:den>
              <m:sSub>
                <m:sSubPr>
                  <m:ctrlPr>
                    <w:rPr>
                      <w:rFonts w:ascii="Cambria Math" w:hAnsi="Cambria Math"/>
                    </w:rPr>
                  </m:ctrlPr>
                </m:sSubPr>
                <m:e>
                  <m:r>
                    <w:rPr>
                      <w:rFonts w:ascii="Cambria Math" w:hAnsi="Cambria Math"/>
                    </w:rPr>
                    <m:t>F</m:t>
                  </m:r>
                </m:e>
                <m:sub>
                  <m:r>
                    <w:rPr>
                      <w:rFonts w:ascii="Cambria Math" w:hAnsi="Cambria Math"/>
                    </w:rPr>
                    <m:t>M</m:t>
                  </m:r>
                </m:sub>
              </m:sSub>
            </m:den>
          </m:f>
          <m:r>
            <w:rPr>
              <w:rFonts w:ascii="Cambria Math" w:hAnsi="Cambria Math"/>
            </w:rPr>
            <m:t>  </m:t>
          </m:r>
          <m:d>
            <m:dPr>
              <m:ctrlPr>
                <w:rPr>
                  <w:rFonts w:ascii="Cambria Math" w:hAnsi="Cambria Math"/>
                </w:rPr>
              </m:ctrlPr>
            </m:dPr>
            <m:e>
              <m:r>
                <w:rPr>
                  <w:rFonts w:ascii="Cambria Math" w:hAnsi="Cambria Math"/>
                </w:rPr>
                <m:t>1</m:t>
              </m:r>
            </m:e>
          </m:d>
        </m:oMath>
      </m:oMathPara>
    </w:p>
    <w:p w14:paraId="680AA6A8" w14:textId="77777777" w:rsidR="00B2583B" w:rsidRDefault="00000000">
      <w:pPr>
        <w:pStyle w:val="FirstParagraph"/>
      </w:pPr>
      <w:r>
        <w:t xml:space="preserve">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centres by downstream electron transport results in a steady state ratio of </w:t>
      </w:r>
      <w:r>
        <w:lastRenderedPageBreak/>
        <w:t>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When σ</w:t>
      </w:r>
      <w:r>
        <w:rPr>
          <w:vertAlign w:val="subscript"/>
        </w:rPr>
        <w:t>PSII</w:t>
      </w:r>
      <w:r>
        <w:t xml:space="preserve"> for a sample is large, the higher probability of excitation delivery to PSII means fewer, or weaker, flashlets are required to sequentially saturate the population of PSII, while limiting excitation stress or double turnovers of PSII associated with excess light (Xu et al., 2018). Conversely, a sample with a smaller σ</w:t>
      </w:r>
      <w:r>
        <w:rPr>
          <w:vertAlign w:val="subscript"/>
        </w:rPr>
        <w:t>PSII</w:t>
      </w:r>
      <w:r>
        <w:t xml:space="preserve"> requires more numerous, or brighter, flashlets, to drive the proportion of closed reaction centres progressively towards saturation. If the brightness and number of sub-saturating flashlets are appropriate for the culture, the fluorescence will reach a plateau after approximately 70% of the flashlets are applied (Kolber, 1998).</w:t>
      </w:r>
    </w:p>
    <w:p w14:paraId="7BA8661A" w14:textId="77777777" w:rsidR="00B2583B" w:rsidRDefault="00000000">
      <w:pPr>
        <w:pStyle w:val="BodyText"/>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1) (Dau and Haumann, 2007). As the oxygen-evolving complex of PSII moves between S-States, it alters the system kinetics and free energy (Vinyard et al., 2013), so the yield of ChlF varies between S-States (Gates et al., 2020), and we can use ChlF to monitor S-State progression, until the PSII population desynchronizes to a distribution of S-States with an averaged ChlF.</w:t>
      </w:r>
    </w:p>
    <w:p w14:paraId="0661E2F1" w14:textId="77777777" w:rsidR="00B2583B" w:rsidRDefault="00000000">
      <w:pPr>
        <w:pStyle w:val="CaptionedFigure"/>
      </w:pPr>
      <w:r>
        <w:rPr>
          <w:noProof/>
        </w:rPr>
        <w:lastRenderedPageBreak/>
        <w:drawing>
          <wp:inline distT="0" distB="0" distL="0" distR="0" wp14:anchorId="1EA8235F" wp14:editId="3361BB5E">
            <wp:extent cx="5943600" cy="3302000"/>
            <wp:effectExtent l="0" t="0" r="0" b="0"/>
            <wp:docPr id="27" name="Picture"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8" name="Picture" descr="Figures/Rep_osc.png"/>
                    <pic:cNvPicPr>
                      <a:picLocks noChangeAspect="1" noChangeArrowheads="1"/>
                    </pic:cNvPicPr>
                  </pic:nvPicPr>
                  <pic:blipFill>
                    <a:blip r:embed="rId12"/>
                    <a:stretch>
                      <a:fillRect/>
                    </a:stretch>
                  </pic:blipFill>
                  <pic:spPr bwMode="auto">
                    <a:xfrm>
                      <a:off x="0" y="0"/>
                      <a:ext cx="5943600" cy="3302000"/>
                    </a:xfrm>
                    <a:prstGeom prst="rect">
                      <a:avLst/>
                    </a:prstGeom>
                    <a:noFill/>
                    <a:ln w="9525">
                      <a:noFill/>
                      <a:headEnd/>
                      <a:tailEnd/>
                    </a:ln>
                  </pic:spPr>
                </pic:pic>
              </a:graphicData>
            </a:graphic>
          </wp:inline>
        </w:drawing>
      </w:r>
    </w:p>
    <w:p w14:paraId="744BF5D0" w14:textId="77777777" w:rsidR="00B2583B" w:rsidRDefault="00000000">
      <w:pPr>
        <w:pStyle w:val="ImageCaption"/>
      </w:pPr>
      <w:bookmarkStart w:id="93" w:name="fig:reposc"/>
      <w:bookmarkEnd w:id="93"/>
      <w:r>
        <w:t xml:space="preserve">Fig 1: </w:t>
      </w:r>
      <w:r>
        <w:rPr>
          <w:b/>
          <w:bCs/>
        </w:rPr>
        <w:t xml:space="preserve">Representative oscillations of the maximum quantum yield of PSII photochemistry over a Series of Single Turnover Saturating Flashes applied to </w:t>
      </w:r>
      <w:r>
        <w:rPr>
          <w:b/>
          <w:bCs/>
          <w:i/>
          <w:iCs/>
        </w:rPr>
        <w:t>Chlamydomonas priscui</w:t>
      </w:r>
      <w:r>
        <w:t>. F</w:t>
      </w:r>
      <w:r>
        <w:rPr>
          <w:vertAlign w:val="subscript"/>
        </w:rPr>
        <w:t>V</w:t>
      </w:r>
      <w:r>
        <w:t>/F</w:t>
      </w:r>
      <w:r>
        <w:rPr>
          <w:vertAlign w:val="subscript"/>
        </w:rPr>
        <w:t>M</w:t>
      </w:r>
      <w:r>
        <w:t xml:space="preserve"> was normalized to the average value over the series,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preceding the flash sequence.</w:t>
      </w:r>
    </w:p>
    <w:p w14:paraId="21222A98" w14:textId="77777777" w:rsidR="00B2583B" w:rsidRDefault="00000000">
      <w:pPr>
        <w:pStyle w:val="Heading2"/>
      </w:pPr>
      <w:bookmarkStart w:id="94" w:name="measurements"/>
      <w:bookmarkEnd w:id="92"/>
      <w:r>
        <w:t>Measurements</w:t>
      </w:r>
    </w:p>
    <w:p w14:paraId="36C8D0C7" w14:textId="77777777" w:rsidR="00B2583B" w:rsidRDefault="00000000">
      <w:pPr>
        <w:pStyle w:val="FirstParagraph"/>
      </w:pPr>
      <w:r>
        <w:t>By evaluating the oscillations in ChlF (Fig 1), we tracked S-State cycling of polar and temperate taxa of diatoms and green algae under a range of measurement temperatures and effective light levels (2), to determine if polar taxa maintain synchronized PSII function, as an index of their capacity for electron transport under low light, by suppressing wasteful photochemical misses. Measurement temperatures ranged from 0 to 28°C, depending on the taxa (2).</w:t>
      </w:r>
    </w:p>
    <w:p w14:paraId="50FE27AD" w14:textId="77777777" w:rsidR="00B2583B" w:rsidRDefault="00000000">
      <w:pPr>
        <w:pStyle w:val="BodyText"/>
      </w:pPr>
      <w:r>
        <w:t xml:space="preserve">Increasing the spacing between sequential flashes decreases the repeat rate for excitations arriving at PSII, thereby approximating a decrease in excitations delivered to PSII </w:t>
      </w:r>
      <w:r>
        <w:lastRenderedPageBreak/>
        <w:t>per second under a decrease in continuous irradiance (Fig 1). Our instrument control limited our minimum flash spacing to 1 s, so cultures were evaluated at flash spacings of 1, 2, 4, 8, and 16 seconds (2). The equivalent effective light levels were then estimated using the σ</w:t>
      </w:r>
      <w:r>
        <w:rPr>
          <w:vertAlign w:val="subscript"/>
        </w:rPr>
        <w:t>PSII</w:t>
      </w:r>
      <w:r>
        <w:t xml:space="preserve"> determined for each culture as follows:</w:t>
      </w:r>
    </w:p>
    <w:p w14:paraId="4144F954" w14:textId="77777777" w:rsidR="00B2583B" w:rsidRDefault="00000000">
      <w:pPr>
        <w:pStyle w:val="BodyText"/>
      </w:pPr>
      <m:oMathPara>
        <m:oMathParaPr>
          <m:jc m:val="center"/>
        </m:oMathParaPr>
        <m:oMath>
          <m:r>
            <m:rPr>
              <m:sty m:val="p"/>
            </m:rPr>
            <w:rPr>
              <w:rFonts w:ascii="Cambria Math" w:hAnsi="Cambria Math"/>
            </w:rPr>
            <m:t>Light</m:t>
          </m:r>
          <m:d>
            <m:dPr>
              <m:ctrlPr>
                <w:rPr>
                  <w:rFonts w:ascii="Cambria Math" w:hAnsi="Cambria Math"/>
                </w:rPr>
              </m:ctrlPr>
            </m:dPr>
            <m:e>
              <m:sSup>
                <m:sSupPr>
                  <m:ctrlPr>
                    <w:rPr>
                      <w:rFonts w:ascii="Cambria Math" w:hAnsi="Cambria Math"/>
                    </w:rPr>
                  </m:ctrlPr>
                </m:sSupPr>
                <m:e>
                  <m:r>
                    <m:rPr>
                      <m:sty m:val="p"/>
                    </m:rPr>
                    <w:rPr>
                      <w:rFonts w:ascii="Cambria Math" w:hAnsi="Cambria Math"/>
                    </w:rPr>
                    <m:t>photons m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 s</m:t>
                  </m:r>
                </m:e>
                <m:sup>
                  <m:r>
                    <m:rPr>
                      <m:sty m:val="p"/>
                    </m:rPr>
                    <w:rPr>
                      <w:rFonts w:ascii="Cambria Math" w:hAnsi="Cambria Math"/>
                    </w:rPr>
                    <m:t>-</m:t>
                  </m:r>
                  <m:r>
                    <w:rPr>
                      <w:rFonts w:ascii="Cambria Math" w:hAnsi="Cambria Math"/>
                    </w:rPr>
                    <m:t>1</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flash spacing </m:t>
              </m:r>
              <m:d>
                <m:dPr>
                  <m:ctrlPr>
                    <w:rPr>
                      <w:rFonts w:ascii="Cambria Math" w:hAnsi="Cambria Math"/>
                    </w:rPr>
                  </m:ctrlPr>
                </m:dPr>
                <m:e>
                  <m:r>
                    <m:rPr>
                      <m:sty m:val="p"/>
                    </m:rP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PSII</m:t>
                  </m:r>
                </m:sub>
              </m:sSub>
              <m:r>
                <w:rPr>
                  <w:rFonts w:ascii="Cambria Math" w:hAnsi="Cambria Math"/>
                </w:rPr>
                <m:t> </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 </m:t>
                  </m:r>
                  <m:sSup>
                    <m:sSupPr>
                      <m:ctrlPr>
                        <w:rPr>
                          <w:rFonts w:ascii="Cambria Math" w:hAnsi="Cambria Math"/>
                        </w:rPr>
                      </m:ctrlPr>
                    </m:sSupPr>
                    <m:e>
                      <m:r>
                        <m:rPr>
                          <m:sty m:val="p"/>
                        </m:rPr>
                        <w:rPr>
                          <w:rFonts w:ascii="Cambria Math" w:hAnsi="Cambria Math"/>
                        </w:rPr>
                        <m:t>photons</m:t>
                      </m:r>
                    </m:e>
                    <m:sup>
                      <m:r>
                        <m:rPr>
                          <m:sty m:val="p"/>
                        </m:rPr>
                        <w:rPr>
                          <w:rFonts w:ascii="Cambria Math" w:hAnsi="Cambria Math"/>
                        </w:rPr>
                        <m:t>-</m:t>
                      </m:r>
                      <m:r>
                        <w:rPr>
                          <w:rFonts w:ascii="Cambria Math" w:hAnsi="Cambria Math"/>
                        </w:rPr>
                        <m:t>1</m:t>
                      </m:r>
                    </m:sup>
                  </m:sSup>
                </m:e>
              </m:d>
            </m:den>
          </m:f>
          <m:r>
            <w:rPr>
              <w:rFonts w:ascii="Cambria Math" w:hAnsi="Cambria Math"/>
            </w:rPr>
            <m:t>  </m:t>
          </m:r>
          <m:d>
            <m:dPr>
              <m:ctrlPr>
                <w:rPr>
                  <w:rFonts w:ascii="Cambria Math" w:hAnsi="Cambria Math"/>
                </w:rPr>
              </m:ctrlPr>
            </m:dPr>
            <m:e>
              <m:r>
                <w:rPr>
                  <w:rFonts w:ascii="Cambria Math" w:hAnsi="Cambria Math"/>
                </w:rPr>
                <m:t>2</m:t>
              </m:r>
            </m:e>
          </m:d>
        </m:oMath>
      </m:oMathPara>
    </w:p>
    <w:p w14:paraId="0E1DF16C" w14:textId="77777777" w:rsidR="00B2583B" w:rsidRDefault="00000000">
      <w:pPr>
        <w:pStyle w:val="FirstParagraph"/>
      </w:pPr>
      <w:r>
        <w:t>1/σ</w:t>
      </w:r>
      <w:r>
        <w:rPr>
          <w:vertAlign w:val="subscript"/>
        </w:rPr>
        <w:t>PSII</w:t>
      </w:r>
      <w:r>
        <w:t xml:space="preserve"> is multiplied by flash spacing (s) to convert the probability that an individual incident photon is absorbed by PSII, into an equivalent photon flux density, i.e. to estimate effective light availability serving PSII photochemistry.</w:t>
      </w:r>
    </w:p>
    <w:p w14:paraId="2DC370E9" w14:textId="77777777" w:rsidR="00B2583B" w:rsidRDefault="00000000">
      <w:pPr>
        <w:pStyle w:val="BodyText"/>
      </w:pPr>
      <w:r>
        <w:t>Since the population of PSII starts predominantly from S1 in the dark acclimated state, the population of PSII will initially cycle synchronously through S States, reflected by an oscillation in chlorophyll fluorescence with a period of four (Fig 1)(de Wijn and van Gorkom, 2002). Photochemical misses, including wasteful recombination reactions causing loss of a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four-step synchronous cycling of PSII fluorescence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measurement temperature within a sample.</w:t>
      </w:r>
    </w:p>
    <w:p w14:paraId="3DCF68B8" w14:textId="77777777" w:rsidR="00B2583B" w:rsidRDefault="00000000">
      <w:pPr>
        <w:pStyle w:val="Heading2"/>
      </w:pPr>
      <w:bookmarkStart w:id="95" w:name="analytical-methods"/>
      <w:bookmarkEnd w:id="94"/>
      <w:r>
        <w:lastRenderedPageBreak/>
        <w:t>Analytical Methods</w:t>
      </w:r>
    </w:p>
    <w:p w14:paraId="58F13F06" w14:textId="77777777" w:rsidR="00B2583B" w:rsidRDefault="00000000">
      <w:pPr>
        <w:pStyle w:val="FirstParagraph"/>
      </w:pPr>
      <w: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(Roesch and Schmidbauer, 2018) packages were used for wavelet analyses. The mgcv (Wood, 2011) and mgcViz (Fasiolo et al., 2020) packages were used for generalized additive modelling, while the ggplot2 (Wickham, 2016), ggh4x (van den Brand, 2025), and metR (Campitelli, 2021) packages were used for data visualization. Statistical results tables were done using the packages ‘broom’ (Robinson et al., 2025), ‘knitr’ (Xie, 2025), and ‘kableExtra’ (Zhu, 2024).</w:t>
      </w:r>
    </w:p>
    <w:p w14:paraId="3A0B9D66" w14:textId="77777777" w:rsidR="00B2583B" w:rsidRDefault="00000000">
      <w:pPr>
        <w:pStyle w:val="Heading2"/>
      </w:pPr>
      <w:bookmarkStart w:id="96" w:name="wavelet-transformations"/>
      <w:bookmarkEnd w:id="95"/>
      <w:r>
        <w:t>Wavelet Transformations</w:t>
      </w:r>
    </w:p>
    <w:p w14:paraId="6AA2322F" w14:textId="77777777" w:rsidR="00B2583B" w:rsidRDefault="00000000">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Meyer-Bäse, 2010), as exemplified in (Fig 2). Unlike traditional methods, 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w:t>
      </w:r>
      <w:r>
        <w:lastRenderedPageBreak/>
        <w:t>frequency and wavelet power spectra, we can uncover the dominant patterns in the data (Theis and Meyer-Bäse, 2010).</w:t>
      </w:r>
    </w:p>
    <w:p w14:paraId="6B6C36FF" w14:textId="77777777" w:rsidR="00B2583B" w:rsidRDefault="00000000">
      <w:pPr>
        <w:pStyle w:val="CaptionedFigure"/>
      </w:pPr>
      <w:r>
        <w:rPr>
          <w:noProof/>
        </w:rPr>
        <w:drawing>
          <wp:inline distT="0" distB="0" distL="0" distR="0" wp14:anchorId="475DE668" wp14:editId="785CF4C7">
            <wp:extent cx="5943600" cy="3566160"/>
            <wp:effectExtent l="0" t="0" r="0" b="0"/>
            <wp:docPr id="34" name="Picture"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5" name="Picture" descr="Figures/Rep_recon.png"/>
                    <pic:cNvPicPr>
                      <a:picLocks noChangeAspect="1" noChangeArrowheads="1"/>
                    </pic:cNvPicPr>
                  </pic:nvPicPr>
                  <pic:blipFill>
                    <a:blip r:embed="rId13"/>
                    <a:stretch>
                      <a:fillRect/>
                    </a:stretch>
                  </pic:blipFill>
                  <pic:spPr bwMode="auto">
                    <a:xfrm>
                      <a:off x="0" y="0"/>
                      <a:ext cx="5943600" cy="3566160"/>
                    </a:xfrm>
                    <a:prstGeom prst="rect">
                      <a:avLst/>
                    </a:prstGeom>
                    <a:noFill/>
                    <a:ln w="9525">
                      <a:noFill/>
                      <a:headEnd/>
                      <a:tailEnd/>
                    </a:ln>
                  </pic:spPr>
                </pic:pic>
              </a:graphicData>
            </a:graphic>
          </wp:inline>
        </w:drawing>
      </w:r>
    </w:p>
    <w:p w14:paraId="3186D37E" w14:textId="77777777" w:rsidR="00B2583B" w:rsidRDefault="00000000">
      <w:pPr>
        <w:pStyle w:val="ImageCaption"/>
      </w:pPr>
      <w:bookmarkStart w:id="97" w:name="fig:reprecon"/>
      <w:bookmarkEnd w:id="97"/>
      <w:r>
        <w:t xml:space="preserve">Fig 2: Representative wavelet transformations of Antarctic </w:t>
      </w:r>
      <w:r>
        <w:rPr>
          <w:i/>
          <w:iCs/>
        </w:rPr>
        <w:t>Chlamydomonas priscui</w:t>
      </w:r>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1C6C502F" w14:textId="77777777" w:rsidR="00B2583B" w:rsidRDefault="00000000">
      <w:pPr>
        <w:pStyle w:val="BodyText"/>
      </w:pPr>
      <w:r>
        <w:t>The wavelet transformation involves computing the wavelet power spectrum of the standardized time series using the Morlet wavelet (Theis and Meyer-Bäse, 2010).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 (Theis and Meyer-</w:t>
      </w:r>
      <w:r>
        <w:lastRenderedPageBreak/>
        <w:t>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the average value of F</w:t>
      </w:r>
      <w:r>
        <w:rPr>
          <w:vertAlign w:val="subscript"/>
        </w:rPr>
        <w:t>V</w:t>
      </w:r>
      <w:r>
        <w:t>/F</w:t>
      </w:r>
      <w:r>
        <w:rPr>
          <w:vertAlign w:val="subscript"/>
        </w:rPr>
        <w:t>M</w:t>
      </w:r>
      <w: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14:paraId="024CD286" w14:textId="77777777" w:rsidR="00B2583B" w:rsidRDefault="00000000">
      <w:pPr>
        <w:pStyle w:val="Heading2"/>
      </w:pPr>
      <w:bookmarkStart w:id="98" w:name="generalized-additive-modelling"/>
      <w:bookmarkEnd w:id="96"/>
      <w:r>
        <w:t>Generalized Additive Modelling</w:t>
      </w:r>
    </w:p>
    <w:p w14:paraId="5835220A" w14:textId="77777777" w:rsidR="00B2583B" w:rsidRDefault="00000000">
      <w:pPr>
        <w:pStyle w:val="FirstParagraph"/>
      </w:pPr>
      <w:r>
        <w:t>The patterns in the persistence of S-State cycling within taxa were then modeled using the nonparametric method of generalized additive modelling (GAM). GAMs fit a model to predict the damping index based on a tensor product smooth of the two predictors, measurement temperature, and equivalent effective light level. The response variable is linked to the independent variables using a smoothing function, where many localized polynomials are joined to form a piecewise function called a spline (Pinilla and Negrín, 2021). For each strain, GAM models were fit to the data using the restricted maximum likelihood method (REML).</w:t>
      </w:r>
    </w:p>
    <w:p w14:paraId="0967BECB" w14:textId="77777777" w:rsidR="00B2583B" w:rsidRDefault="00000000">
      <w:pPr>
        <w:pStyle w:val="BodyText"/>
      </w:pPr>
      <w:r>
        <w:t>The GAM model examines the response of S-State damping to the measurement temperature (°C) and the equivalent effective light level (µmol photons m</w:t>
      </w:r>
      <w:r>
        <w:rPr>
          <w:vertAlign w:val="superscript"/>
        </w:rPr>
        <w:t>-2</w:t>
      </w:r>
      <w:r>
        <w:t xml:space="preserve"> s</w:t>
      </w:r>
      <w:r>
        <w:rPr>
          <w:vertAlign w:val="superscript"/>
        </w:rPr>
        <w:t>-1</w:t>
      </w:r>
      <w:r>
        <w:t xml:space="preserve">) for the </w:t>
      </w:r>
      <w:r>
        <w:lastRenderedPageBreak/>
        <w:t xml:space="preserve">measurement flash spacing. The generalized additive models were fitted using the R-package </w:t>
      </w:r>
      <w:r>
        <w:rPr>
          <w:rStyle w:val="VerbatimChar"/>
          <w:i/>
          <w:iCs/>
        </w:rPr>
        <w:t>mgcv</w:t>
      </w:r>
      <w:r>
        <w:t xml:space="preserve"> (Wood, 2025). Only S-State damping estimates for which the amplitude of standard error was smaller than 320% of the fitted S-State damping were included in the GAM. Models were validated by verifying the choice of basis dimensions (k) and evaluating the residual plots (Schoenig et al., 2023) using gam.check() from the R-package </w:t>
      </w:r>
      <w:r>
        <w:rPr>
          <w:rStyle w:val="VerbatimChar"/>
          <w:i/>
          <w:iCs/>
        </w:rPr>
        <w:t>mgcv</w:t>
      </w:r>
      <w:r>
        <w:t xml:space="preserve"> (Wood, 2025) (Table ??). Based on the fitted models, the damping index can then be predicted for other combinations of temperature and light (Wood, 2017), represented with a contour plot.</w:t>
      </w:r>
    </w:p>
    <w:p w14:paraId="6C0F1E1A" w14:textId="77777777" w:rsidR="00B2583B" w:rsidRDefault="00000000">
      <w:pPr>
        <w:pStyle w:val="Heading2"/>
      </w:pPr>
      <w:bookmarkStart w:id="99" w:name="analyses-of-variance"/>
      <w:bookmarkEnd w:id="98"/>
      <w:r>
        <w:t>Analyses of Variance</w:t>
      </w:r>
    </w:p>
    <w:p w14:paraId="1B02B9AB" w14:textId="77777777" w:rsidR="00B2583B" w:rsidRDefault="00000000">
      <w:pPr>
        <w:pStyle w:val="FirstParagraph"/>
      </w:pPr>
      <w:r>
        <w:t>Analyses of Variance (ANOVA) were run using the aov function (R Core Team, 2023) to detect effects of taxa , measurement equivalent effective light levels (derived from flash spacing), measurement temperature, and growth salinity, upon the Damping Index.</w:t>
      </w:r>
    </w:p>
    <w:p w14:paraId="52999017" w14:textId="77777777" w:rsidR="00B2583B" w:rsidRDefault="00000000">
      <w:pPr>
        <w:pStyle w:val="Heading1"/>
      </w:pPr>
      <w:bookmarkStart w:id="100" w:name="results"/>
      <w:bookmarkEnd w:id="41"/>
      <w:bookmarkEnd w:id="99"/>
      <w:r>
        <w:t>Results</w:t>
      </w:r>
    </w:p>
    <w:p w14:paraId="68399A52" w14:textId="77777777" w:rsidR="00B2583B" w:rsidRDefault="00000000">
      <w:pPr>
        <w:pStyle w:val="Heading2"/>
      </w:pPr>
      <w:bookmarkStart w:id="101" w:name="X751d85612684049c408471e0af01b1d1e65a0ea"/>
      <w:r>
        <w:t>Single Turnover Variable Chlorophyll Fluorescence</w:t>
      </w:r>
    </w:p>
    <w:p w14:paraId="04E21F13" w14:textId="29D9425B" w:rsidR="00B2583B" w:rsidRDefault="00000000">
      <w:pPr>
        <w:pStyle w:val="FirstParagraph"/>
      </w:pPr>
      <w:r>
        <w:t>Exposing phytoplankton cultures to a series of 20-32 successive single turnover, saturating flashes produced oscillations in the maximum quantum yield of photochemistry of PSII, as estimated through the secondary chlorophyll fluorescence parameter F</w:t>
      </w:r>
      <w:r>
        <w:rPr>
          <w:vertAlign w:val="subscript"/>
        </w:rPr>
        <w:t>V</w:t>
      </w:r>
      <w:r>
        <w:t>/F</w:t>
      </w:r>
      <w:r>
        <w:rPr>
          <w:vertAlign w:val="subscript"/>
        </w:rPr>
        <w:t>M</w:t>
      </w:r>
      <w:r>
        <w:t xml:space="preserve">. Initially, the majority of the dark-adapted population of PSII is at S1, with a smaller fraction at S0 (Gates et al., 2020; de Wijn and van Gorkom, 2002). As shown in representative data from polar </w:t>
      </w:r>
      <w:commentRangeStart w:id="102"/>
      <w:r>
        <w:rPr>
          <w:i/>
          <w:iCs/>
        </w:rPr>
        <w:t>Chlamydomonas priscui</w:t>
      </w:r>
      <w:r>
        <w:t xml:space="preserve"> Fig 1 and temperate </w:t>
      </w:r>
      <w:r>
        <w:rPr>
          <w:i/>
          <w:iCs/>
        </w:rPr>
        <w:t>Chlamydomonas r</w:t>
      </w:r>
      <w:del w:id="103" w:author="Mackenzie Clare Poirier" w:date="2026-01-07T12:13:00Z" w16du:dateUtc="2026-01-07T17:13:00Z">
        <w:r w:rsidDel="00025CF4">
          <w:rPr>
            <w:i/>
            <w:iCs/>
          </w:rPr>
          <w:delText>h</w:delText>
        </w:r>
      </w:del>
      <w:r>
        <w:rPr>
          <w:i/>
          <w:iCs/>
        </w:rPr>
        <w:t>einhardtii</w:t>
      </w:r>
      <w:r>
        <w:t xml:space="preserve"> Fig 2, </w:t>
      </w:r>
      <w:commentRangeEnd w:id="102"/>
      <w:r w:rsidR="00025CF4">
        <w:rPr>
          <w:rStyle w:val="CommentReference"/>
          <w:sz w:val="24"/>
          <w:szCs w:val="24"/>
        </w:rPr>
        <w:commentReference w:id="102"/>
      </w:r>
      <w:r>
        <w:t>each grown at respective optimal salinities, the time series of F</w:t>
      </w:r>
      <w:r>
        <w:rPr>
          <w:vertAlign w:val="subscript"/>
        </w:rPr>
        <w:t>V</w:t>
      </w:r>
      <w:r>
        <w:t>/F</w:t>
      </w:r>
      <w:r>
        <w:rPr>
          <w:vertAlign w:val="subscript"/>
        </w:rPr>
        <w:t>M</w:t>
      </w:r>
      <w:r>
        <w:t xml:space="preserve"> over successive flashes reveals consistent variations in fluorescence yield as the predominant S-States, with </w:t>
      </w:r>
      <w:r>
        <w:lastRenderedPageBreak/>
        <w:t>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and at higher measurement temperatures. The full set of S-State time courses captured across taxa and growth salinities are in Supplemental Data. XXX</w:t>
      </w:r>
    </w:p>
    <w:p w14:paraId="71CEC2DD" w14:textId="77777777" w:rsidR="00B2583B" w:rsidRDefault="00000000">
      <w:pPr>
        <w:pStyle w:val="BodyText"/>
      </w:pPr>
      <w:bookmarkStart w:id="104" w:name="_Hlk218681013"/>
      <w:commentRangeStart w:id="105"/>
      <w:r>
        <w:t>Photochemical</w:t>
      </w:r>
      <w:commentRangeEnd w:id="105"/>
      <w:r w:rsidR="0048666D">
        <w:rPr>
          <w:rStyle w:val="CommentReference"/>
          <w:sz w:val="24"/>
          <w:szCs w:val="24"/>
        </w:rPr>
        <w:commentReference w:id="105"/>
      </w:r>
      <w:r>
        <w:t xml:space="preserve">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bookmarkEnd w:id="104"/>
    <w:p w14:paraId="24168382" w14:textId="5E98AA10" w:rsidR="00B2583B" w:rsidRDefault="00000000">
      <w:pPr>
        <w:pStyle w:val="BodyText"/>
      </w:pPr>
      <w:r>
        <w:t>The conversions of flash spacing to equivalent effective light levels gave similar ranges of light levels applied to each strain (Table 2). For comparison, full sunlight at the sea surface is ~ 2000 µmol photons m</w:t>
      </w:r>
      <w:r>
        <w:rPr>
          <w:vertAlign w:val="superscript"/>
        </w:rPr>
        <w:t>-2</w:t>
      </w:r>
      <w:r>
        <w:t>s</w:t>
      </w:r>
      <w:r>
        <w:rPr>
          <w:vertAlign w:val="superscript"/>
        </w:rPr>
        <w:t>-1</w:t>
      </w:r>
      <w:r>
        <w:t>, while the threshold for the bottom of the photic zone supporting photosynthetic productivity in the oceans is conventionally defined as ~ 20 µmol photons m</w:t>
      </w:r>
      <w:r>
        <w:rPr>
          <w:vertAlign w:val="superscript"/>
        </w:rPr>
        <w:t>-2</w:t>
      </w:r>
      <w:r>
        <w:t>s</w:t>
      </w:r>
      <w:r>
        <w:rPr>
          <w:vertAlign w:val="superscript"/>
        </w:rPr>
        <w:t>-1</w:t>
      </w:r>
      <w:r>
        <w:t xml:space="preserve"> (Raven et al., 2000). Therefore</w:t>
      </w:r>
      <w:ins w:id="106" w:author="Mackenzie Clare Poirier" w:date="2026-01-07T12:56:00Z" w16du:dateUtc="2026-01-07T17:56:00Z">
        <w:r w:rsidR="00E11340">
          <w:t>,</w:t>
        </w:r>
      </w:ins>
      <w:r>
        <w:t xml:space="preserve"> our measurement light ranges are ~ 5 orders of magnitude lower than full sunlight, and ~ 2-3 orders of magnitude below the minimum </w:t>
      </w:r>
      <w:r>
        <w:lastRenderedPageBreak/>
        <w:t>photic zone threshold, but nevertheless span light ranges found to support phytoplankton productivity in field studies (Hancke et al., 2018; Randelhoff et al., 2020; Hoppe et al., 2024).</w:t>
      </w:r>
    </w:p>
    <w:p w14:paraId="0EBFE95F" w14:textId="77777777" w:rsidR="00B2583B" w:rsidRDefault="00000000">
      <w:pPr>
        <w:pStyle w:val="Heading2"/>
      </w:pPr>
      <w:bookmarkStart w:id="107" w:name="wavelet-analysis"/>
      <w:bookmarkEnd w:id="101"/>
      <w:r>
        <w:t>Wavelet Analysis</w:t>
      </w:r>
    </w:p>
    <w:p w14:paraId="73689E80" w14:textId="77777777" w:rsidR="00B2583B" w:rsidRDefault="00000000">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Chlamydomonas priscui</w:t>
      </w:r>
      <w:r>
        <w:t xml:space="preserve"> (Figure 3), the average wavelet power declines with increasing flash spacings, equivalent to decreasing effective light levels, and also declines with increasing measurement temperatures.</w:t>
      </w:r>
    </w:p>
    <w:p w14:paraId="0F958F29" w14:textId="77777777" w:rsidR="00B2583B" w:rsidRDefault="00000000">
      <w:pPr>
        <w:pStyle w:val="CaptionedFigure"/>
      </w:pPr>
      <w:r>
        <w:rPr>
          <w:noProof/>
        </w:rPr>
        <w:drawing>
          <wp:inline distT="0" distB="0" distL="0" distR="0" wp14:anchorId="21275DB2" wp14:editId="7E42429D">
            <wp:extent cx="5943600" cy="3128210"/>
            <wp:effectExtent l="0" t="0" r="0" b="0"/>
            <wp:docPr id="43" name="Picture"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wp:cNvGraphicFramePr/>
            <a:graphic xmlns:a="http://schemas.openxmlformats.org/drawingml/2006/main">
              <a:graphicData uri="http://schemas.openxmlformats.org/drawingml/2006/picture">
                <pic:pic xmlns:pic="http://schemas.openxmlformats.org/drawingml/2006/picture">
                  <pic:nvPicPr>
                    <pic:cNvPr id="44" name="Picture" descr="Figures/Cpriscui_waveletpower.png"/>
                    <pic:cNvPicPr>
                      <a:picLocks noChangeAspect="1" noChangeArrowheads="1"/>
                    </pic:cNvPicPr>
                  </pic:nvPicPr>
                  <pic:blipFill>
                    <a:blip r:embed="rId14"/>
                    <a:stretch>
                      <a:fillRect/>
                    </a:stretch>
                  </pic:blipFill>
                  <pic:spPr bwMode="auto">
                    <a:xfrm>
                      <a:off x="0" y="0"/>
                      <a:ext cx="5943600" cy="3128210"/>
                    </a:xfrm>
                    <a:prstGeom prst="rect">
                      <a:avLst/>
                    </a:prstGeom>
                    <a:noFill/>
                    <a:ln w="9525">
                      <a:noFill/>
                      <a:headEnd/>
                      <a:tailEnd/>
                    </a:ln>
                  </pic:spPr>
                </pic:pic>
              </a:graphicData>
            </a:graphic>
          </wp:inline>
        </w:drawing>
      </w:r>
    </w:p>
    <w:p w14:paraId="77A1D8B4" w14:textId="77777777" w:rsidR="00B2583B" w:rsidRDefault="00000000">
      <w:pPr>
        <w:pStyle w:val="ImageCaption"/>
      </w:pPr>
      <w:bookmarkStart w:id="108" w:name="fig:cpriscuiwaveletpower"/>
      <w:bookmarkEnd w:id="108"/>
      <w:r>
        <w:t xml:space="preserve">Fig 3: Sample plot of wavelet powers by period of oscillations in the maximum quantum yield of photochemistry Antarctic green algae </w:t>
      </w:r>
      <w:r>
        <w:rPr>
          <w:i/>
          <w:iCs/>
        </w:rPr>
        <w:t>Chlamydomonas priscui</w:t>
      </w:r>
      <w:r>
        <w:t>, grown at 4°C and 500 mM NaCl, and measured across a range of measurement temperatures and flash spacings, with the equivalent effective light levels. Regions where wavelet power reached statistical significance (p &lt; 0.05) are shaded in blue.</w:t>
      </w:r>
    </w:p>
    <w:p w14:paraId="1703762B" w14:textId="77777777" w:rsidR="00B2583B" w:rsidRDefault="00000000">
      <w:pPr>
        <w:pStyle w:val="BodyText"/>
      </w:pPr>
      <w:r>
        <w:lastRenderedPageBreak/>
        <w:t xml:space="preserve">In contrast, in the temperate green algae </w:t>
      </w:r>
      <w:r>
        <w:rPr>
          <w:i/>
          <w:iCs/>
        </w:rPr>
        <w:t>Chlamydomonas reinhardtii</w:t>
      </w:r>
      <w:r>
        <w:t xml:space="preserve"> (Figure 4), the wavelet power is consistently lower, showing a weaker 4-step periodicity of ChlF in the temperate taxa, which only reaches statistical significance at shorter flash spacings, with higher equivalent effective light levels.</w:t>
      </w:r>
    </w:p>
    <w:p w14:paraId="7AD8FE00" w14:textId="77777777" w:rsidR="00B2583B" w:rsidRDefault="00000000">
      <w:pPr>
        <w:pStyle w:val="CaptionedFigure"/>
      </w:pPr>
      <w:r>
        <w:rPr>
          <w:noProof/>
        </w:rPr>
        <w:drawing>
          <wp:inline distT="0" distB="0" distL="0" distR="0" wp14:anchorId="4F026FC7" wp14:editId="2B87111E">
            <wp:extent cx="5943600" cy="3128210"/>
            <wp:effectExtent l="0" t="0" r="0" b="0"/>
            <wp:docPr id="47" name="Picture"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8" name="Picture" descr="Figures/Creinhardtii_waveletpower.png"/>
                    <pic:cNvPicPr>
                      <a:picLocks noChangeAspect="1" noChangeArrowheads="1"/>
                    </pic:cNvPicPr>
                  </pic:nvPicPr>
                  <pic:blipFill>
                    <a:blip r:embed="rId15"/>
                    <a:stretch>
                      <a:fillRect/>
                    </a:stretch>
                  </pic:blipFill>
                  <pic:spPr bwMode="auto">
                    <a:xfrm>
                      <a:off x="0" y="0"/>
                      <a:ext cx="5943600" cy="3128210"/>
                    </a:xfrm>
                    <a:prstGeom prst="rect">
                      <a:avLst/>
                    </a:prstGeom>
                    <a:noFill/>
                    <a:ln w="9525">
                      <a:noFill/>
                      <a:headEnd/>
                      <a:tailEnd/>
                    </a:ln>
                  </pic:spPr>
                </pic:pic>
              </a:graphicData>
            </a:graphic>
          </wp:inline>
        </w:drawing>
      </w:r>
    </w:p>
    <w:p w14:paraId="7195308C" w14:textId="77777777" w:rsidR="00B2583B" w:rsidRDefault="00000000">
      <w:pPr>
        <w:pStyle w:val="ImageCaption"/>
      </w:pPr>
      <w:bookmarkStart w:id="109" w:name="fig:creinhardtiiiwaveletpower"/>
      <w:bookmarkEnd w:id="109"/>
      <w:r>
        <w:t xml:space="preserve">Fig 4: Sample plot of wavelet powers by period of oscillations in the maximum quantum yield of photochemistry in the temperate green algae </w:t>
      </w:r>
      <w:r>
        <w:rPr>
          <w:i/>
          <w:iCs/>
        </w:rPr>
        <w:t>Chlamydomonas reinhardtii</w:t>
      </w:r>
      <w:r>
        <w:t>, grown at 24°C and 0.43 mM NaCl, and measured across a range of measurement temperatures and flash spacings, with the equivalent effective light levels. Regions where wavelet power reached statistical significance (p &lt; 0.05) shaded in blue.</w:t>
      </w:r>
    </w:p>
    <w:p w14:paraId="03745017" w14:textId="77777777" w:rsidR="00B2583B" w:rsidRDefault="00000000">
      <w:pPr>
        <w:pStyle w:val="Heading2"/>
      </w:pPr>
      <w:bookmarkStart w:id="110" w:name="X694b14b270fb833c56c12092c98cb4eae2f769f"/>
      <w:bookmarkEnd w:id="107"/>
      <w:r>
        <w:t>Generalized Additive Modelling of Damping of 4-step oscillations By Measurement Temperature</w:t>
      </w:r>
    </w:p>
    <w:p w14:paraId="2031451E" w14:textId="77777777" w:rsidR="00B2583B" w:rsidRDefault="00000000">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set by flash spacing, for each strain; Table 2; Table ??. All of the model fits explained over 50% of the variation in the response variable, damping index, except the </w:t>
      </w:r>
      <w:r>
        <w:lastRenderedPageBreak/>
        <w:t xml:space="preserve">GAM fits for </w:t>
      </w:r>
      <w:r>
        <w:rPr>
          <w:i/>
          <w:iCs/>
        </w:rPr>
        <w:t>C. euryale</w:t>
      </w:r>
      <w:r>
        <w:t xml:space="preserve">, which failed to fit.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xml:space="preserve">, under comparable conditions. This disparity was particularly prevalent at measurements taken above the growth temperature and when longer spacing between flashes produced lower effective light levels (Fig 5), where </w:t>
      </w:r>
      <w:r>
        <w:rPr>
          <w:i/>
          <w:iCs/>
        </w:rPr>
        <w:t>Thalassiosira pseudonana</w:t>
      </w:r>
      <w:r>
        <w:t xml:space="preserve"> cultures did not retain the significant 4-step oscillation in ChlF indicative of synchronized S-State cycling.</w:t>
      </w:r>
    </w:p>
    <w:p w14:paraId="1D3563AC" w14:textId="1957AECE" w:rsidR="00B2583B" w:rsidRDefault="00000000">
      <w:pPr>
        <w:pStyle w:val="BodyText"/>
      </w:pPr>
      <w:r>
        <w:t>Similarly</w:t>
      </w:r>
      <w:ins w:id="111" w:author="Mackenzie Clare Poirier" w:date="2026-01-07T13:12:00Z" w16du:dateUtc="2026-01-07T18:12:00Z">
        <w:r w:rsidR="00FC37AC">
          <w:t>,</w:t>
        </w:r>
      </w:ins>
      <w:r>
        <w:t xml:space="preserve"> the GAM outputs varied among the green algae tested (Table ??). The polar, saline strains </w:t>
      </w:r>
      <w:r>
        <w:rPr>
          <w:i/>
          <w:iCs/>
        </w:rPr>
        <w:t>Chlamydomonas</w:t>
      </w:r>
      <w:r>
        <w:t xml:space="preserve"> ICEMDV, </w:t>
      </w:r>
      <w:r>
        <w:rPr>
          <w:i/>
          <w:iCs/>
        </w:rPr>
        <w:t>Chlamydomonas malina</w:t>
      </w:r>
      <w:r>
        <w:t xml:space="preserve"> and </w:t>
      </w:r>
      <w:r>
        <w:rPr>
          <w:i/>
          <w:iCs/>
        </w:rPr>
        <w:t>Chlamydomonas priscui</w:t>
      </w:r>
      <w:r>
        <w:t xml:space="preserve"> showed GAM model predictions of maximum damping indices of ~ 10-11 flashes, centred at lower temperatures but extending over a wide range of effective light levels (Fig 6). The polar freshwater **Chlamydomonas klinobasis* also showed maximum damping indices at lower temperatures, across a range of effective light levels. Further, much like the temperate diatoms, the freshwater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 The marine temperate </w:t>
      </w:r>
      <w:r>
        <w:rPr>
          <w:i/>
          <w:iCs/>
        </w:rPr>
        <w:t>Chlamydomonas klinobasis</w:t>
      </w:r>
      <w:r>
        <w:t xml:space="preserve"> did not generate a statistically significant GAM model, consistent with limited evidence for periodic oscillations from </w:t>
      </w:r>
      <w:r>
        <w:rPr>
          <w:i/>
          <w:iCs/>
        </w:rPr>
        <w:t>Chlamydomonas klinobasis</w:t>
      </w:r>
      <w:r>
        <w:t>.</w:t>
      </w:r>
    </w:p>
    <w:p w14:paraId="243D73CF" w14:textId="77777777" w:rsidR="00B2583B" w:rsidRDefault="00000000">
      <w:pPr>
        <w:pStyle w:val="BodyText"/>
      </w:pPr>
      <w:r>
        <w:t>Strain</w:t>
      </w:r>
    </w:p>
    <w:p w14:paraId="64909A1F" w14:textId="77777777" w:rsidR="00B2583B" w:rsidRDefault="00000000">
      <w:pPr>
        <w:pStyle w:val="BodyText"/>
      </w:pPr>
      <w:r>
        <w:lastRenderedPageBreak/>
        <w:t>term</w:t>
      </w:r>
    </w:p>
    <w:p w14:paraId="1A7593DF" w14:textId="77777777" w:rsidR="00B2583B" w:rsidRDefault="00000000">
      <w:pPr>
        <w:pStyle w:val="BodyText"/>
      </w:pPr>
      <w:r>
        <w:t>edf</w:t>
      </w:r>
    </w:p>
    <w:p w14:paraId="2BB6881D" w14:textId="77777777" w:rsidR="00B2583B" w:rsidRDefault="00000000">
      <w:pPr>
        <w:pStyle w:val="BodyText"/>
      </w:pPr>
      <w:r>
        <w:t>ref.df</w:t>
      </w:r>
    </w:p>
    <w:p w14:paraId="1490798F" w14:textId="77777777" w:rsidR="00B2583B" w:rsidRDefault="00000000">
      <w:pPr>
        <w:pStyle w:val="BodyText"/>
      </w:pPr>
      <w:r>
        <w:t>statistic</w:t>
      </w:r>
    </w:p>
    <w:p w14:paraId="05941F32" w14:textId="77777777" w:rsidR="00B2583B" w:rsidRDefault="00000000">
      <w:pPr>
        <w:pStyle w:val="BodyText"/>
      </w:pPr>
      <w:r>
        <w:t>p.value</w:t>
      </w:r>
    </w:p>
    <w:p w14:paraId="1E7D7624" w14:textId="77777777" w:rsidR="00B2583B" w:rsidRDefault="00000000">
      <w:pPr>
        <w:pStyle w:val="BodyText"/>
      </w:pPr>
      <w:r>
        <w:t>Fragilariopsis_cylindrus</w:t>
      </w:r>
    </w:p>
    <w:p w14:paraId="4E2A06AA" w14:textId="77777777" w:rsidR="00B2583B" w:rsidRDefault="00000000">
      <w:pPr>
        <w:pStyle w:val="BodyText"/>
      </w:pPr>
      <w:r>
        <w:t>s(LightLevel_ue)</w:t>
      </w:r>
    </w:p>
    <w:p w14:paraId="3D4E7B74" w14:textId="77777777" w:rsidR="00B2583B" w:rsidRDefault="00000000">
      <w:pPr>
        <w:pStyle w:val="BodyText"/>
      </w:pPr>
      <w:r>
        <w:t>1.829</w:t>
      </w:r>
    </w:p>
    <w:p w14:paraId="06E2E6DD" w14:textId="77777777" w:rsidR="00B2583B" w:rsidRDefault="00000000">
      <w:pPr>
        <w:pStyle w:val="BodyText"/>
      </w:pPr>
      <w:r>
        <w:t>1.971</w:t>
      </w:r>
    </w:p>
    <w:p w14:paraId="49BF57F8" w14:textId="77777777" w:rsidR="00B2583B" w:rsidRDefault="00000000">
      <w:pPr>
        <w:pStyle w:val="BodyText"/>
      </w:pPr>
      <w:r>
        <w:t>4.714</w:t>
      </w:r>
    </w:p>
    <w:p w14:paraId="4C9E9AF6" w14:textId="77777777" w:rsidR="00B2583B" w:rsidRDefault="00000000">
      <w:pPr>
        <w:pStyle w:val="BodyText"/>
      </w:pPr>
      <w:r>
        <w:t>0.032</w:t>
      </w:r>
    </w:p>
    <w:p w14:paraId="7BABAF59" w14:textId="77777777" w:rsidR="00B2583B" w:rsidRDefault="00000000">
      <w:pPr>
        <w:pStyle w:val="BodyText"/>
      </w:pPr>
      <w:r>
        <w:t>Fragilariopsis_cylindrus</w:t>
      </w:r>
    </w:p>
    <w:p w14:paraId="0472DD53" w14:textId="77777777" w:rsidR="00B2583B" w:rsidRDefault="00000000">
      <w:pPr>
        <w:pStyle w:val="BodyText"/>
      </w:pPr>
      <w:r>
        <w:t>s(Temp_C)</w:t>
      </w:r>
    </w:p>
    <w:p w14:paraId="45A17385" w14:textId="77777777" w:rsidR="00B2583B" w:rsidRDefault="00000000">
      <w:pPr>
        <w:pStyle w:val="BodyText"/>
      </w:pPr>
      <w:r>
        <w:t>1.000</w:t>
      </w:r>
    </w:p>
    <w:p w14:paraId="5DD9A243" w14:textId="77777777" w:rsidR="00B2583B" w:rsidRDefault="00000000">
      <w:pPr>
        <w:pStyle w:val="BodyText"/>
      </w:pPr>
      <w:r>
        <w:t>1.000</w:t>
      </w:r>
    </w:p>
    <w:p w14:paraId="0132C23B" w14:textId="77777777" w:rsidR="00B2583B" w:rsidRDefault="00000000">
      <w:pPr>
        <w:pStyle w:val="BodyText"/>
      </w:pPr>
      <w:r>
        <w:lastRenderedPageBreak/>
        <w:t>0.056</w:t>
      </w:r>
    </w:p>
    <w:p w14:paraId="1351F567" w14:textId="77777777" w:rsidR="00B2583B" w:rsidRDefault="00000000">
      <w:pPr>
        <w:pStyle w:val="BodyText"/>
      </w:pPr>
      <w:r>
        <w:t>0.817</w:t>
      </w:r>
    </w:p>
    <w:p w14:paraId="4A402B16" w14:textId="77777777" w:rsidR="00B2583B" w:rsidRDefault="00000000">
      <w:pPr>
        <w:pStyle w:val="BodyText"/>
      </w:pPr>
      <w:r>
        <w:t>Fragilariopsis_cylindrus</w:t>
      </w:r>
    </w:p>
    <w:p w14:paraId="1AC1D8F4" w14:textId="77777777" w:rsidR="00B2583B" w:rsidRDefault="00000000">
      <w:pPr>
        <w:pStyle w:val="BodyText"/>
      </w:pPr>
      <w:r>
        <w:t>ti(Temp_C,LightLevel_ue)</w:t>
      </w:r>
    </w:p>
    <w:p w14:paraId="19ACBE4B" w14:textId="77777777" w:rsidR="00B2583B" w:rsidRDefault="00000000">
      <w:pPr>
        <w:pStyle w:val="BodyText"/>
      </w:pPr>
      <w:r>
        <w:t>1.000</w:t>
      </w:r>
    </w:p>
    <w:p w14:paraId="130CF8D3" w14:textId="77777777" w:rsidR="00B2583B" w:rsidRDefault="00000000">
      <w:pPr>
        <w:pStyle w:val="BodyText"/>
      </w:pPr>
      <w:r>
        <w:t>1.000</w:t>
      </w:r>
    </w:p>
    <w:p w14:paraId="73B26541" w14:textId="77777777" w:rsidR="00B2583B" w:rsidRDefault="00000000">
      <w:pPr>
        <w:pStyle w:val="BodyText"/>
      </w:pPr>
      <w:r>
        <w:t>0.032</w:t>
      </w:r>
    </w:p>
    <w:p w14:paraId="1DE36E12" w14:textId="77777777" w:rsidR="00B2583B" w:rsidRDefault="00000000">
      <w:pPr>
        <w:pStyle w:val="BodyText"/>
      </w:pPr>
      <w:r>
        <w:t>0.860</w:t>
      </w:r>
    </w:p>
    <w:p w14:paraId="39025AF7" w14:textId="77777777" w:rsidR="00B2583B" w:rsidRDefault="00000000">
      <w:pPr>
        <w:pStyle w:val="BodyText"/>
      </w:pPr>
      <w:r>
        <w:t>Fragilariopsis_cylindrus</w:t>
      </w:r>
    </w:p>
    <w:p w14:paraId="2A6898F0" w14:textId="77777777" w:rsidR="00B2583B" w:rsidRDefault="00000000">
      <w:pPr>
        <w:pStyle w:val="BodyText"/>
      </w:pPr>
      <w:r>
        <w:t>s(LightLevel_ue)</w:t>
      </w:r>
    </w:p>
    <w:p w14:paraId="09BFF58C" w14:textId="77777777" w:rsidR="00B2583B" w:rsidRDefault="00000000">
      <w:pPr>
        <w:pStyle w:val="BodyText"/>
      </w:pPr>
      <w:r>
        <w:t>1.105</w:t>
      </w:r>
    </w:p>
    <w:p w14:paraId="243BC4D7" w14:textId="77777777" w:rsidR="00B2583B" w:rsidRDefault="00000000">
      <w:pPr>
        <w:pStyle w:val="BodyText"/>
      </w:pPr>
      <w:r>
        <w:t>1.196</w:t>
      </w:r>
    </w:p>
    <w:p w14:paraId="23FB42CD" w14:textId="77777777" w:rsidR="00B2583B" w:rsidRDefault="00000000">
      <w:pPr>
        <w:pStyle w:val="BodyText"/>
      </w:pPr>
      <w:r>
        <w:t>3.267</w:t>
      </w:r>
    </w:p>
    <w:p w14:paraId="793E6C04" w14:textId="77777777" w:rsidR="00B2583B" w:rsidRDefault="00000000">
      <w:pPr>
        <w:pStyle w:val="BodyText"/>
      </w:pPr>
      <w:r>
        <w:t>0.069</w:t>
      </w:r>
    </w:p>
    <w:p w14:paraId="6AC2C279" w14:textId="77777777" w:rsidR="00B2583B" w:rsidRDefault="00000000">
      <w:pPr>
        <w:pStyle w:val="BodyText"/>
      </w:pPr>
      <w:r>
        <w:t>Fragilariopsis_cylindrus</w:t>
      </w:r>
    </w:p>
    <w:p w14:paraId="4CAB80E3" w14:textId="77777777" w:rsidR="00B2583B" w:rsidRDefault="00000000">
      <w:pPr>
        <w:pStyle w:val="BodyText"/>
      </w:pPr>
      <w:r>
        <w:lastRenderedPageBreak/>
        <w:t>s(Temp_C)</w:t>
      </w:r>
    </w:p>
    <w:p w14:paraId="6A7C51A4" w14:textId="77777777" w:rsidR="00B2583B" w:rsidRDefault="00000000">
      <w:pPr>
        <w:pStyle w:val="BodyText"/>
      </w:pPr>
      <w:r>
        <w:t>1.000</w:t>
      </w:r>
    </w:p>
    <w:p w14:paraId="3E54DDDD" w14:textId="77777777" w:rsidR="00B2583B" w:rsidRDefault="00000000">
      <w:pPr>
        <w:pStyle w:val="BodyText"/>
      </w:pPr>
      <w:r>
        <w:t>1.000</w:t>
      </w:r>
    </w:p>
    <w:p w14:paraId="58D04698" w14:textId="77777777" w:rsidR="00B2583B" w:rsidRDefault="00000000">
      <w:pPr>
        <w:pStyle w:val="BodyText"/>
      </w:pPr>
      <w:r>
        <w:t>2.355</w:t>
      </w:r>
    </w:p>
    <w:p w14:paraId="493110DB" w14:textId="77777777" w:rsidR="00B2583B" w:rsidRDefault="00000000">
      <w:pPr>
        <w:pStyle w:val="BodyText"/>
      </w:pPr>
      <w:r>
        <w:t>0.146</w:t>
      </w:r>
    </w:p>
    <w:p w14:paraId="7A608104" w14:textId="77777777" w:rsidR="00B2583B" w:rsidRDefault="00000000">
      <w:pPr>
        <w:pStyle w:val="BodyText"/>
      </w:pPr>
      <w:r>
        <w:t>Fragilariopsis_cylindrus</w:t>
      </w:r>
    </w:p>
    <w:p w14:paraId="63426006" w14:textId="77777777" w:rsidR="00B2583B" w:rsidRDefault="00000000">
      <w:pPr>
        <w:pStyle w:val="BodyText"/>
      </w:pPr>
      <w:r>
        <w:t>ti(Temp_C,LightLevel_ue)</w:t>
      </w:r>
    </w:p>
    <w:p w14:paraId="046AC3D7" w14:textId="77777777" w:rsidR="00B2583B" w:rsidRDefault="00000000">
      <w:pPr>
        <w:pStyle w:val="BodyText"/>
      </w:pPr>
      <w:r>
        <w:t>1.457</w:t>
      </w:r>
    </w:p>
    <w:p w14:paraId="0EE7B3AC" w14:textId="77777777" w:rsidR="00B2583B" w:rsidRDefault="00000000">
      <w:pPr>
        <w:pStyle w:val="BodyText"/>
      </w:pPr>
      <w:r>
        <w:t>1.702</w:t>
      </w:r>
    </w:p>
    <w:p w14:paraId="69E49989" w14:textId="77777777" w:rsidR="00B2583B" w:rsidRDefault="00000000">
      <w:pPr>
        <w:pStyle w:val="BodyText"/>
      </w:pPr>
      <w:r>
        <w:t>2.817</w:t>
      </w:r>
    </w:p>
    <w:p w14:paraId="01E304A0" w14:textId="77777777" w:rsidR="00B2583B" w:rsidRDefault="00000000">
      <w:pPr>
        <w:pStyle w:val="BodyText"/>
      </w:pPr>
      <w:r>
        <w:t>0.178</w:t>
      </w:r>
    </w:p>
    <w:p w14:paraId="7D351828" w14:textId="77777777" w:rsidR="00B2583B" w:rsidRDefault="00000000">
      <w:pPr>
        <w:pStyle w:val="BodyText"/>
      </w:pPr>
      <w:r>
        <w:t>Chlorella_vulgaris</w:t>
      </w:r>
    </w:p>
    <w:p w14:paraId="78ECB2E9" w14:textId="77777777" w:rsidR="00B2583B" w:rsidRDefault="00000000">
      <w:pPr>
        <w:pStyle w:val="BodyText"/>
      </w:pPr>
      <w:r>
        <w:t>s(LightLevel_ue)</w:t>
      </w:r>
    </w:p>
    <w:p w14:paraId="2B9899A5" w14:textId="77777777" w:rsidR="00B2583B" w:rsidRDefault="00000000">
      <w:pPr>
        <w:pStyle w:val="BodyText"/>
      </w:pPr>
      <w:r>
        <w:t>1.943</w:t>
      </w:r>
    </w:p>
    <w:p w14:paraId="184B124E" w14:textId="77777777" w:rsidR="00B2583B" w:rsidRDefault="00000000">
      <w:pPr>
        <w:pStyle w:val="BodyText"/>
      </w:pPr>
      <w:r>
        <w:t>1.997</w:t>
      </w:r>
    </w:p>
    <w:p w14:paraId="1309F921" w14:textId="77777777" w:rsidR="00B2583B" w:rsidRDefault="00000000">
      <w:pPr>
        <w:pStyle w:val="BodyText"/>
      </w:pPr>
      <w:r>
        <w:lastRenderedPageBreak/>
        <w:t>8.412</w:t>
      </w:r>
    </w:p>
    <w:p w14:paraId="00A722B6" w14:textId="77777777" w:rsidR="00B2583B" w:rsidRDefault="00000000">
      <w:pPr>
        <w:pStyle w:val="BodyText"/>
      </w:pPr>
      <w:r>
        <w:t>0.002</w:t>
      </w:r>
    </w:p>
    <w:p w14:paraId="26EB4AAE" w14:textId="77777777" w:rsidR="00B2583B" w:rsidRDefault="00000000">
      <w:pPr>
        <w:pStyle w:val="BodyText"/>
      </w:pPr>
      <w:r>
        <w:t>Chlorella_vulgaris</w:t>
      </w:r>
    </w:p>
    <w:p w14:paraId="2B9CAF48" w14:textId="77777777" w:rsidR="00B2583B" w:rsidRDefault="00000000">
      <w:pPr>
        <w:pStyle w:val="BodyText"/>
      </w:pPr>
      <w:r>
        <w:t>s(Temp_C)</w:t>
      </w:r>
    </w:p>
    <w:p w14:paraId="34FD39BB" w14:textId="77777777" w:rsidR="00B2583B" w:rsidRDefault="00000000">
      <w:pPr>
        <w:pStyle w:val="BodyText"/>
      </w:pPr>
      <w:r>
        <w:t>1.893</w:t>
      </w:r>
    </w:p>
    <w:p w14:paraId="719C9196" w14:textId="77777777" w:rsidR="00B2583B" w:rsidRDefault="00000000">
      <w:pPr>
        <w:pStyle w:val="BodyText"/>
      </w:pPr>
      <w:r>
        <w:t>1.989</w:t>
      </w:r>
    </w:p>
    <w:p w14:paraId="1E8A171A" w14:textId="77777777" w:rsidR="00B2583B" w:rsidRDefault="00000000">
      <w:pPr>
        <w:pStyle w:val="BodyText"/>
      </w:pPr>
      <w:r>
        <w:t>4.706</w:t>
      </w:r>
    </w:p>
    <w:p w14:paraId="32A4F605" w14:textId="77777777" w:rsidR="00B2583B" w:rsidRDefault="00000000">
      <w:pPr>
        <w:pStyle w:val="BodyText"/>
      </w:pPr>
      <w:r>
        <w:t>0.022</w:t>
      </w:r>
    </w:p>
    <w:p w14:paraId="7D7EF2C8" w14:textId="77777777" w:rsidR="00B2583B" w:rsidRDefault="00000000">
      <w:pPr>
        <w:pStyle w:val="BodyText"/>
      </w:pPr>
      <w:r>
        <w:t>Chlorella_vulgaris</w:t>
      </w:r>
    </w:p>
    <w:p w14:paraId="0A34E21D" w14:textId="77777777" w:rsidR="00B2583B" w:rsidRDefault="00000000">
      <w:pPr>
        <w:pStyle w:val="BodyText"/>
      </w:pPr>
      <w:r>
        <w:t>ti(Temp_C,LightLevel_ue)</w:t>
      </w:r>
    </w:p>
    <w:p w14:paraId="29D324F7" w14:textId="77777777" w:rsidR="00B2583B" w:rsidRDefault="00000000">
      <w:pPr>
        <w:pStyle w:val="BodyText"/>
      </w:pPr>
      <w:r>
        <w:t>1.000</w:t>
      </w:r>
    </w:p>
    <w:p w14:paraId="243DD493" w14:textId="77777777" w:rsidR="00B2583B" w:rsidRDefault="00000000">
      <w:pPr>
        <w:pStyle w:val="BodyText"/>
      </w:pPr>
      <w:r>
        <w:t>1.000</w:t>
      </w:r>
    </w:p>
    <w:p w14:paraId="7310D1C2" w14:textId="77777777" w:rsidR="00B2583B" w:rsidRDefault="00000000">
      <w:pPr>
        <w:pStyle w:val="BodyText"/>
      </w:pPr>
      <w:r>
        <w:t>0.710</w:t>
      </w:r>
    </w:p>
    <w:p w14:paraId="674BEED1" w14:textId="77777777" w:rsidR="00B2583B" w:rsidRDefault="00000000">
      <w:pPr>
        <w:pStyle w:val="BodyText"/>
      </w:pPr>
      <w:r>
        <w:t>0.410</w:t>
      </w:r>
    </w:p>
    <w:p w14:paraId="6715C521" w14:textId="77777777" w:rsidR="00B2583B" w:rsidRDefault="00000000">
      <w:pPr>
        <w:pStyle w:val="BodyText"/>
      </w:pPr>
      <w:r>
        <w:t>Thalassiosira_pseudonana</w:t>
      </w:r>
    </w:p>
    <w:p w14:paraId="493870D5" w14:textId="77777777" w:rsidR="00B2583B" w:rsidRDefault="00000000">
      <w:pPr>
        <w:pStyle w:val="BodyText"/>
      </w:pPr>
      <w:r>
        <w:lastRenderedPageBreak/>
        <w:t>s(LightLevel_ue)</w:t>
      </w:r>
    </w:p>
    <w:p w14:paraId="154D8029" w14:textId="77777777" w:rsidR="00B2583B" w:rsidRDefault="00000000">
      <w:pPr>
        <w:pStyle w:val="BodyText"/>
      </w:pPr>
      <w:r>
        <w:t>1.955</w:t>
      </w:r>
    </w:p>
    <w:p w14:paraId="593A6422" w14:textId="77777777" w:rsidR="00B2583B" w:rsidRDefault="00000000">
      <w:pPr>
        <w:pStyle w:val="BodyText"/>
      </w:pPr>
      <w:r>
        <w:t>1.993</w:t>
      </w:r>
    </w:p>
    <w:p w14:paraId="302051E1" w14:textId="77777777" w:rsidR="00B2583B" w:rsidRDefault="00000000">
      <w:pPr>
        <w:pStyle w:val="BodyText"/>
      </w:pPr>
      <w:r>
        <w:t>10.252</w:t>
      </w:r>
    </w:p>
    <w:p w14:paraId="62F2034C" w14:textId="77777777" w:rsidR="00B2583B" w:rsidRDefault="00000000">
      <w:pPr>
        <w:pStyle w:val="BodyText"/>
      </w:pPr>
      <w:r>
        <w:t>0.000</w:t>
      </w:r>
    </w:p>
    <w:p w14:paraId="79755D49" w14:textId="77777777" w:rsidR="00B2583B" w:rsidRDefault="00000000">
      <w:pPr>
        <w:pStyle w:val="BodyText"/>
      </w:pPr>
      <w:r>
        <w:t>Thalassiosira_pseudonana</w:t>
      </w:r>
    </w:p>
    <w:p w14:paraId="2688C231" w14:textId="77777777" w:rsidR="00B2583B" w:rsidRDefault="00000000">
      <w:pPr>
        <w:pStyle w:val="BodyText"/>
      </w:pPr>
      <w:r>
        <w:t>s(Temp_C)</w:t>
      </w:r>
    </w:p>
    <w:p w14:paraId="678E9143" w14:textId="77777777" w:rsidR="00B2583B" w:rsidRDefault="00000000">
      <w:pPr>
        <w:pStyle w:val="BodyText"/>
      </w:pPr>
      <w:r>
        <w:t>1.000</w:t>
      </w:r>
    </w:p>
    <w:p w14:paraId="6367B1C5" w14:textId="77777777" w:rsidR="00B2583B" w:rsidRDefault="00000000">
      <w:pPr>
        <w:pStyle w:val="BodyText"/>
      </w:pPr>
      <w:r>
        <w:t>1.001</w:t>
      </w:r>
    </w:p>
    <w:p w14:paraId="1C1BCB21" w14:textId="77777777" w:rsidR="00B2583B" w:rsidRDefault="00000000">
      <w:pPr>
        <w:pStyle w:val="BodyText"/>
      </w:pPr>
      <w:r>
        <w:t>2.834</w:t>
      </w:r>
    </w:p>
    <w:p w14:paraId="714C6E6D" w14:textId="77777777" w:rsidR="00B2583B" w:rsidRDefault="00000000">
      <w:pPr>
        <w:pStyle w:val="BodyText"/>
      </w:pPr>
      <w:r>
        <w:t>0.103</w:t>
      </w:r>
    </w:p>
    <w:p w14:paraId="1C3549B4" w14:textId="77777777" w:rsidR="00B2583B" w:rsidRDefault="00000000">
      <w:pPr>
        <w:pStyle w:val="BodyText"/>
      </w:pPr>
      <w:r>
        <w:t>Thalassiosira_pseudonana</w:t>
      </w:r>
    </w:p>
    <w:p w14:paraId="43594CD7" w14:textId="77777777" w:rsidR="00B2583B" w:rsidRDefault="00000000">
      <w:pPr>
        <w:pStyle w:val="BodyText"/>
      </w:pPr>
      <w:r>
        <w:t>ti(Temp_C,LightLevel_ue)</w:t>
      </w:r>
    </w:p>
    <w:p w14:paraId="53E5B4C3" w14:textId="77777777" w:rsidR="00B2583B" w:rsidRDefault="00000000">
      <w:pPr>
        <w:pStyle w:val="BodyText"/>
      </w:pPr>
      <w:r>
        <w:t>2.174</w:t>
      </w:r>
    </w:p>
    <w:p w14:paraId="2E5482D2" w14:textId="77777777" w:rsidR="00B2583B" w:rsidRDefault="00000000">
      <w:pPr>
        <w:pStyle w:val="BodyText"/>
      </w:pPr>
      <w:r>
        <w:t>2.631</w:t>
      </w:r>
    </w:p>
    <w:p w14:paraId="7B2B6DEE" w14:textId="77777777" w:rsidR="00B2583B" w:rsidRDefault="00000000">
      <w:pPr>
        <w:pStyle w:val="BodyText"/>
      </w:pPr>
      <w:r>
        <w:lastRenderedPageBreak/>
        <w:t>3.957</w:t>
      </w:r>
    </w:p>
    <w:p w14:paraId="4C2533C7" w14:textId="77777777" w:rsidR="00B2583B" w:rsidRDefault="00000000">
      <w:pPr>
        <w:pStyle w:val="BodyText"/>
      </w:pPr>
      <w:r>
        <w:t>0.038</w:t>
      </w:r>
    </w:p>
    <w:p w14:paraId="4A403DEC" w14:textId="77777777" w:rsidR="00B2583B" w:rsidRDefault="00000000">
      <w:pPr>
        <w:pStyle w:val="BodyText"/>
      </w:pPr>
      <w:r>
        <w:t>Chlamydomonas_euryale</w:t>
      </w:r>
    </w:p>
    <w:p w14:paraId="1D945E67" w14:textId="77777777" w:rsidR="00B2583B" w:rsidRDefault="00000000">
      <w:pPr>
        <w:pStyle w:val="BodyText"/>
      </w:pPr>
      <w:r>
        <w:t>s(LightLevel_ue)</w:t>
      </w:r>
    </w:p>
    <w:p w14:paraId="5FF65CD3" w14:textId="77777777" w:rsidR="00B2583B" w:rsidRDefault="00000000">
      <w:pPr>
        <w:pStyle w:val="BodyText"/>
      </w:pPr>
      <w:r>
        <w:t>1.000</w:t>
      </w:r>
    </w:p>
    <w:p w14:paraId="0953E877" w14:textId="77777777" w:rsidR="00B2583B" w:rsidRDefault="00000000">
      <w:pPr>
        <w:pStyle w:val="BodyText"/>
      </w:pPr>
      <w:r>
        <w:t>1.000</w:t>
      </w:r>
    </w:p>
    <w:p w14:paraId="7309E097" w14:textId="77777777" w:rsidR="00B2583B" w:rsidRDefault="00000000">
      <w:pPr>
        <w:pStyle w:val="BodyText"/>
      </w:pPr>
      <w:r>
        <w:t>188.809</w:t>
      </w:r>
    </w:p>
    <w:p w14:paraId="5CF9E602" w14:textId="77777777" w:rsidR="00B2583B" w:rsidRDefault="00000000">
      <w:pPr>
        <w:pStyle w:val="BodyText"/>
      </w:pPr>
      <w:r>
        <w:t>0.000</w:t>
      </w:r>
    </w:p>
    <w:p w14:paraId="79F9BCF4" w14:textId="77777777" w:rsidR="00B2583B" w:rsidRDefault="00000000">
      <w:pPr>
        <w:pStyle w:val="BodyText"/>
      </w:pPr>
      <w:r>
        <w:t>Chlamydomonas_euryale</w:t>
      </w:r>
    </w:p>
    <w:p w14:paraId="7CD2E1DC" w14:textId="77777777" w:rsidR="00B2583B" w:rsidRDefault="00000000">
      <w:pPr>
        <w:pStyle w:val="BodyText"/>
      </w:pPr>
      <w:r>
        <w:t>s(Temp_C)</w:t>
      </w:r>
    </w:p>
    <w:p w14:paraId="412FB3A0" w14:textId="77777777" w:rsidR="00B2583B" w:rsidRDefault="00000000">
      <w:pPr>
        <w:pStyle w:val="BodyText"/>
      </w:pPr>
      <w:r>
        <w:t>1.963</w:t>
      </w:r>
    </w:p>
    <w:p w14:paraId="5E0AE0F5" w14:textId="77777777" w:rsidR="00B2583B" w:rsidRDefault="00000000">
      <w:pPr>
        <w:pStyle w:val="BodyText"/>
      </w:pPr>
      <w:r>
        <w:t>1.000</w:t>
      </w:r>
    </w:p>
    <w:p w14:paraId="6264FD0E" w14:textId="77777777" w:rsidR="00B2583B" w:rsidRDefault="00000000">
      <w:pPr>
        <w:pStyle w:val="BodyText"/>
      </w:pPr>
      <w:r>
        <w:t>537.239</w:t>
      </w:r>
    </w:p>
    <w:p w14:paraId="574CEB0F" w14:textId="77777777" w:rsidR="00B2583B" w:rsidRDefault="00000000">
      <w:pPr>
        <w:pStyle w:val="BodyText"/>
      </w:pPr>
      <w:r>
        <w:t>0.000</w:t>
      </w:r>
    </w:p>
    <w:p w14:paraId="3CE28AA5" w14:textId="77777777" w:rsidR="00B2583B" w:rsidRDefault="00000000">
      <w:pPr>
        <w:pStyle w:val="BodyText"/>
      </w:pPr>
      <w:r>
        <w:t>Chlamydomonas_euryale</w:t>
      </w:r>
    </w:p>
    <w:p w14:paraId="59EDC0DE" w14:textId="77777777" w:rsidR="00B2583B" w:rsidRDefault="00000000">
      <w:pPr>
        <w:pStyle w:val="BodyText"/>
      </w:pPr>
      <w:r>
        <w:lastRenderedPageBreak/>
        <w:t>ti(Temp_C,LightLevel_ue)</w:t>
      </w:r>
    </w:p>
    <w:p w14:paraId="110CF831" w14:textId="77777777" w:rsidR="00B2583B" w:rsidRDefault="00000000">
      <w:pPr>
        <w:pStyle w:val="BodyText"/>
      </w:pPr>
      <w:r>
        <w:t>1.000</w:t>
      </w:r>
    </w:p>
    <w:p w14:paraId="399A26B9" w14:textId="77777777" w:rsidR="00B2583B" w:rsidRDefault="00000000">
      <w:pPr>
        <w:pStyle w:val="BodyText"/>
      </w:pPr>
      <w:r>
        <w:t>1.000</w:t>
      </w:r>
    </w:p>
    <w:p w14:paraId="69CC6683" w14:textId="77777777" w:rsidR="00B2583B" w:rsidRDefault="00000000">
      <w:pPr>
        <w:pStyle w:val="BodyText"/>
      </w:pPr>
      <w:r>
        <w:t>42.557</w:t>
      </w:r>
    </w:p>
    <w:p w14:paraId="6185B197" w14:textId="77777777" w:rsidR="00B2583B" w:rsidRDefault="00000000">
      <w:pPr>
        <w:pStyle w:val="BodyText"/>
      </w:pPr>
      <w:r>
        <w:t>0.000</w:t>
      </w:r>
    </w:p>
    <w:p w14:paraId="60FACD50" w14:textId="77777777" w:rsidR="00B2583B" w:rsidRDefault="00000000">
      <w:pPr>
        <w:pStyle w:val="BodyText"/>
      </w:pPr>
      <w:r>
        <w:t>Chlamydomonas_ICEMDV</w:t>
      </w:r>
    </w:p>
    <w:p w14:paraId="10A35FA4" w14:textId="77777777" w:rsidR="00B2583B" w:rsidRDefault="00000000">
      <w:pPr>
        <w:pStyle w:val="BodyText"/>
      </w:pPr>
      <w:r>
        <w:t>s(LightLevel_ue)</w:t>
      </w:r>
    </w:p>
    <w:p w14:paraId="6698C76E" w14:textId="77777777" w:rsidR="00B2583B" w:rsidRDefault="00000000">
      <w:pPr>
        <w:pStyle w:val="BodyText"/>
      </w:pPr>
      <w:r>
        <w:t>1.736</w:t>
      </w:r>
    </w:p>
    <w:p w14:paraId="0E27B14A" w14:textId="77777777" w:rsidR="00B2583B" w:rsidRDefault="00000000">
      <w:pPr>
        <w:pStyle w:val="BodyText"/>
      </w:pPr>
      <w:r>
        <w:t>1.930</w:t>
      </w:r>
    </w:p>
    <w:p w14:paraId="23C90DB2" w14:textId="77777777" w:rsidR="00B2583B" w:rsidRDefault="00000000">
      <w:pPr>
        <w:pStyle w:val="BodyText"/>
      </w:pPr>
      <w:r>
        <w:t>3.331</w:t>
      </w:r>
    </w:p>
    <w:p w14:paraId="731F26C6" w14:textId="77777777" w:rsidR="00B2583B" w:rsidRDefault="00000000">
      <w:pPr>
        <w:pStyle w:val="BodyText"/>
      </w:pPr>
      <w:r>
        <w:t>0.067</w:t>
      </w:r>
    </w:p>
    <w:p w14:paraId="0D1F7437" w14:textId="77777777" w:rsidR="00B2583B" w:rsidRDefault="00000000">
      <w:pPr>
        <w:pStyle w:val="BodyText"/>
      </w:pPr>
      <w:r>
        <w:t>Chlamydomonas_ICEMDV</w:t>
      </w:r>
    </w:p>
    <w:p w14:paraId="0ABA263E" w14:textId="77777777" w:rsidR="00B2583B" w:rsidRDefault="00000000">
      <w:pPr>
        <w:pStyle w:val="BodyText"/>
      </w:pPr>
      <w:r>
        <w:t>s(Temp_C)</w:t>
      </w:r>
    </w:p>
    <w:p w14:paraId="2259DE35" w14:textId="77777777" w:rsidR="00B2583B" w:rsidRDefault="00000000">
      <w:pPr>
        <w:pStyle w:val="BodyText"/>
      </w:pPr>
      <w:r>
        <w:t>1.000</w:t>
      </w:r>
    </w:p>
    <w:p w14:paraId="6CAE6E3E" w14:textId="77777777" w:rsidR="00B2583B" w:rsidRDefault="00000000">
      <w:pPr>
        <w:pStyle w:val="BodyText"/>
      </w:pPr>
      <w:r>
        <w:t>1.000</w:t>
      </w:r>
    </w:p>
    <w:p w14:paraId="7AC83C4D" w14:textId="77777777" w:rsidR="00B2583B" w:rsidRDefault="00000000">
      <w:pPr>
        <w:pStyle w:val="BodyText"/>
      </w:pPr>
      <w:r>
        <w:lastRenderedPageBreak/>
        <w:t>0.305</w:t>
      </w:r>
    </w:p>
    <w:p w14:paraId="6EBE58DF" w14:textId="77777777" w:rsidR="00B2583B" w:rsidRDefault="00000000">
      <w:pPr>
        <w:pStyle w:val="BodyText"/>
      </w:pPr>
      <w:r>
        <w:t>0.593</w:t>
      </w:r>
    </w:p>
    <w:p w14:paraId="17644971" w14:textId="77777777" w:rsidR="00B2583B" w:rsidRDefault="00000000">
      <w:pPr>
        <w:pStyle w:val="BodyText"/>
      </w:pPr>
      <w:r>
        <w:t>Chlamydomonas_ICEMDV</w:t>
      </w:r>
    </w:p>
    <w:p w14:paraId="7D623336" w14:textId="77777777" w:rsidR="00B2583B" w:rsidRDefault="00000000">
      <w:pPr>
        <w:pStyle w:val="BodyText"/>
      </w:pPr>
      <w:r>
        <w:t>ti(Temp_C,LightLevel_ue)</w:t>
      </w:r>
    </w:p>
    <w:p w14:paraId="3B53A38A" w14:textId="77777777" w:rsidR="00B2583B" w:rsidRDefault="00000000">
      <w:pPr>
        <w:pStyle w:val="BodyText"/>
      </w:pPr>
      <w:r>
        <w:t>1.000</w:t>
      </w:r>
    </w:p>
    <w:p w14:paraId="12B5C7F7" w14:textId="77777777" w:rsidR="00B2583B" w:rsidRDefault="00000000">
      <w:pPr>
        <w:pStyle w:val="BodyText"/>
      </w:pPr>
      <w:r>
        <w:t>1.000</w:t>
      </w:r>
    </w:p>
    <w:p w14:paraId="62C5189C" w14:textId="77777777" w:rsidR="00B2583B" w:rsidRDefault="00000000">
      <w:pPr>
        <w:pStyle w:val="BodyText"/>
      </w:pPr>
      <w:r>
        <w:t>0.029</w:t>
      </w:r>
    </w:p>
    <w:p w14:paraId="3E4DF642" w14:textId="77777777" w:rsidR="00B2583B" w:rsidRDefault="00000000">
      <w:pPr>
        <w:pStyle w:val="BodyText"/>
      </w:pPr>
      <w:r>
        <w:t>0.868</w:t>
      </w:r>
    </w:p>
    <w:p w14:paraId="4FED16CB" w14:textId="77777777" w:rsidR="00B2583B" w:rsidRDefault="00000000">
      <w:pPr>
        <w:pStyle w:val="BodyText"/>
      </w:pPr>
      <w:r>
        <w:t>Chlamydomonas_klinobasis</w:t>
      </w:r>
    </w:p>
    <w:p w14:paraId="55905B43" w14:textId="77777777" w:rsidR="00B2583B" w:rsidRDefault="00000000">
      <w:pPr>
        <w:pStyle w:val="BodyText"/>
      </w:pPr>
      <w:r>
        <w:t>s(LightLevel_ue)</w:t>
      </w:r>
    </w:p>
    <w:p w14:paraId="1E09FA4D" w14:textId="77777777" w:rsidR="00B2583B" w:rsidRDefault="00000000">
      <w:pPr>
        <w:pStyle w:val="BodyText"/>
      </w:pPr>
      <w:r>
        <w:t>1.849</w:t>
      </w:r>
    </w:p>
    <w:p w14:paraId="7FD41118" w14:textId="77777777" w:rsidR="00B2583B" w:rsidRDefault="00000000">
      <w:pPr>
        <w:pStyle w:val="BodyText"/>
      </w:pPr>
      <w:r>
        <w:t>1.977</w:t>
      </w:r>
    </w:p>
    <w:p w14:paraId="05A0BD9C" w14:textId="77777777" w:rsidR="00B2583B" w:rsidRDefault="00000000">
      <w:pPr>
        <w:pStyle w:val="BodyText"/>
      </w:pPr>
      <w:r>
        <w:t>5.809</w:t>
      </w:r>
    </w:p>
    <w:p w14:paraId="0296AEC4" w14:textId="77777777" w:rsidR="00B2583B" w:rsidRDefault="00000000">
      <w:pPr>
        <w:pStyle w:val="BodyText"/>
      </w:pPr>
      <w:r>
        <w:t>0.013</w:t>
      </w:r>
    </w:p>
    <w:p w14:paraId="69BB454E" w14:textId="77777777" w:rsidR="00B2583B" w:rsidRDefault="00000000">
      <w:pPr>
        <w:pStyle w:val="BodyText"/>
      </w:pPr>
      <w:r>
        <w:t>Chlamydomonas_klinobasis</w:t>
      </w:r>
    </w:p>
    <w:p w14:paraId="505EB2B4" w14:textId="77777777" w:rsidR="00B2583B" w:rsidRDefault="00000000">
      <w:pPr>
        <w:pStyle w:val="BodyText"/>
      </w:pPr>
      <w:r>
        <w:lastRenderedPageBreak/>
        <w:t>s(Temp_C)</w:t>
      </w:r>
    </w:p>
    <w:p w14:paraId="5BFA8D6A" w14:textId="77777777" w:rsidR="00B2583B" w:rsidRDefault="00000000">
      <w:pPr>
        <w:pStyle w:val="BodyText"/>
      </w:pPr>
      <w:r>
        <w:t>1.253</w:t>
      </w:r>
    </w:p>
    <w:p w14:paraId="360FF62C" w14:textId="77777777" w:rsidR="00B2583B" w:rsidRDefault="00000000">
      <w:pPr>
        <w:pStyle w:val="BodyText"/>
      </w:pPr>
      <w:r>
        <w:t>1.442</w:t>
      </w:r>
    </w:p>
    <w:p w14:paraId="1D63C795" w14:textId="77777777" w:rsidR="00B2583B" w:rsidRDefault="00000000">
      <w:pPr>
        <w:pStyle w:val="BodyText"/>
      </w:pPr>
      <w:r>
        <w:t>2.066</w:t>
      </w:r>
    </w:p>
    <w:p w14:paraId="17EC718E" w14:textId="77777777" w:rsidR="00B2583B" w:rsidRDefault="00000000">
      <w:pPr>
        <w:pStyle w:val="BodyText"/>
      </w:pPr>
      <w:r>
        <w:t>0.148</w:t>
      </w:r>
    </w:p>
    <w:p w14:paraId="64CD0091" w14:textId="77777777" w:rsidR="00B2583B" w:rsidRDefault="00000000">
      <w:pPr>
        <w:pStyle w:val="BodyText"/>
      </w:pPr>
      <w:r>
        <w:t>Chlamydomonas_klinobasis</w:t>
      </w:r>
    </w:p>
    <w:p w14:paraId="279BAC6B" w14:textId="77777777" w:rsidR="00B2583B" w:rsidRDefault="00000000">
      <w:pPr>
        <w:pStyle w:val="BodyText"/>
      </w:pPr>
      <w:r>
        <w:t>ti(Temp_C,LightLevel_ue)</w:t>
      </w:r>
    </w:p>
    <w:p w14:paraId="1A32545F" w14:textId="77777777" w:rsidR="00B2583B" w:rsidRDefault="00000000">
      <w:pPr>
        <w:pStyle w:val="BodyText"/>
      </w:pPr>
      <w:r>
        <w:t>1.000</w:t>
      </w:r>
    </w:p>
    <w:p w14:paraId="17DB8FA4" w14:textId="77777777" w:rsidR="00B2583B" w:rsidRDefault="00000000">
      <w:pPr>
        <w:pStyle w:val="BodyText"/>
      </w:pPr>
      <w:r>
        <w:t>1.000</w:t>
      </w:r>
    </w:p>
    <w:p w14:paraId="5D2232DC" w14:textId="77777777" w:rsidR="00B2583B" w:rsidRDefault="00000000">
      <w:pPr>
        <w:pStyle w:val="BodyText"/>
      </w:pPr>
      <w:r>
        <w:t>2.758</w:t>
      </w:r>
    </w:p>
    <w:p w14:paraId="0406092D" w14:textId="77777777" w:rsidR="00B2583B" w:rsidRDefault="00000000">
      <w:pPr>
        <w:pStyle w:val="BodyText"/>
      </w:pPr>
      <w:r>
        <w:t>0.119</w:t>
      </w:r>
    </w:p>
    <w:p w14:paraId="769AC25C" w14:textId="77777777" w:rsidR="00B2583B" w:rsidRDefault="00000000">
      <w:pPr>
        <w:pStyle w:val="BodyText"/>
      </w:pPr>
      <w:r>
        <w:t>Chlamydomonas_malina</w:t>
      </w:r>
    </w:p>
    <w:p w14:paraId="2A1F3A69" w14:textId="77777777" w:rsidR="00B2583B" w:rsidRDefault="00000000">
      <w:pPr>
        <w:pStyle w:val="BodyText"/>
      </w:pPr>
      <w:r>
        <w:t>s(LightLevel_ue)</w:t>
      </w:r>
    </w:p>
    <w:p w14:paraId="0B1092B5" w14:textId="77777777" w:rsidR="00B2583B" w:rsidRDefault="00000000">
      <w:pPr>
        <w:pStyle w:val="BodyText"/>
      </w:pPr>
      <w:r>
        <w:t>1.839</w:t>
      </w:r>
    </w:p>
    <w:p w14:paraId="15D8E4F3" w14:textId="77777777" w:rsidR="00B2583B" w:rsidRDefault="00000000">
      <w:pPr>
        <w:pStyle w:val="BodyText"/>
      </w:pPr>
      <w:r>
        <w:t>1.974</w:t>
      </w:r>
    </w:p>
    <w:p w14:paraId="3CD404C9" w14:textId="77777777" w:rsidR="00B2583B" w:rsidRDefault="00000000">
      <w:pPr>
        <w:pStyle w:val="BodyText"/>
      </w:pPr>
      <w:r>
        <w:lastRenderedPageBreak/>
        <w:t>3.735</w:t>
      </w:r>
    </w:p>
    <w:p w14:paraId="2CC869F0" w14:textId="77777777" w:rsidR="00B2583B" w:rsidRDefault="00000000">
      <w:pPr>
        <w:pStyle w:val="BodyText"/>
      </w:pPr>
      <w:r>
        <w:t>0.057</w:t>
      </w:r>
    </w:p>
    <w:p w14:paraId="1F94EAA4" w14:textId="77777777" w:rsidR="00B2583B" w:rsidRDefault="00000000">
      <w:pPr>
        <w:pStyle w:val="BodyText"/>
      </w:pPr>
      <w:r>
        <w:t>Chlamydomonas_malina</w:t>
      </w:r>
    </w:p>
    <w:p w14:paraId="2EFA4FE0" w14:textId="77777777" w:rsidR="00B2583B" w:rsidRDefault="00000000">
      <w:pPr>
        <w:pStyle w:val="BodyText"/>
      </w:pPr>
      <w:r>
        <w:t>s(Temp_C)</w:t>
      </w:r>
    </w:p>
    <w:p w14:paraId="53D703FD" w14:textId="77777777" w:rsidR="00B2583B" w:rsidRDefault="00000000">
      <w:pPr>
        <w:pStyle w:val="BodyText"/>
      </w:pPr>
      <w:r>
        <w:t>1.000</w:t>
      </w:r>
    </w:p>
    <w:p w14:paraId="7AC0E2EA" w14:textId="77777777" w:rsidR="00B2583B" w:rsidRDefault="00000000">
      <w:pPr>
        <w:pStyle w:val="BodyText"/>
      </w:pPr>
      <w:r>
        <w:t>1.000</w:t>
      </w:r>
    </w:p>
    <w:p w14:paraId="54CE1B53" w14:textId="77777777" w:rsidR="00B2583B" w:rsidRDefault="00000000">
      <w:pPr>
        <w:pStyle w:val="BodyText"/>
      </w:pPr>
      <w:r>
        <w:t>0.537</w:t>
      </w:r>
    </w:p>
    <w:p w14:paraId="01FB23C9" w14:textId="77777777" w:rsidR="00B2583B" w:rsidRDefault="00000000">
      <w:pPr>
        <w:pStyle w:val="BodyText"/>
      </w:pPr>
      <w:r>
        <w:t>0.477</w:t>
      </w:r>
    </w:p>
    <w:p w14:paraId="1A988753" w14:textId="77777777" w:rsidR="00B2583B" w:rsidRDefault="00000000">
      <w:pPr>
        <w:pStyle w:val="BodyText"/>
      </w:pPr>
      <w:r>
        <w:t>Chlamydomonas_malina</w:t>
      </w:r>
    </w:p>
    <w:p w14:paraId="688C428F" w14:textId="77777777" w:rsidR="00B2583B" w:rsidRDefault="00000000">
      <w:pPr>
        <w:pStyle w:val="BodyText"/>
      </w:pPr>
      <w:r>
        <w:t>ti(Temp_C,LightLevel_ue)</w:t>
      </w:r>
    </w:p>
    <w:p w14:paraId="67E25CC3" w14:textId="77777777" w:rsidR="00B2583B" w:rsidRDefault="00000000">
      <w:pPr>
        <w:pStyle w:val="BodyText"/>
      </w:pPr>
      <w:r>
        <w:t>1.000</w:t>
      </w:r>
    </w:p>
    <w:p w14:paraId="720D857F" w14:textId="77777777" w:rsidR="00B2583B" w:rsidRDefault="00000000">
      <w:pPr>
        <w:pStyle w:val="BodyText"/>
      </w:pPr>
      <w:r>
        <w:t>1.000</w:t>
      </w:r>
    </w:p>
    <w:p w14:paraId="0BC73F1E" w14:textId="77777777" w:rsidR="00B2583B" w:rsidRDefault="00000000">
      <w:pPr>
        <w:pStyle w:val="BodyText"/>
      </w:pPr>
      <w:r>
        <w:t>0.989</w:t>
      </w:r>
    </w:p>
    <w:p w14:paraId="75CD1D9D" w14:textId="77777777" w:rsidR="00B2583B" w:rsidRDefault="00000000">
      <w:pPr>
        <w:pStyle w:val="BodyText"/>
      </w:pPr>
      <w:r>
        <w:t>0.338</w:t>
      </w:r>
    </w:p>
    <w:p w14:paraId="58F60752" w14:textId="77777777" w:rsidR="00B2583B" w:rsidRDefault="00000000">
      <w:pPr>
        <w:pStyle w:val="BodyText"/>
      </w:pPr>
      <w:r>
        <w:t>Chlamydomonas_priscui</w:t>
      </w:r>
    </w:p>
    <w:p w14:paraId="7183B538" w14:textId="77777777" w:rsidR="00B2583B" w:rsidRDefault="00000000">
      <w:pPr>
        <w:pStyle w:val="BodyText"/>
      </w:pPr>
      <w:r>
        <w:lastRenderedPageBreak/>
        <w:t>s(LightLevel_ue)</w:t>
      </w:r>
    </w:p>
    <w:p w14:paraId="64CC1CC7" w14:textId="77777777" w:rsidR="00B2583B" w:rsidRDefault="00000000">
      <w:pPr>
        <w:pStyle w:val="BodyText"/>
      </w:pPr>
      <w:r>
        <w:t>1.904</w:t>
      </w:r>
    </w:p>
    <w:p w14:paraId="0578ECD1" w14:textId="77777777" w:rsidR="00B2583B" w:rsidRDefault="00000000">
      <w:pPr>
        <w:pStyle w:val="BodyText"/>
      </w:pPr>
      <w:r>
        <w:t>1.991</w:t>
      </w:r>
    </w:p>
    <w:p w14:paraId="0B21BE55" w14:textId="77777777" w:rsidR="00B2583B" w:rsidRDefault="00000000">
      <w:pPr>
        <w:pStyle w:val="BodyText"/>
      </w:pPr>
      <w:r>
        <w:t>11.072</w:t>
      </w:r>
    </w:p>
    <w:p w14:paraId="288F8365" w14:textId="77777777" w:rsidR="00B2583B" w:rsidRDefault="00000000">
      <w:pPr>
        <w:pStyle w:val="BodyText"/>
      </w:pPr>
      <w:r>
        <w:t>0.000</w:t>
      </w:r>
    </w:p>
    <w:p w14:paraId="24B07C3B" w14:textId="77777777" w:rsidR="00B2583B" w:rsidRDefault="00000000">
      <w:pPr>
        <w:pStyle w:val="BodyText"/>
      </w:pPr>
      <w:r>
        <w:t>Chlamydomonas_priscui</w:t>
      </w:r>
    </w:p>
    <w:p w14:paraId="219AA24D" w14:textId="77777777" w:rsidR="00B2583B" w:rsidRDefault="00000000">
      <w:pPr>
        <w:pStyle w:val="BodyText"/>
      </w:pPr>
      <w:r>
        <w:t>s(Temp_C)</w:t>
      </w:r>
    </w:p>
    <w:p w14:paraId="445126A9" w14:textId="77777777" w:rsidR="00B2583B" w:rsidRDefault="00000000">
      <w:pPr>
        <w:pStyle w:val="BodyText"/>
      </w:pPr>
      <w:r>
        <w:t>1.767</w:t>
      </w:r>
    </w:p>
    <w:p w14:paraId="7844EE31" w14:textId="77777777" w:rsidR="00B2583B" w:rsidRDefault="00000000">
      <w:pPr>
        <w:pStyle w:val="BodyText"/>
      </w:pPr>
      <w:r>
        <w:t>1.946</w:t>
      </w:r>
    </w:p>
    <w:p w14:paraId="0772D4FA" w14:textId="77777777" w:rsidR="00B2583B" w:rsidRDefault="00000000">
      <w:pPr>
        <w:pStyle w:val="BodyText"/>
      </w:pPr>
      <w:r>
        <w:t>7.211</w:t>
      </w:r>
    </w:p>
    <w:p w14:paraId="5B612202" w14:textId="77777777" w:rsidR="00B2583B" w:rsidRDefault="00000000">
      <w:pPr>
        <w:pStyle w:val="BodyText"/>
      </w:pPr>
      <w:r>
        <w:t>0.002</w:t>
      </w:r>
    </w:p>
    <w:p w14:paraId="3862807E" w14:textId="77777777" w:rsidR="00B2583B" w:rsidRDefault="00000000">
      <w:pPr>
        <w:pStyle w:val="BodyText"/>
      </w:pPr>
      <w:r>
        <w:t>Chlamydomonas_priscui</w:t>
      </w:r>
    </w:p>
    <w:p w14:paraId="35E82C7A" w14:textId="77777777" w:rsidR="00B2583B" w:rsidRDefault="00000000">
      <w:pPr>
        <w:pStyle w:val="BodyText"/>
      </w:pPr>
      <w:r>
        <w:t>ti(Temp_C,LightLevel_ue)</w:t>
      </w:r>
    </w:p>
    <w:p w14:paraId="26FF21D5" w14:textId="77777777" w:rsidR="00B2583B" w:rsidRDefault="00000000">
      <w:pPr>
        <w:pStyle w:val="BodyText"/>
      </w:pPr>
      <w:r>
        <w:t>1.000</w:t>
      </w:r>
    </w:p>
    <w:p w14:paraId="24C1B63B" w14:textId="77777777" w:rsidR="00B2583B" w:rsidRDefault="00000000">
      <w:pPr>
        <w:pStyle w:val="BodyText"/>
      </w:pPr>
      <w:r>
        <w:t>1.000</w:t>
      </w:r>
    </w:p>
    <w:p w14:paraId="3678C4B5" w14:textId="77777777" w:rsidR="00B2583B" w:rsidRDefault="00000000">
      <w:pPr>
        <w:pStyle w:val="BodyText"/>
      </w:pPr>
      <w:r>
        <w:lastRenderedPageBreak/>
        <w:t>7.782</w:t>
      </w:r>
    </w:p>
    <w:p w14:paraId="521F3456" w14:textId="77777777" w:rsidR="00B2583B" w:rsidRDefault="00000000">
      <w:pPr>
        <w:pStyle w:val="BodyText"/>
      </w:pPr>
      <w:r>
        <w:t>0.008</w:t>
      </w:r>
    </w:p>
    <w:p w14:paraId="1227A641" w14:textId="77777777" w:rsidR="00B2583B" w:rsidRDefault="00000000">
      <w:pPr>
        <w:pStyle w:val="BodyText"/>
      </w:pPr>
      <w:r>
        <w:t>Chlamydomonas_reinhardtii</w:t>
      </w:r>
    </w:p>
    <w:p w14:paraId="1621CB61" w14:textId="77777777" w:rsidR="00B2583B" w:rsidRDefault="00000000">
      <w:pPr>
        <w:pStyle w:val="BodyText"/>
      </w:pPr>
      <w:r>
        <w:t>s(LightLevel_ue)</w:t>
      </w:r>
    </w:p>
    <w:p w14:paraId="298411D2" w14:textId="77777777" w:rsidR="00B2583B" w:rsidRDefault="00000000">
      <w:pPr>
        <w:pStyle w:val="BodyText"/>
      </w:pPr>
      <w:r>
        <w:t>1.866</w:t>
      </w:r>
    </w:p>
    <w:p w14:paraId="4AAC6700" w14:textId="77777777" w:rsidR="00B2583B" w:rsidRDefault="00000000">
      <w:pPr>
        <w:pStyle w:val="BodyText"/>
      </w:pPr>
      <w:r>
        <w:t>1.934</w:t>
      </w:r>
    </w:p>
    <w:p w14:paraId="52F8504D" w14:textId="77777777" w:rsidR="00B2583B" w:rsidRDefault="00000000">
      <w:pPr>
        <w:pStyle w:val="BodyText"/>
      </w:pPr>
      <w:r>
        <w:t>2.549</w:t>
      </w:r>
    </w:p>
    <w:p w14:paraId="1B2D89FE" w14:textId="77777777" w:rsidR="00B2583B" w:rsidRDefault="00000000">
      <w:pPr>
        <w:pStyle w:val="BodyText"/>
      </w:pPr>
      <w:r>
        <w:t>0.107</w:t>
      </w:r>
    </w:p>
    <w:p w14:paraId="3D139DF4" w14:textId="77777777" w:rsidR="00B2583B" w:rsidRDefault="00000000">
      <w:pPr>
        <w:pStyle w:val="BodyText"/>
      </w:pPr>
      <w:r>
        <w:t>Chlamydomonas_reinhardtii</w:t>
      </w:r>
    </w:p>
    <w:p w14:paraId="349F7AD3" w14:textId="77777777" w:rsidR="00B2583B" w:rsidRDefault="00000000">
      <w:pPr>
        <w:pStyle w:val="BodyText"/>
      </w:pPr>
      <w:r>
        <w:t>s(Temp_C)</w:t>
      </w:r>
    </w:p>
    <w:p w14:paraId="6537BAAE" w14:textId="77777777" w:rsidR="00B2583B" w:rsidRDefault="00000000">
      <w:pPr>
        <w:pStyle w:val="BodyText"/>
      </w:pPr>
      <w:r>
        <w:t>1.000</w:t>
      </w:r>
    </w:p>
    <w:p w14:paraId="260190BC" w14:textId="77777777" w:rsidR="00B2583B" w:rsidRDefault="00000000">
      <w:pPr>
        <w:pStyle w:val="BodyText"/>
      </w:pPr>
      <w:r>
        <w:t>1.000</w:t>
      </w:r>
    </w:p>
    <w:p w14:paraId="251A48E0" w14:textId="77777777" w:rsidR="00B2583B" w:rsidRDefault="00000000">
      <w:pPr>
        <w:pStyle w:val="BodyText"/>
      </w:pPr>
      <w:r>
        <w:t>6.538</w:t>
      </w:r>
    </w:p>
    <w:p w14:paraId="7C6A8546" w14:textId="77777777" w:rsidR="00B2583B" w:rsidRDefault="00000000">
      <w:pPr>
        <w:pStyle w:val="BodyText"/>
      </w:pPr>
      <w:r>
        <w:t>0.015</w:t>
      </w:r>
    </w:p>
    <w:p w14:paraId="1D87CEB6" w14:textId="77777777" w:rsidR="00B2583B" w:rsidRDefault="00000000">
      <w:pPr>
        <w:pStyle w:val="BodyText"/>
      </w:pPr>
      <w:r>
        <w:t>Chlamydomonas_reinhardtii</w:t>
      </w:r>
    </w:p>
    <w:p w14:paraId="7E11CE64" w14:textId="77777777" w:rsidR="00B2583B" w:rsidRDefault="00000000">
      <w:pPr>
        <w:pStyle w:val="BodyText"/>
      </w:pPr>
      <w:r>
        <w:lastRenderedPageBreak/>
        <w:t>ti(Temp_C,LightLevel_ue)</w:t>
      </w:r>
    </w:p>
    <w:p w14:paraId="0C27CDF7" w14:textId="77777777" w:rsidR="00B2583B" w:rsidRDefault="00000000">
      <w:pPr>
        <w:pStyle w:val="BodyText"/>
      </w:pPr>
      <w:r>
        <w:t>2.194</w:t>
      </w:r>
    </w:p>
    <w:p w14:paraId="6E15251D" w14:textId="77777777" w:rsidR="00B2583B" w:rsidRDefault="00000000">
      <w:pPr>
        <w:pStyle w:val="BodyText"/>
      </w:pPr>
      <w:r>
        <w:t>2.649</w:t>
      </w:r>
    </w:p>
    <w:p w14:paraId="3C3DC611" w14:textId="77777777" w:rsidR="00B2583B" w:rsidRDefault="00000000">
      <w:pPr>
        <w:pStyle w:val="BodyText"/>
      </w:pPr>
      <w:r>
        <w:t>1.076</w:t>
      </w:r>
    </w:p>
    <w:p w14:paraId="28E44FD2" w14:textId="77777777" w:rsidR="00B2583B" w:rsidRDefault="00000000">
      <w:pPr>
        <w:pStyle w:val="BodyText"/>
      </w:pPr>
      <w:r>
        <w:t>0.485</w:t>
      </w:r>
    </w:p>
    <w:p w14:paraId="59D6F65E" w14:textId="77777777" w:rsidR="00B2583B" w:rsidRDefault="00000000">
      <w:pPr>
        <w:pStyle w:val="CaptionedFigure"/>
      </w:pPr>
      <w:r>
        <w:rPr>
          <w:noProof/>
        </w:rPr>
        <w:drawing>
          <wp:inline distT="0" distB="0" distL="0" distR="0" wp14:anchorId="77A86DFB" wp14:editId="13903E55">
            <wp:extent cx="5943600" cy="3962399"/>
            <wp:effectExtent l="0" t="0" r="0" b="0"/>
            <wp:docPr id="52" name="Picture" descr="Fig 5: GAM models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3" name="Picture" descr="Figures/DiatomsGAMOptSal.png"/>
                    <pic:cNvPicPr>
                      <a:picLocks noChangeAspect="1" noChangeArrowheads="1"/>
                    </pic:cNvPicPr>
                  </pic:nvPicPr>
                  <pic:blipFill>
                    <a:blip r:embed="rId16"/>
                    <a:stretch>
                      <a:fillRect/>
                    </a:stretch>
                  </pic:blipFill>
                  <pic:spPr bwMode="auto">
                    <a:xfrm>
                      <a:off x="0" y="0"/>
                      <a:ext cx="5943600" cy="3962399"/>
                    </a:xfrm>
                    <a:prstGeom prst="rect">
                      <a:avLst/>
                    </a:prstGeom>
                    <a:noFill/>
                    <a:ln w="9525">
                      <a:noFill/>
                      <a:headEnd/>
                      <a:tailEnd/>
                    </a:ln>
                  </pic:spPr>
                </pic:pic>
              </a:graphicData>
            </a:graphic>
          </wp:inline>
        </w:drawing>
      </w:r>
    </w:p>
    <w:p w14:paraId="26B64E24" w14:textId="77777777" w:rsidR="00B2583B" w:rsidRDefault="00000000">
      <w:pPr>
        <w:pStyle w:val="ImageCaption"/>
      </w:pPr>
      <w:bookmarkStart w:id="112" w:name="fig:diatomsgamtemp"/>
      <w:bookmarkEnd w:id="112"/>
      <w:r>
        <w:t>Fig 5: GAM models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3AE07453" w14:textId="77777777" w:rsidR="00B2583B" w:rsidRDefault="00000000">
      <w:pPr>
        <w:pStyle w:val="CaptionedFigure"/>
      </w:pPr>
      <w:r>
        <w:rPr>
          <w:noProof/>
        </w:rPr>
        <w:lastRenderedPageBreak/>
        <w:drawing>
          <wp:inline distT="0" distB="0" distL="0" distR="0" wp14:anchorId="1FB3F801" wp14:editId="563E0FE2">
            <wp:extent cx="5943600" cy="3962399"/>
            <wp:effectExtent l="0" t="0" r="0" b="0"/>
            <wp:docPr id="56" name="Picture" descr="Fig 6: GAM models for polar and temperate green algae, of consecutive flashes before damping of SState induced chlorophyll fluorescence oscillations. GAM model predicted by the temperature (Δ°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7" name="Picture" descr="Figures/AlgaeGAMOptSal.png"/>
                    <pic:cNvPicPr>
                      <a:picLocks noChangeAspect="1" noChangeArrowheads="1"/>
                    </pic:cNvPicPr>
                  </pic:nvPicPr>
                  <pic:blipFill>
                    <a:blip r:embed="rId17"/>
                    <a:stretch>
                      <a:fillRect/>
                    </a:stretch>
                  </pic:blipFill>
                  <pic:spPr bwMode="auto">
                    <a:xfrm>
                      <a:off x="0" y="0"/>
                      <a:ext cx="5943600" cy="3962399"/>
                    </a:xfrm>
                    <a:prstGeom prst="rect">
                      <a:avLst/>
                    </a:prstGeom>
                    <a:noFill/>
                    <a:ln w="9525">
                      <a:noFill/>
                      <a:headEnd/>
                      <a:tailEnd/>
                    </a:ln>
                  </pic:spPr>
                </pic:pic>
              </a:graphicData>
            </a:graphic>
          </wp:inline>
        </w:drawing>
      </w:r>
    </w:p>
    <w:p w14:paraId="4FDB654D" w14:textId="77777777" w:rsidR="00B2583B" w:rsidRDefault="00000000">
      <w:pPr>
        <w:pStyle w:val="ImageCaption"/>
      </w:pPr>
      <w:bookmarkStart w:id="113" w:name="fig:greensgamtemp"/>
      <w:bookmarkEnd w:id="113"/>
      <w:r>
        <w:t>Fig 6: GAM models for polar and temperate green algae, of consecutive flashes before damping of SState induced chlorophyll fluorescence oscillations. GAM model predicted by the temperature (Δ°C)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2ECA09F3" w14:textId="77777777" w:rsidR="00B2583B" w:rsidRDefault="00000000">
      <w:pPr>
        <w:pStyle w:val="BodyText"/>
      </w:pPr>
      <w:r>
        <w:t xml:space="preserve">Within, and across, species of </w:t>
      </w:r>
      <w:r>
        <w:rPr>
          <w:i/>
          <w:iCs/>
        </w:rPr>
        <w:t>Chlamydomonas</w:t>
      </w:r>
      <w:r>
        <w:t xml:space="preserve"> </w:t>
      </w:r>
      <w:commentRangeStart w:id="114"/>
      <w:r>
        <w:t>XXXXCITE Pomona PaperXXXX</w:t>
      </w:r>
      <w:commentRangeEnd w:id="114"/>
      <w:r w:rsidR="00317A0A">
        <w:rPr>
          <w:rStyle w:val="CommentReference"/>
          <w:sz w:val="24"/>
          <w:szCs w:val="24"/>
        </w:rPr>
        <w:commentReference w:id="114"/>
      </w:r>
      <w:r>
        <w:t xml:space="preserve"> growth under higher salinities increases maintenance of F</w:t>
      </w:r>
      <w:r>
        <w:rPr>
          <w:vertAlign w:val="subscript"/>
        </w:rPr>
        <w:t>V</w:t>
      </w:r>
      <w:r>
        <w:t>/F</w:t>
      </w:r>
      <w:r>
        <w:rPr>
          <w:vertAlign w:val="subscript"/>
        </w:rPr>
        <w:t>M</w:t>
      </w:r>
      <w:r>
        <w:t xml:space="preserve"> and photosynthetic capacity during stress. We therefore grew each </w:t>
      </w:r>
      <w:r>
        <w:rPr>
          <w:i/>
          <w:iCs/>
        </w:rPr>
        <w:t>Chlamydomonas</w:t>
      </w:r>
      <w:r>
        <w:t xml:space="preserve"> strain across three growth-permissive salinities 1 and performed saturating flash trains over a range of flash spacings, and at measurement temperatures flanking the growth temperature for each taxa. We ran an ANOVA for damping indices testing effects of taxa, effective equivalent light level (derived from the saturating flash spacing and 𝛔</w:t>
      </w:r>
      <w:r>
        <w:rPr>
          <w:vertAlign w:val="subscript"/>
        </w:rPr>
        <w:t>PSII</w:t>
      </w:r>
      <w:r>
        <w:t xml:space="preserve">), measurement temperature, and the growth concentration of NaCl, with interactions among all factors ??. As expected, taxa, effective </w:t>
      </w:r>
      <w:r>
        <w:lastRenderedPageBreak/>
        <w:t>equivalent light level and measurement temperature all showed strongly significant influences on damping indices. NaCl concentration also showed a significant influence on damping indices across strains, with a significant interaction with effective equivalent light level.</w:t>
      </w:r>
    </w:p>
    <w:p w14:paraId="17EC73FD" w14:textId="77777777" w:rsidR="00B2583B" w:rsidRDefault="00000000">
      <w:pPr>
        <w:pStyle w:val="SourceCode"/>
      </w:pPr>
      <w:r>
        <w:rPr>
          <w:rStyle w:val="VerbatimChar"/>
        </w:rPr>
        <w:t xml:space="preserve">##                                      Df Sum Sq Mean Sq F value   Pr(&gt;F)    </w:t>
      </w:r>
      <w:r>
        <w:br/>
      </w:r>
      <w:r>
        <w:rPr>
          <w:rStyle w:val="VerbatimChar"/>
        </w:rPr>
        <w:t>## Strain                                4 2128.0   532.0  78.485  &lt; 2e-16 ***</w:t>
      </w:r>
      <w:r>
        <w:br/>
      </w:r>
      <w:r>
        <w:rPr>
          <w:rStyle w:val="VerbatimChar"/>
        </w:rPr>
        <w:t>## LightLevel_ue                         1  576.5   576.5  85.051  &lt; 2e-16 ***</w:t>
      </w:r>
      <w:r>
        <w:br/>
      </w:r>
      <w:r>
        <w:rPr>
          <w:rStyle w:val="VerbatimChar"/>
        </w:rPr>
        <w:t>## Temp_C                                1  488.2   488.2  72.015 1.18e-15 ***</w:t>
      </w:r>
      <w:r>
        <w:br/>
      </w:r>
      <w:r>
        <w:rPr>
          <w:rStyle w:val="VerbatimChar"/>
        </w:rPr>
        <w:t xml:space="preserve">## NaCl_mM                               1   35.2    35.2   5.198   0.0233 *  </w:t>
      </w:r>
      <w:r>
        <w:br/>
      </w:r>
      <w:r>
        <w:rPr>
          <w:rStyle w:val="VerbatimChar"/>
        </w:rPr>
        <w:t>## Strain:LightLevel_ue                  4  368.9    92.2  13.606 3.65e-10 ***</w:t>
      </w:r>
      <w:r>
        <w:br/>
      </w:r>
      <w:r>
        <w:rPr>
          <w:rStyle w:val="VerbatimChar"/>
        </w:rPr>
        <w:t>## Strain:Temp_C                         4  203.3    50.8   7.498 9.36e-06 ***</w:t>
      </w:r>
      <w:r>
        <w:br/>
      </w:r>
      <w:r>
        <w:rPr>
          <w:rStyle w:val="VerbatimChar"/>
        </w:rPr>
        <w:t xml:space="preserve">## LightLevel_ue:Temp_C                  1    1.4     1.4   0.211   0.6463    </w:t>
      </w:r>
      <w:r>
        <w:br/>
      </w:r>
      <w:r>
        <w:rPr>
          <w:rStyle w:val="VerbatimChar"/>
        </w:rPr>
        <w:t xml:space="preserve">## Strain:NaCl_mM                        4   39.2     9.8   1.445   0.2193    </w:t>
      </w:r>
      <w:r>
        <w:br/>
      </w:r>
      <w:r>
        <w:rPr>
          <w:rStyle w:val="VerbatimChar"/>
        </w:rPr>
        <w:t xml:space="preserve">## LightLevel_ue:NaCl_mM                 1   26.9    26.9   3.967   0.0474 *  </w:t>
      </w:r>
      <w:r>
        <w:br/>
      </w:r>
      <w:r>
        <w:rPr>
          <w:rStyle w:val="VerbatimChar"/>
        </w:rPr>
        <w:t xml:space="preserve">## Temp_C:NaCl_mM                        1   10.9    10.9   1.604   0.2064    </w:t>
      </w:r>
      <w:r>
        <w:br/>
      </w:r>
      <w:r>
        <w:rPr>
          <w:rStyle w:val="VerbatimChar"/>
        </w:rPr>
        <w:t xml:space="preserve">## Strain:LightLevel_ue:Temp_C           4   74.0    18.5   2.729   0.0295 *  </w:t>
      </w:r>
      <w:r>
        <w:br/>
      </w:r>
      <w:r>
        <w:rPr>
          <w:rStyle w:val="VerbatimChar"/>
        </w:rPr>
        <w:t xml:space="preserve">## Strain:LightLevel_ue:NaCl_mM          4    8.2     2.0   0.302   0.8767    </w:t>
      </w:r>
      <w:r>
        <w:br/>
      </w:r>
      <w:r>
        <w:rPr>
          <w:rStyle w:val="VerbatimChar"/>
        </w:rPr>
        <w:t xml:space="preserve">## Strain:Temp_C:NaCl_mM                 4   46.7    11.7   1.721   0.1454    </w:t>
      </w:r>
      <w:r>
        <w:br/>
      </w:r>
      <w:r>
        <w:rPr>
          <w:rStyle w:val="VerbatimChar"/>
        </w:rPr>
        <w:t xml:space="preserve">## LightLevel_ue:Temp_C:NaCl_mM          1    5.4     5.4   0.797   0.3727    </w:t>
      </w:r>
      <w:r>
        <w:br/>
      </w:r>
      <w:r>
        <w:rPr>
          <w:rStyle w:val="VerbatimChar"/>
        </w:rPr>
        <w:t xml:space="preserve">## Strain:LightLevel_ue:Temp_C:NaCl_mM   4   37.8     9.5   1.396   0.2355    </w:t>
      </w:r>
      <w:r>
        <w:br/>
      </w:r>
      <w:r>
        <w:rPr>
          <w:rStyle w:val="VerbatimChar"/>
        </w:rPr>
        <w:t xml:space="preserve">## Residuals                           285 1931.9     6.8                     </w:t>
      </w:r>
      <w:r>
        <w:br/>
      </w:r>
      <w:r>
        <w:rPr>
          <w:rStyle w:val="VerbatimChar"/>
        </w:rPr>
        <w:t>## ---</w:t>
      </w:r>
      <w:r>
        <w:br/>
      </w:r>
      <w:r>
        <w:rPr>
          <w:rStyle w:val="VerbatimChar"/>
        </w:rPr>
        <w:t>## Signif. codes:  0 '***' 0.001 '**' 0.01 '*' 0.05 '.' 0.1 ' ' 1</w:t>
      </w:r>
    </w:p>
    <w:p w14:paraId="652A7A0A" w14:textId="77777777" w:rsidR="00B2583B" w:rsidRDefault="00000000">
      <w:pPr>
        <w:pStyle w:val="FirstParagraph"/>
      </w:pPr>
      <w:r>
        <w:t xml:space="preserve">We then ran the ANOVA for each taxa separately ??. Within a taxa only </w:t>
      </w:r>
      <w:r>
        <w:rPr>
          <w:i/>
          <w:iCs/>
        </w:rPr>
        <w:t>Chlamydomonas priscui</w:t>
      </w:r>
      <w:r>
        <w:t xml:space="preserve"> showed a significant effect of NaCl on damping indices, suggesting the statistical influence of NaCl detected across taxa derives from different taxa growing at different salinites and showing different responses of damping indices, rather than a direct effect of NaCl on damping indices in most strains.</w:t>
      </w:r>
    </w:p>
    <w:tbl>
      <w:tblPr>
        <w:tblStyle w:val="Table"/>
        <w:tblW w:w="5000" w:type="pct"/>
        <w:tblLayout w:type="fixed"/>
        <w:tblLook w:val="0020" w:firstRow="1" w:lastRow="0" w:firstColumn="0" w:lastColumn="0" w:noHBand="0" w:noVBand="0"/>
      </w:tblPr>
      <w:tblGrid>
        <w:gridCol w:w="1101"/>
        <w:gridCol w:w="1312"/>
        <w:gridCol w:w="1229"/>
        <w:gridCol w:w="1355"/>
        <w:gridCol w:w="1398"/>
        <w:gridCol w:w="1525"/>
        <w:gridCol w:w="1440"/>
      </w:tblGrid>
      <w:tr w:rsidR="00B2583B" w14:paraId="36B1DA56" w14:textId="77777777" w:rsidTr="00B2583B">
        <w:trPr>
          <w:cnfStyle w:val="100000000000" w:firstRow="1" w:lastRow="0" w:firstColumn="0" w:lastColumn="0" w:oddVBand="0" w:evenVBand="0" w:oddHBand="0" w:evenHBand="0" w:firstRowFirstColumn="0" w:firstRowLastColumn="0" w:lastRowFirstColumn="0" w:lastRowLastColumn="0"/>
          <w:tblHeader/>
        </w:trPr>
        <w:tc>
          <w:tcPr>
            <w:tcW w:w="931" w:type="dxa"/>
          </w:tcPr>
          <w:p w14:paraId="2998B643" w14:textId="77777777" w:rsidR="00B2583B" w:rsidRDefault="00000000">
            <w:pPr>
              <w:pStyle w:val="Compact"/>
            </w:pPr>
            <w:r>
              <w:lastRenderedPageBreak/>
              <w:t>Strain</w:t>
            </w:r>
          </w:p>
        </w:tc>
        <w:tc>
          <w:tcPr>
            <w:tcW w:w="1110" w:type="dxa"/>
          </w:tcPr>
          <w:p w14:paraId="62950001" w14:textId="77777777" w:rsidR="00B2583B" w:rsidRDefault="00000000">
            <w:pPr>
              <w:pStyle w:val="Compact"/>
            </w:pPr>
            <w:r>
              <w:t>Strains_aovinteract_Param_term</w:t>
            </w:r>
          </w:p>
        </w:tc>
        <w:tc>
          <w:tcPr>
            <w:tcW w:w="1039" w:type="dxa"/>
          </w:tcPr>
          <w:p w14:paraId="092E1423" w14:textId="77777777" w:rsidR="00B2583B" w:rsidRDefault="00000000">
            <w:pPr>
              <w:pStyle w:val="Compact"/>
              <w:jc w:val="right"/>
            </w:pPr>
            <w:r>
              <w:t>Strains_aovinteract_Param_df</w:t>
            </w:r>
          </w:p>
        </w:tc>
        <w:tc>
          <w:tcPr>
            <w:tcW w:w="1146" w:type="dxa"/>
          </w:tcPr>
          <w:p w14:paraId="47C73A29" w14:textId="77777777" w:rsidR="00B2583B" w:rsidRDefault="00000000">
            <w:pPr>
              <w:pStyle w:val="Compact"/>
              <w:jc w:val="right"/>
            </w:pPr>
            <w:r>
              <w:t>Strains_aovinteract_Param_sumsq</w:t>
            </w:r>
          </w:p>
        </w:tc>
        <w:tc>
          <w:tcPr>
            <w:tcW w:w="1182" w:type="dxa"/>
          </w:tcPr>
          <w:p w14:paraId="410F209E" w14:textId="77777777" w:rsidR="00B2583B" w:rsidRDefault="00000000">
            <w:pPr>
              <w:pStyle w:val="Compact"/>
              <w:jc w:val="right"/>
            </w:pPr>
            <w:r>
              <w:t>Strains_aovinteract_Param_meansq</w:t>
            </w:r>
          </w:p>
        </w:tc>
        <w:tc>
          <w:tcPr>
            <w:tcW w:w="1290" w:type="dxa"/>
          </w:tcPr>
          <w:p w14:paraId="7C63328C" w14:textId="77777777" w:rsidR="00B2583B" w:rsidRDefault="00000000">
            <w:pPr>
              <w:pStyle w:val="Compact"/>
              <w:jc w:val="right"/>
            </w:pPr>
            <w:r>
              <w:t>Strains_aovinteract_Param_statistic</w:t>
            </w:r>
          </w:p>
        </w:tc>
        <w:tc>
          <w:tcPr>
            <w:tcW w:w="1218" w:type="dxa"/>
          </w:tcPr>
          <w:p w14:paraId="04972D4F" w14:textId="77777777" w:rsidR="00B2583B" w:rsidRDefault="00000000">
            <w:pPr>
              <w:pStyle w:val="Compact"/>
              <w:jc w:val="right"/>
            </w:pPr>
            <w:r>
              <w:t>Strains_aovinteract_Param_p.value</w:t>
            </w:r>
          </w:p>
        </w:tc>
      </w:tr>
      <w:tr w:rsidR="00B2583B" w14:paraId="1E6BAF95" w14:textId="77777777">
        <w:tc>
          <w:tcPr>
            <w:tcW w:w="931" w:type="dxa"/>
          </w:tcPr>
          <w:p w14:paraId="6011D647" w14:textId="77777777" w:rsidR="00B2583B" w:rsidRDefault="00000000">
            <w:pPr>
              <w:pStyle w:val="Compact"/>
            </w:pPr>
            <w:r>
              <w:t>Chlamydomonas_euryale</w:t>
            </w:r>
          </w:p>
        </w:tc>
        <w:tc>
          <w:tcPr>
            <w:tcW w:w="1110" w:type="dxa"/>
          </w:tcPr>
          <w:p w14:paraId="2756551C" w14:textId="77777777" w:rsidR="00B2583B" w:rsidRDefault="00000000">
            <w:pPr>
              <w:pStyle w:val="Compact"/>
            </w:pPr>
            <w:r>
              <w:t>LightLevel_ue</w:t>
            </w:r>
          </w:p>
        </w:tc>
        <w:tc>
          <w:tcPr>
            <w:tcW w:w="1039" w:type="dxa"/>
          </w:tcPr>
          <w:p w14:paraId="360BDB8E" w14:textId="77777777" w:rsidR="00B2583B" w:rsidRDefault="00000000">
            <w:pPr>
              <w:pStyle w:val="Compact"/>
              <w:jc w:val="right"/>
            </w:pPr>
            <w:r>
              <w:t>1</w:t>
            </w:r>
          </w:p>
        </w:tc>
        <w:tc>
          <w:tcPr>
            <w:tcW w:w="1146" w:type="dxa"/>
          </w:tcPr>
          <w:p w14:paraId="7FF29BE4" w14:textId="77777777" w:rsidR="00B2583B" w:rsidRDefault="00000000">
            <w:pPr>
              <w:pStyle w:val="Compact"/>
              <w:jc w:val="right"/>
            </w:pPr>
            <w:r>
              <w:t>30.46160</w:t>
            </w:r>
          </w:p>
        </w:tc>
        <w:tc>
          <w:tcPr>
            <w:tcW w:w="1182" w:type="dxa"/>
          </w:tcPr>
          <w:p w14:paraId="19537AB5" w14:textId="77777777" w:rsidR="00B2583B" w:rsidRDefault="00000000">
            <w:pPr>
              <w:pStyle w:val="Compact"/>
              <w:jc w:val="right"/>
            </w:pPr>
            <w:r>
              <w:t>30.46160</w:t>
            </w:r>
          </w:p>
        </w:tc>
        <w:tc>
          <w:tcPr>
            <w:tcW w:w="1290" w:type="dxa"/>
          </w:tcPr>
          <w:p w14:paraId="3297356A" w14:textId="77777777" w:rsidR="00B2583B" w:rsidRDefault="00000000">
            <w:pPr>
              <w:pStyle w:val="Compact"/>
              <w:jc w:val="right"/>
            </w:pPr>
            <w:r>
              <w:t>5.136345</w:t>
            </w:r>
          </w:p>
        </w:tc>
        <w:tc>
          <w:tcPr>
            <w:tcW w:w="1218" w:type="dxa"/>
          </w:tcPr>
          <w:p w14:paraId="6DE8FE2B" w14:textId="77777777" w:rsidR="00B2583B" w:rsidRDefault="00000000">
            <w:pPr>
              <w:pStyle w:val="Compact"/>
              <w:jc w:val="right"/>
            </w:pPr>
            <w:r>
              <w:t>0.0277899</w:t>
            </w:r>
          </w:p>
        </w:tc>
      </w:tr>
      <w:tr w:rsidR="00B2583B" w14:paraId="7032C24A" w14:textId="77777777">
        <w:tc>
          <w:tcPr>
            <w:tcW w:w="931" w:type="dxa"/>
          </w:tcPr>
          <w:p w14:paraId="243BB9A1" w14:textId="77777777" w:rsidR="00B2583B" w:rsidRDefault="00000000">
            <w:pPr>
              <w:pStyle w:val="Compact"/>
            </w:pPr>
            <w:r>
              <w:t>Chlamydomonas_klinobasis</w:t>
            </w:r>
          </w:p>
        </w:tc>
        <w:tc>
          <w:tcPr>
            <w:tcW w:w="1110" w:type="dxa"/>
          </w:tcPr>
          <w:p w14:paraId="224D0871" w14:textId="77777777" w:rsidR="00B2583B" w:rsidRDefault="00000000">
            <w:pPr>
              <w:pStyle w:val="Compact"/>
            </w:pPr>
            <w:r>
              <w:t>LightLevel_ue</w:t>
            </w:r>
          </w:p>
        </w:tc>
        <w:tc>
          <w:tcPr>
            <w:tcW w:w="1039" w:type="dxa"/>
          </w:tcPr>
          <w:p w14:paraId="00499E50" w14:textId="77777777" w:rsidR="00B2583B" w:rsidRDefault="00000000">
            <w:pPr>
              <w:pStyle w:val="Compact"/>
              <w:jc w:val="right"/>
            </w:pPr>
            <w:r>
              <w:t>1</w:t>
            </w:r>
          </w:p>
        </w:tc>
        <w:tc>
          <w:tcPr>
            <w:tcW w:w="1146" w:type="dxa"/>
          </w:tcPr>
          <w:p w14:paraId="234B0C93" w14:textId="77777777" w:rsidR="00B2583B" w:rsidRDefault="00000000">
            <w:pPr>
              <w:pStyle w:val="Compact"/>
              <w:jc w:val="right"/>
            </w:pPr>
            <w:r>
              <w:t>550.11063</w:t>
            </w:r>
          </w:p>
        </w:tc>
        <w:tc>
          <w:tcPr>
            <w:tcW w:w="1182" w:type="dxa"/>
          </w:tcPr>
          <w:p w14:paraId="112E2F02" w14:textId="77777777" w:rsidR="00B2583B" w:rsidRDefault="00000000">
            <w:pPr>
              <w:pStyle w:val="Compact"/>
              <w:jc w:val="right"/>
            </w:pPr>
            <w:r>
              <w:t>550.11063</w:t>
            </w:r>
          </w:p>
        </w:tc>
        <w:tc>
          <w:tcPr>
            <w:tcW w:w="1290" w:type="dxa"/>
          </w:tcPr>
          <w:p w14:paraId="33CE2C28" w14:textId="77777777" w:rsidR="00B2583B" w:rsidRDefault="00000000">
            <w:pPr>
              <w:pStyle w:val="Compact"/>
              <w:jc w:val="right"/>
            </w:pPr>
            <w:r>
              <w:t>77.519111</w:t>
            </w:r>
          </w:p>
        </w:tc>
        <w:tc>
          <w:tcPr>
            <w:tcW w:w="1218" w:type="dxa"/>
          </w:tcPr>
          <w:p w14:paraId="0780B880" w14:textId="77777777" w:rsidR="00B2583B" w:rsidRDefault="00000000">
            <w:pPr>
              <w:pStyle w:val="Compact"/>
              <w:jc w:val="right"/>
            </w:pPr>
            <w:r>
              <w:t>0.0000000</w:t>
            </w:r>
          </w:p>
        </w:tc>
      </w:tr>
      <w:tr w:rsidR="00B2583B" w14:paraId="44230E5D" w14:textId="77777777">
        <w:tc>
          <w:tcPr>
            <w:tcW w:w="931" w:type="dxa"/>
          </w:tcPr>
          <w:p w14:paraId="66548F23" w14:textId="77777777" w:rsidR="00B2583B" w:rsidRDefault="00000000">
            <w:pPr>
              <w:pStyle w:val="Compact"/>
            </w:pPr>
            <w:r>
              <w:t>Chlamydomonas_klinobasis</w:t>
            </w:r>
          </w:p>
        </w:tc>
        <w:tc>
          <w:tcPr>
            <w:tcW w:w="1110" w:type="dxa"/>
          </w:tcPr>
          <w:p w14:paraId="55040E1A" w14:textId="77777777" w:rsidR="00B2583B" w:rsidRDefault="00000000">
            <w:pPr>
              <w:pStyle w:val="Compact"/>
            </w:pPr>
            <w:r>
              <w:t>Temp_C</w:t>
            </w:r>
          </w:p>
        </w:tc>
        <w:tc>
          <w:tcPr>
            <w:tcW w:w="1039" w:type="dxa"/>
          </w:tcPr>
          <w:p w14:paraId="179DD3DD" w14:textId="77777777" w:rsidR="00B2583B" w:rsidRDefault="00000000">
            <w:pPr>
              <w:pStyle w:val="Compact"/>
              <w:jc w:val="right"/>
            </w:pPr>
            <w:r>
              <w:t>1</w:t>
            </w:r>
          </w:p>
        </w:tc>
        <w:tc>
          <w:tcPr>
            <w:tcW w:w="1146" w:type="dxa"/>
          </w:tcPr>
          <w:p w14:paraId="1CD585A7" w14:textId="77777777" w:rsidR="00B2583B" w:rsidRDefault="00000000">
            <w:pPr>
              <w:pStyle w:val="Compact"/>
              <w:jc w:val="right"/>
            </w:pPr>
            <w:r>
              <w:t>136.58520</w:t>
            </w:r>
          </w:p>
        </w:tc>
        <w:tc>
          <w:tcPr>
            <w:tcW w:w="1182" w:type="dxa"/>
          </w:tcPr>
          <w:p w14:paraId="46750C44" w14:textId="77777777" w:rsidR="00B2583B" w:rsidRDefault="00000000">
            <w:pPr>
              <w:pStyle w:val="Compact"/>
              <w:jc w:val="right"/>
            </w:pPr>
            <w:r>
              <w:t>136.58520</w:t>
            </w:r>
          </w:p>
        </w:tc>
        <w:tc>
          <w:tcPr>
            <w:tcW w:w="1290" w:type="dxa"/>
          </w:tcPr>
          <w:p w14:paraId="13647A2D" w14:textId="77777777" w:rsidR="00B2583B" w:rsidRDefault="00000000">
            <w:pPr>
              <w:pStyle w:val="Compact"/>
              <w:jc w:val="right"/>
            </w:pPr>
            <w:r>
              <w:t>19.246971</w:t>
            </w:r>
          </w:p>
        </w:tc>
        <w:tc>
          <w:tcPr>
            <w:tcW w:w="1218" w:type="dxa"/>
          </w:tcPr>
          <w:p w14:paraId="10AFD24A" w14:textId="77777777" w:rsidR="00B2583B" w:rsidRDefault="00000000">
            <w:pPr>
              <w:pStyle w:val="Compact"/>
              <w:jc w:val="right"/>
            </w:pPr>
            <w:r>
              <w:t>0.0000550</w:t>
            </w:r>
          </w:p>
        </w:tc>
      </w:tr>
      <w:tr w:rsidR="00B2583B" w14:paraId="7C3C6274" w14:textId="77777777">
        <w:tc>
          <w:tcPr>
            <w:tcW w:w="931" w:type="dxa"/>
          </w:tcPr>
          <w:p w14:paraId="0FEAE971" w14:textId="77777777" w:rsidR="00B2583B" w:rsidRDefault="00000000">
            <w:pPr>
              <w:pStyle w:val="Compact"/>
            </w:pPr>
            <w:r>
              <w:t>Chlamydomonas_malina</w:t>
            </w:r>
          </w:p>
        </w:tc>
        <w:tc>
          <w:tcPr>
            <w:tcW w:w="1110" w:type="dxa"/>
          </w:tcPr>
          <w:p w14:paraId="420A5DDB" w14:textId="77777777" w:rsidR="00B2583B" w:rsidRDefault="00000000">
            <w:pPr>
              <w:pStyle w:val="Compact"/>
            </w:pPr>
            <w:r>
              <w:t>LightLevel_ue</w:t>
            </w:r>
          </w:p>
        </w:tc>
        <w:tc>
          <w:tcPr>
            <w:tcW w:w="1039" w:type="dxa"/>
          </w:tcPr>
          <w:p w14:paraId="22BF712E" w14:textId="77777777" w:rsidR="00B2583B" w:rsidRDefault="00000000">
            <w:pPr>
              <w:pStyle w:val="Compact"/>
              <w:jc w:val="right"/>
            </w:pPr>
            <w:r>
              <w:t>1</w:t>
            </w:r>
          </w:p>
        </w:tc>
        <w:tc>
          <w:tcPr>
            <w:tcW w:w="1146" w:type="dxa"/>
          </w:tcPr>
          <w:p w14:paraId="2565A44A" w14:textId="77777777" w:rsidR="00B2583B" w:rsidRDefault="00000000">
            <w:pPr>
              <w:pStyle w:val="Compact"/>
              <w:jc w:val="right"/>
            </w:pPr>
            <w:r>
              <w:t>140.11121</w:t>
            </w:r>
          </w:p>
        </w:tc>
        <w:tc>
          <w:tcPr>
            <w:tcW w:w="1182" w:type="dxa"/>
          </w:tcPr>
          <w:p w14:paraId="475C75A9" w14:textId="77777777" w:rsidR="00B2583B" w:rsidRDefault="00000000">
            <w:pPr>
              <w:pStyle w:val="Compact"/>
              <w:jc w:val="right"/>
            </w:pPr>
            <w:r>
              <w:t>140.11121</w:t>
            </w:r>
          </w:p>
        </w:tc>
        <w:tc>
          <w:tcPr>
            <w:tcW w:w="1290" w:type="dxa"/>
          </w:tcPr>
          <w:p w14:paraId="411AB8E0" w14:textId="77777777" w:rsidR="00B2583B" w:rsidRDefault="00000000">
            <w:pPr>
              <w:pStyle w:val="Compact"/>
              <w:jc w:val="right"/>
            </w:pPr>
            <w:r>
              <w:t>14.462098</w:t>
            </w:r>
          </w:p>
        </w:tc>
        <w:tc>
          <w:tcPr>
            <w:tcW w:w="1218" w:type="dxa"/>
          </w:tcPr>
          <w:p w14:paraId="3933331B" w14:textId="77777777" w:rsidR="00B2583B" w:rsidRDefault="00000000">
            <w:pPr>
              <w:pStyle w:val="Compact"/>
              <w:jc w:val="right"/>
            </w:pPr>
            <w:r>
              <w:t>0.0004041</w:t>
            </w:r>
          </w:p>
        </w:tc>
      </w:tr>
      <w:tr w:rsidR="00B2583B" w14:paraId="703C94A0" w14:textId="77777777">
        <w:tc>
          <w:tcPr>
            <w:tcW w:w="931" w:type="dxa"/>
          </w:tcPr>
          <w:p w14:paraId="3399FF91" w14:textId="77777777" w:rsidR="00B2583B" w:rsidRDefault="00000000">
            <w:pPr>
              <w:pStyle w:val="Compact"/>
            </w:pPr>
            <w:r>
              <w:t>Chlamydomonas_priscui</w:t>
            </w:r>
          </w:p>
        </w:tc>
        <w:tc>
          <w:tcPr>
            <w:tcW w:w="1110" w:type="dxa"/>
          </w:tcPr>
          <w:p w14:paraId="35EE283B" w14:textId="77777777" w:rsidR="00B2583B" w:rsidRDefault="00000000">
            <w:pPr>
              <w:pStyle w:val="Compact"/>
            </w:pPr>
            <w:r>
              <w:t>LightLevel_ue</w:t>
            </w:r>
          </w:p>
        </w:tc>
        <w:tc>
          <w:tcPr>
            <w:tcW w:w="1039" w:type="dxa"/>
          </w:tcPr>
          <w:p w14:paraId="0C8A2F03" w14:textId="77777777" w:rsidR="00B2583B" w:rsidRDefault="00000000">
            <w:pPr>
              <w:pStyle w:val="Compact"/>
              <w:jc w:val="right"/>
            </w:pPr>
            <w:r>
              <w:t>1</w:t>
            </w:r>
          </w:p>
        </w:tc>
        <w:tc>
          <w:tcPr>
            <w:tcW w:w="1146" w:type="dxa"/>
          </w:tcPr>
          <w:p w14:paraId="2C3A35D2" w14:textId="77777777" w:rsidR="00B2583B" w:rsidRDefault="00000000">
            <w:pPr>
              <w:pStyle w:val="Compact"/>
              <w:jc w:val="right"/>
            </w:pPr>
            <w:r>
              <w:t>254.82592</w:t>
            </w:r>
          </w:p>
        </w:tc>
        <w:tc>
          <w:tcPr>
            <w:tcW w:w="1182" w:type="dxa"/>
          </w:tcPr>
          <w:p w14:paraId="502F87D0" w14:textId="77777777" w:rsidR="00B2583B" w:rsidRDefault="00000000">
            <w:pPr>
              <w:pStyle w:val="Compact"/>
              <w:jc w:val="right"/>
            </w:pPr>
            <w:r>
              <w:t>254.82592</w:t>
            </w:r>
          </w:p>
        </w:tc>
        <w:tc>
          <w:tcPr>
            <w:tcW w:w="1290" w:type="dxa"/>
          </w:tcPr>
          <w:p w14:paraId="4A7A1E30" w14:textId="77777777" w:rsidR="00B2583B" w:rsidRDefault="00000000">
            <w:pPr>
              <w:pStyle w:val="Compact"/>
              <w:jc w:val="right"/>
            </w:pPr>
            <w:r>
              <w:t>31.347386</w:t>
            </w:r>
          </w:p>
        </w:tc>
        <w:tc>
          <w:tcPr>
            <w:tcW w:w="1218" w:type="dxa"/>
          </w:tcPr>
          <w:p w14:paraId="49E4F94B" w14:textId="77777777" w:rsidR="00B2583B" w:rsidRDefault="00000000">
            <w:pPr>
              <w:pStyle w:val="Compact"/>
              <w:jc w:val="right"/>
            </w:pPr>
            <w:r>
              <w:t>0.0000004</w:t>
            </w:r>
          </w:p>
        </w:tc>
      </w:tr>
      <w:tr w:rsidR="00B2583B" w14:paraId="5155C35D" w14:textId="77777777">
        <w:tc>
          <w:tcPr>
            <w:tcW w:w="931" w:type="dxa"/>
          </w:tcPr>
          <w:p w14:paraId="5F1EAAEB" w14:textId="77777777" w:rsidR="00B2583B" w:rsidRDefault="00000000">
            <w:pPr>
              <w:pStyle w:val="Compact"/>
            </w:pPr>
            <w:r>
              <w:t>Chlamydomonas_priscui</w:t>
            </w:r>
          </w:p>
        </w:tc>
        <w:tc>
          <w:tcPr>
            <w:tcW w:w="1110" w:type="dxa"/>
          </w:tcPr>
          <w:p w14:paraId="368FEFAF" w14:textId="77777777" w:rsidR="00B2583B" w:rsidRDefault="00000000">
            <w:pPr>
              <w:pStyle w:val="Compact"/>
            </w:pPr>
            <w:r>
              <w:t>Temp_C</w:t>
            </w:r>
          </w:p>
        </w:tc>
        <w:tc>
          <w:tcPr>
            <w:tcW w:w="1039" w:type="dxa"/>
          </w:tcPr>
          <w:p w14:paraId="4AEADF25" w14:textId="77777777" w:rsidR="00B2583B" w:rsidRDefault="00000000">
            <w:pPr>
              <w:pStyle w:val="Compact"/>
              <w:jc w:val="right"/>
            </w:pPr>
            <w:r>
              <w:t>1</w:t>
            </w:r>
          </w:p>
        </w:tc>
        <w:tc>
          <w:tcPr>
            <w:tcW w:w="1146" w:type="dxa"/>
          </w:tcPr>
          <w:p w14:paraId="2F7F6EBA" w14:textId="77777777" w:rsidR="00B2583B" w:rsidRDefault="00000000">
            <w:pPr>
              <w:pStyle w:val="Compact"/>
              <w:jc w:val="right"/>
            </w:pPr>
            <w:r>
              <w:t>475.80733</w:t>
            </w:r>
          </w:p>
        </w:tc>
        <w:tc>
          <w:tcPr>
            <w:tcW w:w="1182" w:type="dxa"/>
          </w:tcPr>
          <w:p w14:paraId="46C798B5" w14:textId="77777777" w:rsidR="00B2583B" w:rsidRDefault="00000000">
            <w:pPr>
              <w:pStyle w:val="Compact"/>
              <w:jc w:val="right"/>
            </w:pPr>
            <w:r>
              <w:t>475.80733</w:t>
            </w:r>
          </w:p>
        </w:tc>
        <w:tc>
          <w:tcPr>
            <w:tcW w:w="1290" w:type="dxa"/>
          </w:tcPr>
          <w:p w14:paraId="723A2800" w14:textId="77777777" w:rsidR="00B2583B" w:rsidRDefault="00000000">
            <w:pPr>
              <w:pStyle w:val="Compact"/>
              <w:jc w:val="right"/>
            </w:pPr>
            <w:r>
              <w:t>58.531394</w:t>
            </w:r>
          </w:p>
        </w:tc>
        <w:tc>
          <w:tcPr>
            <w:tcW w:w="1218" w:type="dxa"/>
          </w:tcPr>
          <w:p w14:paraId="3C1D7672" w14:textId="77777777" w:rsidR="00B2583B" w:rsidRDefault="00000000">
            <w:pPr>
              <w:pStyle w:val="Compact"/>
              <w:jc w:val="right"/>
            </w:pPr>
            <w:r>
              <w:t>0.0000000</w:t>
            </w:r>
          </w:p>
        </w:tc>
      </w:tr>
      <w:tr w:rsidR="00B2583B" w14:paraId="2BA0FD7E" w14:textId="77777777">
        <w:tc>
          <w:tcPr>
            <w:tcW w:w="931" w:type="dxa"/>
          </w:tcPr>
          <w:p w14:paraId="6234995B" w14:textId="77777777" w:rsidR="00B2583B" w:rsidRDefault="00000000">
            <w:pPr>
              <w:pStyle w:val="Compact"/>
            </w:pPr>
            <w:r>
              <w:t>Chlamydomonas_priscui</w:t>
            </w:r>
          </w:p>
        </w:tc>
        <w:tc>
          <w:tcPr>
            <w:tcW w:w="1110" w:type="dxa"/>
          </w:tcPr>
          <w:p w14:paraId="16EC1858" w14:textId="77777777" w:rsidR="00B2583B" w:rsidRDefault="00000000">
            <w:pPr>
              <w:pStyle w:val="Compact"/>
            </w:pPr>
            <w:r>
              <w:t>NaCl_mM</w:t>
            </w:r>
          </w:p>
        </w:tc>
        <w:tc>
          <w:tcPr>
            <w:tcW w:w="1039" w:type="dxa"/>
          </w:tcPr>
          <w:p w14:paraId="7A6EAB1A" w14:textId="77777777" w:rsidR="00B2583B" w:rsidRDefault="00000000">
            <w:pPr>
              <w:pStyle w:val="Compact"/>
              <w:jc w:val="right"/>
            </w:pPr>
            <w:r>
              <w:t>1</w:t>
            </w:r>
          </w:p>
        </w:tc>
        <w:tc>
          <w:tcPr>
            <w:tcW w:w="1146" w:type="dxa"/>
          </w:tcPr>
          <w:p w14:paraId="02A6FB10" w14:textId="77777777" w:rsidR="00B2583B" w:rsidRDefault="00000000">
            <w:pPr>
              <w:pStyle w:val="Compact"/>
              <w:jc w:val="right"/>
            </w:pPr>
            <w:r>
              <w:t>39.56866</w:t>
            </w:r>
          </w:p>
        </w:tc>
        <w:tc>
          <w:tcPr>
            <w:tcW w:w="1182" w:type="dxa"/>
          </w:tcPr>
          <w:p w14:paraId="5AFA369B" w14:textId="77777777" w:rsidR="00B2583B" w:rsidRDefault="00000000">
            <w:pPr>
              <w:pStyle w:val="Compact"/>
              <w:jc w:val="right"/>
            </w:pPr>
            <w:r>
              <w:t>39.56866</w:t>
            </w:r>
          </w:p>
        </w:tc>
        <w:tc>
          <w:tcPr>
            <w:tcW w:w="1290" w:type="dxa"/>
          </w:tcPr>
          <w:p w14:paraId="4C0DAF14" w14:textId="77777777" w:rsidR="00B2583B" w:rsidRDefault="00000000">
            <w:pPr>
              <w:pStyle w:val="Compact"/>
              <w:jc w:val="right"/>
            </w:pPr>
            <w:r>
              <w:t>4.867535</w:t>
            </w:r>
          </w:p>
        </w:tc>
        <w:tc>
          <w:tcPr>
            <w:tcW w:w="1218" w:type="dxa"/>
          </w:tcPr>
          <w:p w14:paraId="440269C8" w14:textId="77777777" w:rsidR="00B2583B" w:rsidRDefault="00000000">
            <w:pPr>
              <w:pStyle w:val="Compact"/>
              <w:jc w:val="right"/>
            </w:pPr>
            <w:r>
              <w:t>0.0306984</w:t>
            </w:r>
          </w:p>
        </w:tc>
      </w:tr>
      <w:tr w:rsidR="00B2583B" w14:paraId="3B94B366" w14:textId="77777777">
        <w:tc>
          <w:tcPr>
            <w:tcW w:w="931" w:type="dxa"/>
          </w:tcPr>
          <w:p w14:paraId="5A298A76" w14:textId="77777777" w:rsidR="00B2583B" w:rsidRDefault="00000000">
            <w:pPr>
              <w:pStyle w:val="Compact"/>
            </w:pPr>
            <w:r>
              <w:t>Chlamydomonas_reinhardtii</w:t>
            </w:r>
          </w:p>
        </w:tc>
        <w:tc>
          <w:tcPr>
            <w:tcW w:w="1110" w:type="dxa"/>
          </w:tcPr>
          <w:p w14:paraId="06B1B9D8" w14:textId="77777777" w:rsidR="00B2583B" w:rsidRDefault="00000000">
            <w:pPr>
              <w:pStyle w:val="Compact"/>
            </w:pPr>
            <w:r>
              <w:t>Temp_C</w:t>
            </w:r>
          </w:p>
        </w:tc>
        <w:tc>
          <w:tcPr>
            <w:tcW w:w="1039" w:type="dxa"/>
          </w:tcPr>
          <w:p w14:paraId="6B33594D" w14:textId="77777777" w:rsidR="00B2583B" w:rsidRDefault="00000000">
            <w:pPr>
              <w:pStyle w:val="Compact"/>
              <w:jc w:val="right"/>
            </w:pPr>
            <w:r>
              <w:t>1</w:t>
            </w:r>
          </w:p>
        </w:tc>
        <w:tc>
          <w:tcPr>
            <w:tcW w:w="1146" w:type="dxa"/>
          </w:tcPr>
          <w:p w14:paraId="2BF5C3E7" w14:textId="77777777" w:rsidR="00B2583B" w:rsidRDefault="00000000">
            <w:pPr>
              <w:pStyle w:val="Compact"/>
              <w:jc w:val="right"/>
            </w:pPr>
            <w:r>
              <w:t>18.49120</w:t>
            </w:r>
          </w:p>
        </w:tc>
        <w:tc>
          <w:tcPr>
            <w:tcW w:w="1182" w:type="dxa"/>
          </w:tcPr>
          <w:p w14:paraId="0E69422C" w14:textId="77777777" w:rsidR="00B2583B" w:rsidRDefault="00000000">
            <w:pPr>
              <w:pStyle w:val="Compact"/>
              <w:jc w:val="right"/>
            </w:pPr>
            <w:r>
              <w:t>18.49120</w:t>
            </w:r>
          </w:p>
        </w:tc>
        <w:tc>
          <w:tcPr>
            <w:tcW w:w="1290" w:type="dxa"/>
          </w:tcPr>
          <w:p w14:paraId="771C4FDF" w14:textId="77777777" w:rsidR="00B2583B" w:rsidRDefault="00000000">
            <w:pPr>
              <w:pStyle w:val="Compact"/>
              <w:jc w:val="right"/>
            </w:pPr>
            <w:r>
              <w:t>5.152300</w:t>
            </w:r>
          </w:p>
        </w:tc>
        <w:tc>
          <w:tcPr>
            <w:tcW w:w="1218" w:type="dxa"/>
          </w:tcPr>
          <w:p w14:paraId="14311F91" w14:textId="77777777" w:rsidR="00B2583B" w:rsidRDefault="00000000">
            <w:pPr>
              <w:pStyle w:val="Compact"/>
              <w:jc w:val="right"/>
            </w:pPr>
            <w:r>
              <w:t>0.0265393</w:t>
            </w:r>
          </w:p>
        </w:tc>
      </w:tr>
    </w:tbl>
    <w:p w14:paraId="52B332F6" w14:textId="77777777" w:rsidR="00B2583B" w:rsidRDefault="00000000">
      <w:pPr>
        <w:pStyle w:val="Heading1"/>
      </w:pPr>
      <w:bookmarkStart w:id="115" w:name="discussion"/>
      <w:bookmarkEnd w:id="100"/>
      <w:bookmarkEnd w:id="110"/>
      <w:r>
        <w:t>Discussion</w:t>
      </w:r>
    </w:p>
    <w:p w14:paraId="3FB6D837" w14:textId="45A3A881" w:rsidR="00B2583B" w:rsidRDefault="00000000">
      <w:pPr>
        <w:pStyle w:val="FirstParagraph"/>
      </w:pPr>
      <w:r>
        <w:t>Across all study strains ChlF oscillations, provoked by a series of single turnover saturating flashes, showed wavelet power at a period of four, that declined with increasing measurement temperatures and increasing spacing of flashes, equivalent to decreasing light. Thus</w:t>
      </w:r>
      <w:ins w:id="116" w:author="Mackenzie Clare Poirier" w:date="2026-01-07T13:28:00Z" w16du:dateUtc="2026-01-07T18:28:00Z">
        <w:r w:rsidR="007828E2">
          <w:t>,</w:t>
        </w:r>
      </w:ins>
      <w:r>
        <w:t xml:space="preserve"> sustained synchronized S-State cycling of PSII decayed faster under higher temperatures and lower equivalent light (Figure 3) (de Wijn and van Gorkom, 2002). While light absorption and excitation energy transfer within PSII are not temperature-sensitive, the redox reactions associated with downstream electron transport are highly temperature-dependent (Hüner et al., 2023). Furthermore, the probabilities of charge recombinations decrease as temperature drops below the activation energies for recombination paths, 21 - </w:t>
      </w:r>
      <w:r>
        <w:lastRenderedPageBreak/>
        <w:t>29 °C for recombination to S2 from Q</w:t>
      </w:r>
      <w:r>
        <w:rPr>
          <w:vertAlign w:val="subscript"/>
        </w:rPr>
        <w:t>A</w:t>
      </w:r>
      <w:r>
        <w:rPr>
          <w:vertAlign w:val="superscript"/>
        </w:rPr>
        <w:t>-</w:t>
      </w:r>
      <w:r>
        <w:t>, or 35 - 41</w:t>
      </w:r>
      <w:ins w:id="117" w:author="Mackenzie Clare Poirier" w:date="2026-01-07T13:29:00Z" w16du:dateUtc="2026-01-07T18:29:00Z">
        <w:r w:rsidR="007828E2">
          <w:t>°C</w:t>
        </w:r>
      </w:ins>
      <w:r>
        <w:t xml:space="preserve"> for recombination to S2 from Q</w:t>
      </w:r>
      <w:r>
        <w:rPr>
          <w:vertAlign w:val="subscript"/>
        </w:rPr>
        <w:t>B</w:t>
      </w:r>
      <w:r>
        <w:rPr>
          <w:vertAlign w:val="superscript"/>
        </w:rPr>
        <w:t>-</w:t>
      </w:r>
      <w:r>
        <w:t xml:space="preserve"> (Ivanov et al., 2006). This temperature dependence may interact with acclimatory mechanisms to regulate photosynthetic electron flow, S-State transitions, and energy partitioning (Hüner et al., 2023).</w:t>
      </w:r>
    </w:p>
    <w:p w14:paraId="64918F71" w14:textId="77777777" w:rsidR="00B2583B" w:rsidRDefault="00000000">
      <w:pPr>
        <w:pStyle w:val="BodyText"/>
      </w:pPr>
      <w:r>
        <w:t>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 While light absorption and excitation energy transfer within PSII are not temperature-sensitive, the redox reactions associated with downstream electron transport are highly temperature-dependent (Hüner et al., 2023). Furthermore, the probability of charge recombinations decrease below room temperature (Ivanov et al., 2006; Han et al., 2008), as temperature drops below the activation energies for recombination paths. This temperature dependence may interact with acclimatory mechanisms to regulate photosynthetic electron flow, S-State transitions, and energy partitioning (Hüner et al., 2023).</w:t>
      </w:r>
    </w:p>
    <w:p w14:paraId="3F38DD9C" w14:textId="6D62B98D" w:rsidR="00B2583B" w:rsidRDefault="00000000">
      <w:pPr>
        <w:pStyle w:val="BodyText"/>
      </w:pPr>
      <w:r>
        <w:lastRenderedPageBreak/>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039A714F" w14:textId="358C7FC3" w:rsidR="00B2583B" w:rsidRDefault="00000000">
      <w:pPr>
        <w:pStyle w:val="BodyText"/>
      </w:pPr>
      <w:r>
        <w:rPr>
          <w:i/>
          <w:iCs/>
        </w:rPr>
        <w:t>Chlamydomonas</w:t>
      </w:r>
      <w:r>
        <w:t xml:space="preserve"> sp. ICE-MDV, </w:t>
      </w:r>
      <w:commentRangeStart w:id="118"/>
      <w:del w:id="119" w:author="Mackenzie Clare Poirier" w:date="2026-01-07T13:58:00Z" w16du:dateUtc="2026-01-07T18:58:00Z">
        <w:r w:rsidDel="00517CC2">
          <w:rPr>
            <w:i/>
            <w:iCs/>
          </w:rPr>
          <w:delText>Chlamydomonas malina</w:delText>
        </w:r>
      </w:del>
      <w:commentRangeEnd w:id="118"/>
      <w:r w:rsidR="00517CC2">
        <w:rPr>
          <w:rStyle w:val="CommentReference"/>
          <w:sz w:val="24"/>
          <w:szCs w:val="24"/>
        </w:rPr>
        <w:commentReference w:id="118"/>
      </w:r>
      <w:del w:id="120" w:author="Mackenzie Clare Poirier" w:date="2026-01-07T13:58:00Z" w16du:dateUtc="2026-01-07T18:58:00Z">
        <w:r w:rsidDel="00517CC2">
          <w:delText xml:space="preserve"> </w:delText>
        </w:r>
      </w:del>
      <w:r>
        <w:t xml:space="preserve">and </w:t>
      </w:r>
      <w:r>
        <w:rPr>
          <w:i/>
          <w:iCs/>
        </w:rPr>
        <w:t>Chlamydomonas priscui</w:t>
      </w:r>
      <w:r>
        <w:t xml:space="preserve"> originate from Lake Bonney in Antarctica, but previous work found differential responses to light among the strains. Unlike the obligately shade-adapted </w:t>
      </w:r>
      <w:r>
        <w:rPr>
          <w:i/>
          <w:iCs/>
        </w:rPr>
        <w:t>Chlamydomonas priscui</w:t>
      </w:r>
      <w:r>
        <w:t xml:space="preserve"> that is only present in the deep photic zone, </w:t>
      </w:r>
      <w:r>
        <w:rPr>
          <w:i/>
          <w:iCs/>
        </w:rPr>
        <w:t>Chlamydomonas</w:t>
      </w:r>
      <w:r>
        <w:t xml:space="preserve"> sp. ICE-MDV has been isolated from various depths within the lake (Li and Morgan-Kiss (2019)) including shallow and seasonally open waters (Sherwell et al. (2022)) where it encounters a wider range of light conditions. Thus, in contrast with </w:t>
      </w:r>
      <w:r>
        <w:rPr>
          <w:i/>
          <w:iCs/>
        </w:rPr>
        <w:t>Chlamydomonas priscui</w:t>
      </w:r>
      <w:r>
        <w:t xml:space="preserve"> that has a “locked” physiology, </w:t>
      </w:r>
      <w:r>
        <w:rPr>
          <w:i/>
          <w:iCs/>
        </w:rPr>
        <w:t>Chlamydomonas</w:t>
      </w:r>
      <w:r>
        <w:t xml:space="preserve"> sp. ICE-MDV has retained the ability to balance excitation pressure through state transitions (Kalra et al. (2023)), can modify its photosynthetic apparatus due to nutrient availability (Cook et al. (2019)), exhibits phototactic motility in response to light signals (Poirier et al.</w:t>
      </w:r>
      <w:ins w:id="121" w:author="Mackenzie Clare Poirier" w:date="2026-01-07T14:01:00Z" w16du:dateUtc="2026-01-07T19:01:00Z">
        <w:r w:rsidR="00517CC2">
          <w:t xml:space="preserve"> 2023</w:t>
        </w:r>
      </w:ins>
      <w:r>
        <w:t xml:space="preserve">) and can successfully acclimate to a range of wavelengths and </w:t>
      </w:r>
      <w:r>
        <w:lastRenderedPageBreak/>
        <w:t>light intensities (Poirier et al. (2025)). It is evident that physiological differences exist among polar species, likely as a result of life in comparably cold, but otherwise differing environments.</w:t>
      </w:r>
    </w:p>
    <w:p w14:paraId="56F989B0" w14:textId="685513C8" w:rsidR="00B2583B" w:rsidRDefault="00000000">
      <w:pPr>
        <w:pStyle w:val="BodyText"/>
      </w:pPr>
      <w:r>
        <w:t>Nevertheless, strong, sustained periodicity of ChlF emissions is a common trait across the diverse polar strains of diatoms and green algae (Figures 3; 4; 5; 6</w:t>
      </w:r>
      <w:ins w:id="122" w:author="Mackenzie Clare Poirier" w:date="2026-01-07T14:02:00Z" w16du:dateUtc="2026-01-07T19:02:00Z">
        <w:r w:rsidR="00517CC2">
          <w:t>)</w:t>
        </w:r>
      </w:ins>
      <w:r>
        <w:t xml:space="preserve">. Further, the polar </w:t>
      </w:r>
      <w:ins w:id="123" w:author="Mackenzie Clare Poirier" w:date="2026-01-07T14:02:00Z" w16du:dateUtc="2026-01-07T19:02:00Z">
        <w:r w:rsidR="00517CC2">
          <w:t xml:space="preserve">species </w:t>
        </w:r>
      </w:ins>
      <w:r>
        <w:t xml:space="preserve">exhibited significant 4-step ChlF oscillations under a broader range of measurement conditions around their growth temperatures than did their temperate counterparts. These findings illustrate that polar phytoplankton species, at and around their lower growth temperatures, show higher capacity to maintain synchronized S-State cycling than do temperate strains around their higher growth temperatures. The rates of photochemical misses, notably through charge recombinations, relative to productive photochemistry, increase under lower light and higher temperatures (Keren et al., 1997; Ivanov et al., 2006). Thus, sustained synchronized S-State cycling reflects suppression of energetically wasteful photochemical misses in the polar strains, measured at the lower growth temperatures possible for </w:t>
      </w:r>
      <w:del w:id="124" w:author="Mackenzie Clare Poirier" w:date="2026-01-07T14:05:00Z" w16du:dateUtc="2026-01-07T19:05:00Z">
        <w:r w:rsidDel="00517CC2">
          <w:delText>poalr</w:delText>
        </w:r>
      </w:del>
      <w:ins w:id="125" w:author="Mackenzie Clare Poirier" w:date="2026-01-07T14:05:00Z" w16du:dateUtc="2026-01-07T19:05:00Z">
        <w:r w:rsidR="00517CC2">
          <w:t>polar</w:t>
        </w:r>
      </w:ins>
      <w:r>
        <w:t xml:space="preserve"> strains. Stable S-State cycling and minimizing energy losses through charge recombination support electron flow, sustaining ATP and NADPH production, and minimizing the risk of photodamage to the photosynthetic machinery (Rappaport et al., 2005; Keren et al., 1997). Thus, sustaining PSII function even under widely spaced excitations appears as an emergent property for the productivity of polar phytoplankton under the ice during the polar night.</w:t>
      </w:r>
    </w:p>
    <w:p w14:paraId="3E24024C" w14:textId="4CAA7A15" w:rsidR="00B2583B" w:rsidRDefault="00000000">
      <w:pPr>
        <w:pStyle w:val="BodyText"/>
      </w:pPr>
      <w:r>
        <w:t>Salinities vary widely across the habitats of the tested strains</w:t>
      </w:r>
      <w:del w:id="126" w:author="Mackenzie Clare Poirier" w:date="2026-01-07T14:14:00Z" w16du:dateUtc="2026-01-07T19:14:00Z">
        <w:r w:rsidDel="00A82AD4">
          <w:delText>,</w:delText>
        </w:r>
      </w:del>
      <w:r>
        <w:t xml:space="preserve"> and fluctuate within some habitats during ice formation and melting</w:t>
      </w:r>
      <w:del w:id="127" w:author="Mackenzie Clare Poirier" w:date="2026-01-07T14:15:00Z" w16du:dateUtc="2026-01-07T19:15:00Z">
        <w:r w:rsidDel="00A82AD4">
          <w:delText xml:space="preserve"> </w:delText>
        </w:r>
      </w:del>
      <w:ins w:id="128" w:author="Mackenzie Clare Poirier" w:date="2026-01-07T14:15:00Z" w16du:dateUtc="2026-01-07T19:15:00Z">
        <w:r w:rsidR="00A82AD4">
          <w:t>(Morgan</w:t>
        </w:r>
      </w:ins>
      <w:ins w:id="129" w:author="Mackenzie Clare Poirier" w:date="2026-01-07T14:16:00Z" w16du:dateUtc="2026-01-07T19:16:00Z">
        <w:r w:rsidR="00A82AD4">
          <w:t xml:space="preserve">-Kiss et al., 2006; Smoot &amp; Hopcroft, </w:t>
        </w:r>
        <w:r w:rsidR="00A82AD4">
          <w:lastRenderedPageBreak/>
          <w:t>2017; Carton et al., 2015)</w:t>
        </w:r>
      </w:ins>
      <w:del w:id="130" w:author="Mackenzie Clare Poirier" w:date="2026-01-07T14:15:00Z" w16du:dateUtc="2026-01-07T19:15:00Z">
        <w:r w:rsidDel="00A82AD4">
          <w:delText>XXXMACKENZIE CITATIONSXXXX</w:delText>
        </w:r>
      </w:del>
      <w:r>
        <w:t xml:space="preserve">. </w:t>
      </w:r>
      <w:ins w:id="131" w:author="Mackenzie Clare Poirier" w:date="2026-01-07T14:35:00Z" w16du:dateUtc="2026-01-07T19:35:00Z">
        <w:r w:rsidR="00930AB3">
          <w:t xml:space="preserve">Higher salinity may have photoprotective properties in the polar strains of </w:t>
        </w:r>
        <w:r w:rsidR="00930AB3">
          <w:rPr>
            <w:i/>
            <w:iCs/>
          </w:rPr>
          <w:t>Chlamydomonas</w:t>
        </w:r>
        <w:r w:rsidR="00930AB3">
          <w:t xml:space="preserve"> (Kalra et al., 2020; Kalra</w:t>
        </w:r>
      </w:ins>
      <w:ins w:id="132" w:author="Mackenzie Clare Poirier" w:date="2026-01-07T14:36:00Z" w16du:dateUtc="2026-01-07T19:36:00Z">
        <w:r w:rsidR="00930AB3">
          <w:t xml:space="preserve"> eta l., 2023; Stahl-Rommel et al., 2022). </w:t>
        </w:r>
      </w:ins>
      <w:del w:id="133" w:author="Mackenzie Clare Poirier" w:date="2026-01-07T14:36:00Z" w16du:dateUtc="2026-01-07T19:36:00Z">
        <w:r w:rsidDel="00930AB3">
          <w:delText xml:space="preserve">Higher salinity stabilizes PSII function under stress across strains of </w:delText>
        </w:r>
        <w:r w:rsidDel="00930AB3">
          <w:rPr>
            <w:i/>
            <w:iCs/>
          </w:rPr>
          <w:delText>Chlamydomonas</w:delText>
        </w:r>
        <w:r w:rsidDel="00930AB3">
          <w:delText xml:space="preserve"> XXXXPOMONA CITATIONXXX.</w:delText>
        </w:r>
      </w:del>
      <w:r>
        <w:t xml:space="preserve"> NaCl concentration showed an influence on dampening indices when analyzed across all tested </w:t>
      </w:r>
      <w:r>
        <w:rPr>
          <w:i/>
          <w:iCs/>
        </w:rPr>
        <w:t>Chlamydomonas</w:t>
      </w:r>
      <w:r>
        <w:t xml:space="preserve"> taxa, but when tested within taxa, NaCl only showed an influence within </w:t>
      </w:r>
      <w:r>
        <w:rPr>
          <w:i/>
          <w:iCs/>
        </w:rPr>
        <w:t>Chlamydomonas priscui</w:t>
      </w:r>
      <w:r>
        <w:t xml:space="preserve">. It is important to note that faster desynchronization of S-State cycling does not indicate a loss nor instability of PSII function </w:t>
      </w:r>
      <w:r>
        <w:rPr>
          <w:i/>
          <w:iCs/>
        </w:rPr>
        <w:t>per se</w:t>
      </w:r>
      <w:r>
        <w:t xml:space="preserve">. </w:t>
      </w:r>
      <w:del w:id="134" w:author="Mackenzie Clare Poirier" w:date="2026-01-07T14:06:00Z" w16du:dateUtc="2026-01-07T19:06:00Z">
        <w:r w:rsidDel="00517CC2">
          <w:delText>Instad</w:delText>
        </w:r>
      </w:del>
      <w:ins w:id="135" w:author="Mackenzie Clare Poirier" w:date="2026-01-07T14:06:00Z" w16du:dateUtc="2026-01-07T19:06:00Z">
        <w:r w:rsidR="00517CC2">
          <w:t>Instead</w:t>
        </w:r>
      </w:ins>
      <w:r>
        <w:t>, desynchronization reflects randomization of the S-States of the PSII population. Prolonged synchronization under low effective light levels is thus an indicator of the capacity of PSII to exploit widely spaced photons under low light, not the stability of PSII function.</w:t>
      </w:r>
    </w:p>
    <w:p w14:paraId="067903E4" w14:textId="77777777" w:rsidR="00B2583B" w:rsidRDefault="00000000">
      <w:pPr>
        <w:pStyle w:val="BodyText"/>
      </w:pPr>
      <w:r>
        <w:t xml:space="preserve">Understanding and detecting mechanisms enabling polar phytoplankton to sustain slow, but significant, productivity under the ice in the winter can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Maintaining photosynthetic energy conversion over winter is crucial for the timing and speed of spring bloom initiation (Hancke et al., 2018). Our findings indicate that low growth temperature is a factor enabling phytoplankton to exploit extreme low light. Taxa with this capacity then possess a competitive advantage in quickly initiating spring </w:t>
      </w:r>
      <w:r>
        <w:lastRenderedPageBreak/>
        <w:t>growth, giving them first access to the nutrients required to form an extensive bloom and in turn, exert bottom-up effects on changing polar ecosystems (Ardyna and Arrigo, 2020).</w:t>
      </w:r>
    </w:p>
    <w:p w14:paraId="6B96F2FB" w14:textId="77777777" w:rsidR="00B2583B" w:rsidRDefault="00000000">
      <w:pPr>
        <w:pStyle w:val="Heading1"/>
      </w:pPr>
      <w:bookmarkStart w:id="136" w:name="acknowledgements"/>
      <w:bookmarkEnd w:id="115"/>
      <w:r>
        <w:t>Acknowledgements</w:t>
      </w:r>
    </w:p>
    <w:p w14:paraId="18F46705" w14:textId="77777777" w:rsidR="00B2583B" w:rsidRDefault="00000000">
      <w:pPr>
        <w:pStyle w:val="Heading1"/>
      </w:pPr>
      <w:bookmarkStart w:id="137" w:name="supporting-information"/>
      <w:bookmarkEnd w:id="136"/>
      <w:r>
        <w:t>Supporting information</w:t>
      </w:r>
    </w:p>
    <w:p w14:paraId="7320EA94" w14:textId="77777777" w:rsidR="00B2583B" w:rsidRDefault="00000000">
      <w:pPr>
        <w:pStyle w:val="TableCaption"/>
      </w:pPr>
      <w:bookmarkStart w:id="138" w:name="tab:fluormeas"/>
      <w:bookmarkEnd w:id="138"/>
      <w:r>
        <w:t>Table 2: Study taxa and single turnover saturating flash measurement conditions, with equivalent effective light levels (µmol photons m</w:t>
      </w:r>
      <w:r>
        <w:rPr>
          <w:vertAlign w:val="superscript"/>
        </w:rPr>
        <w:t>-2</w:t>
      </w:r>
      <w:r>
        <w:t>s</w:t>
      </w:r>
      <w:r>
        <w:rPr>
          <w:vertAlign w:val="superscript"/>
        </w:rPr>
        <w:t>-1</w:t>
      </w:r>
      <w:r>
        <w:t>).</w:t>
      </w:r>
    </w:p>
    <w:tbl>
      <w:tblPr>
        <w:tblStyle w:val="Table"/>
        <w:tblW w:w="5000" w:type="pct"/>
        <w:tblLayout w:type="fixed"/>
        <w:tblLook w:val="0020" w:firstRow="1" w:lastRow="0" w:firstColumn="0" w:lastColumn="0" w:noHBand="0" w:noVBand="0"/>
        <w:tblCaption w:val="Table 2: Study taxa and single turnover saturating flash measurement conditions, with equivalent effective light levels (µmol photons m-2s-1)."/>
      </w:tblPr>
      <w:tblGrid>
        <w:gridCol w:w="1844"/>
        <w:gridCol w:w="1347"/>
        <w:gridCol w:w="2127"/>
        <w:gridCol w:w="1560"/>
        <w:gridCol w:w="1773"/>
        <w:gridCol w:w="709"/>
      </w:tblGrid>
      <w:tr w:rsidR="00B2583B" w14:paraId="462B7C2A" w14:textId="77777777" w:rsidTr="00B2583B">
        <w:trPr>
          <w:cnfStyle w:val="100000000000" w:firstRow="1" w:lastRow="0" w:firstColumn="0" w:lastColumn="0" w:oddVBand="0" w:evenVBand="0" w:oddHBand="0" w:evenHBand="0" w:firstRowFirstColumn="0" w:firstRowLastColumn="0" w:lastRowFirstColumn="0" w:lastRowLastColumn="0"/>
          <w:tblHeader/>
        </w:trPr>
        <w:tc>
          <w:tcPr>
            <w:tcW w:w="1560" w:type="dxa"/>
          </w:tcPr>
          <w:p w14:paraId="50D41FB5" w14:textId="77777777" w:rsidR="00B2583B" w:rsidRDefault="00000000">
            <w:pPr>
              <w:pStyle w:val="Compact"/>
            </w:pPr>
            <w:r>
              <w:t>Taxa</w:t>
            </w:r>
          </w:p>
        </w:tc>
        <w:tc>
          <w:tcPr>
            <w:tcW w:w="1140" w:type="dxa"/>
          </w:tcPr>
          <w:p w14:paraId="74D14AFA" w14:textId="77777777" w:rsidR="00B2583B" w:rsidRDefault="00000000">
            <w:pPr>
              <w:pStyle w:val="Compact"/>
              <w:jc w:val="right"/>
            </w:pPr>
            <w:r>
              <w:t>Flash Spacings (s)</w:t>
            </w:r>
          </w:p>
        </w:tc>
        <w:tc>
          <w:tcPr>
            <w:tcW w:w="1800" w:type="dxa"/>
          </w:tcPr>
          <w:p w14:paraId="1C364C10" w14:textId="77777777" w:rsidR="00B2583B" w:rsidRDefault="00000000">
            <w:pPr>
              <w:pStyle w:val="Compact"/>
              <w:jc w:val="right"/>
            </w:pPr>
            <w:r>
              <w:t>Measurement Temperatures (°C)</w:t>
            </w:r>
          </w:p>
        </w:tc>
        <w:tc>
          <w:tcPr>
            <w:tcW w:w="1320" w:type="dxa"/>
          </w:tcPr>
          <w:p w14:paraId="6A10C35F" w14:textId="77777777" w:rsidR="00B2583B" w:rsidRDefault="00000000">
            <w:pPr>
              <w:pStyle w:val="Compact"/>
              <w:jc w:val="right"/>
            </w:pPr>
            <w:r>
              <w:t>Equivalent Light (µE)</w:t>
            </w:r>
          </w:p>
        </w:tc>
        <w:tc>
          <w:tcPr>
            <w:tcW w:w="1500" w:type="dxa"/>
          </w:tcPr>
          <w:p w14:paraId="2024113E" w14:textId="77777777" w:rsidR="00B2583B" w:rsidRDefault="00000000">
            <w:pPr>
              <w:pStyle w:val="Compact"/>
              <w:jc w:val="right"/>
            </w:pPr>
            <w:r>
              <w:t>Growth Temperatures (°C)</w:t>
            </w:r>
          </w:p>
        </w:tc>
        <w:tc>
          <w:tcPr>
            <w:tcW w:w="600" w:type="dxa"/>
          </w:tcPr>
          <w:p w14:paraId="22B6496C" w14:textId="77777777" w:rsidR="00B2583B" w:rsidRDefault="00000000">
            <w:pPr>
              <w:pStyle w:val="Compact"/>
              <w:jc w:val="right"/>
            </w:pPr>
            <w:r>
              <w:t>NaCl (mM)</w:t>
            </w:r>
          </w:p>
        </w:tc>
      </w:tr>
      <w:tr w:rsidR="00B2583B" w14:paraId="2C722F7F" w14:textId="77777777">
        <w:tc>
          <w:tcPr>
            <w:tcW w:w="1560" w:type="dxa"/>
          </w:tcPr>
          <w:p w14:paraId="0D473F7D" w14:textId="77777777" w:rsidR="00B2583B" w:rsidRDefault="00000000">
            <w:pPr>
              <w:pStyle w:val="Compact"/>
            </w:pPr>
            <w:r>
              <w:t>Chlamydomonas_euryale</w:t>
            </w:r>
          </w:p>
        </w:tc>
        <w:tc>
          <w:tcPr>
            <w:tcW w:w="1140" w:type="dxa"/>
          </w:tcPr>
          <w:p w14:paraId="015B44ED" w14:textId="77777777" w:rsidR="00B2583B" w:rsidRDefault="00000000">
            <w:pPr>
              <w:pStyle w:val="Compact"/>
              <w:jc w:val="right"/>
            </w:pPr>
            <w:r>
              <w:t>1</w:t>
            </w:r>
          </w:p>
        </w:tc>
        <w:tc>
          <w:tcPr>
            <w:tcW w:w="1800" w:type="dxa"/>
          </w:tcPr>
          <w:p w14:paraId="256FF983" w14:textId="77777777" w:rsidR="00B2583B" w:rsidRDefault="00000000">
            <w:pPr>
              <w:pStyle w:val="Compact"/>
              <w:jc w:val="right"/>
            </w:pPr>
            <w:r>
              <w:t>16</w:t>
            </w:r>
          </w:p>
        </w:tc>
        <w:tc>
          <w:tcPr>
            <w:tcW w:w="1320" w:type="dxa"/>
          </w:tcPr>
          <w:p w14:paraId="53C3E005" w14:textId="77777777" w:rsidR="00B2583B" w:rsidRDefault="00000000">
            <w:pPr>
              <w:pStyle w:val="Compact"/>
              <w:jc w:val="right"/>
            </w:pPr>
            <w:r>
              <w:t>0.70619</w:t>
            </w:r>
          </w:p>
        </w:tc>
        <w:tc>
          <w:tcPr>
            <w:tcW w:w="1500" w:type="dxa"/>
          </w:tcPr>
          <w:p w14:paraId="1C760576" w14:textId="77777777" w:rsidR="00B2583B" w:rsidRDefault="00000000">
            <w:pPr>
              <w:pStyle w:val="Compact"/>
              <w:jc w:val="right"/>
            </w:pPr>
            <w:r>
              <w:t>24</w:t>
            </w:r>
          </w:p>
        </w:tc>
        <w:tc>
          <w:tcPr>
            <w:tcW w:w="600" w:type="dxa"/>
          </w:tcPr>
          <w:p w14:paraId="76BC2F5E" w14:textId="77777777" w:rsidR="00B2583B" w:rsidRDefault="00000000">
            <w:pPr>
              <w:pStyle w:val="Compact"/>
              <w:jc w:val="right"/>
            </w:pPr>
            <w:r>
              <w:t>30.00</w:t>
            </w:r>
          </w:p>
        </w:tc>
      </w:tr>
      <w:tr w:rsidR="00B2583B" w14:paraId="5A76CBD7" w14:textId="77777777">
        <w:tc>
          <w:tcPr>
            <w:tcW w:w="1560" w:type="dxa"/>
          </w:tcPr>
          <w:p w14:paraId="3394E8D7" w14:textId="77777777" w:rsidR="00B2583B" w:rsidRDefault="00000000">
            <w:pPr>
              <w:pStyle w:val="Compact"/>
            </w:pPr>
            <w:r>
              <w:t>Chlamydomonas_euryale</w:t>
            </w:r>
          </w:p>
        </w:tc>
        <w:tc>
          <w:tcPr>
            <w:tcW w:w="1140" w:type="dxa"/>
          </w:tcPr>
          <w:p w14:paraId="72B54171" w14:textId="77777777" w:rsidR="00B2583B" w:rsidRDefault="00000000">
            <w:pPr>
              <w:pStyle w:val="Compact"/>
              <w:jc w:val="right"/>
            </w:pPr>
            <w:r>
              <w:t>1</w:t>
            </w:r>
          </w:p>
        </w:tc>
        <w:tc>
          <w:tcPr>
            <w:tcW w:w="1800" w:type="dxa"/>
          </w:tcPr>
          <w:p w14:paraId="2E9C74E0" w14:textId="77777777" w:rsidR="00B2583B" w:rsidRDefault="00000000">
            <w:pPr>
              <w:pStyle w:val="Compact"/>
              <w:jc w:val="right"/>
            </w:pPr>
            <w:r>
              <w:t>16</w:t>
            </w:r>
          </w:p>
        </w:tc>
        <w:tc>
          <w:tcPr>
            <w:tcW w:w="1320" w:type="dxa"/>
          </w:tcPr>
          <w:p w14:paraId="433C93B6" w14:textId="77777777" w:rsidR="00B2583B" w:rsidRDefault="00000000">
            <w:pPr>
              <w:pStyle w:val="Compact"/>
              <w:jc w:val="right"/>
            </w:pPr>
            <w:r>
              <w:t>0.73733</w:t>
            </w:r>
          </w:p>
        </w:tc>
        <w:tc>
          <w:tcPr>
            <w:tcW w:w="1500" w:type="dxa"/>
          </w:tcPr>
          <w:p w14:paraId="05FB7AE6" w14:textId="77777777" w:rsidR="00B2583B" w:rsidRDefault="00000000">
            <w:pPr>
              <w:pStyle w:val="Compact"/>
              <w:jc w:val="right"/>
            </w:pPr>
            <w:r>
              <w:t>24</w:t>
            </w:r>
          </w:p>
        </w:tc>
        <w:tc>
          <w:tcPr>
            <w:tcW w:w="600" w:type="dxa"/>
          </w:tcPr>
          <w:p w14:paraId="1BA66B80" w14:textId="77777777" w:rsidR="00B2583B" w:rsidRDefault="00000000">
            <w:pPr>
              <w:pStyle w:val="Compact"/>
              <w:jc w:val="right"/>
            </w:pPr>
            <w:r>
              <w:t>70.00</w:t>
            </w:r>
          </w:p>
        </w:tc>
      </w:tr>
      <w:tr w:rsidR="00B2583B" w14:paraId="761C19E9" w14:textId="77777777">
        <w:tc>
          <w:tcPr>
            <w:tcW w:w="1560" w:type="dxa"/>
          </w:tcPr>
          <w:p w14:paraId="1A76D5BE" w14:textId="77777777" w:rsidR="00B2583B" w:rsidRDefault="00000000">
            <w:pPr>
              <w:pStyle w:val="Compact"/>
            </w:pPr>
            <w:r>
              <w:t>Chlamydomonas_euryale</w:t>
            </w:r>
          </w:p>
        </w:tc>
        <w:tc>
          <w:tcPr>
            <w:tcW w:w="1140" w:type="dxa"/>
          </w:tcPr>
          <w:p w14:paraId="5BF29D4F" w14:textId="77777777" w:rsidR="00B2583B" w:rsidRDefault="00000000">
            <w:pPr>
              <w:pStyle w:val="Compact"/>
              <w:jc w:val="right"/>
            </w:pPr>
            <w:r>
              <w:t>1</w:t>
            </w:r>
          </w:p>
        </w:tc>
        <w:tc>
          <w:tcPr>
            <w:tcW w:w="1800" w:type="dxa"/>
          </w:tcPr>
          <w:p w14:paraId="0589BDE3" w14:textId="77777777" w:rsidR="00B2583B" w:rsidRDefault="00000000">
            <w:pPr>
              <w:pStyle w:val="Compact"/>
              <w:jc w:val="right"/>
            </w:pPr>
            <w:r>
              <w:t>16</w:t>
            </w:r>
          </w:p>
        </w:tc>
        <w:tc>
          <w:tcPr>
            <w:tcW w:w="1320" w:type="dxa"/>
          </w:tcPr>
          <w:p w14:paraId="10466D4F" w14:textId="77777777" w:rsidR="00B2583B" w:rsidRDefault="00000000">
            <w:pPr>
              <w:pStyle w:val="Compact"/>
              <w:jc w:val="right"/>
            </w:pPr>
            <w:r>
              <w:t>0.76025</w:t>
            </w:r>
          </w:p>
        </w:tc>
        <w:tc>
          <w:tcPr>
            <w:tcW w:w="1500" w:type="dxa"/>
          </w:tcPr>
          <w:p w14:paraId="78DC19E1" w14:textId="77777777" w:rsidR="00B2583B" w:rsidRDefault="00000000">
            <w:pPr>
              <w:pStyle w:val="Compact"/>
              <w:jc w:val="right"/>
            </w:pPr>
            <w:r>
              <w:t>24</w:t>
            </w:r>
          </w:p>
        </w:tc>
        <w:tc>
          <w:tcPr>
            <w:tcW w:w="600" w:type="dxa"/>
          </w:tcPr>
          <w:p w14:paraId="2ED9D70F" w14:textId="77777777" w:rsidR="00B2583B" w:rsidRDefault="00000000">
            <w:pPr>
              <w:pStyle w:val="Compact"/>
              <w:jc w:val="right"/>
            </w:pPr>
            <w:r>
              <w:t>500.00</w:t>
            </w:r>
          </w:p>
        </w:tc>
      </w:tr>
      <w:tr w:rsidR="00B2583B" w14:paraId="18A20E5C" w14:textId="77777777">
        <w:tc>
          <w:tcPr>
            <w:tcW w:w="1560" w:type="dxa"/>
          </w:tcPr>
          <w:p w14:paraId="2F1AFA14" w14:textId="77777777" w:rsidR="00B2583B" w:rsidRDefault="00000000">
            <w:pPr>
              <w:pStyle w:val="Compact"/>
            </w:pPr>
            <w:r>
              <w:t>Chlamydomonas_euryale</w:t>
            </w:r>
          </w:p>
        </w:tc>
        <w:tc>
          <w:tcPr>
            <w:tcW w:w="1140" w:type="dxa"/>
          </w:tcPr>
          <w:p w14:paraId="38F8A39D" w14:textId="77777777" w:rsidR="00B2583B" w:rsidRDefault="00000000">
            <w:pPr>
              <w:pStyle w:val="Compact"/>
              <w:jc w:val="right"/>
            </w:pPr>
            <w:r>
              <w:t>1</w:t>
            </w:r>
          </w:p>
        </w:tc>
        <w:tc>
          <w:tcPr>
            <w:tcW w:w="1800" w:type="dxa"/>
          </w:tcPr>
          <w:p w14:paraId="35A9896A" w14:textId="77777777" w:rsidR="00B2583B" w:rsidRDefault="00000000">
            <w:pPr>
              <w:pStyle w:val="Compact"/>
              <w:jc w:val="right"/>
            </w:pPr>
            <w:r>
              <w:t>20</w:t>
            </w:r>
          </w:p>
        </w:tc>
        <w:tc>
          <w:tcPr>
            <w:tcW w:w="1320" w:type="dxa"/>
          </w:tcPr>
          <w:p w14:paraId="44097702" w14:textId="77777777" w:rsidR="00B2583B" w:rsidRDefault="00000000">
            <w:pPr>
              <w:pStyle w:val="Compact"/>
              <w:jc w:val="right"/>
            </w:pPr>
            <w:r>
              <w:t>0.70195</w:t>
            </w:r>
          </w:p>
        </w:tc>
        <w:tc>
          <w:tcPr>
            <w:tcW w:w="1500" w:type="dxa"/>
          </w:tcPr>
          <w:p w14:paraId="3A2756DA" w14:textId="77777777" w:rsidR="00B2583B" w:rsidRDefault="00000000">
            <w:pPr>
              <w:pStyle w:val="Compact"/>
              <w:jc w:val="right"/>
            </w:pPr>
            <w:r>
              <w:t>24</w:t>
            </w:r>
          </w:p>
        </w:tc>
        <w:tc>
          <w:tcPr>
            <w:tcW w:w="600" w:type="dxa"/>
          </w:tcPr>
          <w:p w14:paraId="123BBBD8" w14:textId="77777777" w:rsidR="00B2583B" w:rsidRDefault="00000000">
            <w:pPr>
              <w:pStyle w:val="Compact"/>
              <w:jc w:val="right"/>
            </w:pPr>
            <w:r>
              <w:t>30.00</w:t>
            </w:r>
          </w:p>
        </w:tc>
      </w:tr>
      <w:tr w:rsidR="00B2583B" w14:paraId="147AD87F" w14:textId="77777777">
        <w:tc>
          <w:tcPr>
            <w:tcW w:w="1560" w:type="dxa"/>
          </w:tcPr>
          <w:p w14:paraId="1C0D9E70" w14:textId="77777777" w:rsidR="00B2583B" w:rsidRDefault="00000000">
            <w:pPr>
              <w:pStyle w:val="Compact"/>
            </w:pPr>
            <w:r>
              <w:t>Chlamydomonas_euryale</w:t>
            </w:r>
          </w:p>
        </w:tc>
        <w:tc>
          <w:tcPr>
            <w:tcW w:w="1140" w:type="dxa"/>
          </w:tcPr>
          <w:p w14:paraId="5183FF4F" w14:textId="77777777" w:rsidR="00B2583B" w:rsidRDefault="00000000">
            <w:pPr>
              <w:pStyle w:val="Compact"/>
              <w:jc w:val="right"/>
            </w:pPr>
            <w:r>
              <w:t>1</w:t>
            </w:r>
          </w:p>
        </w:tc>
        <w:tc>
          <w:tcPr>
            <w:tcW w:w="1800" w:type="dxa"/>
          </w:tcPr>
          <w:p w14:paraId="4FE6649F" w14:textId="77777777" w:rsidR="00B2583B" w:rsidRDefault="00000000">
            <w:pPr>
              <w:pStyle w:val="Compact"/>
              <w:jc w:val="right"/>
            </w:pPr>
            <w:r>
              <w:t>20</w:t>
            </w:r>
          </w:p>
        </w:tc>
        <w:tc>
          <w:tcPr>
            <w:tcW w:w="1320" w:type="dxa"/>
          </w:tcPr>
          <w:p w14:paraId="54AF0951" w14:textId="77777777" w:rsidR="00B2583B" w:rsidRDefault="00000000">
            <w:pPr>
              <w:pStyle w:val="Compact"/>
              <w:jc w:val="right"/>
            </w:pPr>
            <w:r>
              <w:t>0.71115</w:t>
            </w:r>
          </w:p>
        </w:tc>
        <w:tc>
          <w:tcPr>
            <w:tcW w:w="1500" w:type="dxa"/>
          </w:tcPr>
          <w:p w14:paraId="5A05554C" w14:textId="77777777" w:rsidR="00B2583B" w:rsidRDefault="00000000">
            <w:pPr>
              <w:pStyle w:val="Compact"/>
              <w:jc w:val="right"/>
            </w:pPr>
            <w:r>
              <w:t>24</w:t>
            </w:r>
          </w:p>
        </w:tc>
        <w:tc>
          <w:tcPr>
            <w:tcW w:w="600" w:type="dxa"/>
          </w:tcPr>
          <w:p w14:paraId="19A61B87" w14:textId="77777777" w:rsidR="00B2583B" w:rsidRDefault="00000000">
            <w:pPr>
              <w:pStyle w:val="Compact"/>
              <w:jc w:val="right"/>
            </w:pPr>
            <w:r>
              <w:t>70.00</w:t>
            </w:r>
          </w:p>
        </w:tc>
      </w:tr>
      <w:tr w:rsidR="00B2583B" w14:paraId="060EB061" w14:textId="77777777">
        <w:tc>
          <w:tcPr>
            <w:tcW w:w="1560" w:type="dxa"/>
          </w:tcPr>
          <w:p w14:paraId="47D03A6E" w14:textId="77777777" w:rsidR="00B2583B" w:rsidRDefault="00000000">
            <w:pPr>
              <w:pStyle w:val="Compact"/>
            </w:pPr>
            <w:r>
              <w:t>Chlamydomonas_euryale</w:t>
            </w:r>
          </w:p>
        </w:tc>
        <w:tc>
          <w:tcPr>
            <w:tcW w:w="1140" w:type="dxa"/>
          </w:tcPr>
          <w:p w14:paraId="1A5E73F1" w14:textId="77777777" w:rsidR="00B2583B" w:rsidRDefault="00000000">
            <w:pPr>
              <w:pStyle w:val="Compact"/>
              <w:jc w:val="right"/>
            </w:pPr>
            <w:r>
              <w:t>1</w:t>
            </w:r>
          </w:p>
        </w:tc>
        <w:tc>
          <w:tcPr>
            <w:tcW w:w="1800" w:type="dxa"/>
          </w:tcPr>
          <w:p w14:paraId="3492A032" w14:textId="77777777" w:rsidR="00B2583B" w:rsidRDefault="00000000">
            <w:pPr>
              <w:pStyle w:val="Compact"/>
              <w:jc w:val="right"/>
            </w:pPr>
            <w:r>
              <w:t>20</w:t>
            </w:r>
          </w:p>
        </w:tc>
        <w:tc>
          <w:tcPr>
            <w:tcW w:w="1320" w:type="dxa"/>
          </w:tcPr>
          <w:p w14:paraId="7818681D" w14:textId="77777777" w:rsidR="00B2583B" w:rsidRDefault="00000000">
            <w:pPr>
              <w:pStyle w:val="Compact"/>
              <w:jc w:val="right"/>
            </w:pPr>
            <w:r>
              <w:t>0.74576</w:t>
            </w:r>
          </w:p>
        </w:tc>
        <w:tc>
          <w:tcPr>
            <w:tcW w:w="1500" w:type="dxa"/>
          </w:tcPr>
          <w:p w14:paraId="5B5F2B73" w14:textId="77777777" w:rsidR="00B2583B" w:rsidRDefault="00000000">
            <w:pPr>
              <w:pStyle w:val="Compact"/>
              <w:jc w:val="right"/>
            </w:pPr>
            <w:r>
              <w:t>24</w:t>
            </w:r>
          </w:p>
        </w:tc>
        <w:tc>
          <w:tcPr>
            <w:tcW w:w="600" w:type="dxa"/>
          </w:tcPr>
          <w:p w14:paraId="6D12D1FC" w14:textId="77777777" w:rsidR="00B2583B" w:rsidRDefault="00000000">
            <w:pPr>
              <w:pStyle w:val="Compact"/>
              <w:jc w:val="right"/>
            </w:pPr>
            <w:r>
              <w:t>500.00</w:t>
            </w:r>
          </w:p>
        </w:tc>
      </w:tr>
      <w:tr w:rsidR="00B2583B" w14:paraId="0DCCBB97" w14:textId="77777777">
        <w:tc>
          <w:tcPr>
            <w:tcW w:w="1560" w:type="dxa"/>
          </w:tcPr>
          <w:p w14:paraId="7C912837" w14:textId="77777777" w:rsidR="00B2583B" w:rsidRDefault="00000000">
            <w:pPr>
              <w:pStyle w:val="Compact"/>
            </w:pPr>
            <w:r>
              <w:t>Chlamydomonas_euryale</w:t>
            </w:r>
          </w:p>
        </w:tc>
        <w:tc>
          <w:tcPr>
            <w:tcW w:w="1140" w:type="dxa"/>
          </w:tcPr>
          <w:p w14:paraId="67C0C1E9" w14:textId="77777777" w:rsidR="00B2583B" w:rsidRDefault="00000000">
            <w:pPr>
              <w:pStyle w:val="Compact"/>
              <w:jc w:val="right"/>
            </w:pPr>
            <w:r>
              <w:t>1</w:t>
            </w:r>
          </w:p>
        </w:tc>
        <w:tc>
          <w:tcPr>
            <w:tcW w:w="1800" w:type="dxa"/>
          </w:tcPr>
          <w:p w14:paraId="68DBF244" w14:textId="77777777" w:rsidR="00B2583B" w:rsidRDefault="00000000">
            <w:pPr>
              <w:pStyle w:val="Compact"/>
              <w:jc w:val="right"/>
            </w:pPr>
            <w:r>
              <w:t>24</w:t>
            </w:r>
          </w:p>
        </w:tc>
        <w:tc>
          <w:tcPr>
            <w:tcW w:w="1320" w:type="dxa"/>
          </w:tcPr>
          <w:p w14:paraId="58EA06C0" w14:textId="77777777" w:rsidR="00B2583B" w:rsidRDefault="00000000">
            <w:pPr>
              <w:pStyle w:val="Compact"/>
              <w:jc w:val="right"/>
            </w:pPr>
            <w:r>
              <w:t>0.71579</w:t>
            </w:r>
          </w:p>
        </w:tc>
        <w:tc>
          <w:tcPr>
            <w:tcW w:w="1500" w:type="dxa"/>
          </w:tcPr>
          <w:p w14:paraId="2511CABE" w14:textId="77777777" w:rsidR="00B2583B" w:rsidRDefault="00000000">
            <w:pPr>
              <w:pStyle w:val="Compact"/>
              <w:jc w:val="right"/>
            </w:pPr>
            <w:r>
              <w:t>24</w:t>
            </w:r>
          </w:p>
        </w:tc>
        <w:tc>
          <w:tcPr>
            <w:tcW w:w="600" w:type="dxa"/>
          </w:tcPr>
          <w:p w14:paraId="369BB071" w14:textId="77777777" w:rsidR="00B2583B" w:rsidRDefault="00000000">
            <w:pPr>
              <w:pStyle w:val="Compact"/>
              <w:jc w:val="right"/>
            </w:pPr>
            <w:r>
              <w:t>30.00</w:t>
            </w:r>
          </w:p>
        </w:tc>
      </w:tr>
      <w:tr w:rsidR="00B2583B" w14:paraId="21823398" w14:textId="77777777">
        <w:tc>
          <w:tcPr>
            <w:tcW w:w="1560" w:type="dxa"/>
          </w:tcPr>
          <w:p w14:paraId="02454FD9" w14:textId="77777777" w:rsidR="00B2583B" w:rsidRDefault="00000000">
            <w:pPr>
              <w:pStyle w:val="Compact"/>
            </w:pPr>
            <w:r>
              <w:t>Chlamydomonas_euryale</w:t>
            </w:r>
          </w:p>
        </w:tc>
        <w:tc>
          <w:tcPr>
            <w:tcW w:w="1140" w:type="dxa"/>
          </w:tcPr>
          <w:p w14:paraId="3814EFF4" w14:textId="77777777" w:rsidR="00B2583B" w:rsidRDefault="00000000">
            <w:pPr>
              <w:pStyle w:val="Compact"/>
              <w:jc w:val="right"/>
            </w:pPr>
            <w:r>
              <w:t>1</w:t>
            </w:r>
          </w:p>
        </w:tc>
        <w:tc>
          <w:tcPr>
            <w:tcW w:w="1800" w:type="dxa"/>
          </w:tcPr>
          <w:p w14:paraId="16463F5C" w14:textId="77777777" w:rsidR="00B2583B" w:rsidRDefault="00000000">
            <w:pPr>
              <w:pStyle w:val="Compact"/>
              <w:jc w:val="right"/>
            </w:pPr>
            <w:r>
              <w:t>24</w:t>
            </w:r>
          </w:p>
        </w:tc>
        <w:tc>
          <w:tcPr>
            <w:tcW w:w="1320" w:type="dxa"/>
          </w:tcPr>
          <w:p w14:paraId="1FF95D21" w14:textId="77777777" w:rsidR="00B2583B" w:rsidRDefault="00000000">
            <w:pPr>
              <w:pStyle w:val="Compact"/>
              <w:jc w:val="right"/>
            </w:pPr>
            <w:r>
              <w:t>0.74750</w:t>
            </w:r>
          </w:p>
        </w:tc>
        <w:tc>
          <w:tcPr>
            <w:tcW w:w="1500" w:type="dxa"/>
          </w:tcPr>
          <w:p w14:paraId="3C767103" w14:textId="77777777" w:rsidR="00B2583B" w:rsidRDefault="00000000">
            <w:pPr>
              <w:pStyle w:val="Compact"/>
              <w:jc w:val="right"/>
            </w:pPr>
            <w:r>
              <w:t>24</w:t>
            </w:r>
          </w:p>
        </w:tc>
        <w:tc>
          <w:tcPr>
            <w:tcW w:w="600" w:type="dxa"/>
          </w:tcPr>
          <w:p w14:paraId="26DA5882" w14:textId="77777777" w:rsidR="00B2583B" w:rsidRDefault="00000000">
            <w:pPr>
              <w:pStyle w:val="Compact"/>
              <w:jc w:val="right"/>
            </w:pPr>
            <w:r>
              <w:t>70.00</w:t>
            </w:r>
          </w:p>
        </w:tc>
      </w:tr>
      <w:tr w:rsidR="00B2583B" w14:paraId="601714F2" w14:textId="77777777">
        <w:tc>
          <w:tcPr>
            <w:tcW w:w="1560" w:type="dxa"/>
          </w:tcPr>
          <w:p w14:paraId="1B0202D2" w14:textId="77777777" w:rsidR="00B2583B" w:rsidRDefault="00000000">
            <w:pPr>
              <w:pStyle w:val="Compact"/>
            </w:pPr>
            <w:r>
              <w:t>Chlamydomonas_euryale</w:t>
            </w:r>
          </w:p>
        </w:tc>
        <w:tc>
          <w:tcPr>
            <w:tcW w:w="1140" w:type="dxa"/>
          </w:tcPr>
          <w:p w14:paraId="3732F966" w14:textId="77777777" w:rsidR="00B2583B" w:rsidRDefault="00000000">
            <w:pPr>
              <w:pStyle w:val="Compact"/>
              <w:jc w:val="right"/>
            </w:pPr>
            <w:r>
              <w:t>1</w:t>
            </w:r>
          </w:p>
        </w:tc>
        <w:tc>
          <w:tcPr>
            <w:tcW w:w="1800" w:type="dxa"/>
          </w:tcPr>
          <w:p w14:paraId="39967FFE" w14:textId="77777777" w:rsidR="00B2583B" w:rsidRDefault="00000000">
            <w:pPr>
              <w:pStyle w:val="Compact"/>
              <w:jc w:val="right"/>
            </w:pPr>
            <w:r>
              <w:t>24</w:t>
            </w:r>
          </w:p>
        </w:tc>
        <w:tc>
          <w:tcPr>
            <w:tcW w:w="1320" w:type="dxa"/>
          </w:tcPr>
          <w:p w14:paraId="5DB9071E" w14:textId="77777777" w:rsidR="00B2583B" w:rsidRDefault="00000000">
            <w:pPr>
              <w:pStyle w:val="Compact"/>
              <w:jc w:val="right"/>
            </w:pPr>
            <w:r>
              <w:t>0.75646</w:t>
            </w:r>
          </w:p>
        </w:tc>
        <w:tc>
          <w:tcPr>
            <w:tcW w:w="1500" w:type="dxa"/>
          </w:tcPr>
          <w:p w14:paraId="1E52ED8E" w14:textId="77777777" w:rsidR="00B2583B" w:rsidRDefault="00000000">
            <w:pPr>
              <w:pStyle w:val="Compact"/>
              <w:jc w:val="right"/>
            </w:pPr>
            <w:r>
              <w:t>24</w:t>
            </w:r>
          </w:p>
        </w:tc>
        <w:tc>
          <w:tcPr>
            <w:tcW w:w="600" w:type="dxa"/>
          </w:tcPr>
          <w:p w14:paraId="6E702A63" w14:textId="77777777" w:rsidR="00B2583B" w:rsidRDefault="00000000">
            <w:pPr>
              <w:pStyle w:val="Compact"/>
              <w:jc w:val="right"/>
            </w:pPr>
            <w:r>
              <w:t>500.00</w:t>
            </w:r>
          </w:p>
        </w:tc>
      </w:tr>
      <w:tr w:rsidR="00B2583B" w14:paraId="466A10FA" w14:textId="77777777">
        <w:tc>
          <w:tcPr>
            <w:tcW w:w="1560" w:type="dxa"/>
          </w:tcPr>
          <w:p w14:paraId="708B60DA" w14:textId="77777777" w:rsidR="00B2583B" w:rsidRDefault="00000000">
            <w:pPr>
              <w:pStyle w:val="Compact"/>
            </w:pPr>
            <w:r>
              <w:t>Chlamydomonas_euryale</w:t>
            </w:r>
          </w:p>
        </w:tc>
        <w:tc>
          <w:tcPr>
            <w:tcW w:w="1140" w:type="dxa"/>
          </w:tcPr>
          <w:p w14:paraId="2E0F7C57" w14:textId="77777777" w:rsidR="00B2583B" w:rsidRDefault="00000000">
            <w:pPr>
              <w:pStyle w:val="Compact"/>
              <w:jc w:val="right"/>
            </w:pPr>
            <w:r>
              <w:t>1</w:t>
            </w:r>
          </w:p>
        </w:tc>
        <w:tc>
          <w:tcPr>
            <w:tcW w:w="1800" w:type="dxa"/>
          </w:tcPr>
          <w:p w14:paraId="2321D3DF" w14:textId="77777777" w:rsidR="00B2583B" w:rsidRDefault="00000000">
            <w:pPr>
              <w:pStyle w:val="Compact"/>
              <w:jc w:val="right"/>
            </w:pPr>
            <w:r>
              <w:t>28</w:t>
            </w:r>
          </w:p>
        </w:tc>
        <w:tc>
          <w:tcPr>
            <w:tcW w:w="1320" w:type="dxa"/>
          </w:tcPr>
          <w:p w14:paraId="63C9E9AD" w14:textId="77777777" w:rsidR="00B2583B" w:rsidRDefault="00000000">
            <w:pPr>
              <w:pStyle w:val="Compact"/>
              <w:jc w:val="right"/>
            </w:pPr>
            <w:r>
              <w:t>0.69095</w:t>
            </w:r>
          </w:p>
        </w:tc>
        <w:tc>
          <w:tcPr>
            <w:tcW w:w="1500" w:type="dxa"/>
          </w:tcPr>
          <w:p w14:paraId="54167F9E" w14:textId="77777777" w:rsidR="00B2583B" w:rsidRDefault="00000000">
            <w:pPr>
              <w:pStyle w:val="Compact"/>
              <w:jc w:val="right"/>
            </w:pPr>
            <w:r>
              <w:t>24</w:t>
            </w:r>
          </w:p>
        </w:tc>
        <w:tc>
          <w:tcPr>
            <w:tcW w:w="600" w:type="dxa"/>
          </w:tcPr>
          <w:p w14:paraId="7E2AAE35" w14:textId="77777777" w:rsidR="00B2583B" w:rsidRDefault="00000000">
            <w:pPr>
              <w:pStyle w:val="Compact"/>
              <w:jc w:val="right"/>
            </w:pPr>
            <w:r>
              <w:t>30.00</w:t>
            </w:r>
          </w:p>
        </w:tc>
      </w:tr>
      <w:tr w:rsidR="00B2583B" w14:paraId="6F969F2A" w14:textId="77777777">
        <w:tc>
          <w:tcPr>
            <w:tcW w:w="1560" w:type="dxa"/>
          </w:tcPr>
          <w:p w14:paraId="6E1A2C0C" w14:textId="77777777" w:rsidR="00B2583B" w:rsidRDefault="00000000">
            <w:pPr>
              <w:pStyle w:val="Compact"/>
            </w:pPr>
            <w:r>
              <w:t>Chlamydomonas_euryale</w:t>
            </w:r>
          </w:p>
        </w:tc>
        <w:tc>
          <w:tcPr>
            <w:tcW w:w="1140" w:type="dxa"/>
          </w:tcPr>
          <w:p w14:paraId="7D18B168" w14:textId="77777777" w:rsidR="00B2583B" w:rsidRDefault="00000000">
            <w:pPr>
              <w:pStyle w:val="Compact"/>
              <w:jc w:val="right"/>
            </w:pPr>
            <w:r>
              <w:t>1</w:t>
            </w:r>
          </w:p>
        </w:tc>
        <w:tc>
          <w:tcPr>
            <w:tcW w:w="1800" w:type="dxa"/>
          </w:tcPr>
          <w:p w14:paraId="375AD619" w14:textId="77777777" w:rsidR="00B2583B" w:rsidRDefault="00000000">
            <w:pPr>
              <w:pStyle w:val="Compact"/>
              <w:jc w:val="right"/>
            </w:pPr>
            <w:r>
              <w:t>28</w:t>
            </w:r>
          </w:p>
        </w:tc>
        <w:tc>
          <w:tcPr>
            <w:tcW w:w="1320" w:type="dxa"/>
          </w:tcPr>
          <w:p w14:paraId="32D4458A" w14:textId="77777777" w:rsidR="00B2583B" w:rsidRDefault="00000000">
            <w:pPr>
              <w:pStyle w:val="Compact"/>
              <w:jc w:val="right"/>
            </w:pPr>
            <w:r>
              <w:t>0.71163</w:t>
            </w:r>
          </w:p>
        </w:tc>
        <w:tc>
          <w:tcPr>
            <w:tcW w:w="1500" w:type="dxa"/>
          </w:tcPr>
          <w:p w14:paraId="147C8B6A" w14:textId="77777777" w:rsidR="00B2583B" w:rsidRDefault="00000000">
            <w:pPr>
              <w:pStyle w:val="Compact"/>
              <w:jc w:val="right"/>
            </w:pPr>
            <w:r>
              <w:t>24</w:t>
            </w:r>
          </w:p>
        </w:tc>
        <w:tc>
          <w:tcPr>
            <w:tcW w:w="600" w:type="dxa"/>
          </w:tcPr>
          <w:p w14:paraId="08FD118A" w14:textId="77777777" w:rsidR="00B2583B" w:rsidRDefault="00000000">
            <w:pPr>
              <w:pStyle w:val="Compact"/>
              <w:jc w:val="right"/>
            </w:pPr>
            <w:r>
              <w:t>70.00</w:t>
            </w:r>
          </w:p>
        </w:tc>
      </w:tr>
      <w:tr w:rsidR="00B2583B" w14:paraId="4F76B60C" w14:textId="77777777">
        <w:tc>
          <w:tcPr>
            <w:tcW w:w="1560" w:type="dxa"/>
          </w:tcPr>
          <w:p w14:paraId="00650BC4" w14:textId="77777777" w:rsidR="00B2583B" w:rsidRDefault="00000000">
            <w:pPr>
              <w:pStyle w:val="Compact"/>
            </w:pPr>
            <w:r>
              <w:t>Chlamydomonas_euryale</w:t>
            </w:r>
          </w:p>
        </w:tc>
        <w:tc>
          <w:tcPr>
            <w:tcW w:w="1140" w:type="dxa"/>
          </w:tcPr>
          <w:p w14:paraId="3F811B45" w14:textId="77777777" w:rsidR="00B2583B" w:rsidRDefault="00000000">
            <w:pPr>
              <w:pStyle w:val="Compact"/>
              <w:jc w:val="right"/>
            </w:pPr>
            <w:r>
              <w:t>1</w:t>
            </w:r>
          </w:p>
        </w:tc>
        <w:tc>
          <w:tcPr>
            <w:tcW w:w="1800" w:type="dxa"/>
          </w:tcPr>
          <w:p w14:paraId="57000154" w14:textId="77777777" w:rsidR="00B2583B" w:rsidRDefault="00000000">
            <w:pPr>
              <w:pStyle w:val="Compact"/>
              <w:jc w:val="right"/>
            </w:pPr>
            <w:r>
              <w:t>28</w:t>
            </w:r>
          </w:p>
        </w:tc>
        <w:tc>
          <w:tcPr>
            <w:tcW w:w="1320" w:type="dxa"/>
          </w:tcPr>
          <w:p w14:paraId="363FE4E2" w14:textId="77777777" w:rsidR="00B2583B" w:rsidRDefault="00000000">
            <w:pPr>
              <w:pStyle w:val="Compact"/>
              <w:jc w:val="right"/>
            </w:pPr>
            <w:r>
              <w:t>0.71551</w:t>
            </w:r>
          </w:p>
        </w:tc>
        <w:tc>
          <w:tcPr>
            <w:tcW w:w="1500" w:type="dxa"/>
          </w:tcPr>
          <w:p w14:paraId="4C3C851F" w14:textId="77777777" w:rsidR="00B2583B" w:rsidRDefault="00000000">
            <w:pPr>
              <w:pStyle w:val="Compact"/>
              <w:jc w:val="right"/>
            </w:pPr>
            <w:r>
              <w:t>24</w:t>
            </w:r>
          </w:p>
        </w:tc>
        <w:tc>
          <w:tcPr>
            <w:tcW w:w="600" w:type="dxa"/>
          </w:tcPr>
          <w:p w14:paraId="48CBD9FE" w14:textId="77777777" w:rsidR="00B2583B" w:rsidRDefault="00000000">
            <w:pPr>
              <w:pStyle w:val="Compact"/>
              <w:jc w:val="right"/>
            </w:pPr>
            <w:r>
              <w:t>500.00</w:t>
            </w:r>
          </w:p>
        </w:tc>
      </w:tr>
      <w:tr w:rsidR="00B2583B" w14:paraId="2E51CC2F" w14:textId="77777777">
        <w:tc>
          <w:tcPr>
            <w:tcW w:w="1560" w:type="dxa"/>
          </w:tcPr>
          <w:p w14:paraId="1832BCDC" w14:textId="77777777" w:rsidR="00B2583B" w:rsidRDefault="00000000">
            <w:pPr>
              <w:pStyle w:val="Compact"/>
            </w:pPr>
            <w:r>
              <w:t>Chlamydomonas_euryale</w:t>
            </w:r>
          </w:p>
        </w:tc>
        <w:tc>
          <w:tcPr>
            <w:tcW w:w="1140" w:type="dxa"/>
          </w:tcPr>
          <w:p w14:paraId="6D83F6DF" w14:textId="77777777" w:rsidR="00B2583B" w:rsidRDefault="00000000">
            <w:pPr>
              <w:pStyle w:val="Compact"/>
              <w:jc w:val="right"/>
            </w:pPr>
            <w:r>
              <w:t>2</w:t>
            </w:r>
          </w:p>
        </w:tc>
        <w:tc>
          <w:tcPr>
            <w:tcW w:w="1800" w:type="dxa"/>
          </w:tcPr>
          <w:p w14:paraId="7AA2B6A1" w14:textId="77777777" w:rsidR="00B2583B" w:rsidRDefault="00000000">
            <w:pPr>
              <w:pStyle w:val="Compact"/>
              <w:jc w:val="right"/>
            </w:pPr>
            <w:r>
              <w:t>16</w:t>
            </w:r>
          </w:p>
        </w:tc>
        <w:tc>
          <w:tcPr>
            <w:tcW w:w="1320" w:type="dxa"/>
          </w:tcPr>
          <w:p w14:paraId="4F4534CD" w14:textId="77777777" w:rsidR="00B2583B" w:rsidRDefault="00000000">
            <w:pPr>
              <w:pStyle w:val="Compact"/>
              <w:jc w:val="right"/>
            </w:pPr>
            <w:r>
              <w:t>0.35324</w:t>
            </w:r>
          </w:p>
        </w:tc>
        <w:tc>
          <w:tcPr>
            <w:tcW w:w="1500" w:type="dxa"/>
          </w:tcPr>
          <w:p w14:paraId="2D076F1F" w14:textId="77777777" w:rsidR="00B2583B" w:rsidRDefault="00000000">
            <w:pPr>
              <w:pStyle w:val="Compact"/>
              <w:jc w:val="right"/>
            </w:pPr>
            <w:r>
              <w:t>24</w:t>
            </w:r>
          </w:p>
        </w:tc>
        <w:tc>
          <w:tcPr>
            <w:tcW w:w="600" w:type="dxa"/>
          </w:tcPr>
          <w:p w14:paraId="113EB927" w14:textId="77777777" w:rsidR="00B2583B" w:rsidRDefault="00000000">
            <w:pPr>
              <w:pStyle w:val="Compact"/>
              <w:jc w:val="right"/>
            </w:pPr>
            <w:r>
              <w:t>30.00</w:t>
            </w:r>
          </w:p>
        </w:tc>
      </w:tr>
      <w:tr w:rsidR="00B2583B" w14:paraId="4805EC19" w14:textId="77777777">
        <w:tc>
          <w:tcPr>
            <w:tcW w:w="1560" w:type="dxa"/>
          </w:tcPr>
          <w:p w14:paraId="1312F7B3" w14:textId="77777777" w:rsidR="00B2583B" w:rsidRDefault="00000000">
            <w:pPr>
              <w:pStyle w:val="Compact"/>
            </w:pPr>
            <w:r>
              <w:t>Chlamydomonas_euryale</w:t>
            </w:r>
          </w:p>
        </w:tc>
        <w:tc>
          <w:tcPr>
            <w:tcW w:w="1140" w:type="dxa"/>
          </w:tcPr>
          <w:p w14:paraId="59B55296" w14:textId="77777777" w:rsidR="00B2583B" w:rsidRDefault="00000000">
            <w:pPr>
              <w:pStyle w:val="Compact"/>
              <w:jc w:val="right"/>
            </w:pPr>
            <w:r>
              <w:t>2</w:t>
            </w:r>
          </w:p>
        </w:tc>
        <w:tc>
          <w:tcPr>
            <w:tcW w:w="1800" w:type="dxa"/>
          </w:tcPr>
          <w:p w14:paraId="1C2E260D" w14:textId="77777777" w:rsidR="00B2583B" w:rsidRDefault="00000000">
            <w:pPr>
              <w:pStyle w:val="Compact"/>
              <w:jc w:val="right"/>
            </w:pPr>
            <w:r>
              <w:t>16</w:t>
            </w:r>
          </w:p>
        </w:tc>
        <w:tc>
          <w:tcPr>
            <w:tcW w:w="1320" w:type="dxa"/>
          </w:tcPr>
          <w:p w14:paraId="3176873B" w14:textId="77777777" w:rsidR="00B2583B" w:rsidRDefault="00000000">
            <w:pPr>
              <w:pStyle w:val="Compact"/>
              <w:jc w:val="right"/>
            </w:pPr>
            <w:r>
              <w:t>0.37070</w:t>
            </w:r>
          </w:p>
        </w:tc>
        <w:tc>
          <w:tcPr>
            <w:tcW w:w="1500" w:type="dxa"/>
          </w:tcPr>
          <w:p w14:paraId="2B2EB95A" w14:textId="77777777" w:rsidR="00B2583B" w:rsidRDefault="00000000">
            <w:pPr>
              <w:pStyle w:val="Compact"/>
              <w:jc w:val="right"/>
            </w:pPr>
            <w:r>
              <w:t>24</w:t>
            </w:r>
          </w:p>
        </w:tc>
        <w:tc>
          <w:tcPr>
            <w:tcW w:w="600" w:type="dxa"/>
          </w:tcPr>
          <w:p w14:paraId="3A898025" w14:textId="77777777" w:rsidR="00B2583B" w:rsidRDefault="00000000">
            <w:pPr>
              <w:pStyle w:val="Compact"/>
              <w:jc w:val="right"/>
            </w:pPr>
            <w:r>
              <w:t>500.00</w:t>
            </w:r>
          </w:p>
        </w:tc>
      </w:tr>
      <w:tr w:rsidR="00B2583B" w14:paraId="6EBFAC50" w14:textId="77777777">
        <w:tc>
          <w:tcPr>
            <w:tcW w:w="1560" w:type="dxa"/>
          </w:tcPr>
          <w:p w14:paraId="263F6110" w14:textId="77777777" w:rsidR="00B2583B" w:rsidRDefault="00000000">
            <w:pPr>
              <w:pStyle w:val="Compact"/>
            </w:pPr>
            <w:r>
              <w:t>Chlamydomonas_euryale</w:t>
            </w:r>
          </w:p>
        </w:tc>
        <w:tc>
          <w:tcPr>
            <w:tcW w:w="1140" w:type="dxa"/>
          </w:tcPr>
          <w:p w14:paraId="687B5E74" w14:textId="77777777" w:rsidR="00B2583B" w:rsidRDefault="00000000">
            <w:pPr>
              <w:pStyle w:val="Compact"/>
              <w:jc w:val="right"/>
            </w:pPr>
            <w:r>
              <w:t>2</w:t>
            </w:r>
          </w:p>
        </w:tc>
        <w:tc>
          <w:tcPr>
            <w:tcW w:w="1800" w:type="dxa"/>
          </w:tcPr>
          <w:p w14:paraId="5FE37875" w14:textId="77777777" w:rsidR="00B2583B" w:rsidRDefault="00000000">
            <w:pPr>
              <w:pStyle w:val="Compact"/>
              <w:jc w:val="right"/>
            </w:pPr>
            <w:r>
              <w:t>20</w:t>
            </w:r>
          </w:p>
        </w:tc>
        <w:tc>
          <w:tcPr>
            <w:tcW w:w="1320" w:type="dxa"/>
          </w:tcPr>
          <w:p w14:paraId="3491050F" w14:textId="77777777" w:rsidR="00B2583B" w:rsidRDefault="00000000">
            <w:pPr>
              <w:pStyle w:val="Compact"/>
              <w:jc w:val="right"/>
            </w:pPr>
            <w:r>
              <w:t>0.34453</w:t>
            </w:r>
          </w:p>
        </w:tc>
        <w:tc>
          <w:tcPr>
            <w:tcW w:w="1500" w:type="dxa"/>
          </w:tcPr>
          <w:p w14:paraId="3A7BE126" w14:textId="77777777" w:rsidR="00B2583B" w:rsidRDefault="00000000">
            <w:pPr>
              <w:pStyle w:val="Compact"/>
              <w:jc w:val="right"/>
            </w:pPr>
            <w:r>
              <w:t>24</w:t>
            </w:r>
          </w:p>
        </w:tc>
        <w:tc>
          <w:tcPr>
            <w:tcW w:w="600" w:type="dxa"/>
          </w:tcPr>
          <w:p w14:paraId="3D793A55" w14:textId="77777777" w:rsidR="00B2583B" w:rsidRDefault="00000000">
            <w:pPr>
              <w:pStyle w:val="Compact"/>
              <w:jc w:val="right"/>
            </w:pPr>
            <w:r>
              <w:t>30.00</w:t>
            </w:r>
          </w:p>
        </w:tc>
      </w:tr>
      <w:tr w:rsidR="00B2583B" w14:paraId="13151EC5" w14:textId="77777777">
        <w:tc>
          <w:tcPr>
            <w:tcW w:w="1560" w:type="dxa"/>
          </w:tcPr>
          <w:p w14:paraId="4A42664F" w14:textId="77777777" w:rsidR="00B2583B" w:rsidRDefault="00000000">
            <w:pPr>
              <w:pStyle w:val="Compact"/>
            </w:pPr>
            <w:r>
              <w:lastRenderedPageBreak/>
              <w:t>Chlamydomonas_euryale</w:t>
            </w:r>
          </w:p>
        </w:tc>
        <w:tc>
          <w:tcPr>
            <w:tcW w:w="1140" w:type="dxa"/>
          </w:tcPr>
          <w:p w14:paraId="705BB83E" w14:textId="77777777" w:rsidR="00B2583B" w:rsidRDefault="00000000">
            <w:pPr>
              <w:pStyle w:val="Compact"/>
              <w:jc w:val="right"/>
            </w:pPr>
            <w:r>
              <w:t>2</w:t>
            </w:r>
          </w:p>
        </w:tc>
        <w:tc>
          <w:tcPr>
            <w:tcW w:w="1800" w:type="dxa"/>
          </w:tcPr>
          <w:p w14:paraId="09B810AC" w14:textId="77777777" w:rsidR="00B2583B" w:rsidRDefault="00000000">
            <w:pPr>
              <w:pStyle w:val="Compact"/>
              <w:jc w:val="right"/>
            </w:pPr>
            <w:r>
              <w:t>20</w:t>
            </w:r>
          </w:p>
        </w:tc>
        <w:tc>
          <w:tcPr>
            <w:tcW w:w="1320" w:type="dxa"/>
          </w:tcPr>
          <w:p w14:paraId="75644A8E" w14:textId="77777777" w:rsidR="00B2583B" w:rsidRDefault="00000000">
            <w:pPr>
              <w:pStyle w:val="Compact"/>
              <w:jc w:val="right"/>
            </w:pPr>
            <w:r>
              <w:t>0.34781</w:t>
            </w:r>
          </w:p>
        </w:tc>
        <w:tc>
          <w:tcPr>
            <w:tcW w:w="1500" w:type="dxa"/>
          </w:tcPr>
          <w:p w14:paraId="238D3302" w14:textId="77777777" w:rsidR="00B2583B" w:rsidRDefault="00000000">
            <w:pPr>
              <w:pStyle w:val="Compact"/>
              <w:jc w:val="right"/>
            </w:pPr>
            <w:r>
              <w:t>24</w:t>
            </w:r>
          </w:p>
        </w:tc>
        <w:tc>
          <w:tcPr>
            <w:tcW w:w="600" w:type="dxa"/>
          </w:tcPr>
          <w:p w14:paraId="7AEA8C4B" w14:textId="77777777" w:rsidR="00B2583B" w:rsidRDefault="00000000">
            <w:pPr>
              <w:pStyle w:val="Compact"/>
              <w:jc w:val="right"/>
            </w:pPr>
            <w:r>
              <w:t>70.00</w:t>
            </w:r>
          </w:p>
        </w:tc>
      </w:tr>
      <w:tr w:rsidR="00B2583B" w14:paraId="598836B0" w14:textId="77777777">
        <w:tc>
          <w:tcPr>
            <w:tcW w:w="1560" w:type="dxa"/>
          </w:tcPr>
          <w:p w14:paraId="2C4A396B" w14:textId="77777777" w:rsidR="00B2583B" w:rsidRDefault="00000000">
            <w:pPr>
              <w:pStyle w:val="Compact"/>
            </w:pPr>
            <w:r>
              <w:t>Chlamydomonas_euryale</w:t>
            </w:r>
          </w:p>
        </w:tc>
        <w:tc>
          <w:tcPr>
            <w:tcW w:w="1140" w:type="dxa"/>
          </w:tcPr>
          <w:p w14:paraId="36898D25" w14:textId="77777777" w:rsidR="00B2583B" w:rsidRDefault="00000000">
            <w:pPr>
              <w:pStyle w:val="Compact"/>
              <w:jc w:val="right"/>
            </w:pPr>
            <w:r>
              <w:t>2</w:t>
            </w:r>
          </w:p>
        </w:tc>
        <w:tc>
          <w:tcPr>
            <w:tcW w:w="1800" w:type="dxa"/>
          </w:tcPr>
          <w:p w14:paraId="55F8A506" w14:textId="77777777" w:rsidR="00B2583B" w:rsidRDefault="00000000">
            <w:pPr>
              <w:pStyle w:val="Compact"/>
              <w:jc w:val="right"/>
            </w:pPr>
            <w:r>
              <w:t>20</w:t>
            </w:r>
          </w:p>
        </w:tc>
        <w:tc>
          <w:tcPr>
            <w:tcW w:w="1320" w:type="dxa"/>
          </w:tcPr>
          <w:p w14:paraId="3EDFB630" w14:textId="77777777" w:rsidR="00B2583B" w:rsidRDefault="00000000">
            <w:pPr>
              <w:pStyle w:val="Compact"/>
              <w:jc w:val="right"/>
            </w:pPr>
            <w:r>
              <w:t>0.35646</w:t>
            </w:r>
          </w:p>
        </w:tc>
        <w:tc>
          <w:tcPr>
            <w:tcW w:w="1500" w:type="dxa"/>
          </w:tcPr>
          <w:p w14:paraId="275D3591" w14:textId="77777777" w:rsidR="00B2583B" w:rsidRDefault="00000000">
            <w:pPr>
              <w:pStyle w:val="Compact"/>
              <w:jc w:val="right"/>
            </w:pPr>
            <w:r>
              <w:t>24</w:t>
            </w:r>
          </w:p>
        </w:tc>
        <w:tc>
          <w:tcPr>
            <w:tcW w:w="600" w:type="dxa"/>
          </w:tcPr>
          <w:p w14:paraId="3DDCC541" w14:textId="77777777" w:rsidR="00B2583B" w:rsidRDefault="00000000">
            <w:pPr>
              <w:pStyle w:val="Compact"/>
              <w:jc w:val="right"/>
            </w:pPr>
            <w:r>
              <w:t>500.00</w:t>
            </w:r>
          </w:p>
        </w:tc>
      </w:tr>
      <w:tr w:rsidR="00B2583B" w14:paraId="40D242CB" w14:textId="77777777">
        <w:tc>
          <w:tcPr>
            <w:tcW w:w="1560" w:type="dxa"/>
          </w:tcPr>
          <w:p w14:paraId="59A6E33D" w14:textId="77777777" w:rsidR="00B2583B" w:rsidRDefault="00000000">
            <w:pPr>
              <w:pStyle w:val="Compact"/>
            </w:pPr>
            <w:r>
              <w:t>Chlamydomonas_euryale</w:t>
            </w:r>
          </w:p>
        </w:tc>
        <w:tc>
          <w:tcPr>
            <w:tcW w:w="1140" w:type="dxa"/>
          </w:tcPr>
          <w:p w14:paraId="72688B2D" w14:textId="77777777" w:rsidR="00B2583B" w:rsidRDefault="00000000">
            <w:pPr>
              <w:pStyle w:val="Compact"/>
              <w:jc w:val="right"/>
            </w:pPr>
            <w:r>
              <w:t>2</w:t>
            </w:r>
          </w:p>
        </w:tc>
        <w:tc>
          <w:tcPr>
            <w:tcW w:w="1800" w:type="dxa"/>
          </w:tcPr>
          <w:p w14:paraId="2FB02C65" w14:textId="77777777" w:rsidR="00B2583B" w:rsidRDefault="00000000">
            <w:pPr>
              <w:pStyle w:val="Compact"/>
              <w:jc w:val="right"/>
            </w:pPr>
            <w:r>
              <w:t>24</w:t>
            </w:r>
          </w:p>
        </w:tc>
        <w:tc>
          <w:tcPr>
            <w:tcW w:w="1320" w:type="dxa"/>
          </w:tcPr>
          <w:p w14:paraId="14A3D9AA" w14:textId="77777777" w:rsidR="00B2583B" w:rsidRDefault="00000000">
            <w:pPr>
              <w:pStyle w:val="Compact"/>
              <w:jc w:val="right"/>
            </w:pPr>
            <w:r>
              <w:t>0.36837</w:t>
            </w:r>
          </w:p>
        </w:tc>
        <w:tc>
          <w:tcPr>
            <w:tcW w:w="1500" w:type="dxa"/>
          </w:tcPr>
          <w:p w14:paraId="6CE2005C" w14:textId="77777777" w:rsidR="00B2583B" w:rsidRDefault="00000000">
            <w:pPr>
              <w:pStyle w:val="Compact"/>
              <w:jc w:val="right"/>
            </w:pPr>
            <w:r>
              <w:t>24</w:t>
            </w:r>
          </w:p>
        </w:tc>
        <w:tc>
          <w:tcPr>
            <w:tcW w:w="600" w:type="dxa"/>
          </w:tcPr>
          <w:p w14:paraId="3534ACB4" w14:textId="77777777" w:rsidR="00B2583B" w:rsidRDefault="00000000">
            <w:pPr>
              <w:pStyle w:val="Compact"/>
              <w:jc w:val="right"/>
            </w:pPr>
            <w:r>
              <w:t>70.00</w:t>
            </w:r>
          </w:p>
        </w:tc>
      </w:tr>
      <w:tr w:rsidR="00B2583B" w14:paraId="75F9C102" w14:textId="77777777">
        <w:tc>
          <w:tcPr>
            <w:tcW w:w="1560" w:type="dxa"/>
          </w:tcPr>
          <w:p w14:paraId="5D593192" w14:textId="77777777" w:rsidR="00B2583B" w:rsidRDefault="00000000">
            <w:pPr>
              <w:pStyle w:val="Compact"/>
            </w:pPr>
            <w:r>
              <w:t>Chlamydomonas_euryale</w:t>
            </w:r>
          </w:p>
        </w:tc>
        <w:tc>
          <w:tcPr>
            <w:tcW w:w="1140" w:type="dxa"/>
          </w:tcPr>
          <w:p w14:paraId="41CFA759" w14:textId="77777777" w:rsidR="00B2583B" w:rsidRDefault="00000000">
            <w:pPr>
              <w:pStyle w:val="Compact"/>
              <w:jc w:val="right"/>
            </w:pPr>
            <w:r>
              <w:t>2</w:t>
            </w:r>
          </w:p>
        </w:tc>
        <w:tc>
          <w:tcPr>
            <w:tcW w:w="1800" w:type="dxa"/>
          </w:tcPr>
          <w:p w14:paraId="5653DE18" w14:textId="77777777" w:rsidR="00B2583B" w:rsidRDefault="00000000">
            <w:pPr>
              <w:pStyle w:val="Compact"/>
              <w:jc w:val="right"/>
            </w:pPr>
            <w:r>
              <w:t>24</w:t>
            </w:r>
          </w:p>
        </w:tc>
        <w:tc>
          <w:tcPr>
            <w:tcW w:w="1320" w:type="dxa"/>
          </w:tcPr>
          <w:p w14:paraId="6A7C139C" w14:textId="77777777" w:rsidR="00B2583B" w:rsidRDefault="00000000">
            <w:pPr>
              <w:pStyle w:val="Compact"/>
              <w:jc w:val="right"/>
            </w:pPr>
            <w:r>
              <w:t>0.36973</w:t>
            </w:r>
          </w:p>
        </w:tc>
        <w:tc>
          <w:tcPr>
            <w:tcW w:w="1500" w:type="dxa"/>
          </w:tcPr>
          <w:p w14:paraId="35094028" w14:textId="77777777" w:rsidR="00B2583B" w:rsidRDefault="00000000">
            <w:pPr>
              <w:pStyle w:val="Compact"/>
              <w:jc w:val="right"/>
            </w:pPr>
            <w:r>
              <w:t>24</w:t>
            </w:r>
          </w:p>
        </w:tc>
        <w:tc>
          <w:tcPr>
            <w:tcW w:w="600" w:type="dxa"/>
          </w:tcPr>
          <w:p w14:paraId="3EEF1B5E" w14:textId="77777777" w:rsidR="00B2583B" w:rsidRDefault="00000000">
            <w:pPr>
              <w:pStyle w:val="Compact"/>
              <w:jc w:val="right"/>
            </w:pPr>
            <w:r>
              <w:t>500.00</w:t>
            </w:r>
          </w:p>
        </w:tc>
      </w:tr>
      <w:tr w:rsidR="00B2583B" w14:paraId="4FEA6AFD" w14:textId="77777777">
        <w:tc>
          <w:tcPr>
            <w:tcW w:w="1560" w:type="dxa"/>
          </w:tcPr>
          <w:p w14:paraId="096E5E18" w14:textId="77777777" w:rsidR="00B2583B" w:rsidRDefault="00000000">
            <w:pPr>
              <w:pStyle w:val="Compact"/>
            </w:pPr>
            <w:r>
              <w:t>Chlamydomonas_euryale</w:t>
            </w:r>
          </w:p>
        </w:tc>
        <w:tc>
          <w:tcPr>
            <w:tcW w:w="1140" w:type="dxa"/>
          </w:tcPr>
          <w:p w14:paraId="6A1C75A4" w14:textId="77777777" w:rsidR="00B2583B" w:rsidRDefault="00000000">
            <w:pPr>
              <w:pStyle w:val="Compact"/>
              <w:jc w:val="right"/>
            </w:pPr>
            <w:r>
              <w:t>2</w:t>
            </w:r>
          </w:p>
        </w:tc>
        <w:tc>
          <w:tcPr>
            <w:tcW w:w="1800" w:type="dxa"/>
          </w:tcPr>
          <w:p w14:paraId="60D9F3E3" w14:textId="77777777" w:rsidR="00B2583B" w:rsidRDefault="00000000">
            <w:pPr>
              <w:pStyle w:val="Compact"/>
              <w:jc w:val="right"/>
            </w:pPr>
            <w:r>
              <w:t>24</w:t>
            </w:r>
          </w:p>
        </w:tc>
        <w:tc>
          <w:tcPr>
            <w:tcW w:w="1320" w:type="dxa"/>
          </w:tcPr>
          <w:p w14:paraId="246E271B" w14:textId="77777777" w:rsidR="00B2583B" w:rsidRDefault="00000000">
            <w:pPr>
              <w:pStyle w:val="Compact"/>
              <w:jc w:val="right"/>
            </w:pPr>
            <w:r>
              <w:t>0.37018</w:t>
            </w:r>
          </w:p>
        </w:tc>
        <w:tc>
          <w:tcPr>
            <w:tcW w:w="1500" w:type="dxa"/>
          </w:tcPr>
          <w:p w14:paraId="30DEEFE8" w14:textId="77777777" w:rsidR="00B2583B" w:rsidRDefault="00000000">
            <w:pPr>
              <w:pStyle w:val="Compact"/>
              <w:jc w:val="right"/>
            </w:pPr>
            <w:r>
              <w:t>24</w:t>
            </w:r>
          </w:p>
        </w:tc>
        <w:tc>
          <w:tcPr>
            <w:tcW w:w="600" w:type="dxa"/>
          </w:tcPr>
          <w:p w14:paraId="73A65A7D" w14:textId="77777777" w:rsidR="00B2583B" w:rsidRDefault="00000000">
            <w:pPr>
              <w:pStyle w:val="Compact"/>
              <w:jc w:val="right"/>
            </w:pPr>
            <w:r>
              <w:t>30.00</w:t>
            </w:r>
          </w:p>
        </w:tc>
      </w:tr>
      <w:tr w:rsidR="00B2583B" w14:paraId="00E80FED" w14:textId="77777777">
        <w:tc>
          <w:tcPr>
            <w:tcW w:w="1560" w:type="dxa"/>
          </w:tcPr>
          <w:p w14:paraId="6F17563B" w14:textId="77777777" w:rsidR="00B2583B" w:rsidRDefault="00000000">
            <w:pPr>
              <w:pStyle w:val="Compact"/>
            </w:pPr>
            <w:r>
              <w:t>Chlamydomonas_euryale</w:t>
            </w:r>
          </w:p>
        </w:tc>
        <w:tc>
          <w:tcPr>
            <w:tcW w:w="1140" w:type="dxa"/>
          </w:tcPr>
          <w:p w14:paraId="6D540BF8" w14:textId="77777777" w:rsidR="00B2583B" w:rsidRDefault="00000000">
            <w:pPr>
              <w:pStyle w:val="Compact"/>
              <w:jc w:val="right"/>
            </w:pPr>
            <w:r>
              <w:t>2</w:t>
            </w:r>
          </w:p>
        </w:tc>
        <w:tc>
          <w:tcPr>
            <w:tcW w:w="1800" w:type="dxa"/>
          </w:tcPr>
          <w:p w14:paraId="4C5C10B8" w14:textId="77777777" w:rsidR="00B2583B" w:rsidRDefault="00000000">
            <w:pPr>
              <w:pStyle w:val="Compact"/>
              <w:jc w:val="right"/>
            </w:pPr>
            <w:r>
              <w:t>28</w:t>
            </w:r>
          </w:p>
        </w:tc>
        <w:tc>
          <w:tcPr>
            <w:tcW w:w="1320" w:type="dxa"/>
          </w:tcPr>
          <w:p w14:paraId="02FA44C7" w14:textId="77777777" w:rsidR="00B2583B" w:rsidRDefault="00000000">
            <w:pPr>
              <w:pStyle w:val="Compact"/>
              <w:jc w:val="right"/>
            </w:pPr>
            <w:r>
              <w:t>0.31991</w:t>
            </w:r>
          </w:p>
        </w:tc>
        <w:tc>
          <w:tcPr>
            <w:tcW w:w="1500" w:type="dxa"/>
          </w:tcPr>
          <w:p w14:paraId="562D4947" w14:textId="77777777" w:rsidR="00B2583B" w:rsidRDefault="00000000">
            <w:pPr>
              <w:pStyle w:val="Compact"/>
              <w:jc w:val="right"/>
            </w:pPr>
            <w:r>
              <w:t>24</w:t>
            </w:r>
          </w:p>
        </w:tc>
        <w:tc>
          <w:tcPr>
            <w:tcW w:w="600" w:type="dxa"/>
          </w:tcPr>
          <w:p w14:paraId="22611179" w14:textId="77777777" w:rsidR="00B2583B" w:rsidRDefault="00000000">
            <w:pPr>
              <w:pStyle w:val="Compact"/>
              <w:jc w:val="right"/>
            </w:pPr>
            <w:r>
              <w:t>30.00</w:t>
            </w:r>
          </w:p>
        </w:tc>
      </w:tr>
      <w:tr w:rsidR="00B2583B" w14:paraId="415EEF20" w14:textId="77777777">
        <w:tc>
          <w:tcPr>
            <w:tcW w:w="1560" w:type="dxa"/>
          </w:tcPr>
          <w:p w14:paraId="61B796B7" w14:textId="77777777" w:rsidR="00B2583B" w:rsidRDefault="00000000">
            <w:pPr>
              <w:pStyle w:val="Compact"/>
            </w:pPr>
            <w:r>
              <w:t>Chlamydomonas_euryale</w:t>
            </w:r>
          </w:p>
        </w:tc>
        <w:tc>
          <w:tcPr>
            <w:tcW w:w="1140" w:type="dxa"/>
          </w:tcPr>
          <w:p w14:paraId="5B1DDD58" w14:textId="77777777" w:rsidR="00B2583B" w:rsidRDefault="00000000">
            <w:pPr>
              <w:pStyle w:val="Compact"/>
              <w:jc w:val="right"/>
            </w:pPr>
            <w:r>
              <w:t>2</w:t>
            </w:r>
          </w:p>
        </w:tc>
        <w:tc>
          <w:tcPr>
            <w:tcW w:w="1800" w:type="dxa"/>
          </w:tcPr>
          <w:p w14:paraId="23C16FBB" w14:textId="77777777" w:rsidR="00B2583B" w:rsidRDefault="00000000">
            <w:pPr>
              <w:pStyle w:val="Compact"/>
              <w:jc w:val="right"/>
            </w:pPr>
            <w:r>
              <w:t>28</w:t>
            </w:r>
          </w:p>
        </w:tc>
        <w:tc>
          <w:tcPr>
            <w:tcW w:w="1320" w:type="dxa"/>
          </w:tcPr>
          <w:p w14:paraId="4EE82EF3" w14:textId="77777777" w:rsidR="00B2583B" w:rsidRDefault="00000000">
            <w:pPr>
              <w:pStyle w:val="Compact"/>
              <w:jc w:val="right"/>
            </w:pPr>
            <w:r>
              <w:t>0.35392</w:t>
            </w:r>
          </w:p>
        </w:tc>
        <w:tc>
          <w:tcPr>
            <w:tcW w:w="1500" w:type="dxa"/>
          </w:tcPr>
          <w:p w14:paraId="3C5E0E33" w14:textId="77777777" w:rsidR="00B2583B" w:rsidRDefault="00000000">
            <w:pPr>
              <w:pStyle w:val="Compact"/>
              <w:jc w:val="right"/>
            </w:pPr>
            <w:r>
              <w:t>24</w:t>
            </w:r>
          </w:p>
        </w:tc>
        <w:tc>
          <w:tcPr>
            <w:tcW w:w="600" w:type="dxa"/>
          </w:tcPr>
          <w:p w14:paraId="7F537FE8" w14:textId="77777777" w:rsidR="00B2583B" w:rsidRDefault="00000000">
            <w:pPr>
              <w:pStyle w:val="Compact"/>
              <w:jc w:val="right"/>
            </w:pPr>
            <w:r>
              <w:t>70.00</w:t>
            </w:r>
          </w:p>
        </w:tc>
      </w:tr>
      <w:tr w:rsidR="00B2583B" w14:paraId="7D7C14E3" w14:textId="77777777">
        <w:tc>
          <w:tcPr>
            <w:tcW w:w="1560" w:type="dxa"/>
          </w:tcPr>
          <w:p w14:paraId="7208849A" w14:textId="77777777" w:rsidR="00B2583B" w:rsidRDefault="00000000">
            <w:pPr>
              <w:pStyle w:val="Compact"/>
            </w:pPr>
            <w:r>
              <w:t>Chlamydomonas_euryale</w:t>
            </w:r>
          </w:p>
        </w:tc>
        <w:tc>
          <w:tcPr>
            <w:tcW w:w="1140" w:type="dxa"/>
          </w:tcPr>
          <w:p w14:paraId="4BD3E9F3" w14:textId="77777777" w:rsidR="00B2583B" w:rsidRDefault="00000000">
            <w:pPr>
              <w:pStyle w:val="Compact"/>
              <w:jc w:val="right"/>
            </w:pPr>
            <w:r>
              <w:t>2</w:t>
            </w:r>
          </w:p>
        </w:tc>
        <w:tc>
          <w:tcPr>
            <w:tcW w:w="1800" w:type="dxa"/>
          </w:tcPr>
          <w:p w14:paraId="1BC2FF99" w14:textId="77777777" w:rsidR="00B2583B" w:rsidRDefault="00000000">
            <w:pPr>
              <w:pStyle w:val="Compact"/>
              <w:jc w:val="right"/>
            </w:pPr>
            <w:r>
              <w:t>28</w:t>
            </w:r>
          </w:p>
        </w:tc>
        <w:tc>
          <w:tcPr>
            <w:tcW w:w="1320" w:type="dxa"/>
          </w:tcPr>
          <w:p w14:paraId="22D44EC6" w14:textId="77777777" w:rsidR="00B2583B" w:rsidRDefault="00000000">
            <w:pPr>
              <w:pStyle w:val="Compact"/>
              <w:jc w:val="right"/>
            </w:pPr>
            <w:r>
              <w:t>0.35483</w:t>
            </w:r>
          </w:p>
        </w:tc>
        <w:tc>
          <w:tcPr>
            <w:tcW w:w="1500" w:type="dxa"/>
          </w:tcPr>
          <w:p w14:paraId="45DED2A1" w14:textId="77777777" w:rsidR="00B2583B" w:rsidRDefault="00000000">
            <w:pPr>
              <w:pStyle w:val="Compact"/>
              <w:jc w:val="right"/>
            </w:pPr>
            <w:r>
              <w:t>24</w:t>
            </w:r>
          </w:p>
        </w:tc>
        <w:tc>
          <w:tcPr>
            <w:tcW w:w="600" w:type="dxa"/>
          </w:tcPr>
          <w:p w14:paraId="10433605" w14:textId="77777777" w:rsidR="00B2583B" w:rsidRDefault="00000000">
            <w:pPr>
              <w:pStyle w:val="Compact"/>
              <w:jc w:val="right"/>
            </w:pPr>
            <w:r>
              <w:t>500.00</w:t>
            </w:r>
          </w:p>
        </w:tc>
      </w:tr>
      <w:tr w:rsidR="00B2583B" w14:paraId="53F2180D" w14:textId="77777777">
        <w:tc>
          <w:tcPr>
            <w:tcW w:w="1560" w:type="dxa"/>
          </w:tcPr>
          <w:p w14:paraId="1C3A35B6" w14:textId="77777777" w:rsidR="00B2583B" w:rsidRDefault="00000000">
            <w:pPr>
              <w:pStyle w:val="Compact"/>
            </w:pPr>
            <w:r>
              <w:t>Chlamydomonas_euryale</w:t>
            </w:r>
          </w:p>
        </w:tc>
        <w:tc>
          <w:tcPr>
            <w:tcW w:w="1140" w:type="dxa"/>
          </w:tcPr>
          <w:p w14:paraId="002B5AAB" w14:textId="77777777" w:rsidR="00B2583B" w:rsidRDefault="00000000">
            <w:pPr>
              <w:pStyle w:val="Compact"/>
              <w:jc w:val="right"/>
            </w:pPr>
            <w:r>
              <w:t>4</w:t>
            </w:r>
          </w:p>
        </w:tc>
        <w:tc>
          <w:tcPr>
            <w:tcW w:w="1800" w:type="dxa"/>
          </w:tcPr>
          <w:p w14:paraId="1A41F38B" w14:textId="77777777" w:rsidR="00B2583B" w:rsidRDefault="00000000">
            <w:pPr>
              <w:pStyle w:val="Compact"/>
              <w:jc w:val="right"/>
            </w:pPr>
            <w:r>
              <w:t>16</w:t>
            </w:r>
          </w:p>
        </w:tc>
        <w:tc>
          <w:tcPr>
            <w:tcW w:w="1320" w:type="dxa"/>
          </w:tcPr>
          <w:p w14:paraId="6F28CF6C" w14:textId="77777777" w:rsidR="00B2583B" w:rsidRDefault="00000000">
            <w:pPr>
              <w:pStyle w:val="Compact"/>
              <w:jc w:val="right"/>
            </w:pPr>
            <w:r>
              <w:t>0.17211</w:t>
            </w:r>
          </w:p>
        </w:tc>
        <w:tc>
          <w:tcPr>
            <w:tcW w:w="1500" w:type="dxa"/>
          </w:tcPr>
          <w:p w14:paraId="0BAA45B9" w14:textId="77777777" w:rsidR="00B2583B" w:rsidRDefault="00000000">
            <w:pPr>
              <w:pStyle w:val="Compact"/>
              <w:jc w:val="right"/>
            </w:pPr>
            <w:r>
              <w:t>24</w:t>
            </w:r>
          </w:p>
        </w:tc>
        <w:tc>
          <w:tcPr>
            <w:tcW w:w="600" w:type="dxa"/>
          </w:tcPr>
          <w:p w14:paraId="1E418E05" w14:textId="77777777" w:rsidR="00B2583B" w:rsidRDefault="00000000">
            <w:pPr>
              <w:pStyle w:val="Compact"/>
              <w:jc w:val="right"/>
            </w:pPr>
            <w:r>
              <w:t>30.00</w:t>
            </w:r>
          </w:p>
        </w:tc>
      </w:tr>
      <w:tr w:rsidR="00B2583B" w14:paraId="593C0747" w14:textId="77777777">
        <w:tc>
          <w:tcPr>
            <w:tcW w:w="1560" w:type="dxa"/>
          </w:tcPr>
          <w:p w14:paraId="09919A72" w14:textId="77777777" w:rsidR="00B2583B" w:rsidRDefault="00000000">
            <w:pPr>
              <w:pStyle w:val="Compact"/>
            </w:pPr>
            <w:r>
              <w:t>Chlamydomonas_euryale</w:t>
            </w:r>
          </w:p>
        </w:tc>
        <w:tc>
          <w:tcPr>
            <w:tcW w:w="1140" w:type="dxa"/>
          </w:tcPr>
          <w:p w14:paraId="31DEB439" w14:textId="77777777" w:rsidR="00B2583B" w:rsidRDefault="00000000">
            <w:pPr>
              <w:pStyle w:val="Compact"/>
              <w:jc w:val="right"/>
            </w:pPr>
            <w:r>
              <w:t>4</w:t>
            </w:r>
          </w:p>
        </w:tc>
        <w:tc>
          <w:tcPr>
            <w:tcW w:w="1800" w:type="dxa"/>
          </w:tcPr>
          <w:p w14:paraId="47B4BA03" w14:textId="77777777" w:rsidR="00B2583B" w:rsidRDefault="00000000">
            <w:pPr>
              <w:pStyle w:val="Compact"/>
              <w:jc w:val="right"/>
            </w:pPr>
            <w:r>
              <w:t>16</w:t>
            </w:r>
          </w:p>
        </w:tc>
        <w:tc>
          <w:tcPr>
            <w:tcW w:w="1320" w:type="dxa"/>
          </w:tcPr>
          <w:p w14:paraId="7B50CD9E" w14:textId="77777777" w:rsidR="00B2583B" w:rsidRDefault="00000000">
            <w:pPr>
              <w:pStyle w:val="Compact"/>
              <w:jc w:val="right"/>
            </w:pPr>
            <w:r>
              <w:t>0.18028</w:t>
            </w:r>
          </w:p>
        </w:tc>
        <w:tc>
          <w:tcPr>
            <w:tcW w:w="1500" w:type="dxa"/>
          </w:tcPr>
          <w:p w14:paraId="65ED2001" w14:textId="77777777" w:rsidR="00B2583B" w:rsidRDefault="00000000">
            <w:pPr>
              <w:pStyle w:val="Compact"/>
              <w:jc w:val="right"/>
            </w:pPr>
            <w:r>
              <w:t>24</w:t>
            </w:r>
          </w:p>
        </w:tc>
        <w:tc>
          <w:tcPr>
            <w:tcW w:w="600" w:type="dxa"/>
          </w:tcPr>
          <w:p w14:paraId="54F1BF12" w14:textId="77777777" w:rsidR="00B2583B" w:rsidRDefault="00000000">
            <w:pPr>
              <w:pStyle w:val="Compact"/>
              <w:jc w:val="right"/>
            </w:pPr>
            <w:r>
              <w:t>70.00</w:t>
            </w:r>
          </w:p>
        </w:tc>
      </w:tr>
      <w:tr w:rsidR="00B2583B" w14:paraId="6CC239D5" w14:textId="77777777">
        <w:tc>
          <w:tcPr>
            <w:tcW w:w="1560" w:type="dxa"/>
          </w:tcPr>
          <w:p w14:paraId="6EF024A7" w14:textId="77777777" w:rsidR="00B2583B" w:rsidRDefault="00000000">
            <w:pPr>
              <w:pStyle w:val="Compact"/>
            </w:pPr>
            <w:r>
              <w:t>Chlamydomonas_euryale</w:t>
            </w:r>
          </w:p>
        </w:tc>
        <w:tc>
          <w:tcPr>
            <w:tcW w:w="1140" w:type="dxa"/>
          </w:tcPr>
          <w:p w14:paraId="0DBB1029" w14:textId="77777777" w:rsidR="00B2583B" w:rsidRDefault="00000000">
            <w:pPr>
              <w:pStyle w:val="Compact"/>
              <w:jc w:val="right"/>
            </w:pPr>
            <w:r>
              <w:t>4</w:t>
            </w:r>
          </w:p>
        </w:tc>
        <w:tc>
          <w:tcPr>
            <w:tcW w:w="1800" w:type="dxa"/>
          </w:tcPr>
          <w:p w14:paraId="5C67A12D" w14:textId="77777777" w:rsidR="00B2583B" w:rsidRDefault="00000000">
            <w:pPr>
              <w:pStyle w:val="Compact"/>
              <w:jc w:val="right"/>
            </w:pPr>
            <w:r>
              <w:t>16</w:t>
            </w:r>
          </w:p>
        </w:tc>
        <w:tc>
          <w:tcPr>
            <w:tcW w:w="1320" w:type="dxa"/>
          </w:tcPr>
          <w:p w14:paraId="0E9F229A" w14:textId="77777777" w:rsidR="00B2583B" w:rsidRDefault="00000000">
            <w:pPr>
              <w:pStyle w:val="Compact"/>
              <w:jc w:val="right"/>
            </w:pPr>
            <w:r>
              <w:t>0.18390</w:t>
            </w:r>
          </w:p>
        </w:tc>
        <w:tc>
          <w:tcPr>
            <w:tcW w:w="1500" w:type="dxa"/>
          </w:tcPr>
          <w:p w14:paraId="09FF2CF7" w14:textId="77777777" w:rsidR="00B2583B" w:rsidRDefault="00000000">
            <w:pPr>
              <w:pStyle w:val="Compact"/>
              <w:jc w:val="right"/>
            </w:pPr>
            <w:r>
              <w:t>24</w:t>
            </w:r>
          </w:p>
        </w:tc>
        <w:tc>
          <w:tcPr>
            <w:tcW w:w="600" w:type="dxa"/>
          </w:tcPr>
          <w:p w14:paraId="1D6CA9FE" w14:textId="77777777" w:rsidR="00B2583B" w:rsidRDefault="00000000">
            <w:pPr>
              <w:pStyle w:val="Compact"/>
              <w:jc w:val="right"/>
            </w:pPr>
            <w:r>
              <w:t>500.00</w:t>
            </w:r>
          </w:p>
        </w:tc>
      </w:tr>
      <w:tr w:rsidR="00B2583B" w14:paraId="45207502" w14:textId="77777777">
        <w:tc>
          <w:tcPr>
            <w:tcW w:w="1560" w:type="dxa"/>
          </w:tcPr>
          <w:p w14:paraId="723181EF" w14:textId="77777777" w:rsidR="00B2583B" w:rsidRDefault="00000000">
            <w:pPr>
              <w:pStyle w:val="Compact"/>
            </w:pPr>
            <w:r>
              <w:t>Chlamydomonas_euryale</w:t>
            </w:r>
          </w:p>
        </w:tc>
        <w:tc>
          <w:tcPr>
            <w:tcW w:w="1140" w:type="dxa"/>
          </w:tcPr>
          <w:p w14:paraId="70529AD8" w14:textId="77777777" w:rsidR="00B2583B" w:rsidRDefault="00000000">
            <w:pPr>
              <w:pStyle w:val="Compact"/>
              <w:jc w:val="right"/>
            </w:pPr>
            <w:r>
              <w:t>4</w:t>
            </w:r>
          </w:p>
        </w:tc>
        <w:tc>
          <w:tcPr>
            <w:tcW w:w="1800" w:type="dxa"/>
          </w:tcPr>
          <w:p w14:paraId="2C0B3566" w14:textId="77777777" w:rsidR="00B2583B" w:rsidRDefault="00000000">
            <w:pPr>
              <w:pStyle w:val="Compact"/>
              <w:jc w:val="right"/>
            </w:pPr>
            <w:r>
              <w:t>20</w:t>
            </w:r>
          </w:p>
        </w:tc>
        <w:tc>
          <w:tcPr>
            <w:tcW w:w="1320" w:type="dxa"/>
          </w:tcPr>
          <w:p w14:paraId="450C574E" w14:textId="77777777" w:rsidR="00B2583B" w:rsidRDefault="00000000">
            <w:pPr>
              <w:pStyle w:val="Compact"/>
              <w:jc w:val="right"/>
            </w:pPr>
            <w:r>
              <w:t>0.16972</w:t>
            </w:r>
          </w:p>
        </w:tc>
        <w:tc>
          <w:tcPr>
            <w:tcW w:w="1500" w:type="dxa"/>
          </w:tcPr>
          <w:p w14:paraId="057E2F98" w14:textId="77777777" w:rsidR="00B2583B" w:rsidRDefault="00000000">
            <w:pPr>
              <w:pStyle w:val="Compact"/>
              <w:jc w:val="right"/>
            </w:pPr>
            <w:r>
              <w:t>24</w:t>
            </w:r>
          </w:p>
        </w:tc>
        <w:tc>
          <w:tcPr>
            <w:tcW w:w="600" w:type="dxa"/>
          </w:tcPr>
          <w:p w14:paraId="54F48F0B" w14:textId="77777777" w:rsidR="00B2583B" w:rsidRDefault="00000000">
            <w:pPr>
              <w:pStyle w:val="Compact"/>
              <w:jc w:val="right"/>
            </w:pPr>
            <w:r>
              <w:t>30.00</w:t>
            </w:r>
          </w:p>
        </w:tc>
      </w:tr>
      <w:tr w:rsidR="00B2583B" w14:paraId="3AD039BB" w14:textId="77777777">
        <w:tc>
          <w:tcPr>
            <w:tcW w:w="1560" w:type="dxa"/>
          </w:tcPr>
          <w:p w14:paraId="0935A9AB" w14:textId="77777777" w:rsidR="00B2583B" w:rsidRDefault="00000000">
            <w:pPr>
              <w:pStyle w:val="Compact"/>
            </w:pPr>
            <w:r>
              <w:t>Chlamydomonas_euryale</w:t>
            </w:r>
          </w:p>
        </w:tc>
        <w:tc>
          <w:tcPr>
            <w:tcW w:w="1140" w:type="dxa"/>
          </w:tcPr>
          <w:p w14:paraId="6ABAB3B9" w14:textId="77777777" w:rsidR="00B2583B" w:rsidRDefault="00000000">
            <w:pPr>
              <w:pStyle w:val="Compact"/>
              <w:jc w:val="right"/>
            </w:pPr>
            <w:r>
              <w:t>4</w:t>
            </w:r>
          </w:p>
        </w:tc>
        <w:tc>
          <w:tcPr>
            <w:tcW w:w="1800" w:type="dxa"/>
          </w:tcPr>
          <w:p w14:paraId="178DBFAA" w14:textId="77777777" w:rsidR="00B2583B" w:rsidRDefault="00000000">
            <w:pPr>
              <w:pStyle w:val="Compact"/>
              <w:jc w:val="right"/>
            </w:pPr>
            <w:r>
              <w:t>20</w:t>
            </w:r>
          </w:p>
        </w:tc>
        <w:tc>
          <w:tcPr>
            <w:tcW w:w="1320" w:type="dxa"/>
          </w:tcPr>
          <w:p w14:paraId="33FE8F1C" w14:textId="77777777" w:rsidR="00B2583B" w:rsidRDefault="00000000">
            <w:pPr>
              <w:pStyle w:val="Compact"/>
              <w:jc w:val="right"/>
            </w:pPr>
            <w:r>
              <w:t>0.17013</w:t>
            </w:r>
          </w:p>
        </w:tc>
        <w:tc>
          <w:tcPr>
            <w:tcW w:w="1500" w:type="dxa"/>
          </w:tcPr>
          <w:p w14:paraId="47C50169" w14:textId="77777777" w:rsidR="00B2583B" w:rsidRDefault="00000000">
            <w:pPr>
              <w:pStyle w:val="Compact"/>
              <w:jc w:val="right"/>
            </w:pPr>
            <w:r>
              <w:t>24</w:t>
            </w:r>
          </w:p>
        </w:tc>
        <w:tc>
          <w:tcPr>
            <w:tcW w:w="600" w:type="dxa"/>
          </w:tcPr>
          <w:p w14:paraId="6BD3E39F" w14:textId="77777777" w:rsidR="00B2583B" w:rsidRDefault="00000000">
            <w:pPr>
              <w:pStyle w:val="Compact"/>
              <w:jc w:val="right"/>
            </w:pPr>
            <w:r>
              <w:t>70.00</w:t>
            </w:r>
          </w:p>
        </w:tc>
      </w:tr>
      <w:tr w:rsidR="00B2583B" w14:paraId="0CF440CA" w14:textId="77777777">
        <w:tc>
          <w:tcPr>
            <w:tcW w:w="1560" w:type="dxa"/>
          </w:tcPr>
          <w:p w14:paraId="61439538" w14:textId="77777777" w:rsidR="00B2583B" w:rsidRDefault="00000000">
            <w:pPr>
              <w:pStyle w:val="Compact"/>
            </w:pPr>
            <w:r>
              <w:t>Chlamydomonas_euryale</w:t>
            </w:r>
          </w:p>
        </w:tc>
        <w:tc>
          <w:tcPr>
            <w:tcW w:w="1140" w:type="dxa"/>
          </w:tcPr>
          <w:p w14:paraId="78C080D3" w14:textId="77777777" w:rsidR="00B2583B" w:rsidRDefault="00000000">
            <w:pPr>
              <w:pStyle w:val="Compact"/>
              <w:jc w:val="right"/>
            </w:pPr>
            <w:r>
              <w:t>4</w:t>
            </w:r>
          </w:p>
        </w:tc>
        <w:tc>
          <w:tcPr>
            <w:tcW w:w="1800" w:type="dxa"/>
          </w:tcPr>
          <w:p w14:paraId="0C1B05AF" w14:textId="77777777" w:rsidR="00B2583B" w:rsidRDefault="00000000">
            <w:pPr>
              <w:pStyle w:val="Compact"/>
              <w:jc w:val="right"/>
            </w:pPr>
            <w:r>
              <w:t>20</w:t>
            </w:r>
          </w:p>
        </w:tc>
        <w:tc>
          <w:tcPr>
            <w:tcW w:w="1320" w:type="dxa"/>
          </w:tcPr>
          <w:p w14:paraId="03B5B4C3" w14:textId="77777777" w:rsidR="00B2583B" w:rsidRDefault="00000000">
            <w:pPr>
              <w:pStyle w:val="Compact"/>
              <w:jc w:val="right"/>
            </w:pPr>
            <w:r>
              <w:t>0.17835</w:t>
            </w:r>
          </w:p>
        </w:tc>
        <w:tc>
          <w:tcPr>
            <w:tcW w:w="1500" w:type="dxa"/>
          </w:tcPr>
          <w:p w14:paraId="6CE45A6E" w14:textId="77777777" w:rsidR="00B2583B" w:rsidRDefault="00000000">
            <w:pPr>
              <w:pStyle w:val="Compact"/>
              <w:jc w:val="right"/>
            </w:pPr>
            <w:r>
              <w:t>24</w:t>
            </w:r>
          </w:p>
        </w:tc>
        <w:tc>
          <w:tcPr>
            <w:tcW w:w="600" w:type="dxa"/>
          </w:tcPr>
          <w:p w14:paraId="0F6E13A4" w14:textId="77777777" w:rsidR="00B2583B" w:rsidRDefault="00000000">
            <w:pPr>
              <w:pStyle w:val="Compact"/>
              <w:jc w:val="right"/>
            </w:pPr>
            <w:r>
              <w:t>500.00</w:t>
            </w:r>
          </w:p>
        </w:tc>
      </w:tr>
      <w:tr w:rsidR="00B2583B" w14:paraId="567D2554" w14:textId="77777777">
        <w:tc>
          <w:tcPr>
            <w:tcW w:w="1560" w:type="dxa"/>
          </w:tcPr>
          <w:p w14:paraId="1166406E" w14:textId="77777777" w:rsidR="00B2583B" w:rsidRDefault="00000000">
            <w:pPr>
              <w:pStyle w:val="Compact"/>
            </w:pPr>
            <w:r>
              <w:t>Chlamydomonas_euryale</w:t>
            </w:r>
          </w:p>
        </w:tc>
        <w:tc>
          <w:tcPr>
            <w:tcW w:w="1140" w:type="dxa"/>
          </w:tcPr>
          <w:p w14:paraId="1AC27489" w14:textId="77777777" w:rsidR="00B2583B" w:rsidRDefault="00000000">
            <w:pPr>
              <w:pStyle w:val="Compact"/>
              <w:jc w:val="right"/>
            </w:pPr>
            <w:r>
              <w:t>4</w:t>
            </w:r>
          </w:p>
        </w:tc>
        <w:tc>
          <w:tcPr>
            <w:tcW w:w="1800" w:type="dxa"/>
          </w:tcPr>
          <w:p w14:paraId="30FD6491" w14:textId="77777777" w:rsidR="00B2583B" w:rsidRDefault="00000000">
            <w:pPr>
              <w:pStyle w:val="Compact"/>
              <w:jc w:val="right"/>
            </w:pPr>
            <w:r>
              <w:t>24</w:t>
            </w:r>
          </w:p>
        </w:tc>
        <w:tc>
          <w:tcPr>
            <w:tcW w:w="1320" w:type="dxa"/>
          </w:tcPr>
          <w:p w14:paraId="0407DC61" w14:textId="77777777" w:rsidR="00B2583B" w:rsidRDefault="00000000">
            <w:pPr>
              <w:pStyle w:val="Compact"/>
              <w:jc w:val="right"/>
            </w:pPr>
            <w:r>
              <w:t>0.17743</w:t>
            </w:r>
          </w:p>
        </w:tc>
        <w:tc>
          <w:tcPr>
            <w:tcW w:w="1500" w:type="dxa"/>
          </w:tcPr>
          <w:p w14:paraId="3C9E3694" w14:textId="77777777" w:rsidR="00B2583B" w:rsidRDefault="00000000">
            <w:pPr>
              <w:pStyle w:val="Compact"/>
              <w:jc w:val="right"/>
            </w:pPr>
            <w:r>
              <w:t>24</w:t>
            </w:r>
          </w:p>
        </w:tc>
        <w:tc>
          <w:tcPr>
            <w:tcW w:w="600" w:type="dxa"/>
          </w:tcPr>
          <w:p w14:paraId="1CA08E3B" w14:textId="77777777" w:rsidR="00B2583B" w:rsidRDefault="00000000">
            <w:pPr>
              <w:pStyle w:val="Compact"/>
              <w:jc w:val="right"/>
            </w:pPr>
            <w:r>
              <w:t>30.00</w:t>
            </w:r>
          </w:p>
        </w:tc>
      </w:tr>
      <w:tr w:rsidR="00B2583B" w14:paraId="2178A1FC" w14:textId="77777777">
        <w:tc>
          <w:tcPr>
            <w:tcW w:w="1560" w:type="dxa"/>
          </w:tcPr>
          <w:p w14:paraId="1A0DF4B0" w14:textId="77777777" w:rsidR="00B2583B" w:rsidRDefault="00000000">
            <w:pPr>
              <w:pStyle w:val="Compact"/>
            </w:pPr>
            <w:r>
              <w:t>Chlamydomonas_euryale</w:t>
            </w:r>
          </w:p>
        </w:tc>
        <w:tc>
          <w:tcPr>
            <w:tcW w:w="1140" w:type="dxa"/>
          </w:tcPr>
          <w:p w14:paraId="2470D05E" w14:textId="77777777" w:rsidR="00B2583B" w:rsidRDefault="00000000">
            <w:pPr>
              <w:pStyle w:val="Compact"/>
              <w:jc w:val="right"/>
            </w:pPr>
            <w:r>
              <w:t>4</w:t>
            </w:r>
          </w:p>
        </w:tc>
        <w:tc>
          <w:tcPr>
            <w:tcW w:w="1800" w:type="dxa"/>
          </w:tcPr>
          <w:p w14:paraId="16F6641E" w14:textId="77777777" w:rsidR="00B2583B" w:rsidRDefault="00000000">
            <w:pPr>
              <w:pStyle w:val="Compact"/>
              <w:jc w:val="right"/>
            </w:pPr>
            <w:r>
              <w:t>24</w:t>
            </w:r>
          </w:p>
        </w:tc>
        <w:tc>
          <w:tcPr>
            <w:tcW w:w="1320" w:type="dxa"/>
          </w:tcPr>
          <w:p w14:paraId="056B8EB2" w14:textId="77777777" w:rsidR="00B2583B" w:rsidRDefault="00000000">
            <w:pPr>
              <w:pStyle w:val="Compact"/>
              <w:jc w:val="right"/>
            </w:pPr>
            <w:r>
              <w:t>0.17970</w:t>
            </w:r>
          </w:p>
        </w:tc>
        <w:tc>
          <w:tcPr>
            <w:tcW w:w="1500" w:type="dxa"/>
          </w:tcPr>
          <w:p w14:paraId="0A4DF432" w14:textId="77777777" w:rsidR="00B2583B" w:rsidRDefault="00000000">
            <w:pPr>
              <w:pStyle w:val="Compact"/>
              <w:jc w:val="right"/>
            </w:pPr>
            <w:r>
              <w:t>24</w:t>
            </w:r>
          </w:p>
        </w:tc>
        <w:tc>
          <w:tcPr>
            <w:tcW w:w="600" w:type="dxa"/>
          </w:tcPr>
          <w:p w14:paraId="6B9DD81C" w14:textId="77777777" w:rsidR="00B2583B" w:rsidRDefault="00000000">
            <w:pPr>
              <w:pStyle w:val="Compact"/>
              <w:jc w:val="right"/>
            </w:pPr>
            <w:r>
              <w:t>70.00</w:t>
            </w:r>
          </w:p>
        </w:tc>
      </w:tr>
      <w:tr w:rsidR="00B2583B" w14:paraId="0CEF3054" w14:textId="77777777">
        <w:tc>
          <w:tcPr>
            <w:tcW w:w="1560" w:type="dxa"/>
          </w:tcPr>
          <w:p w14:paraId="2BEB051C" w14:textId="77777777" w:rsidR="00B2583B" w:rsidRDefault="00000000">
            <w:pPr>
              <w:pStyle w:val="Compact"/>
            </w:pPr>
            <w:r>
              <w:t>Chlamydomonas_euryale</w:t>
            </w:r>
          </w:p>
        </w:tc>
        <w:tc>
          <w:tcPr>
            <w:tcW w:w="1140" w:type="dxa"/>
          </w:tcPr>
          <w:p w14:paraId="722FBE5D" w14:textId="77777777" w:rsidR="00B2583B" w:rsidRDefault="00000000">
            <w:pPr>
              <w:pStyle w:val="Compact"/>
              <w:jc w:val="right"/>
            </w:pPr>
            <w:r>
              <w:t>4</w:t>
            </w:r>
          </w:p>
        </w:tc>
        <w:tc>
          <w:tcPr>
            <w:tcW w:w="1800" w:type="dxa"/>
          </w:tcPr>
          <w:p w14:paraId="2CA6E2A8" w14:textId="77777777" w:rsidR="00B2583B" w:rsidRDefault="00000000">
            <w:pPr>
              <w:pStyle w:val="Compact"/>
              <w:jc w:val="right"/>
            </w:pPr>
            <w:r>
              <w:t>24</w:t>
            </w:r>
          </w:p>
        </w:tc>
        <w:tc>
          <w:tcPr>
            <w:tcW w:w="1320" w:type="dxa"/>
          </w:tcPr>
          <w:p w14:paraId="19521E07" w14:textId="77777777" w:rsidR="00B2583B" w:rsidRDefault="00000000">
            <w:pPr>
              <w:pStyle w:val="Compact"/>
              <w:jc w:val="right"/>
            </w:pPr>
            <w:r>
              <w:t>0.18311</w:t>
            </w:r>
          </w:p>
        </w:tc>
        <w:tc>
          <w:tcPr>
            <w:tcW w:w="1500" w:type="dxa"/>
          </w:tcPr>
          <w:p w14:paraId="7E56A198" w14:textId="77777777" w:rsidR="00B2583B" w:rsidRDefault="00000000">
            <w:pPr>
              <w:pStyle w:val="Compact"/>
              <w:jc w:val="right"/>
            </w:pPr>
            <w:r>
              <w:t>24</w:t>
            </w:r>
          </w:p>
        </w:tc>
        <w:tc>
          <w:tcPr>
            <w:tcW w:w="600" w:type="dxa"/>
          </w:tcPr>
          <w:p w14:paraId="5C82471E" w14:textId="77777777" w:rsidR="00B2583B" w:rsidRDefault="00000000">
            <w:pPr>
              <w:pStyle w:val="Compact"/>
              <w:jc w:val="right"/>
            </w:pPr>
            <w:r>
              <w:t>500.00</w:t>
            </w:r>
          </w:p>
        </w:tc>
      </w:tr>
      <w:tr w:rsidR="00B2583B" w14:paraId="1B5EE9FE" w14:textId="77777777">
        <w:tc>
          <w:tcPr>
            <w:tcW w:w="1560" w:type="dxa"/>
          </w:tcPr>
          <w:p w14:paraId="4F1DC59B" w14:textId="77777777" w:rsidR="00B2583B" w:rsidRDefault="00000000">
            <w:pPr>
              <w:pStyle w:val="Compact"/>
            </w:pPr>
            <w:r>
              <w:t>Chlamydomonas_euryale</w:t>
            </w:r>
          </w:p>
        </w:tc>
        <w:tc>
          <w:tcPr>
            <w:tcW w:w="1140" w:type="dxa"/>
          </w:tcPr>
          <w:p w14:paraId="4432A2E6" w14:textId="77777777" w:rsidR="00B2583B" w:rsidRDefault="00000000">
            <w:pPr>
              <w:pStyle w:val="Compact"/>
              <w:jc w:val="right"/>
            </w:pPr>
            <w:r>
              <w:t>4</w:t>
            </w:r>
          </w:p>
        </w:tc>
        <w:tc>
          <w:tcPr>
            <w:tcW w:w="1800" w:type="dxa"/>
          </w:tcPr>
          <w:p w14:paraId="65A0385B" w14:textId="77777777" w:rsidR="00B2583B" w:rsidRDefault="00000000">
            <w:pPr>
              <w:pStyle w:val="Compact"/>
              <w:jc w:val="right"/>
            </w:pPr>
            <w:r>
              <w:t>28</w:t>
            </w:r>
          </w:p>
        </w:tc>
        <w:tc>
          <w:tcPr>
            <w:tcW w:w="1320" w:type="dxa"/>
          </w:tcPr>
          <w:p w14:paraId="4E9EDCFD" w14:textId="77777777" w:rsidR="00B2583B" w:rsidRDefault="00000000">
            <w:pPr>
              <w:pStyle w:val="Compact"/>
              <w:jc w:val="right"/>
            </w:pPr>
            <w:r>
              <w:t>0.17541</w:t>
            </w:r>
          </w:p>
        </w:tc>
        <w:tc>
          <w:tcPr>
            <w:tcW w:w="1500" w:type="dxa"/>
          </w:tcPr>
          <w:p w14:paraId="3F90BF42" w14:textId="77777777" w:rsidR="00B2583B" w:rsidRDefault="00000000">
            <w:pPr>
              <w:pStyle w:val="Compact"/>
              <w:jc w:val="right"/>
            </w:pPr>
            <w:r>
              <w:t>24</w:t>
            </w:r>
          </w:p>
        </w:tc>
        <w:tc>
          <w:tcPr>
            <w:tcW w:w="600" w:type="dxa"/>
          </w:tcPr>
          <w:p w14:paraId="2F062FA7" w14:textId="77777777" w:rsidR="00B2583B" w:rsidRDefault="00000000">
            <w:pPr>
              <w:pStyle w:val="Compact"/>
              <w:jc w:val="right"/>
            </w:pPr>
            <w:r>
              <w:t>70.00</w:t>
            </w:r>
          </w:p>
        </w:tc>
      </w:tr>
      <w:tr w:rsidR="00B2583B" w14:paraId="3F64CC0A" w14:textId="77777777">
        <w:tc>
          <w:tcPr>
            <w:tcW w:w="1560" w:type="dxa"/>
          </w:tcPr>
          <w:p w14:paraId="23438453" w14:textId="77777777" w:rsidR="00B2583B" w:rsidRDefault="00000000">
            <w:pPr>
              <w:pStyle w:val="Compact"/>
            </w:pPr>
            <w:r>
              <w:t>Chlamydomonas_euryale</w:t>
            </w:r>
          </w:p>
        </w:tc>
        <w:tc>
          <w:tcPr>
            <w:tcW w:w="1140" w:type="dxa"/>
          </w:tcPr>
          <w:p w14:paraId="70382FD4" w14:textId="77777777" w:rsidR="00B2583B" w:rsidRDefault="00000000">
            <w:pPr>
              <w:pStyle w:val="Compact"/>
              <w:jc w:val="right"/>
            </w:pPr>
            <w:r>
              <w:t>4</w:t>
            </w:r>
          </w:p>
        </w:tc>
        <w:tc>
          <w:tcPr>
            <w:tcW w:w="1800" w:type="dxa"/>
          </w:tcPr>
          <w:p w14:paraId="368FC364" w14:textId="77777777" w:rsidR="00B2583B" w:rsidRDefault="00000000">
            <w:pPr>
              <w:pStyle w:val="Compact"/>
              <w:jc w:val="right"/>
            </w:pPr>
            <w:r>
              <w:t>28</w:t>
            </w:r>
          </w:p>
        </w:tc>
        <w:tc>
          <w:tcPr>
            <w:tcW w:w="1320" w:type="dxa"/>
          </w:tcPr>
          <w:p w14:paraId="4447920B" w14:textId="77777777" w:rsidR="00B2583B" w:rsidRDefault="00000000">
            <w:pPr>
              <w:pStyle w:val="Compact"/>
              <w:jc w:val="right"/>
            </w:pPr>
            <w:r>
              <w:t>0.17756</w:t>
            </w:r>
          </w:p>
        </w:tc>
        <w:tc>
          <w:tcPr>
            <w:tcW w:w="1500" w:type="dxa"/>
          </w:tcPr>
          <w:p w14:paraId="08BA8B1D" w14:textId="77777777" w:rsidR="00B2583B" w:rsidRDefault="00000000">
            <w:pPr>
              <w:pStyle w:val="Compact"/>
              <w:jc w:val="right"/>
            </w:pPr>
            <w:r>
              <w:t>24</w:t>
            </w:r>
          </w:p>
        </w:tc>
        <w:tc>
          <w:tcPr>
            <w:tcW w:w="600" w:type="dxa"/>
          </w:tcPr>
          <w:p w14:paraId="77778636" w14:textId="77777777" w:rsidR="00B2583B" w:rsidRDefault="00000000">
            <w:pPr>
              <w:pStyle w:val="Compact"/>
              <w:jc w:val="right"/>
            </w:pPr>
            <w:r>
              <w:t>500.00</w:t>
            </w:r>
          </w:p>
        </w:tc>
      </w:tr>
      <w:tr w:rsidR="00B2583B" w14:paraId="00CB16C4" w14:textId="77777777">
        <w:tc>
          <w:tcPr>
            <w:tcW w:w="1560" w:type="dxa"/>
          </w:tcPr>
          <w:p w14:paraId="18F47061" w14:textId="77777777" w:rsidR="00B2583B" w:rsidRDefault="00000000">
            <w:pPr>
              <w:pStyle w:val="Compact"/>
            </w:pPr>
            <w:r>
              <w:t>Chlamydomonas_euryale</w:t>
            </w:r>
          </w:p>
        </w:tc>
        <w:tc>
          <w:tcPr>
            <w:tcW w:w="1140" w:type="dxa"/>
          </w:tcPr>
          <w:p w14:paraId="7487FD6C" w14:textId="77777777" w:rsidR="00B2583B" w:rsidRDefault="00000000">
            <w:pPr>
              <w:pStyle w:val="Compact"/>
              <w:jc w:val="right"/>
            </w:pPr>
            <w:r>
              <w:t>8</w:t>
            </w:r>
          </w:p>
        </w:tc>
        <w:tc>
          <w:tcPr>
            <w:tcW w:w="1800" w:type="dxa"/>
          </w:tcPr>
          <w:p w14:paraId="2011FD51" w14:textId="77777777" w:rsidR="00B2583B" w:rsidRDefault="00000000">
            <w:pPr>
              <w:pStyle w:val="Compact"/>
              <w:jc w:val="right"/>
            </w:pPr>
            <w:r>
              <w:t>16</w:t>
            </w:r>
          </w:p>
        </w:tc>
        <w:tc>
          <w:tcPr>
            <w:tcW w:w="1320" w:type="dxa"/>
          </w:tcPr>
          <w:p w14:paraId="6D2FC13F" w14:textId="77777777" w:rsidR="00B2583B" w:rsidRDefault="00000000">
            <w:pPr>
              <w:pStyle w:val="Compact"/>
              <w:jc w:val="right"/>
            </w:pPr>
            <w:r>
              <w:t>0.08293</w:t>
            </w:r>
          </w:p>
        </w:tc>
        <w:tc>
          <w:tcPr>
            <w:tcW w:w="1500" w:type="dxa"/>
          </w:tcPr>
          <w:p w14:paraId="5C159043" w14:textId="77777777" w:rsidR="00B2583B" w:rsidRDefault="00000000">
            <w:pPr>
              <w:pStyle w:val="Compact"/>
              <w:jc w:val="right"/>
            </w:pPr>
            <w:r>
              <w:t>24</w:t>
            </w:r>
          </w:p>
        </w:tc>
        <w:tc>
          <w:tcPr>
            <w:tcW w:w="600" w:type="dxa"/>
          </w:tcPr>
          <w:p w14:paraId="424C3647" w14:textId="77777777" w:rsidR="00B2583B" w:rsidRDefault="00000000">
            <w:pPr>
              <w:pStyle w:val="Compact"/>
              <w:jc w:val="right"/>
            </w:pPr>
            <w:r>
              <w:t>30.00</w:t>
            </w:r>
          </w:p>
        </w:tc>
      </w:tr>
      <w:tr w:rsidR="00B2583B" w14:paraId="45981AC5" w14:textId="77777777">
        <w:tc>
          <w:tcPr>
            <w:tcW w:w="1560" w:type="dxa"/>
          </w:tcPr>
          <w:p w14:paraId="0A350FEF" w14:textId="77777777" w:rsidR="00B2583B" w:rsidRDefault="00000000">
            <w:pPr>
              <w:pStyle w:val="Compact"/>
            </w:pPr>
            <w:r>
              <w:t>Chlamydomonas_euryale</w:t>
            </w:r>
          </w:p>
        </w:tc>
        <w:tc>
          <w:tcPr>
            <w:tcW w:w="1140" w:type="dxa"/>
          </w:tcPr>
          <w:p w14:paraId="30B0F62E" w14:textId="77777777" w:rsidR="00B2583B" w:rsidRDefault="00000000">
            <w:pPr>
              <w:pStyle w:val="Compact"/>
              <w:jc w:val="right"/>
            </w:pPr>
            <w:r>
              <w:t>8</w:t>
            </w:r>
          </w:p>
        </w:tc>
        <w:tc>
          <w:tcPr>
            <w:tcW w:w="1800" w:type="dxa"/>
          </w:tcPr>
          <w:p w14:paraId="0FE10417" w14:textId="77777777" w:rsidR="00B2583B" w:rsidRDefault="00000000">
            <w:pPr>
              <w:pStyle w:val="Compact"/>
              <w:jc w:val="right"/>
            </w:pPr>
            <w:r>
              <w:t>16</w:t>
            </w:r>
          </w:p>
        </w:tc>
        <w:tc>
          <w:tcPr>
            <w:tcW w:w="1320" w:type="dxa"/>
          </w:tcPr>
          <w:p w14:paraId="4666991F" w14:textId="77777777" w:rsidR="00B2583B" w:rsidRDefault="00000000">
            <w:pPr>
              <w:pStyle w:val="Compact"/>
              <w:jc w:val="right"/>
            </w:pPr>
            <w:r>
              <w:t>0.08883</w:t>
            </w:r>
          </w:p>
        </w:tc>
        <w:tc>
          <w:tcPr>
            <w:tcW w:w="1500" w:type="dxa"/>
          </w:tcPr>
          <w:p w14:paraId="690D0347" w14:textId="77777777" w:rsidR="00B2583B" w:rsidRDefault="00000000">
            <w:pPr>
              <w:pStyle w:val="Compact"/>
              <w:jc w:val="right"/>
            </w:pPr>
            <w:r>
              <w:t>24</w:t>
            </w:r>
          </w:p>
        </w:tc>
        <w:tc>
          <w:tcPr>
            <w:tcW w:w="600" w:type="dxa"/>
          </w:tcPr>
          <w:p w14:paraId="3343A830" w14:textId="77777777" w:rsidR="00B2583B" w:rsidRDefault="00000000">
            <w:pPr>
              <w:pStyle w:val="Compact"/>
              <w:jc w:val="right"/>
            </w:pPr>
            <w:r>
              <w:t>70.00</w:t>
            </w:r>
          </w:p>
        </w:tc>
      </w:tr>
      <w:tr w:rsidR="00B2583B" w14:paraId="5C0F8734" w14:textId="77777777">
        <w:tc>
          <w:tcPr>
            <w:tcW w:w="1560" w:type="dxa"/>
          </w:tcPr>
          <w:p w14:paraId="7747CF87" w14:textId="77777777" w:rsidR="00B2583B" w:rsidRDefault="00000000">
            <w:pPr>
              <w:pStyle w:val="Compact"/>
            </w:pPr>
            <w:r>
              <w:t>Chlamydomonas_euryale</w:t>
            </w:r>
          </w:p>
        </w:tc>
        <w:tc>
          <w:tcPr>
            <w:tcW w:w="1140" w:type="dxa"/>
          </w:tcPr>
          <w:p w14:paraId="18F177B0" w14:textId="77777777" w:rsidR="00B2583B" w:rsidRDefault="00000000">
            <w:pPr>
              <w:pStyle w:val="Compact"/>
              <w:jc w:val="right"/>
            </w:pPr>
            <w:r>
              <w:t>8</w:t>
            </w:r>
          </w:p>
        </w:tc>
        <w:tc>
          <w:tcPr>
            <w:tcW w:w="1800" w:type="dxa"/>
          </w:tcPr>
          <w:p w14:paraId="02896858" w14:textId="77777777" w:rsidR="00B2583B" w:rsidRDefault="00000000">
            <w:pPr>
              <w:pStyle w:val="Compact"/>
              <w:jc w:val="right"/>
            </w:pPr>
            <w:r>
              <w:t>16</w:t>
            </w:r>
          </w:p>
        </w:tc>
        <w:tc>
          <w:tcPr>
            <w:tcW w:w="1320" w:type="dxa"/>
          </w:tcPr>
          <w:p w14:paraId="6C749D6E" w14:textId="77777777" w:rsidR="00B2583B" w:rsidRDefault="00000000">
            <w:pPr>
              <w:pStyle w:val="Compact"/>
              <w:jc w:val="right"/>
            </w:pPr>
            <w:r>
              <w:t>0.09005</w:t>
            </w:r>
          </w:p>
        </w:tc>
        <w:tc>
          <w:tcPr>
            <w:tcW w:w="1500" w:type="dxa"/>
          </w:tcPr>
          <w:p w14:paraId="50C87E45" w14:textId="77777777" w:rsidR="00B2583B" w:rsidRDefault="00000000">
            <w:pPr>
              <w:pStyle w:val="Compact"/>
              <w:jc w:val="right"/>
            </w:pPr>
            <w:r>
              <w:t>24</w:t>
            </w:r>
          </w:p>
        </w:tc>
        <w:tc>
          <w:tcPr>
            <w:tcW w:w="600" w:type="dxa"/>
          </w:tcPr>
          <w:p w14:paraId="36A110D5" w14:textId="77777777" w:rsidR="00B2583B" w:rsidRDefault="00000000">
            <w:pPr>
              <w:pStyle w:val="Compact"/>
              <w:jc w:val="right"/>
            </w:pPr>
            <w:r>
              <w:t>500.00</w:t>
            </w:r>
          </w:p>
        </w:tc>
      </w:tr>
      <w:tr w:rsidR="00B2583B" w14:paraId="791CB294" w14:textId="77777777">
        <w:tc>
          <w:tcPr>
            <w:tcW w:w="1560" w:type="dxa"/>
          </w:tcPr>
          <w:p w14:paraId="5AC2CF33" w14:textId="77777777" w:rsidR="00B2583B" w:rsidRDefault="00000000">
            <w:pPr>
              <w:pStyle w:val="Compact"/>
            </w:pPr>
            <w:r>
              <w:lastRenderedPageBreak/>
              <w:t>Chlamydomonas_euryale</w:t>
            </w:r>
          </w:p>
        </w:tc>
        <w:tc>
          <w:tcPr>
            <w:tcW w:w="1140" w:type="dxa"/>
          </w:tcPr>
          <w:p w14:paraId="7E93B449" w14:textId="77777777" w:rsidR="00B2583B" w:rsidRDefault="00000000">
            <w:pPr>
              <w:pStyle w:val="Compact"/>
              <w:jc w:val="right"/>
            </w:pPr>
            <w:r>
              <w:t>8</w:t>
            </w:r>
          </w:p>
        </w:tc>
        <w:tc>
          <w:tcPr>
            <w:tcW w:w="1800" w:type="dxa"/>
          </w:tcPr>
          <w:p w14:paraId="03784FC8" w14:textId="77777777" w:rsidR="00B2583B" w:rsidRDefault="00000000">
            <w:pPr>
              <w:pStyle w:val="Compact"/>
              <w:jc w:val="right"/>
            </w:pPr>
            <w:r>
              <w:t>20</w:t>
            </w:r>
          </w:p>
        </w:tc>
        <w:tc>
          <w:tcPr>
            <w:tcW w:w="1320" w:type="dxa"/>
          </w:tcPr>
          <w:p w14:paraId="3999577D" w14:textId="77777777" w:rsidR="00B2583B" w:rsidRDefault="00000000">
            <w:pPr>
              <w:pStyle w:val="Compact"/>
              <w:jc w:val="right"/>
            </w:pPr>
            <w:r>
              <w:t>0.08460</w:t>
            </w:r>
          </w:p>
        </w:tc>
        <w:tc>
          <w:tcPr>
            <w:tcW w:w="1500" w:type="dxa"/>
          </w:tcPr>
          <w:p w14:paraId="4ABE3A37" w14:textId="77777777" w:rsidR="00B2583B" w:rsidRDefault="00000000">
            <w:pPr>
              <w:pStyle w:val="Compact"/>
              <w:jc w:val="right"/>
            </w:pPr>
            <w:r>
              <w:t>24</w:t>
            </w:r>
          </w:p>
        </w:tc>
        <w:tc>
          <w:tcPr>
            <w:tcW w:w="600" w:type="dxa"/>
          </w:tcPr>
          <w:p w14:paraId="7ECC27B8" w14:textId="77777777" w:rsidR="00B2583B" w:rsidRDefault="00000000">
            <w:pPr>
              <w:pStyle w:val="Compact"/>
              <w:jc w:val="right"/>
            </w:pPr>
            <w:r>
              <w:t>70.00</w:t>
            </w:r>
          </w:p>
        </w:tc>
      </w:tr>
      <w:tr w:rsidR="00B2583B" w14:paraId="7C22E25E" w14:textId="77777777">
        <w:tc>
          <w:tcPr>
            <w:tcW w:w="1560" w:type="dxa"/>
          </w:tcPr>
          <w:p w14:paraId="5CFBD7F7" w14:textId="77777777" w:rsidR="00B2583B" w:rsidRDefault="00000000">
            <w:pPr>
              <w:pStyle w:val="Compact"/>
            </w:pPr>
            <w:r>
              <w:t>Chlamydomonas_euryale</w:t>
            </w:r>
          </w:p>
        </w:tc>
        <w:tc>
          <w:tcPr>
            <w:tcW w:w="1140" w:type="dxa"/>
          </w:tcPr>
          <w:p w14:paraId="449916D7" w14:textId="77777777" w:rsidR="00B2583B" w:rsidRDefault="00000000">
            <w:pPr>
              <w:pStyle w:val="Compact"/>
              <w:jc w:val="right"/>
            </w:pPr>
            <w:r>
              <w:t>8</w:t>
            </w:r>
          </w:p>
        </w:tc>
        <w:tc>
          <w:tcPr>
            <w:tcW w:w="1800" w:type="dxa"/>
          </w:tcPr>
          <w:p w14:paraId="400E1677" w14:textId="77777777" w:rsidR="00B2583B" w:rsidRDefault="00000000">
            <w:pPr>
              <w:pStyle w:val="Compact"/>
              <w:jc w:val="right"/>
            </w:pPr>
            <w:r>
              <w:t>20</w:t>
            </w:r>
          </w:p>
        </w:tc>
        <w:tc>
          <w:tcPr>
            <w:tcW w:w="1320" w:type="dxa"/>
          </w:tcPr>
          <w:p w14:paraId="77809D55" w14:textId="77777777" w:rsidR="00B2583B" w:rsidRDefault="00000000">
            <w:pPr>
              <w:pStyle w:val="Compact"/>
              <w:jc w:val="right"/>
            </w:pPr>
            <w:r>
              <w:t>0.08532</w:t>
            </w:r>
          </w:p>
        </w:tc>
        <w:tc>
          <w:tcPr>
            <w:tcW w:w="1500" w:type="dxa"/>
          </w:tcPr>
          <w:p w14:paraId="1C20B85F" w14:textId="77777777" w:rsidR="00B2583B" w:rsidRDefault="00000000">
            <w:pPr>
              <w:pStyle w:val="Compact"/>
              <w:jc w:val="right"/>
            </w:pPr>
            <w:r>
              <w:t>24</w:t>
            </w:r>
          </w:p>
        </w:tc>
        <w:tc>
          <w:tcPr>
            <w:tcW w:w="600" w:type="dxa"/>
          </w:tcPr>
          <w:p w14:paraId="2E4DDCF8" w14:textId="77777777" w:rsidR="00B2583B" w:rsidRDefault="00000000">
            <w:pPr>
              <w:pStyle w:val="Compact"/>
              <w:jc w:val="right"/>
            </w:pPr>
            <w:r>
              <w:t>30.00</w:t>
            </w:r>
          </w:p>
        </w:tc>
      </w:tr>
      <w:tr w:rsidR="00B2583B" w14:paraId="45A99CD6" w14:textId="77777777">
        <w:tc>
          <w:tcPr>
            <w:tcW w:w="1560" w:type="dxa"/>
          </w:tcPr>
          <w:p w14:paraId="61532CE7" w14:textId="77777777" w:rsidR="00B2583B" w:rsidRDefault="00000000">
            <w:pPr>
              <w:pStyle w:val="Compact"/>
            </w:pPr>
            <w:r>
              <w:t>Chlamydomonas_euryale</w:t>
            </w:r>
          </w:p>
        </w:tc>
        <w:tc>
          <w:tcPr>
            <w:tcW w:w="1140" w:type="dxa"/>
          </w:tcPr>
          <w:p w14:paraId="4EEE8464" w14:textId="77777777" w:rsidR="00B2583B" w:rsidRDefault="00000000">
            <w:pPr>
              <w:pStyle w:val="Compact"/>
              <w:jc w:val="right"/>
            </w:pPr>
            <w:r>
              <w:t>8</w:t>
            </w:r>
          </w:p>
        </w:tc>
        <w:tc>
          <w:tcPr>
            <w:tcW w:w="1800" w:type="dxa"/>
          </w:tcPr>
          <w:p w14:paraId="2F59CE70" w14:textId="77777777" w:rsidR="00B2583B" w:rsidRDefault="00000000">
            <w:pPr>
              <w:pStyle w:val="Compact"/>
              <w:jc w:val="right"/>
            </w:pPr>
            <w:r>
              <w:t>20</w:t>
            </w:r>
          </w:p>
        </w:tc>
        <w:tc>
          <w:tcPr>
            <w:tcW w:w="1320" w:type="dxa"/>
          </w:tcPr>
          <w:p w14:paraId="23517DEC" w14:textId="77777777" w:rsidR="00B2583B" w:rsidRDefault="00000000">
            <w:pPr>
              <w:pStyle w:val="Compact"/>
              <w:jc w:val="right"/>
            </w:pPr>
            <w:r>
              <w:t>0.08600</w:t>
            </w:r>
          </w:p>
        </w:tc>
        <w:tc>
          <w:tcPr>
            <w:tcW w:w="1500" w:type="dxa"/>
          </w:tcPr>
          <w:p w14:paraId="08589B68" w14:textId="77777777" w:rsidR="00B2583B" w:rsidRDefault="00000000">
            <w:pPr>
              <w:pStyle w:val="Compact"/>
              <w:jc w:val="right"/>
            </w:pPr>
            <w:r>
              <w:t>24</w:t>
            </w:r>
          </w:p>
        </w:tc>
        <w:tc>
          <w:tcPr>
            <w:tcW w:w="600" w:type="dxa"/>
          </w:tcPr>
          <w:p w14:paraId="4A4EA1FF" w14:textId="77777777" w:rsidR="00B2583B" w:rsidRDefault="00000000">
            <w:pPr>
              <w:pStyle w:val="Compact"/>
              <w:jc w:val="right"/>
            </w:pPr>
            <w:r>
              <w:t>500.00</w:t>
            </w:r>
          </w:p>
        </w:tc>
      </w:tr>
      <w:tr w:rsidR="00B2583B" w14:paraId="495B37ED" w14:textId="77777777">
        <w:tc>
          <w:tcPr>
            <w:tcW w:w="1560" w:type="dxa"/>
          </w:tcPr>
          <w:p w14:paraId="16F2987C" w14:textId="77777777" w:rsidR="00B2583B" w:rsidRDefault="00000000">
            <w:pPr>
              <w:pStyle w:val="Compact"/>
            </w:pPr>
            <w:r>
              <w:t>Chlamydomonas_euryale</w:t>
            </w:r>
          </w:p>
        </w:tc>
        <w:tc>
          <w:tcPr>
            <w:tcW w:w="1140" w:type="dxa"/>
          </w:tcPr>
          <w:p w14:paraId="73D07F3F" w14:textId="77777777" w:rsidR="00B2583B" w:rsidRDefault="00000000">
            <w:pPr>
              <w:pStyle w:val="Compact"/>
              <w:jc w:val="right"/>
            </w:pPr>
            <w:r>
              <w:t>8</w:t>
            </w:r>
          </w:p>
        </w:tc>
        <w:tc>
          <w:tcPr>
            <w:tcW w:w="1800" w:type="dxa"/>
          </w:tcPr>
          <w:p w14:paraId="20AE888D" w14:textId="77777777" w:rsidR="00B2583B" w:rsidRDefault="00000000">
            <w:pPr>
              <w:pStyle w:val="Compact"/>
              <w:jc w:val="right"/>
            </w:pPr>
            <w:r>
              <w:t>24</w:t>
            </w:r>
          </w:p>
        </w:tc>
        <w:tc>
          <w:tcPr>
            <w:tcW w:w="1320" w:type="dxa"/>
          </w:tcPr>
          <w:p w14:paraId="62B95C04" w14:textId="77777777" w:rsidR="00B2583B" w:rsidRDefault="00000000">
            <w:pPr>
              <w:pStyle w:val="Compact"/>
              <w:jc w:val="right"/>
            </w:pPr>
            <w:r>
              <w:t>0.08677</w:t>
            </w:r>
          </w:p>
        </w:tc>
        <w:tc>
          <w:tcPr>
            <w:tcW w:w="1500" w:type="dxa"/>
          </w:tcPr>
          <w:p w14:paraId="7C0BFAA3" w14:textId="77777777" w:rsidR="00B2583B" w:rsidRDefault="00000000">
            <w:pPr>
              <w:pStyle w:val="Compact"/>
              <w:jc w:val="right"/>
            </w:pPr>
            <w:r>
              <w:t>24</w:t>
            </w:r>
          </w:p>
        </w:tc>
        <w:tc>
          <w:tcPr>
            <w:tcW w:w="600" w:type="dxa"/>
          </w:tcPr>
          <w:p w14:paraId="729B42B6" w14:textId="77777777" w:rsidR="00B2583B" w:rsidRDefault="00000000">
            <w:pPr>
              <w:pStyle w:val="Compact"/>
              <w:jc w:val="right"/>
            </w:pPr>
            <w:r>
              <w:t>70.00</w:t>
            </w:r>
          </w:p>
        </w:tc>
      </w:tr>
      <w:tr w:rsidR="00B2583B" w14:paraId="767EDAE5" w14:textId="77777777">
        <w:tc>
          <w:tcPr>
            <w:tcW w:w="1560" w:type="dxa"/>
          </w:tcPr>
          <w:p w14:paraId="4B7D6A05" w14:textId="77777777" w:rsidR="00B2583B" w:rsidRDefault="00000000">
            <w:pPr>
              <w:pStyle w:val="Compact"/>
            </w:pPr>
            <w:r>
              <w:t>Chlamydomonas_euryale</w:t>
            </w:r>
          </w:p>
        </w:tc>
        <w:tc>
          <w:tcPr>
            <w:tcW w:w="1140" w:type="dxa"/>
          </w:tcPr>
          <w:p w14:paraId="25592360" w14:textId="77777777" w:rsidR="00B2583B" w:rsidRDefault="00000000">
            <w:pPr>
              <w:pStyle w:val="Compact"/>
              <w:jc w:val="right"/>
            </w:pPr>
            <w:r>
              <w:t>8</w:t>
            </w:r>
          </w:p>
        </w:tc>
        <w:tc>
          <w:tcPr>
            <w:tcW w:w="1800" w:type="dxa"/>
          </w:tcPr>
          <w:p w14:paraId="67AEE061" w14:textId="77777777" w:rsidR="00B2583B" w:rsidRDefault="00000000">
            <w:pPr>
              <w:pStyle w:val="Compact"/>
              <w:jc w:val="right"/>
            </w:pPr>
            <w:r>
              <w:t>24</w:t>
            </w:r>
          </w:p>
        </w:tc>
        <w:tc>
          <w:tcPr>
            <w:tcW w:w="1320" w:type="dxa"/>
          </w:tcPr>
          <w:p w14:paraId="3AE2E685" w14:textId="77777777" w:rsidR="00B2583B" w:rsidRDefault="00000000">
            <w:pPr>
              <w:pStyle w:val="Compact"/>
              <w:jc w:val="right"/>
            </w:pPr>
            <w:r>
              <w:t>0.09158</w:t>
            </w:r>
          </w:p>
        </w:tc>
        <w:tc>
          <w:tcPr>
            <w:tcW w:w="1500" w:type="dxa"/>
          </w:tcPr>
          <w:p w14:paraId="2DB24AC5" w14:textId="77777777" w:rsidR="00B2583B" w:rsidRDefault="00000000">
            <w:pPr>
              <w:pStyle w:val="Compact"/>
              <w:jc w:val="right"/>
            </w:pPr>
            <w:r>
              <w:t>24</w:t>
            </w:r>
          </w:p>
        </w:tc>
        <w:tc>
          <w:tcPr>
            <w:tcW w:w="600" w:type="dxa"/>
          </w:tcPr>
          <w:p w14:paraId="2BEB21DD" w14:textId="77777777" w:rsidR="00B2583B" w:rsidRDefault="00000000">
            <w:pPr>
              <w:pStyle w:val="Compact"/>
              <w:jc w:val="right"/>
            </w:pPr>
            <w:r>
              <w:t>500.00</w:t>
            </w:r>
          </w:p>
        </w:tc>
      </w:tr>
      <w:tr w:rsidR="00B2583B" w14:paraId="57319550" w14:textId="77777777">
        <w:tc>
          <w:tcPr>
            <w:tcW w:w="1560" w:type="dxa"/>
          </w:tcPr>
          <w:p w14:paraId="7BA08B8F" w14:textId="77777777" w:rsidR="00B2583B" w:rsidRDefault="00000000">
            <w:pPr>
              <w:pStyle w:val="Compact"/>
            </w:pPr>
            <w:r>
              <w:t>Chlamydomonas_euryale</w:t>
            </w:r>
          </w:p>
        </w:tc>
        <w:tc>
          <w:tcPr>
            <w:tcW w:w="1140" w:type="dxa"/>
          </w:tcPr>
          <w:p w14:paraId="5916DD44" w14:textId="77777777" w:rsidR="00B2583B" w:rsidRDefault="00000000">
            <w:pPr>
              <w:pStyle w:val="Compact"/>
              <w:jc w:val="right"/>
            </w:pPr>
            <w:r>
              <w:t>8</w:t>
            </w:r>
          </w:p>
        </w:tc>
        <w:tc>
          <w:tcPr>
            <w:tcW w:w="1800" w:type="dxa"/>
          </w:tcPr>
          <w:p w14:paraId="5D335E55" w14:textId="77777777" w:rsidR="00B2583B" w:rsidRDefault="00000000">
            <w:pPr>
              <w:pStyle w:val="Compact"/>
              <w:jc w:val="right"/>
            </w:pPr>
            <w:r>
              <w:t>24</w:t>
            </w:r>
          </w:p>
        </w:tc>
        <w:tc>
          <w:tcPr>
            <w:tcW w:w="1320" w:type="dxa"/>
          </w:tcPr>
          <w:p w14:paraId="16B6BA8C" w14:textId="77777777" w:rsidR="00B2583B" w:rsidRDefault="00000000">
            <w:pPr>
              <w:pStyle w:val="Compact"/>
              <w:jc w:val="right"/>
            </w:pPr>
            <w:r>
              <w:t>0.09232</w:t>
            </w:r>
          </w:p>
        </w:tc>
        <w:tc>
          <w:tcPr>
            <w:tcW w:w="1500" w:type="dxa"/>
          </w:tcPr>
          <w:p w14:paraId="7B1F5443" w14:textId="77777777" w:rsidR="00B2583B" w:rsidRDefault="00000000">
            <w:pPr>
              <w:pStyle w:val="Compact"/>
              <w:jc w:val="right"/>
            </w:pPr>
            <w:r>
              <w:t>24</w:t>
            </w:r>
          </w:p>
        </w:tc>
        <w:tc>
          <w:tcPr>
            <w:tcW w:w="600" w:type="dxa"/>
          </w:tcPr>
          <w:p w14:paraId="7BF09283" w14:textId="77777777" w:rsidR="00B2583B" w:rsidRDefault="00000000">
            <w:pPr>
              <w:pStyle w:val="Compact"/>
              <w:jc w:val="right"/>
            </w:pPr>
            <w:r>
              <w:t>30.00</w:t>
            </w:r>
          </w:p>
        </w:tc>
      </w:tr>
      <w:tr w:rsidR="00B2583B" w14:paraId="423FE527" w14:textId="77777777">
        <w:tc>
          <w:tcPr>
            <w:tcW w:w="1560" w:type="dxa"/>
          </w:tcPr>
          <w:p w14:paraId="243A034B" w14:textId="77777777" w:rsidR="00B2583B" w:rsidRDefault="00000000">
            <w:pPr>
              <w:pStyle w:val="Compact"/>
            </w:pPr>
            <w:r>
              <w:t>Chlamydomonas_euryale</w:t>
            </w:r>
          </w:p>
        </w:tc>
        <w:tc>
          <w:tcPr>
            <w:tcW w:w="1140" w:type="dxa"/>
          </w:tcPr>
          <w:p w14:paraId="609D16EE" w14:textId="77777777" w:rsidR="00B2583B" w:rsidRDefault="00000000">
            <w:pPr>
              <w:pStyle w:val="Compact"/>
              <w:jc w:val="right"/>
            </w:pPr>
            <w:r>
              <w:t>8</w:t>
            </w:r>
          </w:p>
        </w:tc>
        <w:tc>
          <w:tcPr>
            <w:tcW w:w="1800" w:type="dxa"/>
          </w:tcPr>
          <w:p w14:paraId="05859BA1" w14:textId="77777777" w:rsidR="00B2583B" w:rsidRDefault="00000000">
            <w:pPr>
              <w:pStyle w:val="Compact"/>
              <w:jc w:val="right"/>
            </w:pPr>
            <w:r>
              <w:t>28</w:t>
            </w:r>
          </w:p>
        </w:tc>
        <w:tc>
          <w:tcPr>
            <w:tcW w:w="1320" w:type="dxa"/>
          </w:tcPr>
          <w:p w14:paraId="71B029EE" w14:textId="77777777" w:rsidR="00B2583B" w:rsidRDefault="00000000">
            <w:pPr>
              <w:pStyle w:val="Compact"/>
              <w:jc w:val="right"/>
            </w:pPr>
            <w:r>
              <w:t>0.08155</w:t>
            </w:r>
          </w:p>
        </w:tc>
        <w:tc>
          <w:tcPr>
            <w:tcW w:w="1500" w:type="dxa"/>
          </w:tcPr>
          <w:p w14:paraId="0E458361" w14:textId="77777777" w:rsidR="00B2583B" w:rsidRDefault="00000000">
            <w:pPr>
              <w:pStyle w:val="Compact"/>
              <w:jc w:val="right"/>
            </w:pPr>
            <w:r>
              <w:t>24</w:t>
            </w:r>
          </w:p>
        </w:tc>
        <w:tc>
          <w:tcPr>
            <w:tcW w:w="600" w:type="dxa"/>
          </w:tcPr>
          <w:p w14:paraId="1BCDD3B7" w14:textId="77777777" w:rsidR="00B2583B" w:rsidRDefault="00000000">
            <w:pPr>
              <w:pStyle w:val="Compact"/>
              <w:jc w:val="right"/>
            </w:pPr>
            <w:r>
              <w:t>30.00</w:t>
            </w:r>
          </w:p>
        </w:tc>
      </w:tr>
      <w:tr w:rsidR="00B2583B" w14:paraId="58BE5283" w14:textId="77777777">
        <w:tc>
          <w:tcPr>
            <w:tcW w:w="1560" w:type="dxa"/>
          </w:tcPr>
          <w:p w14:paraId="2846E28F" w14:textId="77777777" w:rsidR="00B2583B" w:rsidRDefault="00000000">
            <w:pPr>
              <w:pStyle w:val="Compact"/>
            </w:pPr>
            <w:r>
              <w:t>Chlamydomonas_euryale</w:t>
            </w:r>
          </w:p>
        </w:tc>
        <w:tc>
          <w:tcPr>
            <w:tcW w:w="1140" w:type="dxa"/>
          </w:tcPr>
          <w:p w14:paraId="426E562D" w14:textId="77777777" w:rsidR="00B2583B" w:rsidRDefault="00000000">
            <w:pPr>
              <w:pStyle w:val="Compact"/>
              <w:jc w:val="right"/>
            </w:pPr>
            <w:r>
              <w:t>8</w:t>
            </w:r>
          </w:p>
        </w:tc>
        <w:tc>
          <w:tcPr>
            <w:tcW w:w="1800" w:type="dxa"/>
          </w:tcPr>
          <w:p w14:paraId="1DECC81A" w14:textId="77777777" w:rsidR="00B2583B" w:rsidRDefault="00000000">
            <w:pPr>
              <w:pStyle w:val="Compact"/>
              <w:jc w:val="right"/>
            </w:pPr>
            <w:r>
              <w:t>28</w:t>
            </w:r>
          </w:p>
        </w:tc>
        <w:tc>
          <w:tcPr>
            <w:tcW w:w="1320" w:type="dxa"/>
          </w:tcPr>
          <w:p w14:paraId="1FC5596D" w14:textId="77777777" w:rsidR="00B2583B" w:rsidRDefault="00000000">
            <w:pPr>
              <w:pStyle w:val="Compact"/>
              <w:jc w:val="right"/>
            </w:pPr>
            <w:r>
              <w:t>0.08850</w:t>
            </w:r>
          </w:p>
        </w:tc>
        <w:tc>
          <w:tcPr>
            <w:tcW w:w="1500" w:type="dxa"/>
          </w:tcPr>
          <w:p w14:paraId="7104651D" w14:textId="77777777" w:rsidR="00B2583B" w:rsidRDefault="00000000">
            <w:pPr>
              <w:pStyle w:val="Compact"/>
              <w:jc w:val="right"/>
            </w:pPr>
            <w:r>
              <w:t>24</w:t>
            </w:r>
          </w:p>
        </w:tc>
        <w:tc>
          <w:tcPr>
            <w:tcW w:w="600" w:type="dxa"/>
          </w:tcPr>
          <w:p w14:paraId="50A8046B" w14:textId="77777777" w:rsidR="00B2583B" w:rsidRDefault="00000000">
            <w:pPr>
              <w:pStyle w:val="Compact"/>
              <w:jc w:val="right"/>
            </w:pPr>
            <w:r>
              <w:t>70.00</w:t>
            </w:r>
          </w:p>
        </w:tc>
      </w:tr>
      <w:tr w:rsidR="00B2583B" w14:paraId="73E76061" w14:textId="77777777">
        <w:tc>
          <w:tcPr>
            <w:tcW w:w="1560" w:type="dxa"/>
          </w:tcPr>
          <w:p w14:paraId="18705D09" w14:textId="77777777" w:rsidR="00B2583B" w:rsidRDefault="00000000">
            <w:pPr>
              <w:pStyle w:val="Compact"/>
            </w:pPr>
            <w:r>
              <w:t>Chlamydomonas_euryale</w:t>
            </w:r>
          </w:p>
        </w:tc>
        <w:tc>
          <w:tcPr>
            <w:tcW w:w="1140" w:type="dxa"/>
          </w:tcPr>
          <w:p w14:paraId="29ADD5E6" w14:textId="77777777" w:rsidR="00B2583B" w:rsidRDefault="00000000">
            <w:pPr>
              <w:pStyle w:val="Compact"/>
              <w:jc w:val="right"/>
            </w:pPr>
            <w:r>
              <w:t>8</w:t>
            </w:r>
          </w:p>
        </w:tc>
        <w:tc>
          <w:tcPr>
            <w:tcW w:w="1800" w:type="dxa"/>
          </w:tcPr>
          <w:p w14:paraId="0CF391CE" w14:textId="77777777" w:rsidR="00B2583B" w:rsidRDefault="00000000">
            <w:pPr>
              <w:pStyle w:val="Compact"/>
              <w:jc w:val="right"/>
            </w:pPr>
            <w:r>
              <w:t>28</w:t>
            </w:r>
          </w:p>
        </w:tc>
        <w:tc>
          <w:tcPr>
            <w:tcW w:w="1320" w:type="dxa"/>
          </w:tcPr>
          <w:p w14:paraId="772D369E" w14:textId="77777777" w:rsidR="00B2583B" w:rsidRDefault="00000000">
            <w:pPr>
              <w:pStyle w:val="Compact"/>
              <w:jc w:val="right"/>
            </w:pPr>
            <w:r>
              <w:t>0.08943</w:t>
            </w:r>
          </w:p>
        </w:tc>
        <w:tc>
          <w:tcPr>
            <w:tcW w:w="1500" w:type="dxa"/>
          </w:tcPr>
          <w:p w14:paraId="1C9540BD" w14:textId="77777777" w:rsidR="00B2583B" w:rsidRDefault="00000000">
            <w:pPr>
              <w:pStyle w:val="Compact"/>
              <w:jc w:val="right"/>
            </w:pPr>
            <w:r>
              <w:t>24</w:t>
            </w:r>
          </w:p>
        </w:tc>
        <w:tc>
          <w:tcPr>
            <w:tcW w:w="600" w:type="dxa"/>
          </w:tcPr>
          <w:p w14:paraId="24E15785" w14:textId="77777777" w:rsidR="00B2583B" w:rsidRDefault="00000000">
            <w:pPr>
              <w:pStyle w:val="Compact"/>
              <w:jc w:val="right"/>
            </w:pPr>
            <w:r>
              <w:t>500.00</w:t>
            </w:r>
          </w:p>
        </w:tc>
      </w:tr>
      <w:tr w:rsidR="00B2583B" w14:paraId="1CED5655" w14:textId="77777777">
        <w:tc>
          <w:tcPr>
            <w:tcW w:w="1560" w:type="dxa"/>
          </w:tcPr>
          <w:p w14:paraId="0E696BFE" w14:textId="77777777" w:rsidR="00B2583B" w:rsidRDefault="00000000">
            <w:pPr>
              <w:pStyle w:val="Compact"/>
            </w:pPr>
            <w:r>
              <w:t>Chlamydomonas_euryale</w:t>
            </w:r>
          </w:p>
        </w:tc>
        <w:tc>
          <w:tcPr>
            <w:tcW w:w="1140" w:type="dxa"/>
          </w:tcPr>
          <w:p w14:paraId="7D60A166" w14:textId="77777777" w:rsidR="00B2583B" w:rsidRDefault="00000000">
            <w:pPr>
              <w:pStyle w:val="Compact"/>
              <w:jc w:val="right"/>
            </w:pPr>
            <w:r>
              <w:t>16</w:t>
            </w:r>
          </w:p>
        </w:tc>
        <w:tc>
          <w:tcPr>
            <w:tcW w:w="1800" w:type="dxa"/>
          </w:tcPr>
          <w:p w14:paraId="7F1CB3BF" w14:textId="77777777" w:rsidR="00B2583B" w:rsidRDefault="00000000">
            <w:pPr>
              <w:pStyle w:val="Compact"/>
              <w:jc w:val="right"/>
            </w:pPr>
            <w:r>
              <w:t>16</w:t>
            </w:r>
          </w:p>
        </w:tc>
        <w:tc>
          <w:tcPr>
            <w:tcW w:w="1320" w:type="dxa"/>
          </w:tcPr>
          <w:p w14:paraId="0B28A398" w14:textId="77777777" w:rsidR="00B2583B" w:rsidRDefault="00000000">
            <w:pPr>
              <w:pStyle w:val="Compact"/>
              <w:jc w:val="right"/>
            </w:pPr>
            <w:r>
              <w:t>0.04380</w:t>
            </w:r>
          </w:p>
        </w:tc>
        <w:tc>
          <w:tcPr>
            <w:tcW w:w="1500" w:type="dxa"/>
          </w:tcPr>
          <w:p w14:paraId="3118C5C7" w14:textId="77777777" w:rsidR="00B2583B" w:rsidRDefault="00000000">
            <w:pPr>
              <w:pStyle w:val="Compact"/>
              <w:jc w:val="right"/>
            </w:pPr>
            <w:r>
              <w:t>24</w:t>
            </w:r>
          </w:p>
        </w:tc>
        <w:tc>
          <w:tcPr>
            <w:tcW w:w="600" w:type="dxa"/>
          </w:tcPr>
          <w:p w14:paraId="1E6828AE" w14:textId="77777777" w:rsidR="00B2583B" w:rsidRDefault="00000000">
            <w:pPr>
              <w:pStyle w:val="Compact"/>
              <w:jc w:val="right"/>
            </w:pPr>
            <w:r>
              <w:t>30.00</w:t>
            </w:r>
          </w:p>
        </w:tc>
      </w:tr>
      <w:tr w:rsidR="00B2583B" w14:paraId="64EED813" w14:textId="77777777">
        <w:tc>
          <w:tcPr>
            <w:tcW w:w="1560" w:type="dxa"/>
          </w:tcPr>
          <w:p w14:paraId="5815BA6B" w14:textId="77777777" w:rsidR="00B2583B" w:rsidRDefault="00000000">
            <w:pPr>
              <w:pStyle w:val="Compact"/>
            </w:pPr>
            <w:r>
              <w:t>Chlamydomonas_euryale</w:t>
            </w:r>
          </w:p>
        </w:tc>
        <w:tc>
          <w:tcPr>
            <w:tcW w:w="1140" w:type="dxa"/>
          </w:tcPr>
          <w:p w14:paraId="549D75E8" w14:textId="77777777" w:rsidR="00B2583B" w:rsidRDefault="00000000">
            <w:pPr>
              <w:pStyle w:val="Compact"/>
              <w:jc w:val="right"/>
            </w:pPr>
            <w:r>
              <w:t>16</w:t>
            </w:r>
          </w:p>
        </w:tc>
        <w:tc>
          <w:tcPr>
            <w:tcW w:w="1800" w:type="dxa"/>
          </w:tcPr>
          <w:p w14:paraId="37C139B8" w14:textId="77777777" w:rsidR="00B2583B" w:rsidRDefault="00000000">
            <w:pPr>
              <w:pStyle w:val="Compact"/>
              <w:jc w:val="right"/>
            </w:pPr>
            <w:r>
              <w:t>16</w:t>
            </w:r>
          </w:p>
        </w:tc>
        <w:tc>
          <w:tcPr>
            <w:tcW w:w="1320" w:type="dxa"/>
          </w:tcPr>
          <w:p w14:paraId="0AD02C07" w14:textId="77777777" w:rsidR="00B2583B" w:rsidRDefault="00000000">
            <w:pPr>
              <w:pStyle w:val="Compact"/>
              <w:jc w:val="right"/>
            </w:pPr>
            <w:r>
              <w:t>0.04410</w:t>
            </w:r>
          </w:p>
        </w:tc>
        <w:tc>
          <w:tcPr>
            <w:tcW w:w="1500" w:type="dxa"/>
          </w:tcPr>
          <w:p w14:paraId="6F35B666" w14:textId="77777777" w:rsidR="00B2583B" w:rsidRDefault="00000000">
            <w:pPr>
              <w:pStyle w:val="Compact"/>
              <w:jc w:val="right"/>
            </w:pPr>
            <w:r>
              <w:t>24</w:t>
            </w:r>
          </w:p>
        </w:tc>
        <w:tc>
          <w:tcPr>
            <w:tcW w:w="600" w:type="dxa"/>
          </w:tcPr>
          <w:p w14:paraId="7AA3472F" w14:textId="77777777" w:rsidR="00B2583B" w:rsidRDefault="00000000">
            <w:pPr>
              <w:pStyle w:val="Compact"/>
              <w:jc w:val="right"/>
            </w:pPr>
            <w:r>
              <w:t>70.00</w:t>
            </w:r>
          </w:p>
        </w:tc>
      </w:tr>
      <w:tr w:rsidR="00B2583B" w14:paraId="1B259CFA" w14:textId="77777777">
        <w:tc>
          <w:tcPr>
            <w:tcW w:w="1560" w:type="dxa"/>
          </w:tcPr>
          <w:p w14:paraId="39E43070" w14:textId="77777777" w:rsidR="00B2583B" w:rsidRDefault="00000000">
            <w:pPr>
              <w:pStyle w:val="Compact"/>
            </w:pPr>
            <w:r>
              <w:t>Chlamydomonas_euryale</w:t>
            </w:r>
          </w:p>
        </w:tc>
        <w:tc>
          <w:tcPr>
            <w:tcW w:w="1140" w:type="dxa"/>
          </w:tcPr>
          <w:p w14:paraId="022302DF" w14:textId="77777777" w:rsidR="00B2583B" w:rsidRDefault="00000000">
            <w:pPr>
              <w:pStyle w:val="Compact"/>
              <w:jc w:val="right"/>
            </w:pPr>
            <w:r>
              <w:t>16</w:t>
            </w:r>
          </w:p>
        </w:tc>
        <w:tc>
          <w:tcPr>
            <w:tcW w:w="1800" w:type="dxa"/>
          </w:tcPr>
          <w:p w14:paraId="1431D1BF" w14:textId="77777777" w:rsidR="00B2583B" w:rsidRDefault="00000000">
            <w:pPr>
              <w:pStyle w:val="Compact"/>
              <w:jc w:val="right"/>
            </w:pPr>
            <w:r>
              <w:t>16</w:t>
            </w:r>
          </w:p>
        </w:tc>
        <w:tc>
          <w:tcPr>
            <w:tcW w:w="1320" w:type="dxa"/>
          </w:tcPr>
          <w:p w14:paraId="564850B9" w14:textId="77777777" w:rsidR="00B2583B" w:rsidRDefault="00000000">
            <w:pPr>
              <w:pStyle w:val="Compact"/>
              <w:jc w:val="right"/>
            </w:pPr>
            <w:r>
              <w:t>0.04515</w:t>
            </w:r>
          </w:p>
        </w:tc>
        <w:tc>
          <w:tcPr>
            <w:tcW w:w="1500" w:type="dxa"/>
          </w:tcPr>
          <w:p w14:paraId="2F4DACDD" w14:textId="77777777" w:rsidR="00B2583B" w:rsidRDefault="00000000">
            <w:pPr>
              <w:pStyle w:val="Compact"/>
              <w:jc w:val="right"/>
            </w:pPr>
            <w:r>
              <w:t>24</w:t>
            </w:r>
          </w:p>
        </w:tc>
        <w:tc>
          <w:tcPr>
            <w:tcW w:w="600" w:type="dxa"/>
          </w:tcPr>
          <w:p w14:paraId="51ED6417" w14:textId="77777777" w:rsidR="00B2583B" w:rsidRDefault="00000000">
            <w:pPr>
              <w:pStyle w:val="Compact"/>
              <w:jc w:val="right"/>
            </w:pPr>
            <w:r>
              <w:t>500.00</w:t>
            </w:r>
          </w:p>
        </w:tc>
      </w:tr>
      <w:tr w:rsidR="00B2583B" w14:paraId="2FD3B3D1" w14:textId="77777777">
        <w:tc>
          <w:tcPr>
            <w:tcW w:w="1560" w:type="dxa"/>
          </w:tcPr>
          <w:p w14:paraId="0D03D566" w14:textId="77777777" w:rsidR="00B2583B" w:rsidRDefault="00000000">
            <w:pPr>
              <w:pStyle w:val="Compact"/>
            </w:pPr>
            <w:r>
              <w:t>Chlamydomonas_euryale</w:t>
            </w:r>
          </w:p>
        </w:tc>
        <w:tc>
          <w:tcPr>
            <w:tcW w:w="1140" w:type="dxa"/>
          </w:tcPr>
          <w:p w14:paraId="671E74D5" w14:textId="77777777" w:rsidR="00B2583B" w:rsidRDefault="00000000">
            <w:pPr>
              <w:pStyle w:val="Compact"/>
              <w:jc w:val="right"/>
            </w:pPr>
            <w:r>
              <w:t>16</w:t>
            </w:r>
          </w:p>
        </w:tc>
        <w:tc>
          <w:tcPr>
            <w:tcW w:w="1800" w:type="dxa"/>
          </w:tcPr>
          <w:p w14:paraId="1674F3DC" w14:textId="77777777" w:rsidR="00B2583B" w:rsidRDefault="00000000">
            <w:pPr>
              <w:pStyle w:val="Compact"/>
              <w:jc w:val="right"/>
            </w:pPr>
            <w:r>
              <w:t>20</w:t>
            </w:r>
          </w:p>
        </w:tc>
        <w:tc>
          <w:tcPr>
            <w:tcW w:w="1320" w:type="dxa"/>
          </w:tcPr>
          <w:p w14:paraId="1FBC08A7" w14:textId="77777777" w:rsidR="00B2583B" w:rsidRDefault="00000000">
            <w:pPr>
              <w:pStyle w:val="Compact"/>
              <w:jc w:val="right"/>
            </w:pPr>
            <w:r>
              <w:t>0.04265</w:t>
            </w:r>
          </w:p>
        </w:tc>
        <w:tc>
          <w:tcPr>
            <w:tcW w:w="1500" w:type="dxa"/>
          </w:tcPr>
          <w:p w14:paraId="0BA4BE52" w14:textId="77777777" w:rsidR="00B2583B" w:rsidRDefault="00000000">
            <w:pPr>
              <w:pStyle w:val="Compact"/>
              <w:jc w:val="right"/>
            </w:pPr>
            <w:r>
              <w:t>24</w:t>
            </w:r>
          </w:p>
        </w:tc>
        <w:tc>
          <w:tcPr>
            <w:tcW w:w="600" w:type="dxa"/>
          </w:tcPr>
          <w:p w14:paraId="4A26067D" w14:textId="77777777" w:rsidR="00B2583B" w:rsidRDefault="00000000">
            <w:pPr>
              <w:pStyle w:val="Compact"/>
              <w:jc w:val="right"/>
            </w:pPr>
            <w:r>
              <w:t>70.00</w:t>
            </w:r>
          </w:p>
        </w:tc>
      </w:tr>
      <w:tr w:rsidR="00B2583B" w14:paraId="07393564" w14:textId="77777777">
        <w:tc>
          <w:tcPr>
            <w:tcW w:w="1560" w:type="dxa"/>
          </w:tcPr>
          <w:p w14:paraId="67A61A90" w14:textId="77777777" w:rsidR="00B2583B" w:rsidRDefault="00000000">
            <w:pPr>
              <w:pStyle w:val="Compact"/>
            </w:pPr>
            <w:r>
              <w:t>Chlamydomonas_euryale</w:t>
            </w:r>
          </w:p>
        </w:tc>
        <w:tc>
          <w:tcPr>
            <w:tcW w:w="1140" w:type="dxa"/>
          </w:tcPr>
          <w:p w14:paraId="6A55E4A5" w14:textId="77777777" w:rsidR="00B2583B" w:rsidRDefault="00000000">
            <w:pPr>
              <w:pStyle w:val="Compact"/>
              <w:jc w:val="right"/>
            </w:pPr>
            <w:r>
              <w:t>16</w:t>
            </w:r>
          </w:p>
        </w:tc>
        <w:tc>
          <w:tcPr>
            <w:tcW w:w="1800" w:type="dxa"/>
          </w:tcPr>
          <w:p w14:paraId="7C318214" w14:textId="77777777" w:rsidR="00B2583B" w:rsidRDefault="00000000">
            <w:pPr>
              <w:pStyle w:val="Compact"/>
              <w:jc w:val="right"/>
            </w:pPr>
            <w:r>
              <w:t>20</w:t>
            </w:r>
          </w:p>
        </w:tc>
        <w:tc>
          <w:tcPr>
            <w:tcW w:w="1320" w:type="dxa"/>
          </w:tcPr>
          <w:p w14:paraId="125827F0" w14:textId="77777777" w:rsidR="00B2583B" w:rsidRDefault="00000000">
            <w:pPr>
              <w:pStyle w:val="Compact"/>
              <w:jc w:val="right"/>
            </w:pPr>
            <w:r>
              <w:t>0.04311</w:t>
            </w:r>
          </w:p>
        </w:tc>
        <w:tc>
          <w:tcPr>
            <w:tcW w:w="1500" w:type="dxa"/>
          </w:tcPr>
          <w:p w14:paraId="5B00E09A" w14:textId="77777777" w:rsidR="00B2583B" w:rsidRDefault="00000000">
            <w:pPr>
              <w:pStyle w:val="Compact"/>
              <w:jc w:val="right"/>
            </w:pPr>
            <w:r>
              <w:t>24</w:t>
            </w:r>
          </w:p>
        </w:tc>
        <w:tc>
          <w:tcPr>
            <w:tcW w:w="600" w:type="dxa"/>
          </w:tcPr>
          <w:p w14:paraId="4BB5598C" w14:textId="77777777" w:rsidR="00B2583B" w:rsidRDefault="00000000">
            <w:pPr>
              <w:pStyle w:val="Compact"/>
              <w:jc w:val="right"/>
            </w:pPr>
            <w:r>
              <w:t>500.00</w:t>
            </w:r>
          </w:p>
        </w:tc>
      </w:tr>
      <w:tr w:rsidR="00B2583B" w14:paraId="578C362B" w14:textId="77777777">
        <w:tc>
          <w:tcPr>
            <w:tcW w:w="1560" w:type="dxa"/>
          </w:tcPr>
          <w:p w14:paraId="38C1F586" w14:textId="77777777" w:rsidR="00B2583B" w:rsidRDefault="00000000">
            <w:pPr>
              <w:pStyle w:val="Compact"/>
            </w:pPr>
            <w:r>
              <w:t>Chlamydomonas_euryale</w:t>
            </w:r>
          </w:p>
        </w:tc>
        <w:tc>
          <w:tcPr>
            <w:tcW w:w="1140" w:type="dxa"/>
          </w:tcPr>
          <w:p w14:paraId="03F4F85D" w14:textId="77777777" w:rsidR="00B2583B" w:rsidRDefault="00000000">
            <w:pPr>
              <w:pStyle w:val="Compact"/>
              <w:jc w:val="right"/>
            </w:pPr>
            <w:r>
              <w:t>16</w:t>
            </w:r>
          </w:p>
        </w:tc>
        <w:tc>
          <w:tcPr>
            <w:tcW w:w="1800" w:type="dxa"/>
          </w:tcPr>
          <w:p w14:paraId="67E8C3BA" w14:textId="77777777" w:rsidR="00B2583B" w:rsidRDefault="00000000">
            <w:pPr>
              <w:pStyle w:val="Compact"/>
              <w:jc w:val="right"/>
            </w:pPr>
            <w:r>
              <w:t>20</w:t>
            </w:r>
          </w:p>
        </w:tc>
        <w:tc>
          <w:tcPr>
            <w:tcW w:w="1320" w:type="dxa"/>
          </w:tcPr>
          <w:p w14:paraId="67A99C65" w14:textId="77777777" w:rsidR="00B2583B" w:rsidRDefault="00000000">
            <w:pPr>
              <w:pStyle w:val="Compact"/>
              <w:jc w:val="right"/>
            </w:pPr>
            <w:r>
              <w:t>0.04359</w:t>
            </w:r>
          </w:p>
        </w:tc>
        <w:tc>
          <w:tcPr>
            <w:tcW w:w="1500" w:type="dxa"/>
          </w:tcPr>
          <w:p w14:paraId="70E1C91F" w14:textId="77777777" w:rsidR="00B2583B" w:rsidRDefault="00000000">
            <w:pPr>
              <w:pStyle w:val="Compact"/>
              <w:jc w:val="right"/>
            </w:pPr>
            <w:r>
              <w:t>24</w:t>
            </w:r>
          </w:p>
        </w:tc>
        <w:tc>
          <w:tcPr>
            <w:tcW w:w="600" w:type="dxa"/>
          </w:tcPr>
          <w:p w14:paraId="20EDA2D3" w14:textId="77777777" w:rsidR="00B2583B" w:rsidRDefault="00000000">
            <w:pPr>
              <w:pStyle w:val="Compact"/>
              <w:jc w:val="right"/>
            </w:pPr>
            <w:r>
              <w:t>30.00</w:t>
            </w:r>
          </w:p>
        </w:tc>
      </w:tr>
      <w:tr w:rsidR="00B2583B" w14:paraId="6DC27ECE" w14:textId="77777777">
        <w:tc>
          <w:tcPr>
            <w:tcW w:w="1560" w:type="dxa"/>
          </w:tcPr>
          <w:p w14:paraId="3906EE55" w14:textId="77777777" w:rsidR="00B2583B" w:rsidRDefault="00000000">
            <w:pPr>
              <w:pStyle w:val="Compact"/>
            </w:pPr>
            <w:r>
              <w:t>Chlamydomonas_euryale</w:t>
            </w:r>
          </w:p>
        </w:tc>
        <w:tc>
          <w:tcPr>
            <w:tcW w:w="1140" w:type="dxa"/>
          </w:tcPr>
          <w:p w14:paraId="59F1FD22" w14:textId="77777777" w:rsidR="00B2583B" w:rsidRDefault="00000000">
            <w:pPr>
              <w:pStyle w:val="Compact"/>
              <w:jc w:val="right"/>
            </w:pPr>
            <w:r>
              <w:t>16</w:t>
            </w:r>
          </w:p>
        </w:tc>
        <w:tc>
          <w:tcPr>
            <w:tcW w:w="1800" w:type="dxa"/>
          </w:tcPr>
          <w:p w14:paraId="3388DB6B" w14:textId="77777777" w:rsidR="00B2583B" w:rsidRDefault="00000000">
            <w:pPr>
              <w:pStyle w:val="Compact"/>
              <w:jc w:val="right"/>
            </w:pPr>
            <w:r>
              <w:t>24</w:t>
            </w:r>
          </w:p>
        </w:tc>
        <w:tc>
          <w:tcPr>
            <w:tcW w:w="1320" w:type="dxa"/>
          </w:tcPr>
          <w:p w14:paraId="24565816" w14:textId="77777777" w:rsidR="00B2583B" w:rsidRDefault="00000000">
            <w:pPr>
              <w:pStyle w:val="Compact"/>
              <w:jc w:val="right"/>
            </w:pPr>
            <w:r>
              <w:t>0.04598</w:t>
            </w:r>
          </w:p>
        </w:tc>
        <w:tc>
          <w:tcPr>
            <w:tcW w:w="1500" w:type="dxa"/>
          </w:tcPr>
          <w:p w14:paraId="1F7E1105" w14:textId="77777777" w:rsidR="00B2583B" w:rsidRDefault="00000000">
            <w:pPr>
              <w:pStyle w:val="Compact"/>
              <w:jc w:val="right"/>
            </w:pPr>
            <w:r>
              <w:t>24</w:t>
            </w:r>
          </w:p>
        </w:tc>
        <w:tc>
          <w:tcPr>
            <w:tcW w:w="600" w:type="dxa"/>
          </w:tcPr>
          <w:p w14:paraId="425FBC2A" w14:textId="77777777" w:rsidR="00B2583B" w:rsidRDefault="00000000">
            <w:pPr>
              <w:pStyle w:val="Compact"/>
              <w:jc w:val="right"/>
            </w:pPr>
            <w:r>
              <w:t>70.00</w:t>
            </w:r>
          </w:p>
        </w:tc>
      </w:tr>
      <w:tr w:rsidR="00B2583B" w14:paraId="59E50B4A" w14:textId="77777777">
        <w:tc>
          <w:tcPr>
            <w:tcW w:w="1560" w:type="dxa"/>
          </w:tcPr>
          <w:p w14:paraId="5987A616" w14:textId="77777777" w:rsidR="00B2583B" w:rsidRDefault="00000000">
            <w:pPr>
              <w:pStyle w:val="Compact"/>
            </w:pPr>
            <w:r>
              <w:t>Chlamydomonas_euryale</w:t>
            </w:r>
          </w:p>
        </w:tc>
        <w:tc>
          <w:tcPr>
            <w:tcW w:w="1140" w:type="dxa"/>
          </w:tcPr>
          <w:p w14:paraId="43FB8092" w14:textId="77777777" w:rsidR="00B2583B" w:rsidRDefault="00000000">
            <w:pPr>
              <w:pStyle w:val="Compact"/>
              <w:jc w:val="right"/>
            </w:pPr>
            <w:r>
              <w:t>16</w:t>
            </w:r>
          </w:p>
        </w:tc>
        <w:tc>
          <w:tcPr>
            <w:tcW w:w="1800" w:type="dxa"/>
          </w:tcPr>
          <w:p w14:paraId="22802E11" w14:textId="77777777" w:rsidR="00B2583B" w:rsidRDefault="00000000">
            <w:pPr>
              <w:pStyle w:val="Compact"/>
              <w:jc w:val="right"/>
            </w:pPr>
            <w:r>
              <w:t>24</w:t>
            </w:r>
          </w:p>
        </w:tc>
        <w:tc>
          <w:tcPr>
            <w:tcW w:w="1320" w:type="dxa"/>
          </w:tcPr>
          <w:p w14:paraId="2A741187" w14:textId="77777777" w:rsidR="00B2583B" w:rsidRDefault="00000000">
            <w:pPr>
              <w:pStyle w:val="Compact"/>
              <w:jc w:val="right"/>
            </w:pPr>
            <w:r>
              <w:t>0.04651</w:t>
            </w:r>
          </w:p>
        </w:tc>
        <w:tc>
          <w:tcPr>
            <w:tcW w:w="1500" w:type="dxa"/>
          </w:tcPr>
          <w:p w14:paraId="41D1293B" w14:textId="77777777" w:rsidR="00B2583B" w:rsidRDefault="00000000">
            <w:pPr>
              <w:pStyle w:val="Compact"/>
              <w:jc w:val="right"/>
            </w:pPr>
            <w:r>
              <w:t>24</w:t>
            </w:r>
          </w:p>
        </w:tc>
        <w:tc>
          <w:tcPr>
            <w:tcW w:w="600" w:type="dxa"/>
          </w:tcPr>
          <w:p w14:paraId="10279753" w14:textId="77777777" w:rsidR="00B2583B" w:rsidRDefault="00000000">
            <w:pPr>
              <w:pStyle w:val="Compact"/>
              <w:jc w:val="right"/>
            </w:pPr>
            <w:r>
              <w:t>500.00</w:t>
            </w:r>
          </w:p>
        </w:tc>
      </w:tr>
      <w:tr w:rsidR="00B2583B" w14:paraId="0B25E7C5" w14:textId="77777777">
        <w:tc>
          <w:tcPr>
            <w:tcW w:w="1560" w:type="dxa"/>
          </w:tcPr>
          <w:p w14:paraId="42EF024E" w14:textId="77777777" w:rsidR="00B2583B" w:rsidRDefault="00000000">
            <w:pPr>
              <w:pStyle w:val="Compact"/>
            </w:pPr>
            <w:r>
              <w:t>Chlamydomonas_euryale</w:t>
            </w:r>
          </w:p>
        </w:tc>
        <w:tc>
          <w:tcPr>
            <w:tcW w:w="1140" w:type="dxa"/>
          </w:tcPr>
          <w:p w14:paraId="66383DCE" w14:textId="77777777" w:rsidR="00B2583B" w:rsidRDefault="00000000">
            <w:pPr>
              <w:pStyle w:val="Compact"/>
              <w:jc w:val="right"/>
            </w:pPr>
            <w:r>
              <w:t>16</w:t>
            </w:r>
          </w:p>
        </w:tc>
        <w:tc>
          <w:tcPr>
            <w:tcW w:w="1800" w:type="dxa"/>
          </w:tcPr>
          <w:p w14:paraId="16A7EF04" w14:textId="77777777" w:rsidR="00B2583B" w:rsidRDefault="00000000">
            <w:pPr>
              <w:pStyle w:val="Compact"/>
              <w:jc w:val="right"/>
            </w:pPr>
            <w:r>
              <w:t>24</w:t>
            </w:r>
          </w:p>
        </w:tc>
        <w:tc>
          <w:tcPr>
            <w:tcW w:w="1320" w:type="dxa"/>
          </w:tcPr>
          <w:p w14:paraId="43892480" w14:textId="77777777" w:rsidR="00B2583B" w:rsidRDefault="00000000">
            <w:pPr>
              <w:pStyle w:val="Compact"/>
              <w:jc w:val="right"/>
            </w:pPr>
            <w:r>
              <w:t>0.04738</w:t>
            </w:r>
          </w:p>
        </w:tc>
        <w:tc>
          <w:tcPr>
            <w:tcW w:w="1500" w:type="dxa"/>
          </w:tcPr>
          <w:p w14:paraId="7F4A173E" w14:textId="77777777" w:rsidR="00B2583B" w:rsidRDefault="00000000">
            <w:pPr>
              <w:pStyle w:val="Compact"/>
              <w:jc w:val="right"/>
            </w:pPr>
            <w:r>
              <w:t>24</w:t>
            </w:r>
          </w:p>
        </w:tc>
        <w:tc>
          <w:tcPr>
            <w:tcW w:w="600" w:type="dxa"/>
          </w:tcPr>
          <w:p w14:paraId="586A9012" w14:textId="77777777" w:rsidR="00B2583B" w:rsidRDefault="00000000">
            <w:pPr>
              <w:pStyle w:val="Compact"/>
              <w:jc w:val="right"/>
            </w:pPr>
            <w:r>
              <w:t>30.00</w:t>
            </w:r>
          </w:p>
        </w:tc>
      </w:tr>
      <w:tr w:rsidR="00B2583B" w14:paraId="3DDBDCAD" w14:textId="77777777">
        <w:tc>
          <w:tcPr>
            <w:tcW w:w="1560" w:type="dxa"/>
          </w:tcPr>
          <w:p w14:paraId="48393341" w14:textId="77777777" w:rsidR="00B2583B" w:rsidRDefault="00000000">
            <w:pPr>
              <w:pStyle w:val="Compact"/>
            </w:pPr>
            <w:r>
              <w:t>Chlamydomonas_euryale</w:t>
            </w:r>
          </w:p>
        </w:tc>
        <w:tc>
          <w:tcPr>
            <w:tcW w:w="1140" w:type="dxa"/>
          </w:tcPr>
          <w:p w14:paraId="5570116A" w14:textId="77777777" w:rsidR="00B2583B" w:rsidRDefault="00000000">
            <w:pPr>
              <w:pStyle w:val="Compact"/>
              <w:jc w:val="right"/>
            </w:pPr>
            <w:r>
              <w:t>16</w:t>
            </w:r>
          </w:p>
        </w:tc>
        <w:tc>
          <w:tcPr>
            <w:tcW w:w="1800" w:type="dxa"/>
          </w:tcPr>
          <w:p w14:paraId="4758F051" w14:textId="77777777" w:rsidR="00B2583B" w:rsidRDefault="00000000">
            <w:pPr>
              <w:pStyle w:val="Compact"/>
              <w:jc w:val="right"/>
            </w:pPr>
            <w:r>
              <w:t>28</w:t>
            </w:r>
          </w:p>
        </w:tc>
        <w:tc>
          <w:tcPr>
            <w:tcW w:w="1320" w:type="dxa"/>
          </w:tcPr>
          <w:p w14:paraId="3A0820FA" w14:textId="77777777" w:rsidR="00B2583B" w:rsidRDefault="00000000">
            <w:pPr>
              <w:pStyle w:val="Compact"/>
              <w:jc w:val="right"/>
            </w:pPr>
            <w:r>
              <w:t>0.04323</w:t>
            </w:r>
          </w:p>
        </w:tc>
        <w:tc>
          <w:tcPr>
            <w:tcW w:w="1500" w:type="dxa"/>
          </w:tcPr>
          <w:p w14:paraId="64E5F095" w14:textId="77777777" w:rsidR="00B2583B" w:rsidRDefault="00000000">
            <w:pPr>
              <w:pStyle w:val="Compact"/>
              <w:jc w:val="right"/>
            </w:pPr>
            <w:r>
              <w:t>24</w:t>
            </w:r>
          </w:p>
        </w:tc>
        <w:tc>
          <w:tcPr>
            <w:tcW w:w="600" w:type="dxa"/>
          </w:tcPr>
          <w:p w14:paraId="644B7532" w14:textId="77777777" w:rsidR="00B2583B" w:rsidRDefault="00000000">
            <w:pPr>
              <w:pStyle w:val="Compact"/>
              <w:jc w:val="right"/>
            </w:pPr>
            <w:r>
              <w:t>30.00</w:t>
            </w:r>
          </w:p>
        </w:tc>
      </w:tr>
      <w:tr w:rsidR="00B2583B" w14:paraId="4C7062B8" w14:textId="77777777">
        <w:tc>
          <w:tcPr>
            <w:tcW w:w="1560" w:type="dxa"/>
          </w:tcPr>
          <w:p w14:paraId="36ADA6B3" w14:textId="77777777" w:rsidR="00B2583B" w:rsidRDefault="00000000">
            <w:pPr>
              <w:pStyle w:val="Compact"/>
            </w:pPr>
            <w:r>
              <w:t>Chlamydomonas_euryale</w:t>
            </w:r>
          </w:p>
        </w:tc>
        <w:tc>
          <w:tcPr>
            <w:tcW w:w="1140" w:type="dxa"/>
          </w:tcPr>
          <w:p w14:paraId="3EE0F04D" w14:textId="77777777" w:rsidR="00B2583B" w:rsidRDefault="00000000">
            <w:pPr>
              <w:pStyle w:val="Compact"/>
              <w:jc w:val="right"/>
            </w:pPr>
            <w:r>
              <w:t>16</w:t>
            </w:r>
          </w:p>
        </w:tc>
        <w:tc>
          <w:tcPr>
            <w:tcW w:w="1800" w:type="dxa"/>
          </w:tcPr>
          <w:p w14:paraId="566F9A8E" w14:textId="77777777" w:rsidR="00B2583B" w:rsidRDefault="00000000">
            <w:pPr>
              <w:pStyle w:val="Compact"/>
              <w:jc w:val="right"/>
            </w:pPr>
            <w:r>
              <w:t>28</w:t>
            </w:r>
          </w:p>
        </w:tc>
        <w:tc>
          <w:tcPr>
            <w:tcW w:w="1320" w:type="dxa"/>
          </w:tcPr>
          <w:p w14:paraId="12891899" w14:textId="77777777" w:rsidR="00B2583B" w:rsidRDefault="00000000">
            <w:pPr>
              <w:pStyle w:val="Compact"/>
              <w:jc w:val="right"/>
            </w:pPr>
            <w:r>
              <w:t>0.04505</w:t>
            </w:r>
          </w:p>
        </w:tc>
        <w:tc>
          <w:tcPr>
            <w:tcW w:w="1500" w:type="dxa"/>
          </w:tcPr>
          <w:p w14:paraId="30816559" w14:textId="77777777" w:rsidR="00B2583B" w:rsidRDefault="00000000">
            <w:pPr>
              <w:pStyle w:val="Compact"/>
              <w:jc w:val="right"/>
            </w:pPr>
            <w:r>
              <w:t>24</w:t>
            </w:r>
          </w:p>
        </w:tc>
        <w:tc>
          <w:tcPr>
            <w:tcW w:w="600" w:type="dxa"/>
          </w:tcPr>
          <w:p w14:paraId="6F19D0E9" w14:textId="77777777" w:rsidR="00B2583B" w:rsidRDefault="00000000">
            <w:pPr>
              <w:pStyle w:val="Compact"/>
              <w:jc w:val="right"/>
            </w:pPr>
            <w:r>
              <w:t>500.00</w:t>
            </w:r>
          </w:p>
        </w:tc>
      </w:tr>
      <w:tr w:rsidR="00B2583B" w14:paraId="13F07720" w14:textId="77777777">
        <w:tc>
          <w:tcPr>
            <w:tcW w:w="1560" w:type="dxa"/>
          </w:tcPr>
          <w:p w14:paraId="0E88123A" w14:textId="77777777" w:rsidR="00B2583B" w:rsidRDefault="00000000">
            <w:pPr>
              <w:pStyle w:val="Compact"/>
            </w:pPr>
            <w:r>
              <w:t>Chlamydomonas_euryale</w:t>
            </w:r>
          </w:p>
        </w:tc>
        <w:tc>
          <w:tcPr>
            <w:tcW w:w="1140" w:type="dxa"/>
          </w:tcPr>
          <w:p w14:paraId="152FE555" w14:textId="77777777" w:rsidR="00B2583B" w:rsidRDefault="00000000">
            <w:pPr>
              <w:pStyle w:val="Compact"/>
              <w:jc w:val="right"/>
            </w:pPr>
            <w:r>
              <w:t>16</w:t>
            </w:r>
          </w:p>
        </w:tc>
        <w:tc>
          <w:tcPr>
            <w:tcW w:w="1800" w:type="dxa"/>
          </w:tcPr>
          <w:p w14:paraId="697DB270" w14:textId="77777777" w:rsidR="00B2583B" w:rsidRDefault="00000000">
            <w:pPr>
              <w:pStyle w:val="Compact"/>
              <w:jc w:val="right"/>
            </w:pPr>
            <w:r>
              <w:t>28</w:t>
            </w:r>
          </w:p>
        </w:tc>
        <w:tc>
          <w:tcPr>
            <w:tcW w:w="1320" w:type="dxa"/>
          </w:tcPr>
          <w:p w14:paraId="1633543F" w14:textId="77777777" w:rsidR="00B2583B" w:rsidRDefault="00000000">
            <w:pPr>
              <w:pStyle w:val="Compact"/>
              <w:jc w:val="right"/>
            </w:pPr>
            <w:r>
              <w:t>0.04612</w:t>
            </w:r>
          </w:p>
        </w:tc>
        <w:tc>
          <w:tcPr>
            <w:tcW w:w="1500" w:type="dxa"/>
          </w:tcPr>
          <w:p w14:paraId="4A33BB65" w14:textId="77777777" w:rsidR="00B2583B" w:rsidRDefault="00000000">
            <w:pPr>
              <w:pStyle w:val="Compact"/>
              <w:jc w:val="right"/>
            </w:pPr>
            <w:r>
              <w:t>24</w:t>
            </w:r>
          </w:p>
        </w:tc>
        <w:tc>
          <w:tcPr>
            <w:tcW w:w="600" w:type="dxa"/>
          </w:tcPr>
          <w:p w14:paraId="3DA8E89C" w14:textId="77777777" w:rsidR="00B2583B" w:rsidRDefault="00000000">
            <w:pPr>
              <w:pStyle w:val="Compact"/>
              <w:jc w:val="right"/>
            </w:pPr>
            <w:r>
              <w:t>70.00</w:t>
            </w:r>
          </w:p>
        </w:tc>
      </w:tr>
      <w:tr w:rsidR="00B2583B" w14:paraId="1E939F47" w14:textId="77777777">
        <w:tc>
          <w:tcPr>
            <w:tcW w:w="1560" w:type="dxa"/>
          </w:tcPr>
          <w:p w14:paraId="0B16C0EC" w14:textId="77777777" w:rsidR="00B2583B" w:rsidRDefault="00000000">
            <w:pPr>
              <w:pStyle w:val="Compact"/>
            </w:pPr>
            <w:r>
              <w:t>Chlamydomonas_ICEMDV</w:t>
            </w:r>
          </w:p>
        </w:tc>
        <w:tc>
          <w:tcPr>
            <w:tcW w:w="1140" w:type="dxa"/>
          </w:tcPr>
          <w:p w14:paraId="02F3DD5A" w14:textId="77777777" w:rsidR="00B2583B" w:rsidRDefault="00000000">
            <w:pPr>
              <w:pStyle w:val="Compact"/>
              <w:jc w:val="right"/>
            </w:pPr>
            <w:r>
              <w:t>1</w:t>
            </w:r>
          </w:p>
        </w:tc>
        <w:tc>
          <w:tcPr>
            <w:tcW w:w="1800" w:type="dxa"/>
          </w:tcPr>
          <w:p w14:paraId="607F8156" w14:textId="77777777" w:rsidR="00B2583B" w:rsidRDefault="00000000">
            <w:pPr>
              <w:pStyle w:val="Compact"/>
              <w:jc w:val="right"/>
            </w:pPr>
            <w:r>
              <w:t>4</w:t>
            </w:r>
          </w:p>
        </w:tc>
        <w:tc>
          <w:tcPr>
            <w:tcW w:w="1320" w:type="dxa"/>
          </w:tcPr>
          <w:p w14:paraId="1691B091" w14:textId="77777777" w:rsidR="00B2583B" w:rsidRDefault="00000000">
            <w:pPr>
              <w:pStyle w:val="Compact"/>
              <w:jc w:val="right"/>
            </w:pPr>
            <w:r>
              <w:t>0.73733</w:t>
            </w:r>
          </w:p>
        </w:tc>
        <w:tc>
          <w:tcPr>
            <w:tcW w:w="1500" w:type="dxa"/>
          </w:tcPr>
          <w:p w14:paraId="6E2F5981" w14:textId="77777777" w:rsidR="00B2583B" w:rsidRDefault="00000000">
            <w:pPr>
              <w:pStyle w:val="Compact"/>
              <w:jc w:val="right"/>
            </w:pPr>
            <w:r>
              <w:t>4</w:t>
            </w:r>
          </w:p>
        </w:tc>
        <w:tc>
          <w:tcPr>
            <w:tcW w:w="600" w:type="dxa"/>
          </w:tcPr>
          <w:p w14:paraId="298997DC" w14:textId="77777777" w:rsidR="00B2583B" w:rsidRDefault="00000000">
            <w:pPr>
              <w:pStyle w:val="Compact"/>
              <w:jc w:val="right"/>
            </w:pPr>
            <w:r>
              <w:t>70.00</w:t>
            </w:r>
          </w:p>
        </w:tc>
      </w:tr>
      <w:tr w:rsidR="00B2583B" w14:paraId="43D7F03E" w14:textId="77777777">
        <w:tc>
          <w:tcPr>
            <w:tcW w:w="1560" w:type="dxa"/>
          </w:tcPr>
          <w:p w14:paraId="20521DCB" w14:textId="77777777" w:rsidR="00B2583B" w:rsidRDefault="00000000">
            <w:pPr>
              <w:pStyle w:val="Compact"/>
            </w:pPr>
            <w:r>
              <w:lastRenderedPageBreak/>
              <w:t>Chlamydomonas_ICEMDV</w:t>
            </w:r>
          </w:p>
        </w:tc>
        <w:tc>
          <w:tcPr>
            <w:tcW w:w="1140" w:type="dxa"/>
          </w:tcPr>
          <w:p w14:paraId="094DB4AA" w14:textId="77777777" w:rsidR="00B2583B" w:rsidRDefault="00000000">
            <w:pPr>
              <w:pStyle w:val="Compact"/>
              <w:jc w:val="right"/>
            </w:pPr>
            <w:r>
              <w:t>1</w:t>
            </w:r>
          </w:p>
        </w:tc>
        <w:tc>
          <w:tcPr>
            <w:tcW w:w="1800" w:type="dxa"/>
          </w:tcPr>
          <w:p w14:paraId="05188EEA" w14:textId="77777777" w:rsidR="00B2583B" w:rsidRDefault="00000000">
            <w:pPr>
              <w:pStyle w:val="Compact"/>
              <w:jc w:val="right"/>
            </w:pPr>
            <w:r>
              <w:t>8</w:t>
            </w:r>
          </w:p>
        </w:tc>
        <w:tc>
          <w:tcPr>
            <w:tcW w:w="1320" w:type="dxa"/>
          </w:tcPr>
          <w:p w14:paraId="1A2F607B" w14:textId="77777777" w:rsidR="00B2583B" w:rsidRDefault="00000000">
            <w:pPr>
              <w:pStyle w:val="Compact"/>
              <w:jc w:val="right"/>
            </w:pPr>
            <w:r>
              <w:t>0.71644</w:t>
            </w:r>
          </w:p>
        </w:tc>
        <w:tc>
          <w:tcPr>
            <w:tcW w:w="1500" w:type="dxa"/>
          </w:tcPr>
          <w:p w14:paraId="26950E60" w14:textId="77777777" w:rsidR="00B2583B" w:rsidRDefault="00000000">
            <w:pPr>
              <w:pStyle w:val="Compact"/>
              <w:jc w:val="right"/>
            </w:pPr>
            <w:r>
              <w:t>4</w:t>
            </w:r>
          </w:p>
        </w:tc>
        <w:tc>
          <w:tcPr>
            <w:tcW w:w="600" w:type="dxa"/>
          </w:tcPr>
          <w:p w14:paraId="3F553B7D" w14:textId="77777777" w:rsidR="00B2583B" w:rsidRDefault="00000000">
            <w:pPr>
              <w:pStyle w:val="Compact"/>
              <w:jc w:val="right"/>
            </w:pPr>
            <w:r>
              <w:t>70.00</w:t>
            </w:r>
          </w:p>
        </w:tc>
      </w:tr>
      <w:tr w:rsidR="00B2583B" w14:paraId="1C31A648" w14:textId="77777777">
        <w:tc>
          <w:tcPr>
            <w:tcW w:w="1560" w:type="dxa"/>
          </w:tcPr>
          <w:p w14:paraId="4E285F74" w14:textId="77777777" w:rsidR="00B2583B" w:rsidRDefault="00000000">
            <w:pPr>
              <w:pStyle w:val="Compact"/>
            </w:pPr>
            <w:r>
              <w:t>Chlamydomonas_ICEMDV</w:t>
            </w:r>
          </w:p>
        </w:tc>
        <w:tc>
          <w:tcPr>
            <w:tcW w:w="1140" w:type="dxa"/>
          </w:tcPr>
          <w:p w14:paraId="7DE2B250" w14:textId="77777777" w:rsidR="00B2583B" w:rsidRDefault="00000000">
            <w:pPr>
              <w:pStyle w:val="Compact"/>
              <w:jc w:val="right"/>
            </w:pPr>
            <w:r>
              <w:t>1</w:t>
            </w:r>
          </w:p>
        </w:tc>
        <w:tc>
          <w:tcPr>
            <w:tcW w:w="1800" w:type="dxa"/>
          </w:tcPr>
          <w:p w14:paraId="7CDFAAB5" w14:textId="77777777" w:rsidR="00B2583B" w:rsidRDefault="00000000">
            <w:pPr>
              <w:pStyle w:val="Compact"/>
              <w:jc w:val="right"/>
            </w:pPr>
            <w:r>
              <w:t>12</w:t>
            </w:r>
          </w:p>
        </w:tc>
        <w:tc>
          <w:tcPr>
            <w:tcW w:w="1320" w:type="dxa"/>
          </w:tcPr>
          <w:p w14:paraId="2BA4E781" w14:textId="77777777" w:rsidR="00B2583B" w:rsidRDefault="00000000">
            <w:pPr>
              <w:pStyle w:val="Compact"/>
              <w:jc w:val="right"/>
            </w:pPr>
            <w:r>
              <w:t>0.67904</w:t>
            </w:r>
          </w:p>
        </w:tc>
        <w:tc>
          <w:tcPr>
            <w:tcW w:w="1500" w:type="dxa"/>
          </w:tcPr>
          <w:p w14:paraId="7051FC2E" w14:textId="77777777" w:rsidR="00B2583B" w:rsidRDefault="00000000">
            <w:pPr>
              <w:pStyle w:val="Compact"/>
              <w:jc w:val="right"/>
            </w:pPr>
            <w:r>
              <w:t>4</w:t>
            </w:r>
          </w:p>
        </w:tc>
        <w:tc>
          <w:tcPr>
            <w:tcW w:w="600" w:type="dxa"/>
          </w:tcPr>
          <w:p w14:paraId="14445305" w14:textId="77777777" w:rsidR="00B2583B" w:rsidRDefault="00000000">
            <w:pPr>
              <w:pStyle w:val="Compact"/>
              <w:jc w:val="right"/>
            </w:pPr>
            <w:r>
              <w:t>70.00</w:t>
            </w:r>
          </w:p>
        </w:tc>
      </w:tr>
      <w:tr w:rsidR="00B2583B" w14:paraId="0AEB0E42" w14:textId="77777777">
        <w:tc>
          <w:tcPr>
            <w:tcW w:w="1560" w:type="dxa"/>
          </w:tcPr>
          <w:p w14:paraId="37C4EC3A" w14:textId="77777777" w:rsidR="00B2583B" w:rsidRDefault="00000000">
            <w:pPr>
              <w:pStyle w:val="Compact"/>
            </w:pPr>
            <w:r>
              <w:t>Chlamydomonas_ICEMDV</w:t>
            </w:r>
          </w:p>
        </w:tc>
        <w:tc>
          <w:tcPr>
            <w:tcW w:w="1140" w:type="dxa"/>
          </w:tcPr>
          <w:p w14:paraId="18A73F45" w14:textId="77777777" w:rsidR="00B2583B" w:rsidRDefault="00000000">
            <w:pPr>
              <w:pStyle w:val="Compact"/>
              <w:jc w:val="right"/>
            </w:pPr>
            <w:r>
              <w:t>2</w:t>
            </w:r>
          </w:p>
        </w:tc>
        <w:tc>
          <w:tcPr>
            <w:tcW w:w="1800" w:type="dxa"/>
          </w:tcPr>
          <w:p w14:paraId="6332F781" w14:textId="77777777" w:rsidR="00B2583B" w:rsidRDefault="00000000">
            <w:pPr>
              <w:pStyle w:val="Compact"/>
              <w:jc w:val="right"/>
            </w:pPr>
            <w:r>
              <w:t>4</w:t>
            </w:r>
          </w:p>
        </w:tc>
        <w:tc>
          <w:tcPr>
            <w:tcW w:w="1320" w:type="dxa"/>
          </w:tcPr>
          <w:p w14:paraId="354E0DF8" w14:textId="77777777" w:rsidR="00B2583B" w:rsidRDefault="00000000">
            <w:pPr>
              <w:pStyle w:val="Compact"/>
              <w:jc w:val="right"/>
            </w:pPr>
            <w:r>
              <w:t>0.36369</w:t>
            </w:r>
          </w:p>
        </w:tc>
        <w:tc>
          <w:tcPr>
            <w:tcW w:w="1500" w:type="dxa"/>
          </w:tcPr>
          <w:p w14:paraId="0E7AB179" w14:textId="77777777" w:rsidR="00B2583B" w:rsidRDefault="00000000">
            <w:pPr>
              <w:pStyle w:val="Compact"/>
              <w:jc w:val="right"/>
            </w:pPr>
            <w:r>
              <w:t>4</w:t>
            </w:r>
          </w:p>
        </w:tc>
        <w:tc>
          <w:tcPr>
            <w:tcW w:w="600" w:type="dxa"/>
          </w:tcPr>
          <w:p w14:paraId="13F72249" w14:textId="77777777" w:rsidR="00B2583B" w:rsidRDefault="00000000">
            <w:pPr>
              <w:pStyle w:val="Compact"/>
              <w:jc w:val="right"/>
            </w:pPr>
            <w:r>
              <w:t>70.00</w:t>
            </w:r>
          </w:p>
        </w:tc>
      </w:tr>
      <w:tr w:rsidR="00B2583B" w14:paraId="47A3F760" w14:textId="77777777">
        <w:tc>
          <w:tcPr>
            <w:tcW w:w="1560" w:type="dxa"/>
          </w:tcPr>
          <w:p w14:paraId="768EB53E" w14:textId="77777777" w:rsidR="00B2583B" w:rsidRDefault="00000000">
            <w:pPr>
              <w:pStyle w:val="Compact"/>
            </w:pPr>
            <w:r>
              <w:t>Chlamydomonas_ICEMDV</w:t>
            </w:r>
          </w:p>
        </w:tc>
        <w:tc>
          <w:tcPr>
            <w:tcW w:w="1140" w:type="dxa"/>
          </w:tcPr>
          <w:p w14:paraId="5BCBFF5C" w14:textId="77777777" w:rsidR="00B2583B" w:rsidRDefault="00000000">
            <w:pPr>
              <w:pStyle w:val="Compact"/>
              <w:jc w:val="right"/>
            </w:pPr>
            <w:r>
              <w:t>2</w:t>
            </w:r>
          </w:p>
        </w:tc>
        <w:tc>
          <w:tcPr>
            <w:tcW w:w="1800" w:type="dxa"/>
          </w:tcPr>
          <w:p w14:paraId="3C1065BB" w14:textId="77777777" w:rsidR="00B2583B" w:rsidRDefault="00000000">
            <w:pPr>
              <w:pStyle w:val="Compact"/>
              <w:jc w:val="right"/>
            </w:pPr>
            <w:r>
              <w:t>8</w:t>
            </w:r>
          </w:p>
        </w:tc>
        <w:tc>
          <w:tcPr>
            <w:tcW w:w="1320" w:type="dxa"/>
          </w:tcPr>
          <w:p w14:paraId="5C1B93B2" w14:textId="77777777" w:rsidR="00B2583B" w:rsidRDefault="00000000">
            <w:pPr>
              <w:pStyle w:val="Compact"/>
              <w:jc w:val="right"/>
            </w:pPr>
            <w:r>
              <w:t>0.35457</w:t>
            </w:r>
          </w:p>
        </w:tc>
        <w:tc>
          <w:tcPr>
            <w:tcW w:w="1500" w:type="dxa"/>
          </w:tcPr>
          <w:p w14:paraId="28FDE88F" w14:textId="77777777" w:rsidR="00B2583B" w:rsidRDefault="00000000">
            <w:pPr>
              <w:pStyle w:val="Compact"/>
              <w:jc w:val="right"/>
            </w:pPr>
            <w:r>
              <w:t>4</w:t>
            </w:r>
          </w:p>
        </w:tc>
        <w:tc>
          <w:tcPr>
            <w:tcW w:w="600" w:type="dxa"/>
          </w:tcPr>
          <w:p w14:paraId="2FCF8812" w14:textId="77777777" w:rsidR="00B2583B" w:rsidRDefault="00000000">
            <w:pPr>
              <w:pStyle w:val="Compact"/>
              <w:jc w:val="right"/>
            </w:pPr>
            <w:r>
              <w:t>70.00</w:t>
            </w:r>
          </w:p>
        </w:tc>
      </w:tr>
      <w:tr w:rsidR="00B2583B" w14:paraId="4D63E487" w14:textId="77777777">
        <w:tc>
          <w:tcPr>
            <w:tcW w:w="1560" w:type="dxa"/>
          </w:tcPr>
          <w:p w14:paraId="7855F9BC" w14:textId="77777777" w:rsidR="00B2583B" w:rsidRDefault="00000000">
            <w:pPr>
              <w:pStyle w:val="Compact"/>
            </w:pPr>
            <w:r>
              <w:t>Chlamydomonas_ICEMDV</w:t>
            </w:r>
          </w:p>
        </w:tc>
        <w:tc>
          <w:tcPr>
            <w:tcW w:w="1140" w:type="dxa"/>
          </w:tcPr>
          <w:p w14:paraId="155A95AA" w14:textId="77777777" w:rsidR="00B2583B" w:rsidRDefault="00000000">
            <w:pPr>
              <w:pStyle w:val="Compact"/>
              <w:jc w:val="right"/>
            </w:pPr>
            <w:r>
              <w:t>2</w:t>
            </w:r>
          </w:p>
        </w:tc>
        <w:tc>
          <w:tcPr>
            <w:tcW w:w="1800" w:type="dxa"/>
          </w:tcPr>
          <w:p w14:paraId="4F2C51AE" w14:textId="77777777" w:rsidR="00B2583B" w:rsidRDefault="00000000">
            <w:pPr>
              <w:pStyle w:val="Compact"/>
              <w:jc w:val="right"/>
            </w:pPr>
            <w:r>
              <w:t>12</w:t>
            </w:r>
          </w:p>
        </w:tc>
        <w:tc>
          <w:tcPr>
            <w:tcW w:w="1320" w:type="dxa"/>
          </w:tcPr>
          <w:p w14:paraId="72465F84" w14:textId="77777777" w:rsidR="00B2583B" w:rsidRDefault="00000000">
            <w:pPr>
              <w:pStyle w:val="Compact"/>
              <w:jc w:val="right"/>
            </w:pPr>
            <w:r>
              <w:t>0.33588</w:t>
            </w:r>
          </w:p>
        </w:tc>
        <w:tc>
          <w:tcPr>
            <w:tcW w:w="1500" w:type="dxa"/>
          </w:tcPr>
          <w:p w14:paraId="10CB4CF5" w14:textId="77777777" w:rsidR="00B2583B" w:rsidRDefault="00000000">
            <w:pPr>
              <w:pStyle w:val="Compact"/>
              <w:jc w:val="right"/>
            </w:pPr>
            <w:r>
              <w:t>4</w:t>
            </w:r>
          </w:p>
        </w:tc>
        <w:tc>
          <w:tcPr>
            <w:tcW w:w="600" w:type="dxa"/>
          </w:tcPr>
          <w:p w14:paraId="62540C2C" w14:textId="77777777" w:rsidR="00B2583B" w:rsidRDefault="00000000">
            <w:pPr>
              <w:pStyle w:val="Compact"/>
              <w:jc w:val="right"/>
            </w:pPr>
            <w:r>
              <w:t>70.00</w:t>
            </w:r>
          </w:p>
        </w:tc>
      </w:tr>
      <w:tr w:rsidR="00B2583B" w14:paraId="0EFE28B2" w14:textId="77777777">
        <w:tc>
          <w:tcPr>
            <w:tcW w:w="1560" w:type="dxa"/>
          </w:tcPr>
          <w:p w14:paraId="0C42E224" w14:textId="77777777" w:rsidR="00B2583B" w:rsidRDefault="00000000">
            <w:pPr>
              <w:pStyle w:val="Compact"/>
            </w:pPr>
            <w:r>
              <w:t>Chlamydomonas_ICEMDV</w:t>
            </w:r>
          </w:p>
        </w:tc>
        <w:tc>
          <w:tcPr>
            <w:tcW w:w="1140" w:type="dxa"/>
          </w:tcPr>
          <w:p w14:paraId="7CEA4369" w14:textId="77777777" w:rsidR="00B2583B" w:rsidRDefault="00000000">
            <w:pPr>
              <w:pStyle w:val="Compact"/>
              <w:jc w:val="right"/>
            </w:pPr>
            <w:r>
              <w:t>4</w:t>
            </w:r>
          </w:p>
        </w:tc>
        <w:tc>
          <w:tcPr>
            <w:tcW w:w="1800" w:type="dxa"/>
          </w:tcPr>
          <w:p w14:paraId="42290629" w14:textId="77777777" w:rsidR="00B2583B" w:rsidRDefault="00000000">
            <w:pPr>
              <w:pStyle w:val="Compact"/>
              <w:jc w:val="right"/>
            </w:pPr>
            <w:r>
              <w:t>4</w:t>
            </w:r>
          </w:p>
        </w:tc>
        <w:tc>
          <w:tcPr>
            <w:tcW w:w="1320" w:type="dxa"/>
          </w:tcPr>
          <w:p w14:paraId="3ADE25D7" w14:textId="77777777" w:rsidR="00B2583B" w:rsidRDefault="00000000">
            <w:pPr>
              <w:pStyle w:val="Compact"/>
              <w:jc w:val="right"/>
            </w:pPr>
            <w:r>
              <w:t>0.17929</w:t>
            </w:r>
          </w:p>
        </w:tc>
        <w:tc>
          <w:tcPr>
            <w:tcW w:w="1500" w:type="dxa"/>
          </w:tcPr>
          <w:p w14:paraId="775E85DD" w14:textId="77777777" w:rsidR="00B2583B" w:rsidRDefault="00000000">
            <w:pPr>
              <w:pStyle w:val="Compact"/>
              <w:jc w:val="right"/>
            </w:pPr>
            <w:r>
              <w:t>4</w:t>
            </w:r>
          </w:p>
        </w:tc>
        <w:tc>
          <w:tcPr>
            <w:tcW w:w="600" w:type="dxa"/>
          </w:tcPr>
          <w:p w14:paraId="00426A8C" w14:textId="77777777" w:rsidR="00B2583B" w:rsidRDefault="00000000">
            <w:pPr>
              <w:pStyle w:val="Compact"/>
              <w:jc w:val="right"/>
            </w:pPr>
            <w:r>
              <w:t>70.00</w:t>
            </w:r>
          </w:p>
        </w:tc>
      </w:tr>
      <w:tr w:rsidR="00B2583B" w14:paraId="4AB69B75" w14:textId="77777777">
        <w:tc>
          <w:tcPr>
            <w:tcW w:w="1560" w:type="dxa"/>
          </w:tcPr>
          <w:p w14:paraId="476BF21B" w14:textId="77777777" w:rsidR="00B2583B" w:rsidRDefault="00000000">
            <w:pPr>
              <w:pStyle w:val="Compact"/>
            </w:pPr>
            <w:r>
              <w:t>Chlamydomonas_ICEMDV</w:t>
            </w:r>
          </w:p>
        </w:tc>
        <w:tc>
          <w:tcPr>
            <w:tcW w:w="1140" w:type="dxa"/>
          </w:tcPr>
          <w:p w14:paraId="1333DBEC" w14:textId="77777777" w:rsidR="00B2583B" w:rsidRDefault="00000000">
            <w:pPr>
              <w:pStyle w:val="Compact"/>
              <w:jc w:val="right"/>
            </w:pPr>
            <w:r>
              <w:t>4</w:t>
            </w:r>
          </w:p>
        </w:tc>
        <w:tc>
          <w:tcPr>
            <w:tcW w:w="1800" w:type="dxa"/>
          </w:tcPr>
          <w:p w14:paraId="478897D1" w14:textId="77777777" w:rsidR="00B2583B" w:rsidRDefault="00000000">
            <w:pPr>
              <w:pStyle w:val="Compact"/>
              <w:jc w:val="right"/>
            </w:pPr>
            <w:r>
              <w:t>8</w:t>
            </w:r>
          </w:p>
        </w:tc>
        <w:tc>
          <w:tcPr>
            <w:tcW w:w="1320" w:type="dxa"/>
          </w:tcPr>
          <w:p w14:paraId="5E3517C6" w14:textId="77777777" w:rsidR="00B2583B" w:rsidRDefault="00000000">
            <w:pPr>
              <w:pStyle w:val="Compact"/>
              <w:jc w:val="right"/>
            </w:pPr>
            <w:r>
              <w:t>0.17562</w:t>
            </w:r>
          </w:p>
        </w:tc>
        <w:tc>
          <w:tcPr>
            <w:tcW w:w="1500" w:type="dxa"/>
          </w:tcPr>
          <w:p w14:paraId="35DDE185" w14:textId="77777777" w:rsidR="00B2583B" w:rsidRDefault="00000000">
            <w:pPr>
              <w:pStyle w:val="Compact"/>
              <w:jc w:val="right"/>
            </w:pPr>
            <w:r>
              <w:t>4</w:t>
            </w:r>
          </w:p>
        </w:tc>
        <w:tc>
          <w:tcPr>
            <w:tcW w:w="600" w:type="dxa"/>
          </w:tcPr>
          <w:p w14:paraId="1C2175F3" w14:textId="77777777" w:rsidR="00B2583B" w:rsidRDefault="00000000">
            <w:pPr>
              <w:pStyle w:val="Compact"/>
              <w:jc w:val="right"/>
            </w:pPr>
            <w:r>
              <w:t>70.00</w:t>
            </w:r>
          </w:p>
        </w:tc>
      </w:tr>
      <w:tr w:rsidR="00B2583B" w14:paraId="38B7099F" w14:textId="77777777">
        <w:tc>
          <w:tcPr>
            <w:tcW w:w="1560" w:type="dxa"/>
          </w:tcPr>
          <w:p w14:paraId="5A76A979" w14:textId="77777777" w:rsidR="00B2583B" w:rsidRDefault="00000000">
            <w:pPr>
              <w:pStyle w:val="Compact"/>
            </w:pPr>
            <w:r>
              <w:t>Chlamydomonas_ICEMDV</w:t>
            </w:r>
          </w:p>
        </w:tc>
        <w:tc>
          <w:tcPr>
            <w:tcW w:w="1140" w:type="dxa"/>
          </w:tcPr>
          <w:p w14:paraId="15507C39" w14:textId="77777777" w:rsidR="00B2583B" w:rsidRDefault="00000000">
            <w:pPr>
              <w:pStyle w:val="Compact"/>
              <w:jc w:val="right"/>
            </w:pPr>
            <w:r>
              <w:t>4</w:t>
            </w:r>
          </w:p>
        </w:tc>
        <w:tc>
          <w:tcPr>
            <w:tcW w:w="1800" w:type="dxa"/>
          </w:tcPr>
          <w:p w14:paraId="4BBA5473" w14:textId="77777777" w:rsidR="00B2583B" w:rsidRDefault="00000000">
            <w:pPr>
              <w:pStyle w:val="Compact"/>
              <w:jc w:val="right"/>
            </w:pPr>
            <w:r>
              <w:t>12</w:t>
            </w:r>
          </w:p>
        </w:tc>
        <w:tc>
          <w:tcPr>
            <w:tcW w:w="1320" w:type="dxa"/>
          </w:tcPr>
          <w:p w14:paraId="46468D07" w14:textId="77777777" w:rsidR="00B2583B" w:rsidRDefault="00000000">
            <w:pPr>
              <w:pStyle w:val="Compact"/>
              <w:jc w:val="right"/>
            </w:pPr>
            <w:r>
              <w:t>0.16533</w:t>
            </w:r>
          </w:p>
        </w:tc>
        <w:tc>
          <w:tcPr>
            <w:tcW w:w="1500" w:type="dxa"/>
          </w:tcPr>
          <w:p w14:paraId="1B9D29CD" w14:textId="77777777" w:rsidR="00B2583B" w:rsidRDefault="00000000">
            <w:pPr>
              <w:pStyle w:val="Compact"/>
              <w:jc w:val="right"/>
            </w:pPr>
            <w:r>
              <w:t>4</w:t>
            </w:r>
          </w:p>
        </w:tc>
        <w:tc>
          <w:tcPr>
            <w:tcW w:w="600" w:type="dxa"/>
          </w:tcPr>
          <w:p w14:paraId="7759524B" w14:textId="77777777" w:rsidR="00B2583B" w:rsidRDefault="00000000">
            <w:pPr>
              <w:pStyle w:val="Compact"/>
              <w:jc w:val="right"/>
            </w:pPr>
            <w:r>
              <w:t>70.00</w:t>
            </w:r>
          </w:p>
        </w:tc>
      </w:tr>
      <w:tr w:rsidR="00B2583B" w14:paraId="2186DD9D" w14:textId="77777777">
        <w:tc>
          <w:tcPr>
            <w:tcW w:w="1560" w:type="dxa"/>
          </w:tcPr>
          <w:p w14:paraId="60F8F4B2" w14:textId="77777777" w:rsidR="00B2583B" w:rsidRDefault="00000000">
            <w:pPr>
              <w:pStyle w:val="Compact"/>
            </w:pPr>
            <w:r>
              <w:t>Chlamydomonas_ICEMDV</w:t>
            </w:r>
          </w:p>
        </w:tc>
        <w:tc>
          <w:tcPr>
            <w:tcW w:w="1140" w:type="dxa"/>
          </w:tcPr>
          <w:p w14:paraId="49D04BFF" w14:textId="77777777" w:rsidR="00B2583B" w:rsidRDefault="00000000">
            <w:pPr>
              <w:pStyle w:val="Compact"/>
              <w:jc w:val="right"/>
            </w:pPr>
            <w:r>
              <w:t>8</w:t>
            </w:r>
          </w:p>
        </w:tc>
        <w:tc>
          <w:tcPr>
            <w:tcW w:w="1800" w:type="dxa"/>
          </w:tcPr>
          <w:p w14:paraId="57004EBA" w14:textId="77777777" w:rsidR="00B2583B" w:rsidRDefault="00000000">
            <w:pPr>
              <w:pStyle w:val="Compact"/>
              <w:jc w:val="right"/>
            </w:pPr>
            <w:r>
              <w:t>4</w:t>
            </w:r>
          </w:p>
        </w:tc>
        <w:tc>
          <w:tcPr>
            <w:tcW w:w="1320" w:type="dxa"/>
          </w:tcPr>
          <w:p w14:paraId="41D90E49" w14:textId="77777777" w:rsidR="00B2583B" w:rsidRDefault="00000000">
            <w:pPr>
              <w:pStyle w:val="Compact"/>
              <w:jc w:val="right"/>
            </w:pPr>
            <w:r>
              <w:t>0.08936</w:t>
            </w:r>
          </w:p>
        </w:tc>
        <w:tc>
          <w:tcPr>
            <w:tcW w:w="1500" w:type="dxa"/>
          </w:tcPr>
          <w:p w14:paraId="3F05E2C2" w14:textId="77777777" w:rsidR="00B2583B" w:rsidRDefault="00000000">
            <w:pPr>
              <w:pStyle w:val="Compact"/>
              <w:jc w:val="right"/>
            </w:pPr>
            <w:r>
              <w:t>4</w:t>
            </w:r>
          </w:p>
        </w:tc>
        <w:tc>
          <w:tcPr>
            <w:tcW w:w="600" w:type="dxa"/>
          </w:tcPr>
          <w:p w14:paraId="5FD8F6F4" w14:textId="77777777" w:rsidR="00B2583B" w:rsidRDefault="00000000">
            <w:pPr>
              <w:pStyle w:val="Compact"/>
              <w:jc w:val="right"/>
            </w:pPr>
            <w:r>
              <w:t>70.00</w:t>
            </w:r>
          </w:p>
        </w:tc>
      </w:tr>
      <w:tr w:rsidR="00B2583B" w14:paraId="3FE77AB4" w14:textId="77777777">
        <w:tc>
          <w:tcPr>
            <w:tcW w:w="1560" w:type="dxa"/>
          </w:tcPr>
          <w:p w14:paraId="4DF083E3" w14:textId="77777777" w:rsidR="00B2583B" w:rsidRDefault="00000000">
            <w:pPr>
              <w:pStyle w:val="Compact"/>
            </w:pPr>
            <w:r>
              <w:t>Chlamydomonas_ICEMDV</w:t>
            </w:r>
          </w:p>
        </w:tc>
        <w:tc>
          <w:tcPr>
            <w:tcW w:w="1140" w:type="dxa"/>
          </w:tcPr>
          <w:p w14:paraId="1F00699E" w14:textId="77777777" w:rsidR="00B2583B" w:rsidRDefault="00000000">
            <w:pPr>
              <w:pStyle w:val="Compact"/>
              <w:jc w:val="right"/>
            </w:pPr>
            <w:r>
              <w:t>8</w:t>
            </w:r>
          </w:p>
        </w:tc>
        <w:tc>
          <w:tcPr>
            <w:tcW w:w="1800" w:type="dxa"/>
          </w:tcPr>
          <w:p w14:paraId="6DE0972E" w14:textId="77777777" w:rsidR="00B2583B" w:rsidRDefault="00000000">
            <w:pPr>
              <w:pStyle w:val="Compact"/>
              <w:jc w:val="right"/>
            </w:pPr>
            <w:r>
              <w:t>8</w:t>
            </w:r>
          </w:p>
        </w:tc>
        <w:tc>
          <w:tcPr>
            <w:tcW w:w="1320" w:type="dxa"/>
          </w:tcPr>
          <w:p w14:paraId="5C14B62C" w14:textId="77777777" w:rsidR="00B2583B" w:rsidRDefault="00000000">
            <w:pPr>
              <w:pStyle w:val="Compact"/>
              <w:jc w:val="right"/>
            </w:pPr>
            <w:r>
              <w:t>0.08720</w:t>
            </w:r>
          </w:p>
        </w:tc>
        <w:tc>
          <w:tcPr>
            <w:tcW w:w="1500" w:type="dxa"/>
          </w:tcPr>
          <w:p w14:paraId="219D9692" w14:textId="77777777" w:rsidR="00B2583B" w:rsidRDefault="00000000">
            <w:pPr>
              <w:pStyle w:val="Compact"/>
              <w:jc w:val="right"/>
            </w:pPr>
            <w:r>
              <w:t>4</w:t>
            </w:r>
          </w:p>
        </w:tc>
        <w:tc>
          <w:tcPr>
            <w:tcW w:w="600" w:type="dxa"/>
          </w:tcPr>
          <w:p w14:paraId="35A617B0" w14:textId="77777777" w:rsidR="00B2583B" w:rsidRDefault="00000000">
            <w:pPr>
              <w:pStyle w:val="Compact"/>
              <w:jc w:val="right"/>
            </w:pPr>
            <w:r>
              <w:t>70.00</w:t>
            </w:r>
          </w:p>
        </w:tc>
      </w:tr>
      <w:tr w:rsidR="00B2583B" w14:paraId="36502362" w14:textId="77777777">
        <w:tc>
          <w:tcPr>
            <w:tcW w:w="1560" w:type="dxa"/>
          </w:tcPr>
          <w:p w14:paraId="2E5B14F9" w14:textId="77777777" w:rsidR="00B2583B" w:rsidRDefault="00000000">
            <w:pPr>
              <w:pStyle w:val="Compact"/>
            </w:pPr>
            <w:r>
              <w:t>Chlamydomonas_ICEMDV</w:t>
            </w:r>
          </w:p>
        </w:tc>
        <w:tc>
          <w:tcPr>
            <w:tcW w:w="1140" w:type="dxa"/>
          </w:tcPr>
          <w:p w14:paraId="7740562B" w14:textId="77777777" w:rsidR="00B2583B" w:rsidRDefault="00000000">
            <w:pPr>
              <w:pStyle w:val="Compact"/>
              <w:jc w:val="right"/>
            </w:pPr>
            <w:r>
              <w:t>8</w:t>
            </w:r>
          </w:p>
        </w:tc>
        <w:tc>
          <w:tcPr>
            <w:tcW w:w="1800" w:type="dxa"/>
          </w:tcPr>
          <w:p w14:paraId="7A3694EC" w14:textId="77777777" w:rsidR="00B2583B" w:rsidRDefault="00000000">
            <w:pPr>
              <w:pStyle w:val="Compact"/>
              <w:jc w:val="right"/>
            </w:pPr>
            <w:r>
              <w:t>12</w:t>
            </w:r>
          </w:p>
        </w:tc>
        <w:tc>
          <w:tcPr>
            <w:tcW w:w="1320" w:type="dxa"/>
          </w:tcPr>
          <w:p w14:paraId="1AFC11C1" w14:textId="77777777" w:rsidR="00B2583B" w:rsidRDefault="00000000">
            <w:pPr>
              <w:pStyle w:val="Compact"/>
              <w:jc w:val="right"/>
            </w:pPr>
            <w:r>
              <w:t>0.08271</w:t>
            </w:r>
          </w:p>
        </w:tc>
        <w:tc>
          <w:tcPr>
            <w:tcW w:w="1500" w:type="dxa"/>
          </w:tcPr>
          <w:p w14:paraId="5341E1DE" w14:textId="77777777" w:rsidR="00B2583B" w:rsidRDefault="00000000">
            <w:pPr>
              <w:pStyle w:val="Compact"/>
              <w:jc w:val="right"/>
            </w:pPr>
            <w:r>
              <w:t>4</w:t>
            </w:r>
          </w:p>
        </w:tc>
        <w:tc>
          <w:tcPr>
            <w:tcW w:w="600" w:type="dxa"/>
          </w:tcPr>
          <w:p w14:paraId="2182E9CD" w14:textId="77777777" w:rsidR="00B2583B" w:rsidRDefault="00000000">
            <w:pPr>
              <w:pStyle w:val="Compact"/>
              <w:jc w:val="right"/>
            </w:pPr>
            <w:r>
              <w:t>70.00</w:t>
            </w:r>
          </w:p>
        </w:tc>
      </w:tr>
      <w:tr w:rsidR="00B2583B" w14:paraId="7E2EA396" w14:textId="77777777">
        <w:tc>
          <w:tcPr>
            <w:tcW w:w="1560" w:type="dxa"/>
          </w:tcPr>
          <w:p w14:paraId="3B6A2C23" w14:textId="77777777" w:rsidR="00B2583B" w:rsidRDefault="00000000">
            <w:pPr>
              <w:pStyle w:val="Compact"/>
            </w:pPr>
            <w:r>
              <w:t>Chlamydomonas_ICEMDV</w:t>
            </w:r>
          </w:p>
        </w:tc>
        <w:tc>
          <w:tcPr>
            <w:tcW w:w="1140" w:type="dxa"/>
          </w:tcPr>
          <w:p w14:paraId="732C03C4" w14:textId="77777777" w:rsidR="00B2583B" w:rsidRDefault="00000000">
            <w:pPr>
              <w:pStyle w:val="Compact"/>
              <w:jc w:val="right"/>
            </w:pPr>
            <w:r>
              <w:t>16</w:t>
            </w:r>
          </w:p>
        </w:tc>
        <w:tc>
          <w:tcPr>
            <w:tcW w:w="1800" w:type="dxa"/>
          </w:tcPr>
          <w:p w14:paraId="7A997A39" w14:textId="77777777" w:rsidR="00B2583B" w:rsidRDefault="00000000">
            <w:pPr>
              <w:pStyle w:val="Compact"/>
              <w:jc w:val="right"/>
            </w:pPr>
            <w:r>
              <w:t>4</w:t>
            </w:r>
          </w:p>
        </w:tc>
        <w:tc>
          <w:tcPr>
            <w:tcW w:w="1320" w:type="dxa"/>
          </w:tcPr>
          <w:p w14:paraId="6CF2DF01" w14:textId="77777777" w:rsidR="00B2583B" w:rsidRDefault="00000000">
            <w:pPr>
              <w:pStyle w:val="Compact"/>
              <w:jc w:val="right"/>
            </w:pPr>
            <w:r>
              <w:t>0.04471</w:t>
            </w:r>
          </w:p>
        </w:tc>
        <w:tc>
          <w:tcPr>
            <w:tcW w:w="1500" w:type="dxa"/>
          </w:tcPr>
          <w:p w14:paraId="3C6224C5" w14:textId="77777777" w:rsidR="00B2583B" w:rsidRDefault="00000000">
            <w:pPr>
              <w:pStyle w:val="Compact"/>
              <w:jc w:val="right"/>
            </w:pPr>
            <w:r>
              <w:t>4</w:t>
            </w:r>
          </w:p>
        </w:tc>
        <w:tc>
          <w:tcPr>
            <w:tcW w:w="600" w:type="dxa"/>
          </w:tcPr>
          <w:p w14:paraId="1C2979B4" w14:textId="77777777" w:rsidR="00B2583B" w:rsidRDefault="00000000">
            <w:pPr>
              <w:pStyle w:val="Compact"/>
              <w:jc w:val="right"/>
            </w:pPr>
            <w:r>
              <w:t>70.00</w:t>
            </w:r>
          </w:p>
        </w:tc>
      </w:tr>
      <w:tr w:rsidR="00B2583B" w14:paraId="1B85C2C2" w14:textId="77777777">
        <w:tc>
          <w:tcPr>
            <w:tcW w:w="1560" w:type="dxa"/>
          </w:tcPr>
          <w:p w14:paraId="5E46B058" w14:textId="77777777" w:rsidR="00B2583B" w:rsidRDefault="00000000">
            <w:pPr>
              <w:pStyle w:val="Compact"/>
            </w:pPr>
            <w:r>
              <w:t>Chlamydomonas_ICEMDV</w:t>
            </w:r>
          </w:p>
        </w:tc>
        <w:tc>
          <w:tcPr>
            <w:tcW w:w="1140" w:type="dxa"/>
          </w:tcPr>
          <w:p w14:paraId="58E80DBD" w14:textId="77777777" w:rsidR="00B2583B" w:rsidRDefault="00000000">
            <w:pPr>
              <w:pStyle w:val="Compact"/>
              <w:jc w:val="right"/>
            </w:pPr>
            <w:r>
              <w:t>16</w:t>
            </w:r>
          </w:p>
        </w:tc>
        <w:tc>
          <w:tcPr>
            <w:tcW w:w="1800" w:type="dxa"/>
          </w:tcPr>
          <w:p w14:paraId="5963E978" w14:textId="77777777" w:rsidR="00B2583B" w:rsidRDefault="00000000">
            <w:pPr>
              <w:pStyle w:val="Compact"/>
              <w:jc w:val="right"/>
            </w:pPr>
            <w:r>
              <w:t>8</w:t>
            </w:r>
          </w:p>
        </w:tc>
        <w:tc>
          <w:tcPr>
            <w:tcW w:w="1320" w:type="dxa"/>
          </w:tcPr>
          <w:p w14:paraId="69008A51" w14:textId="77777777" w:rsidR="00B2583B" w:rsidRDefault="00000000">
            <w:pPr>
              <w:pStyle w:val="Compact"/>
              <w:jc w:val="right"/>
            </w:pPr>
            <w:r>
              <w:t>0.04432</w:t>
            </w:r>
          </w:p>
        </w:tc>
        <w:tc>
          <w:tcPr>
            <w:tcW w:w="1500" w:type="dxa"/>
          </w:tcPr>
          <w:p w14:paraId="54C72A94" w14:textId="77777777" w:rsidR="00B2583B" w:rsidRDefault="00000000">
            <w:pPr>
              <w:pStyle w:val="Compact"/>
              <w:jc w:val="right"/>
            </w:pPr>
            <w:r>
              <w:t>4</w:t>
            </w:r>
          </w:p>
        </w:tc>
        <w:tc>
          <w:tcPr>
            <w:tcW w:w="600" w:type="dxa"/>
          </w:tcPr>
          <w:p w14:paraId="77B951D8" w14:textId="77777777" w:rsidR="00B2583B" w:rsidRDefault="00000000">
            <w:pPr>
              <w:pStyle w:val="Compact"/>
              <w:jc w:val="right"/>
            </w:pPr>
            <w:r>
              <w:t>70.00</w:t>
            </w:r>
          </w:p>
        </w:tc>
      </w:tr>
      <w:tr w:rsidR="00B2583B" w14:paraId="70BC4367" w14:textId="77777777">
        <w:tc>
          <w:tcPr>
            <w:tcW w:w="1560" w:type="dxa"/>
          </w:tcPr>
          <w:p w14:paraId="758D468B" w14:textId="77777777" w:rsidR="00B2583B" w:rsidRDefault="00000000">
            <w:pPr>
              <w:pStyle w:val="Compact"/>
            </w:pPr>
            <w:r>
              <w:t>Chlamydomonas_ICEMDV</w:t>
            </w:r>
          </w:p>
        </w:tc>
        <w:tc>
          <w:tcPr>
            <w:tcW w:w="1140" w:type="dxa"/>
          </w:tcPr>
          <w:p w14:paraId="47D839EF" w14:textId="77777777" w:rsidR="00B2583B" w:rsidRDefault="00000000">
            <w:pPr>
              <w:pStyle w:val="Compact"/>
              <w:jc w:val="right"/>
            </w:pPr>
            <w:r>
              <w:t>16</w:t>
            </w:r>
          </w:p>
        </w:tc>
        <w:tc>
          <w:tcPr>
            <w:tcW w:w="1800" w:type="dxa"/>
          </w:tcPr>
          <w:p w14:paraId="4D334DFB" w14:textId="77777777" w:rsidR="00B2583B" w:rsidRDefault="00000000">
            <w:pPr>
              <w:pStyle w:val="Compact"/>
              <w:jc w:val="right"/>
            </w:pPr>
            <w:r>
              <w:t>12</w:t>
            </w:r>
          </w:p>
        </w:tc>
        <w:tc>
          <w:tcPr>
            <w:tcW w:w="1320" w:type="dxa"/>
          </w:tcPr>
          <w:p w14:paraId="44436CF3" w14:textId="77777777" w:rsidR="00B2583B" w:rsidRDefault="00000000">
            <w:pPr>
              <w:pStyle w:val="Compact"/>
              <w:jc w:val="right"/>
            </w:pPr>
            <w:r>
              <w:t>0.04252</w:t>
            </w:r>
          </w:p>
        </w:tc>
        <w:tc>
          <w:tcPr>
            <w:tcW w:w="1500" w:type="dxa"/>
          </w:tcPr>
          <w:p w14:paraId="69B78D27" w14:textId="77777777" w:rsidR="00B2583B" w:rsidRDefault="00000000">
            <w:pPr>
              <w:pStyle w:val="Compact"/>
              <w:jc w:val="right"/>
            </w:pPr>
            <w:r>
              <w:t>4</w:t>
            </w:r>
          </w:p>
        </w:tc>
        <w:tc>
          <w:tcPr>
            <w:tcW w:w="600" w:type="dxa"/>
          </w:tcPr>
          <w:p w14:paraId="41AEFA11" w14:textId="77777777" w:rsidR="00B2583B" w:rsidRDefault="00000000">
            <w:pPr>
              <w:pStyle w:val="Compact"/>
              <w:jc w:val="right"/>
            </w:pPr>
            <w:r>
              <w:t>70.00</w:t>
            </w:r>
          </w:p>
        </w:tc>
      </w:tr>
      <w:tr w:rsidR="00B2583B" w14:paraId="682A7FED" w14:textId="77777777">
        <w:tc>
          <w:tcPr>
            <w:tcW w:w="1560" w:type="dxa"/>
          </w:tcPr>
          <w:p w14:paraId="0172AF79" w14:textId="77777777" w:rsidR="00B2583B" w:rsidRDefault="00000000">
            <w:pPr>
              <w:pStyle w:val="Compact"/>
            </w:pPr>
            <w:r>
              <w:t>Chlamydomonas_klinobasis</w:t>
            </w:r>
          </w:p>
        </w:tc>
        <w:tc>
          <w:tcPr>
            <w:tcW w:w="1140" w:type="dxa"/>
          </w:tcPr>
          <w:p w14:paraId="27C25B8C" w14:textId="77777777" w:rsidR="00B2583B" w:rsidRDefault="00000000">
            <w:pPr>
              <w:pStyle w:val="Compact"/>
              <w:jc w:val="right"/>
            </w:pPr>
            <w:r>
              <w:t>1</w:t>
            </w:r>
          </w:p>
        </w:tc>
        <w:tc>
          <w:tcPr>
            <w:tcW w:w="1800" w:type="dxa"/>
          </w:tcPr>
          <w:p w14:paraId="663ED23D" w14:textId="77777777" w:rsidR="00B2583B" w:rsidRDefault="00000000">
            <w:pPr>
              <w:pStyle w:val="Compact"/>
              <w:jc w:val="right"/>
            </w:pPr>
            <w:r>
              <w:t>2</w:t>
            </w:r>
          </w:p>
        </w:tc>
        <w:tc>
          <w:tcPr>
            <w:tcW w:w="1320" w:type="dxa"/>
          </w:tcPr>
          <w:p w14:paraId="13146556" w14:textId="77777777" w:rsidR="00B2583B" w:rsidRDefault="00000000">
            <w:pPr>
              <w:pStyle w:val="Compact"/>
              <w:jc w:val="right"/>
            </w:pPr>
            <w:r>
              <w:t>0.74547</w:t>
            </w:r>
          </w:p>
        </w:tc>
        <w:tc>
          <w:tcPr>
            <w:tcW w:w="1500" w:type="dxa"/>
          </w:tcPr>
          <w:p w14:paraId="10805715" w14:textId="77777777" w:rsidR="00B2583B" w:rsidRDefault="00000000">
            <w:pPr>
              <w:pStyle w:val="Compact"/>
              <w:jc w:val="right"/>
            </w:pPr>
            <w:r>
              <w:t>4</w:t>
            </w:r>
          </w:p>
        </w:tc>
        <w:tc>
          <w:tcPr>
            <w:tcW w:w="600" w:type="dxa"/>
          </w:tcPr>
          <w:p w14:paraId="26997501" w14:textId="77777777" w:rsidR="00B2583B" w:rsidRDefault="00000000">
            <w:pPr>
              <w:pStyle w:val="Compact"/>
              <w:jc w:val="right"/>
            </w:pPr>
            <w:r>
              <w:t>10.00</w:t>
            </w:r>
          </w:p>
        </w:tc>
      </w:tr>
      <w:tr w:rsidR="00B2583B" w14:paraId="754436D9" w14:textId="77777777">
        <w:tc>
          <w:tcPr>
            <w:tcW w:w="1560" w:type="dxa"/>
          </w:tcPr>
          <w:p w14:paraId="417A9BC3" w14:textId="77777777" w:rsidR="00B2583B" w:rsidRDefault="00000000">
            <w:pPr>
              <w:pStyle w:val="Compact"/>
            </w:pPr>
            <w:r>
              <w:t>Chlamydomonas_klinobasis</w:t>
            </w:r>
          </w:p>
        </w:tc>
        <w:tc>
          <w:tcPr>
            <w:tcW w:w="1140" w:type="dxa"/>
          </w:tcPr>
          <w:p w14:paraId="17B65A90" w14:textId="77777777" w:rsidR="00B2583B" w:rsidRDefault="00000000">
            <w:pPr>
              <w:pStyle w:val="Compact"/>
              <w:jc w:val="right"/>
            </w:pPr>
            <w:r>
              <w:t>1</w:t>
            </w:r>
          </w:p>
        </w:tc>
        <w:tc>
          <w:tcPr>
            <w:tcW w:w="1800" w:type="dxa"/>
          </w:tcPr>
          <w:p w14:paraId="49BD0E2B" w14:textId="77777777" w:rsidR="00B2583B" w:rsidRDefault="00000000">
            <w:pPr>
              <w:pStyle w:val="Compact"/>
              <w:jc w:val="right"/>
            </w:pPr>
            <w:r>
              <w:t>2</w:t>
            </w:r>
          </w:p>
        </w:tc>
        <w:tc>
          <w:tcPr>
            <w:tcW w:w="1320" w:type="dxa"/>
          </w:tcPr>
          <w:p w14:paraId="74D568E0" w14:textId="77777777" w:rsidR="00B2583B" w:rsidRDefault="00000000">
            <w:pPr>
              <w:pStyle w:val="Compact"/>
              <w:jc w:val="right"/>
            </w:pPr>
            <w:r>
              <w:t>0.75323</w:t>
            </w:r>
          </w:p>
        </w:tc>
        <w:tc>
          <w:tcPr>
            <w:tcW w:w="1500" w:type="dxa"/>
          </w:tcPr>
          <w:p w14:paraId="3A2550BD" w14:textId="77777777" w:rsidR="00B2583B" w:rsidRDefault="00000000">
            <w:pPr>
              <w:pStyle w:val="Compact"/>
              <w:jc w:val="right"/>
            </w:pPr>
            <w:r>
              <w:t>4</w:t>
            </w:r>
          </w:p>
        </w:tc>
        <w:tc>
          <w:tcPr>
            <w:tcW w:w="600" w:type="dxa"/>
          </w:tcPr>
          <w:p w14:paraId="449723C6" w14:textId="77777777" w:rsidR="00B2583B" w:rsidRDefault="00000000">
            <w:pPr>
              <w:pStyle w:val="Compact"/>
              <w:jc w:val="right"/>
            </w:pPr>
            <w:r>
              <w:t>0.43</w:t>
            </w:r>
          </w:p>
        </w:tc>
      </w:tr>
      <w:tr w:rsidR="00B2583B" w14:paraId="1BF27AF5" w14:textId="77777777">
        <w:tc>
          <w:tcPr>
            <w:tcW w:w="1560" w:type="dxa"/>
          </w:tcPr>
          <w:p w14:paraId="54F90D74" w14:textId="77777777" w:rsidR="00B2583B" w:rsidRDefault="00000000">
            <w:pPr>
              <w:pStyle w:val="Compact"/>
            </w:pPr>
            <w:r>
              <w:t>Chlamydomonas_klinobasis</w:t>
            </w:r>
          </w:p>
        </w:tc>
        <w:tc>
          <w:tcPr>
            <w:tcW w:w="1140" w:type="dxa"/>
          </w:tcPr>
          <w:p w14:paraId="71860742" w14:textId="77777777" w:rsidR="00B2583B" w:rsidRDefault="00000000">
            <w:pPr>
              <w:pStyle w:val="Compact"/>
              <w:jc w:val="right"/>
            </w:pPr>
            <w:r>
              <w:t>1</w:t>
            </w:r>
          </w:p>
        </w:tc>
        <w:tc>
          <w:tcPr>
            <w:tcW w:w="1800" w:type="dxa"/>
          </w:tcPr>
          <w:p w14:paraId="3DD1734D" w14:textId="77777777" w:rsidR="00B2583B" w:rsidRDefault="00000000">
            <w:pPr>
              <w:pStyle w:val="Compact"/>
              <w:jc w:val="right"/>
            </w:pPr>
            <w:r>
              <w:t>2</w:t>
            </w:r>
          </w:p>
        </w:tc>
        <w:tc>
          <w:tcPr>
            <w:tcW w:w="1320" w:type="dxa"/>
          </w:tcPr>
          <w:p w14:paraId="2741226C" w14:textId="77777777" w:rsidR="00B2583B" w:rsidRDefault="00000000">
            <w:pPr>
              <w:pStyle w:val="Compact"/>
              <w:jc w:val="right"/>
            </w:pPr>
            <w:r>
              <w:t>0.80500</w:t>
            </w:r>
          </w:p>
        </w:tc>
        <w:tc>
          <w:tcPr>
            <w:tcW w:w="1500" w:type="dxa"/>
          </w:tcPr>
          <w:p w14:paraId="08D24DB9" w14:textId="77777777" w:rsidR="00B2583B" w:rsidRDefault="00000000">
            <w:pPr>
              <w:pStyle w:val="Compact"/>
              <w:jc w:val="right"/>
            </w:pPr>
            <w:r>
              <w:t>4</w:t>
            </w:r>
          </w:p>
        </w:tc>
        <w:tc>
          <w:tcPr>
            <w:tcW w:w="600" w:type="dxa"/>
          </w:tcPr>
          <w:p w14:paraId="06FC6670" w14:textId="77777777" w:rsidR="00B2583B" w:rsidRDefault="00000000">
            <w:pPr>
              <w:pStyle w:val="Compact"/>
              <w:jc w:val="right"/>
            </w:pPr>
            <w:r>
              <w:t>30.00</w:t>
            </w:r>
          </w:p>
        </w:tc>
      </w:tr>
      <w:tr w:rsidR="00B2583B" w14:paraId="470A5976" w14:textId="77777777">
        <w:tc>
          <w:tcPr>
            <w:tcW w:w="1560" w:type="dxa"/>
          </w:tcPr>
          <w:p w14:paraId="4063B92F" w14:textId="77777777" w:rsidR="00B2583B" w:rsidRDefault="00000000">
            <w:pPr>
              <w:pStyle w:val="Compact"/>
            </w:pPr>
            <w:r>
              <w:t>Chlamydomonas_klinobasis</w:t>
            </w:r>
          </w:p>
        </w:tc>
        <w:tc>
          <w:tcPr>
            <w:tcW w:w="1140" w:type="dxa"/>
          </w:tcPr>
          <w:p w14:paraId="4CC4120C" w14:textId="77777777" w:rsidR="00B2583B" w:rsidRDefault="00000000">
            <w:pPr>
              <w:pStyle w:val="Compact"/>
              <w:jc w:val="right"/>
            </w:pPr>
            <w:r>
              <w:t>1</w:t>
            </w:r>
          </w:p>
        </w:tc>
        <w:tc>
          <w:tcPr>
            <w:tcW w:w="1800" w:type="dxa"/>
          </w:tcPr>
          <w:p w14:paraId="18F52543" w14:textId="77777777" w:rsidR="00B2583B" w:rsidRDefault="00000000">
            <w:pPr>
              <w:pStyle w:val="Compact"/>
              <w:jc w:val="right"/>
            </w:pPr>
            <w:r>
              <w:t>4</w:t>
            </w:r>
          </w:p>
        </w:tc>
        <w:tc>
          <w:tcPr>
            <w:tcW w:w="1320" w:type="dxa"/>
          </w:tcPr>
          <w:p w14:paraId="0FA33916" w14:textId="77777777" w:rsidR="00B2583B" w:rsidRDefault="00000000">
            <w:pPr>
              <w:pStyle w:val="Compact"/>
              <w:jc w:val="right"/>
            </w:pPr>
            <w:r>
              <w:t>0.74450</w:t>
            </w:r>
          </w:p>
        </w:tc>
        <w:tc>
          <w:tcPr>
            <w:tcW w:w="1500" w:type="dxa"/>
          </w:tcPr>
          <w:p w14:paraId="03D1A7E2" w14:textId="77777777" w:rsidR="00B2583B" w:rsidRDefault="00000000">
            <w:pPr>
              <w:pStyle w:val="Compact"/>
              <w:jc w:val="right"/>
            </w:pPr>
            <w:r>
              <w:t>4</w:t>
            </w:r>
          </w:p>
        </w:tc>
        <w:tc>
          <w:tcPr>
            <w:tcW w:w="600" w:type="dxa"/>
          </w:tcPr>
          <w:p w14:paraId="1D2246FF" w14:textId="77777777" w:rsidR="00B2583B" w:rsidRDefault="00000000">
            <w:pPr>
              <w:pStyle w:val="Compact"/>
              <w:jc w:val="right"/>
            </w:pPr>
            <w:r>
              <w:t>0.43</w:t>
            </w:r>
          </w:p>
        </w:tc>
      </w:tr>
      <w:tr w:rsidR="00B2583B" w14:paraId="60355AC5" w14:textId="77777777">
        <w:tc>
          <w:tcPr>
            <w:tcW w:w="1560" w:type="dxa"/>
          </w:tcPr>
          <w:p w14:paraId="7316DFE0" w14:textId="77777777" w:rsidR="00B2583B" w:rsidRDefault="00000000">
            <w:pPr>
              <w:pStyle w:val="Compact"/>
            </w:pPr>
            <w:r>
              <w:t>Chlamydomonas_klinobasis</w:t>
            </w:r>
          </w:p>
        </w:tc>
        <w:tc>
          <w:tcPr>
            <w:tcW w:w="1140" w:type="dxa"/>
          </w:tcPr>
          <w:p w14:paraId="4F9796AD" w14:textId="77777777" w:rsidR="00B2583B" w:rsidRDefault="00000000">
            <w:pPr>
              <w:pStyle w:val="Compact"/>
              <w:jc w:val="right"/>
            </w:pPr>
            <w:r>
              <w:t>1</w:t>
            </w:r>
          </w:p>
        </w:tc>
        <w:tc>
          <w:tcPr>
            <w:tcW w:w="1800" w:type="dxa"/>
          </w:tcPr>
          <w:p w14:paraId="057C3FE5" w14:textId="77777777" w:rsidR="00B2583B" w:rsidRDefault="00000000">
            <w:pPr>
              <w:pStyle w:val="Compact"/>
              <w:jc w:val="right"/>
            </w:pPr>
            <w:r>
              <w:t>4</w:t>
            </w:r>
          </w:p>
        </w:tc>
        <w:tc>
          <w:tcPr>
            <w:tcW w:w="1320" w:type="dxa"/>
          </w:tcPr>
          <w:p w14:paraId="0AABEDE4" w14:textId="77777777" w:rsidR="00B2583B" w:rsidRDefault="00000000">
            <w:pPr>
              <w:pStyle w:val="Compact"/>
              <w:jc w:val="right"/>
            </w:pPr>
            <w:r>
              <w:t>0.75012</w:t>
            </w:r>
          </w:p>
        </w:tc>
        <w:tc>
          <w:tcPr>
            <w:tcW w:w="1500" w:type="dxa"/>
          </w:tcPr>
          <w:p w14:paraId="00D1F210" w14:textId="77777777" w:rsidR="00B2583B" w:rsidRDefault="00000000">
            <w:pPr>
              <w:pStyle w:val="Compact"/>
              <w:jc w:val="right"/>
            </w:pPr>
            <w:r>
              <w:t>4</w:t>
            </w:r>
          </w:p>
        </w:tc>
        <w:tc>
          <w:tcPr>
            <w:tcW w:w="600" w:type="dxa"/>
          </w:tcPr>
          <w:p w14:paraId="11400610" w14:textId="77777777" w:rsidR="00B2583B" w:rsidRDefault="00000000">
            <w:pPr>
              <w:pStyle w:val="Compact"/>
              <w:jc w:val="right"/>
            </w:pPr>
            <w:r>
              <w:t>10.00</w:t>
            </w:r>
          </w:p>
        </w:tc>
      </w:tr>
      <w:tr w:rsidR="00B2583B" w14:paraId="12F892BE" w14:textId="77777777">
        <w:tc>
          <w:tcPr>
            <w:tcW w:w="1560" w:type="dxa"/>
          </w:tcPr>
          <w:p w14:paraId="79E81D6E" w14:textId="77777777" w:rsidR="00B2583B" w:rsidRDefault="00000000">
            <w:pPr>
              <w:pStyle w:val="Compact"/>
            </w:pPr>
            <w:r>
              <w:t>Chlamydomonas_klinobasis</w:t>
            </w:r>
          </w:p>
        </w:tc>
        <w:tc>
          <w:tcPr>
            <w:tcW w:w="1140" w:type="dxa"/>
          </w:tcPr>
          <w:p w14:paraId="58BDEFA8" w14:textId="77777777" w:rsidR="00B2583B" w:rsidRDefault="00000000">
            <w:pPr>
              <w:pStyle w:val="Compact"/>
              <w:jc w:val="right"/>
            </w:pPr>
            <w:r>
              <w:t>1</w:t>
            </w:r>
          </w:p>
        </w:tc>
        <w:tc>
          <w:tcPr>
            <w:tcW w:w="1800" w:type="dxa"/>
          </w:tcPr>
          <w:p w14:paraId="099FF30D" w14:textId="77777777" w:rsidR="00B2583B" w:rsidRDefault="00000000">
            <w:pPr>
              <w:pStyle w:val="Compact"/>
              <w:jc w:val="right"/>
            </w:pPr>
            <w:r>
              <w:t>4</w:t>
            </w:r>
          </w:p>
        </w:tc>
        <w:tc>
          <w:tcPr>
            <w:tcW w:w="1320" w:type="dxa"/>
          </w:tcPr>
          <w:p w14:paraId="583BE63B" w14:textId="77777777" w:rsidR="00B2583B" w:rsidRDefault="00000000">
            <w:pPr>
              <w:pStyle w:val="Compact"/>
              <w:jc w:val="right"/>
            </w:pPr>
            <w:r>
              <w:t>0.80484</w:t>
            </w:r>
          </w:p>
        </w:tc>
        <w:tc>
          <w:tcPr>
            <w:tcW w:w="1500" w:type="dxa"/>
          </w:tcPr>
          <w:p w14:paraId="0CFC3B3B" w14:textId="77777777" w:rsidR="00B2583B" w:rsidRDefault="00000000">
            <w:pPr>
              <w:pStyle w:val="Compact"/>
              <w:jc w:val="right"/>
            </w:pPr>
            <w:r>
              <w:t>4</w:t>
            </w:r>
          </w:p>
        </w:tc>
        <w:tc>
          <w:tcPr>
            <w:tcW w:w="600" w:type="dxa"/>
          </w:tcPr>
          <w:p w14:paraId="4378F916" w14:textId="77777777" w:rsidR="00B2583B" w:rsidRDefault="00000000">
            <w:pPr>
              <w:pStyle w:val="Compact"/>
              <w:jc w:val="right"/>
            </w:pPr>
            <w:r>
              <w:t>30.00</w:t>
            </w:r>
          </w:p>
        </w:tc>
      </w:tr>
      <w:tr w:rsidR="00B2583B" w14:paraId="7CFFA82E" w14:textId="77777777">
        <w:tc>
          <w:tcPr>
            <w:tcW w:w="1560" w:type="dxa"/>
          </w:tcPr>
          <w:p w14:paraId="65223D04" w14:textId="77777777" w:rsidR="00B2583B" w:rsidRDefault="00000000">
            <w:pPr>
              <w:pStyle w:val="Compact"/>
            </w:pPr>
            <w:r>
              <w:t>Chlamydomonas_klinobasis</w:t>
            </w:r>
          </w:p>
        </w:tc>
        <w:tc>
          <w:tcPr>
            <w:tcW w:w="1140" w:type="dxa"/>
          </w:tcPr>
          <w:p w14:paraId="6D8BB2EB" w14:textId="77777777" w:rsidR="00B2583B" w:rsidRDefault="00000000">
            <w:pPr>
              <w:pStyle w:val="Compact"/>
              <w:jc w:val="right"/>
            </w:pPr>
            <w:r>
              <w:t>1</w:t>
            </w:r>
          </w:p>
        </w:tc>
        <w:tc>
          <w:tcPr>
            <w:tcW w:w="1800" w:type="dxa"/>
          </w:tcPr>
          <w:p w14:paraId="235BD3DD" w14:textId="77777777" w:rsidR="00B2583B" w:rsidRDefault="00000000">
            <w:pPr>
              <w:pStyle w:val="Compact"/>
              <w:jc w:val="right"/>
            </w:pPr>
            <w:r>
              <w:t>8</w:t>
            </w:r>
          </w:p>
        </w:tc>
        <w:tc>
          <w:tcPr>
            <w:tcW w:w="1320" w:type="dxa"/>
          </w:tcPr>
          <w:p w14:paraId="14DB8DBE" w14:textId="77777777" w:rsidR="00B2583B" w:rsidRDefault="00000000">
            <w:pPr>
              <w:pStyle w:val="Compact"/>
              <w:jc w:val="right"/>
            </w:pPr>
            <w:r>
              <w:t>0.71713</w:t>
            </w:r>
          </w:p>
        </w:tc>
        <w:tc>
          <w:tcPr>
            <w:tcW w:w="1500" w:type="dxa"/>
          </w:tcPr>
          <w:p w14:paraId="45D97E4D" w14:textId="77777777" w:rsidR="00B2583B" w:rsidRDefault="00000000">
            <w:pPr>
              <w:pStyle w:val="Compact"/>
              <w:jc w:val="right"/>
            </w:pPr>
            <w:r>
              <w:t>4</w:t>
            </w:r>
          </w:p>
        </w:tc>
        <w:tc>
          <w:tcPr>
            <w:tcW w:w="600" w:type="dxa"/>
          </w:tcPr>
          <w:p w14:paraId="43CF265D" w14:textId="77777777" w:rsidR="00B2583B" w:rsidRDefault="00000000">
            <w:pPr>
              <w:pStyle w:val="Compact"/>
              <w:jc w:val="right"/>
            </w:pPr>
            <w:r>
              <w:t>0.43</w:t>
            </w:r>
          </w:p>
        </w:tc>
      </w:tr>
      <w:tr w:rsidR="00B2583B" w14:paraId="06443FB0" w14:textId="77777777">
        <w:tc>
          <w:tcPr>
            <w:tcW w:w="1560" w:type="dxa"/>
          </w:tcPr>
          <w:p w14:paraId="76E3EA36" w14:textId="77777777" w:rsidR="00B2583B" w:rsidRDefault="00000000">
            <w:pPr>
              <w:pStyle w:val="Compact"/>
            </w:pPr>
            <w:r>
              <w:t>Chlamydomonas_klinobasis</w:t>
            </w:r>
          </w:p>
        </w:tc>
        <w:tc>
          <w:tcPr>
            <w:tcW w:w="1140" w:type="dxa"/>
          </w:tcPr>
          <w:p w14:paraId="209D236A" w14:textId="77777777" w:rsidR="00B2583B" w:rsidRDefault="00000000">
            <w:pPr>
              <w:pStyle w:val="Compact"/>
              <w:jc w:val="right"/>
            </w:pPr>
            <w:r>
              <w:t>1</w:t>
            </w:r>
          </w:p>
        </w:tc>
        <w:tc>
          <w:tcPr>
            <w:tcW w:w="1800" w:type="dxa"/>
          </w:tcPr>
          <w:p w14:paraId="47644E7B" w14:textId="77777777" w:rsidR="00B2583B" w:rsidRDefault="00000000">
            <w:pPr>
              <w:pStyle w:val="Compact"/>
              <w:jc w:val="right"/>
            </w:pPr>
            <w:r>
              <w:t>8</w:t>
            </w:r>
          </w:p>
        </w:tc>
        <w:tc>
          <w:tcPr>
            <w:tcW w:w="1320" w:type="dxa"/>
          </w:tcPr>
          <w:p w14:paraId="6E23AEA1" w14:textId="77777777" w:rsidR="00B2583B" w:rsidRDefault="00000000">
            <w:pPr>
              <w:pStyle w:val="Compact"/>
              <w:jc w:val="right"/>
            </w:pPr>
            <w:r>
              <w:t>0.73108</w:t>
            </w:r>
          </w:p>
        </w:tc>
        <w:tc>
          <w:tcPr>
            <w:tcW w:w="1500" w:type="dxa"/>
          </w:tcPr>
          <w:p w14:paraId="69EF508B" w14:textId="77777777" w:rsidR="00B2583B" w:rsidRDefault="00000000">
            <w:pPr>
              <w:pStyle w:val="Compact"/>
              <w:jc w:val="right"/>
            </w:pPr>
            <w:r>
              <w:t>4</w:t>
            </w:r>
          </w:p>
        </w:tc>
        <w:tc>
          <w:tcPr>
            <w:tcW w:w="600" w:type="dxa"/>
          </w:tcPr>
          <w:p w14:paraId="1CF1E0A8" w14:textId="77777777" w:rsidR="00B2583B" w:rsidRDefault="00000000">
            <w:pPr>
              <w:pStyle w:val="Compact"/>
              <w:jc w:val="right"/>
            </w:pPr>
            <w:r>
              <w:t>10.00</w:t>
            </w:r>
          </w:p>
        </w:tc>
      </w:tr>
      <w:tr w:rsidR="00B2583B" w14:paraId="3B4F15E8" w14:textId="77777777">
        <w:tc>
          <w:tcPr>
            <w:tcW w:w="1560" w:type="dxa"/>
          </w:tcPr>
          <w:p w14:paraId="034BEE53" w14:textId="77777777" w:rsidR="00B2583B" w:rsidRDefault="00000000">
            <w:pPr>
              <w:pStyle w:val="Compact"/>
            </w:pPr>
            <w:r>
              <w:lastRenderedPageBreak/>
              <w:t>Chlamydomonas_klinobasis</w:t>
            </w:r>
          </w:p>
        </w:tc>
        <w:tc>
          <w:tcPr>
            <w:tcW w:w="1140" w:type="dxa"/>
          </w:tcPr>
          <w:p w14:paraId="1302A026" w14:textId="77777777" w:rsidR="00B2583B" w:rsidRDefault="00000000">
            <w:pPr>
              <w:pStyle w:val="Compact"/>
              <w:jc w:val="right"/>
            </w:pPr>
            <w:r>
              <w:t>1</w:t>
            </w:r>
          </w:p>
        </w:tc>
        <w:tc>
          <w:tcPr>
            <w:tcW w:w="1800" w:type="dxa"/>
          </w:tcPr>
          <w:p w14:paraId="66C69BE9" w14:textId="77777777" w:rsidR="00B2583B" w:rsidRDefault="00000000">
            <w:pPr>
              <w:pStyle w:val="Compact"/>
              <w:jc w:val="right"/>
            </w:pPr>
            <w:r>
              <w:t>8</w:t>
            </w:r>
          </w:p>
        </w:tc>
        <w:tc>
          <w:tcPr>
            <w:tcW w:w="1320" w:type="dxa"/>
          </w:tcPr>
          <w:p w14:paraId="6C581CC6" w14:textId="77777777" w:rsidR="00B2583B" w:rsidRDefault="00000000">
            <w:pPr>
              <w:pStyle w:val="Compact"/>
              <w:jc w:val="right"/>
            </w:pPr>
            <w:r>
              <w:t>0.77089</w:t>
            </w:r>
          </w:p>
        </w:tc>
        <w:tc>
          <w:tcPr>
            <w:tcW w:w="1500" w:type="dxa"/>
          </w:tcPr>
          <w:p w14:paraId="0B54BDB0" w14:textId="77777777" w:rsidR="00B2583B" w:rsidRDefault="00000000">
            <w:pPr>
              <w:pStyle w:val="Compact"/>
              <w:jc w:val="right"/>
            </w:pPr>
            <w:r>
              <w:t>4</w:t>
            </w:r>
          </w:p>
        </w:tc>
        <w:tc>
          <w:tcPr>
            <w:tcW w:w="600" w:type="dxa"/>
          </w:tcPr>
          <w:p w14:paraId="4CFDAFD3" w14:textId="77777777" w:rsidR="00B2583B" w:rsidRDefault="00000000">
            <w:pPr>
              <w:pStyle w:val="Compact"/>
              <w:jc w:val="right"/>
            </w:pPr>
            <w:r>
              <w:t>30.00</w:t>
            </w:r>
          </w:p>
        </w:tc>
      </w:tr>
      <w:tr w:rsidR="00B2583B" w14:paraId="270A98C8" w14:textId="77777777">
        <w:tc>
          <w:tcPr>
            <w:tcW w:w="1560" w:type="dxa"/>
          </w:tcPr>
          <w:p w14:paraId="64084078" w14:textId="77777777" w:rsidR="00B2583B" w:rsidRDefault="00000000">
            <w:pPr>
              <w:pStyle w:val="Compact"/>
            </w:pPr>
            <w:r>
              <w:t>Chlamydomonas_klinobasis</w:t>
            </w:r>
          </w:p>
        </w:tc>
        <w:tc>
          <w:tcPr>
            <w:tcW w:w="1140" w:type="dxa"/>
          </w:tcPr>
          <w:p w14:paraId="2B9E179B" w14:textId="77777777" w:rsidR="00B2583B" w:rsidRDefault="00000000">
            <w:pPr>
              <w:pStyle w:val="Compact"/>
              <w:jc w:val="right"/>
            </w:pPr>
            <w:r>
              <w:t>1</w:t>
            </w:r>
          </w:p>
        </w:tc>
        <w:tc>
          <w:tcPr>
            <w:tcW w:w="1800" w:type="dxa"/>
          </w:tcPr>
          <w:p w14:paraId="6AFC713E" w14:textId="77777777" w:rsidR="00B2583B" w:rsidRDefault="00000000">
            <w:pPr>
              <w:pStyle w:val="Compact"/>
              <w:jc w:val="right"/>
            </w:pPr>
            <w:r>
              <w:t>12</w:t>
            </w:r>
          </w:p>
        </w:tc>
        <w:tc>
          <w:tcPr>
            <w:tcW w:w="1320" w:type="dxa"/>
          </w:tcPr>
          <w:p w14:paraId="719152DA" w14:textId="77777777" w:rsidR="00B2583B" w:rsidRDefault="00000000">
            <w:pPr>
              <w:pStyle w:val="Compact"/>
              <w:jc w:val="right"/>
            </w:pPr>
            <w:r>
              <w:t>0.70120</w:t>
            </w:r>
          </w:p>
        </w:tc>
        <w:tc>
          <w:tcPr>
            <w:tcW w:w="1500" w:type="dxa"/>
          </w:tcPr>
          <w:p w14:paraId="6F2474CC" w14:textId="77777777" w:rsidR="00B2583B" w:rsidRDefault="00000000">
            <w:pPr>
              <w:pStyle w:val="Compact"/>
              <w:jc w:val="right"/>
            </w:pPr>
            <w:r>
              <w:t>4</w:t>
            </w:r>
          </w:p>
        </w:tc>
        <w:tc>
          <w:tcPr>
            <w:tcW w:w="600" w:type="dxa"/>
          </w:tcPr>
          <w:p w14:paraId="64A19CD6" w14:textId="77777777" w:rsidR="00B2583B" w:rsidRDefault="00000000">
            <w:pPr>
              <w:pStyle w:val="Compact"/>
              <w:jc w:val="right"/>
            </w:pPr>
            <w:r>
              <w:t>0.43</w:t>
            </w:r>
          </w:p>
        </w:tc>
      </w:tr>
      <w:tr w:rsidR="00B2583B" w14:paraId="2D384D92" w14:textId="77777777">
        <w:tc>
          <w:tcPr>
            <w:tcW w:w="1560" w:type="dxa"/>
          </w:tcPr>
          <w:p w14:paraId="5C93FEBB" w14:textId="77777777" w:rsidR="00B2583B" w:rsidRDefault="00000000">
            <w:pPr>
              <w:pStyle w:val="Compact"/>
            </w:pPr>
            <w:r>
              <w:t>Chlamydomonas_klinobasis</w:t>
            </w:r>
          </w:p>
        </w:tc>
        <w:tc>
          <w:tcPr>
            <w:tcW w:w="1140" w:type="dxa"/>
          </w:tcPr>
          <w:p w14:paraId="34A0301D" w14:textId="77777777" w:rsidR="00B2583B" w:rsidRDefault="00000000">
            <w:pPr>
              <w:pStyle w:val="Compact"/>
              <w:jc w:val="right"/>
            </w:pPr>
            <w:r>
              <w:t>1</w:t>
            </w:r>
          </w:p>
        </w:tc>
        <w:tc>
          <w:tcPr>
            <w:tcW w:w="1800" w:type="dxa"/>
          </w:tcPr>
          <w:p w14:paraId="00629CC2" w14:textId="77777777" w:rsidR="00B2583B" w:rsidRDefault="00000000">
            <w:pPr>
              <w:pStyle w:val="Compact"/>
              <w:jc w:val="right"/>
            </w:pPr>
            <w:r>
              <w:t>12</w:t>
            </w:r>
          </w:p>
        </w:tc>
        <w:tc>
          <w:tcPr>
            <w:tcW w:w="1320" w:type="dxa"/>
          </w:tcPr>
          <w:p w14:paraId="6224783F" w14:textId="77777777" w:rsidR="00B2583B" w:rsidRDefault="00000000">
            <w:pPr>
              <w:pStyle w:val="Compact"/>
              <w:jc w:val="right"/>
            </w:pPr>
            <w:r>
              <w:t>0.70328</w:t>
            </w:r>
          </w:p>
        </w:tc>
        <w:tc>
          <w:tcPr>
            <w:tcW w:w="1500" w:type="dxa"/>
          </w:tcPr>
          <w:p w14:paraId="2C25E474" w14:textId="77777777" w:rsidR="00B2583B" w:rsidRDefault="00000000">
            <w:pPr>
              <w:pStyle w:val="Compact"/>
              <w:jc w:val="right"/>
            </w:pPr>
            <w:r>
              <w:t>4</w:t>
            </w:r>
          </w:p>
        </w:tc>
        <w:tc>
          <w:tcPr>
            <w:tcW w:w="600" w:type="dxa"/>
          </w:tcPr>
          <w:p w14:paraId="44B9F6A7" w14:textId="77777777" w:rsidR="00B2583B" w:rsidRDefault="00000000">
            <w:pPr>
              <w:pStyle w:val="Compact"/>
              <w:jc w:val="right"/>
            </w:pPr>
            <w:r>
              <w:t>10.00</w:t>
            </w:r>
          </w:p>
        </w:tc>
      </w:tr>
      <w:tr w:rsidR="00B2583B" w14:paraId="6D26319C" w14:textId="77777777">
        <w:tc>
          <w:tcPr>
            <w:tcW w:w="1560" w:type="dxa"/>
          </w:tcPr>
          <w:p w14:paraId="640498E7" w14:textId="77777777" w:rsidR="00B2583B" w:rsidRDefault="00000000">
            <w:pPr>
              <w:pStyle w:val="Compact"/>
            </w:pPr>
            <w:r>
              <w:t>Chlamydomonas_klinobasis</w:t>
            </w:r>
          </w:p>
        </w:tc>
        <w:tc>
          <w:tcPr>
            <w:tcW w:w="1140" w:type="dxa"/>
          </w:tcPr>
          <w:p w14:paraId="1F6ABEF8" w14:textId="77777777" w:rsidR="00B2583B" w:rsidRDefault="00000000">
            <w:pPr>
              <w:pStyle w:val="Compact"/>
              <w:jc w:val="right"/>
            </w:pPr>
            <w:r>
              <w:t>1</w:t>
            </w:r>
          </w:p>
        </w:tc>
        <w:tc>
          <w:tcPr>
            <w:tcW w:w="1800" w:type="dxa"/>
          </w:tcPr>
          <w:p w14:paraId="5D2CFCE5" w14:textId="77777777" w:rsidR="00B2583B" w:rsidRDefault="00000000">
            <w:pPr>
              <w:pStyle w:val="Compact"/>
              <w:jc w:val="right"/>
            </w:pPr>
            <w:r>
              <w:t>12</w:t>
            </w:r>
          </w:p>
        </w:tc>
        <w:tc>
          <w:tcPr>
            <w:tcW w:w="1320" w:type="dxa"/>
          </w:tcPr>
          <w:p w14:paraId="21EEBE00" w14:textId="77777777" w:rsidR="00B2583B" w:rsidRDefault="00000000">
            <w:pPr>
              <w:pStyle w:val="Compact"/>
              <w:jc w:val="right"/>
            </w:pPr>
            <w:r>
              <w:t>0.74429</w:t>
            </w:r>
          </w:p>
        </w:tc>
        <w:tc>
          <w:tcPr>
            <w:tcW w:w="1500" w:type="dxa"/>
          </w:tcPr>
          <w:p w14:paraId="5EFBD38D" w14:textId="77777777" w:rsidR="00B2583B" w:rsidRDefault="00000000">
            <w:pPr>
              <w:pStyle w:val="Compact"/>
              <w:jc w:val="right"/>
            </w:pPr>
            <w:r>
              <w:t>4</w:t>
            </w:r>
          </w:p>
        </w:tc>
        <w:tc>
          <w:tcPr>
            <w:tcW w:w="600" w:type="dxa"/>
          </w:tcPr>
          <w:p w14:paraId="7DEFA1FC" w14:textId="77777777" w:rsidR="00B2583B" w:rsidRDefault="00000000">
            <w:pPr>
              <w:pStyle w:val="Compact"/>
              <w:jc w:val="right"/>
            </w:pPr>
            <w:r>
              <w:t>30.00</w:t>
            </w:r>
          </w:p>
        </w:tc>
      </w:tr>
      <w:tr w:rsidR="00B2583B" w14:paraId="4BCC251E" w14:textId="77777777">
        <w:tc>
          <w:tcPr>
            <w:tcW w:w="1560" w:type="dxa"/>
          </w:tcPr>
          <w:p w14:paraId="6D4A319E" w14:textId="77777777" w:rsidR="00B2583B" w:rsidRDefault="00000000">
            <w:pPr>
              <w:pStyle w:val="Compact"/>
            </w:pPr>
            <w:r>
              <w:t>Chlamydomonas_klinobasis</w:t>
            </w:r>
          </w:p>
        </w:tc>
        <w:tc>
          <w:tcPr>
            <w:tcW w:w="1140" w:type="dxa"/>
          </w:tcPr>
          <w:p w14:paraId="525E75A8" w14:textId="77777777" w:rsidR="00B2583B" w:rsidRDefault="00000000">
            <w:pPr>
              <w:pStyle w:val="Compact"/>
              <w:jc w:val="right"/>
            </w:pPr>
            <w:r>
              <w:t>1</w:t>
            </w:r>
          </w:p>
        </w:tc>
        <w:tc>
          <w:tcPr>
            <w:tcW w:w="1800" w:type="dxa"/>
          </w:tcPr>
          <w:p w14:paraId="0CD4803B" w14:textId="77777777" w:rsidR="00B2583B" w:rsidRDefault="00000000">
            <w:pPr>
              <w:pStyle w:val="Compact"/>
              <w:jc w:val="right"/>
            </w:pPr>
            <w:r>
              <w:t>16</w:t>
            </w:r>
          </w:p>
        </w:tc>
        <w:tc>
          <w:tcPr>
            <w:tcW w:w="1320" w:type="dxa"/>
          </w:tcPr>
          <w:p w14:paraId="4F4814E0" w14:textId="77777777" w:rsidR="00B2583B" w:rsidRDefault="00000000">
            <w:pPr>
              <w:pStyle w:val="Compact"/>
              <w:jc w:val="right"/>
            </w:pPr>
            <w:r>
              <w:t>0.79330</w:t>
            </w:r>
          </w:p>
        </w:tc>
        <w:tc>
          <w:tcPr>
            <w:tcW w:w="1500" w:type="dxa"/>
          </w:tcPr>
          <w:p w14:paraId="1B55AD1E" w14:textId="77777777" w:rsidR="00B2583B" w:rsidRDefault="00000000">
            <w:pPr>
              <w:pStyle w:val="Compact"/>
              <w:jc w:val="right"/>
            </w:pPr>
            <w:r>
              <w:t>4</w:t>
            </w:r>
          </w:p>
        </w:tc>
        <w:tc>
          <w:tcPr>
            <w:tcW w:w="600" w:type="dxa"/>
          </w:tcPr>
          <w:p w14:paraId="40DF2646" w14:textId="77777777" w:rsidR="00B2583B" w:rsidRDefault="00000000">
            <w:pPr>
              <w:pStyle w:val="Compact"/>
              <w:jc w:val="right"/>
            </w:pPr>
            <w:r>
              <w:t>30.00</w:t>
            </w:r>
          </w:p>
        </w:tc>
      </w:tr>
      <w:tr w:rsidR="00B2583B" w14:paraId="31310497" w14:textId="77777777">
        <w:tc>
          <w:tcPr>
            <w:tcW w:w="1560" w:type="dxa"/>
          </w:tcPr>
          <w:p w14:paraId="71B8D9FF" w14:textId="77777777" w:rsidR="00B2583B" w:rsidRDefault="00000000">
            <w:pPr>
              <w:pStyle w:val="Compact"/>
            </w:pPr>
            <w:r>
              <w:t>Chlamydomonas_klinobasis</w:t>
            </w:r>
          </w:p>
        </w:tc>
        <w:tc>
          <w:tcPr>
            <w:tcW w:w="1140" w:type="dxa"/>
          </w:tcPr>
          <w:p w14:paraId="5B8FED44" w14:textId="77777777" w:rsidR="00B2583B" w:rsidRDefault="00000000">
            <w:pPr>
              <w:pStyle w:val="Compact"/>
              <w:jc w:val="right"/>
            </w:pPr>
            <w:r>
              <w:t>2</w:t>
            </w:r>
          </w:p>
        </w:tc>
        <w:tc>
          <w:tcPr>
            <w:tcW w:w="1800" w:type="dxa"/>
          </w:tcPr>
          <w:p w14:paraId="3B8E3D9E" w14:textId="77777777" w:rsidR="00B2583B" w:rsidRDefault="00000000">
            <w:pPr>
              <w:pStyle w:val="Compact"/>
              <w:jc w:val="right"/>
            </w:pPr>
            <w:r>
              <w:t>2</w:t>
            </w:r>
          </w:p>
        </w:tc>
        <w:tc>
          <w:tcPr>
            <w:tcW w:w="1320" w:type="dxa"/>
          </w:tcPr>
          <w:p w14:paraId="5ADEB029" w14:textId="77777777" w:rsidR="00B2583B" w:rsidRDefault="00000000">
            <w:pPr>
              <w:pStyle w:val="Compact"/>
              <w:jc w:val="right"/>
            </w:pPr>
            <w:r>
              <w:t>0.37796</w:t>
            </w:r>
          </w:p>
        </w:tc>
        <w:tc>
          <w:tcPr>
            <w:tcW w:w="1500" w:type="dxa"/>
          </w:tcPr>
          <w:p w14:paraId="2C1905F6" w14:textId="77777777" w:rsidR="00B2583B" w:rsidRDefault="00000000">
            <w:pPr>
              <w:pStyle w:val="Compact"/>
              <w:jc w:val="right"/>
            </w:pPr>
            <w:r>
              <w:t>4</w:t>
            </w:r>
          </w:p>
        </w:tc>
        <w:tc>
          <w:tcPr>
            <w:tcW w:w="600" w:type="dxa"/>
          </w:tcPr>
          <w:p w14:paraId="57068BE0" w14:textId="77777777" w:rsidR="00B2583B" w:rsidRDefault="00000000">
            <w:pPr>
              <w:pStyle w:val="Compact"/>
              <w:jc w:val="right"/>
            </w:pPr>
            <w:r>
              <w:t>10.00</w:t>
            </w:r>
          </w:p>
        </w:tc>
      </w:tr>
      <w:tr w:rsidR="00B2583B" w14:paraId="1B4821DA" w14:textId="77777777">
        <w:tc>
          <w:tcPr>
            <w:tcW w:w="1560" w:type="dxa"/>
          </w:tcPr>
          <w:p w14:paraId="4089E421" w14:textId="77777777" w:rsidR="00B2583B" w:rsidRDefault="00000000">
            <w:pPr>
              <w:pStyle w:val="Compact"/>
            </w:pPr>
            <w:r>
              <w:t>Chlamydomonas_klinobasis</w:t>
            </w:r>
          </w:p>
        </w:tc>
        <w:tc>
          <w:tcPr>
            <w:tcW w:w="1140" w:type="dxa"/>
          </w:tcPr>
          <w:p w14:paraId="0501A693" w14:textId="77777777" w:rsidR="00B2583B" w:rsidRDefault="00000000">
            <w:pPr>
              <w:pStyle w:val="Compact"/>
              <w:jc w:val="right"/>
            </w:pPr>
            <w:r>
              <w:t>2</w:t>
            </w:r>
          </w:p>
        </w:tc>
        <w:tc>
          <w:tcPr>
            <w:tcW w:w="1800" w:type="dxa"/>
          </w:tcPr>
          <w:p w14:paraId="2B600E0D" w14:textId="77777777" w:rsidR="00B2583B" w:rsidRDefault="00000000">
            <w:pPr>
              <w:pStyle w:val="Compact"/>
              <w:jc w:val="right"/>
            </w:pPr>
            <w:r>
              <w:t>2</w:t>
            </w:r>
          </w:p>
        </w:tc>
        <w:tc>
          <w:tcPr>
            <w:tcW w:w="1320" w:type="dxa"/>
          </w:tcPr>
          <w:p w14:paraId="1F07C87D" w14:textId="77777777" w:rsidR="00B2583B" w:rsidRDefault="00000000">
            <w:pPr>
              <w:pStyle w:val="Compact"/>
              <w:jc w:val="right"/>
            </w:pPr>
            <w:r>
              <w:t>0.37948</w:t>
            </w:r>
          </w:p>
        </w:tc>
        <w:tc>
          <w:tcPr>
            <w:tcW w:w="1500" w:type="dxa"/>
          </w:tcPr>
          <w:p w14:paraId="08A32CFE" w14:textId="77777777" w:rsidR="00B2583B" w:rsidRDefault="00000000">
            <w:pPr>
              <w:pStyle w:val="Compact"/>
              <w:jc w:val="right"/>
            </w:pPr>
            <w:r>
              <w:t>4</w:t>
            </w:r>
          </w:p>
        </w:tc>
        <w:tc>
          <w:tcPr>
            <w:tcW w:w="600" w:type="dxa"/>
          </w:tcPr>
          <w:p w14:paraId="7701CDFC" w14:textId="77777777" w:rsidR="00B2583B" w:rsidRDefault="00000000">
            <w:pPr>
              <w:pStyle w:val="Compact"/>
              <w:jc w:val="right"/>
            </w:pPr>
            <w:r>
              <w:t>0.43</w:t>
            </w:r>
          </w:p>
        </w:tc>
      </w:tr>
      <w:tr w:rsidR="00B2583B" w14:paraId="3EA0E9C3" w14:textId="77777777">
        <w:tc>
          <w:tcPr>
            <w:tcW w:w="1560" w:type="dxa"/>
          </w:tcPr>
          <w:p w14:paraId="394771DA" w14:textId="77777777" w:rsidR="00B2583B" w:rsidRDefault="00000000">
            <w:pPr>
              <w:pStyle w:val="Compact"/>
            </w:pPr>
            <w:r>
              <w:t>Chlamydomonas_klinobasis</w:t>
            </w:r>
          </w:p>
        </w:tc>
        <w:tc>
          <w:tcPr>
            <w:tcW w:w="1140" w:type="dxa"/>
          </w:tcPr>
          <w:p w14:paraId="04E780E1" w14:textId="77777777" w:rsidR="00B2583B" w:rsidRDefault="00000000">
            <w:pPr>
              <w:pStyle w:val="Compact"/>
              <w:jc w:val="right"/>
            </w:pPr>
            <w:r>
              <w:t>2</w:t>
            </w:r>
          </w:p>
        </w:tc>
        <w:tc>
          <w:tcPr>
            <w:tcW w:w="1800" w:type="dxa"/>
          </w:tcPr>
          <w:p w14:paraId="4047F28F" w14:textId="77777777" w:rsidR="00B2583B" w:rsidRDefault="00000000">
            <w:pPr>
              <w:pStyle w:val="Compact"/>
              <w:jc w:val="right"/>
            </w:pPr>
            <w:r>
              <w:t>2</w:t>
            </w:r>
          </w:p>
        </w:tc>
        <w:tc>
          <w:tcPr>
            <w:tcW w:w="1320" w:type="dxa"/>
          </w:tcPr>
          <w:p w14:paraId="233121FB" w14:textId="77777777" w:rsidR="00B2583B" w:rsidRDefault="00000000">
            <w:pPr>
              <w:pStyle w:val="Compact"/>
              <w:jc w:val="right"/>
            </w:pPr>
            <w:r>
              <w:t>0.40574</w:t>
            </w:r>
          </w:p>
        </w:tc>
        <w:tc>
          <w:tcPr>
            <w:tcW w:w="1500" w:type="dxa"/>
          </w:tcPr>
          <w:p w14:paraId="2EF15F58" w14:textId="77777777" w:rsidR="00B2583B" w:rsidRDefault="00000000">
            <w:pPr>
              <w:pStyle w:val="Compact"/>
              <w:jc w:val="right"/>
            </w:pPr>
            <w:r>
              <w:t>4</w:t>
            </w:r>
          </w:p>
        </w:tc>
        <w:tc>
          <w:tcPr>
            <w:tcW w:w="600" w:type="dxa"/>
          </w:tcPr>
          <w:p w14:paraId="7CE37F8B" w14:textId="77777777" w:rsidR="00B2583B" w:rsidRDefault="00000000">
            <w:pPr>
              <w:pStyle w:val="Compact"/>
              <w:jc w:val="right"/>
            </w:pPr>
            <w:r>
              <w:t>30.00</w:t>
            </w:r>
          </w:p>
        </w:tc>
      </w:tr>
      <w:tr w:rsidR="00B2583B" w14:paraId="1FC5D88D" w14:textId="77777777">
        <w:tc>
          <w:tcPr>
            <w:tcW w:w="1560" w:type="dxa"/>
          </w:tcPr>
          <w:p w14:paraId="3E34B7D4" w14:textId="77777777" w:rsidR="00B2583B" w:rsidRDefault="00000000">
            <w:pPr>
              <w:pStyle w:val="Compact"/>
            </w:pPr>
            <w:r>
              <w:t>Chlamydomonas_klinobasis</w:t>
            </w:r>
          </w:p>
        </w:tc>
        <w:tc>
          <w:tcPr>
            <w:tcW w:w="1140" w:type="dxa"/>
          </w:tcPr>
          <w:p w14:paraId="077D1FA1" w14:textId="77777777" w:rsidR="00B2583B" w:rsidRDefault="00000000">
            <w:pPr>
              <w:pStyle w:val="Compact"/>
              <w:jc w:val="right"/>
            </w:pPr>
            <w:r>
              <w:t>2</w:t>
            </w:r>
          </w:p>
        </w:tc>
        <w:tc>
          <w:tcPr>
            <w:tcW w:w="1800" w:type="dxa"/>
          </w:tcPr>
          <w:p w14:paraId="66330E45" w14:textId="77777777" w:rsidR="00B2583B" w:rsidRDefault="00000000">
            <w:pPr>
              <w:pStyle w:val="Compact"/>
              <w:jc w:val="right"/>
            </w:pPr>
            <w:r>
              <w:t>4</w:t>
            </w:r>
          </w:p>
        </w:tc>
        <w:tc>
          <w:tcPr>
            <w:tcW w:w="1320" w:type="dxa"/>
          </w:tcPr>
          <w:p w14:paraId="4FB76267" w14:textId="77777777" w:rsidR="00B2583B" w:rsidRDefault="00000000">
            <w:pPr>
              <w:pStyle w:val="Compact"/>
              <w:jc w:val="right"/>
            </w:pPr>
            <w:r>
              <w:t>0.37628</w:t>
            </w:r>
          </w:p>
        </w:tc>
        <w:tc>
          <w:tcPr>
            <w:tcW w:w="1500" w:type="dxa"/>
          </w:tcPr>
          <w:p w14:paraId="4946F47E" w14:textId="77777777" w:rsidR="00B2583B" w:rsidRDefault="00000000">
            <w:pPr>
              <w:pStyle w:val="Compact"/>
              <w:jc w:val="right"/>
            </w:pPr>
            <w:r>
              <w:t>4</w:t>
            </w:r>
          </w:p>
        </w:tc>
        <w:tc>
          <w:tcPr>
            <w:tcW w:w="600" w:type="dxa"/>
          </w:tcPr>
          <w:p w14:paraId="421E4EE7" w14:textId="77777777" w:rsidR="00B2583B" w:rsidRDefault="00000000">
            <w:pPr>
              <w:pStyle w:val="Compact"/>
              <w:jc w:val="right"/>
            </w:pPr>
            <w:r>
              <w:t>0.43</w:t>
            </w:r>
          </w:p>
        </w:tc>
      </w:tr>
      <w:tr w:rsidR="00B2583B" w14:paraId="2B7A3140" w14:textId="77777777">
        <w:tc>
          <w:tcPr>
            <w:tcW w:w="1560" w:type="dxa"/>
          </w:tcPr>
          <w:p w14:paraId="04114A88" w14:textId="77777777" w:rsidR="00B2583B" w:rsidRDefault="00000000">
            <w:pPr>
              <w:pStyle w:val="Compact"/>
            </w:pPr>
            <w:r>
              <w:t>Chlamydomonas_klinobasis</w:t>
            </w:r>
          </w:p>
        </w:tc>
        <w:tc>
          <w:tcPr>
            <w:tcW w:w="1140" w:type="dxa"/>
          </w:tcPr>
          <w:p w14:paraId="2664E474" w14:textId="77777777" w:rsidR="00B2583B" w:rsidRDefault="00000000">
            <w:pPr>
              <w:pStyle w:val="Compact"/>
              <w:jc w:val="right"/>
            </w:pPr>
            <w:r>
              <w:t>2</w:t>
            </w:r>
          </w:p>
        </w:tc>
        <w:tc>
          <w:tcPr>
            <w:tcW w:w="1800" w:type="dxa"/>
          </w:tcPr>
          <w:p w14:paraId="079CED97" w14:textId="77777777" w:rsidR="00B2583B" w:rsidRDefault="00000000">
            <w:pPr>
              <w:pStyle w:val="Compact"/>
              <w:jc w:val="right"/>
            </w:pPr>
            <w:r>
              <w:t>4</w:t>
            </w:r>
          </w:p>
        </w:tc>
        <w:tc>
          <w:tcPr>
            <w:tcW w:w="1320" w:type="dxa"/>
          </w:tcPr>
          <w:p w14:paraId="2A537D38" w14:textId="77777777" w:rsidR="00B2583B" w:rsidRDefault="00000000">
            <w:pPr>
              <w:pStyle w:val="Compact"/>
              <w:jc w:val="right"/>
            </w:pPr>
            <w:r>
              <w:t>0.37973</w:t>
            </w:r>
          </w:p>
        </w:tc>
        <w:tc>
          <w:tcPr>
            <w:tcW w:w="1500" w:type="dxa"/>
          </w:tcPr>
          <w:p w14:paraId="5FF78C22" w14:textId="77777777" w:rsidR="00B2583B" w:rsidRDefault="00000000">
            <w:pPr>
              <w:pStyle w:val="Compact"/>
              <w:jc w:val="right"/>
            </w:pPr>
            <w:r>
              <w:t>4</w:t>
            </w:r>
          </w:p>
        </w:tc>
        <w:tc>
          <w:tcPr>
            <w:tcW w:w="600" w:type="dxa"/>
          </w:tcPr>
          <w:p w14:paraId="36C7D66F" w14:textId="77777777" w:rsidR="00B2583B" w:rsidRDefault="00000000">
            <w:pPr>
              <w:pStyle w:val="Compact"/>
              <w:jc w:val="right"/>
            </w:pPr>
            <w:r>
              <w:t>10.00</w:t>
            </w:r>
          </w:p>
        </w:tc>
      </w:tr>
      <w:tr w:rsidR="00B2583B" w14:paraId="0DA09E15" w14:textId="77777777">
        <w:tc>
          <w:tcPr>
            <w:tcW w:w="1560" w:type="dxa"/>
          </w:tcPr>
          <w:p w14:paraId="09C01E53" w14:textId="77777777" w:rsidR="00B2583B" w:rsidRDefault="00000000">
            <w:pPr>
              <w:pStyle w:val="Compact"/>
            </w:pPr>
            <w:r>
              <w:t>Chlamydomonas_klinobasis</w:t>
            </w:r>
          </w:p>
        </w:tc>
        <w:tc>
          <w:tcPr>
            <w:tcW w:w="1140" w:type="dxa"/>
          </w:tcPr>
          <w:p w14:paraId="2A5800DD" w14:textId="77777777" w:rsidR="00B2583B" w:rsidRDefault="00000000">
            <w:pPr>
              <w:pStyle w:val="Compact"/>
              <w:jc w:val="right"/>
            </w:pPr>
            <w:r>
              <w:t>2</w:t>
            </w:r>
          </w:p>
        </w:tc>
        <w:tc>
          <w:tcPr>
            <w:tcW w:w="1800" w:type="dxa"/>
          </w:tcPr>
          <w:p w14:paraId="0D25E64B" w14:textId="77777777" w:rsidR="00B2583B" w:rsidRDefault="00000000">
            <w:pPr>
              <w:pStyle w:val="Compact"/>
              <w:jc w:val="right"/>
            </w:pPr>
            <w:r>
              <w:t>4</w:t>
            </w:r>
          </w:p>
        </w:tc>
        <w:tc>
          <w:tcPr>
            <w:tcW w:w="1320" w:type="dxa"/>
          </w:tcPr>
          <w:p w14:paraId="02009415" w14:textId="77777777" w:rsidR="00B2583B" w:rsidRDefault="00000000">
            <w:pPr>
              <w:pStyle w:val="Compact"/>
              <w:jc w:val="right"/>
            </w:pPr>
            <w:r>
              <w:t>0.40446</w:t>
            </w:r>
          </w:p>
        </w:tc>
        <w:tc>
          <w:tcPr>
            <w:tcW w:w="1500" w:type="dxa"/>
          </w:tcPr>
          <w:p w14:paraId="6B3D8C05" w14:textId="77777777" w:rsidR="00B2583B" w:rsidRDefault="00000000">
            <w:pPr>
              <w:pStyle w:val="Compact"/>
              <w:jc w:val="right"/>
            </w:pPr>
            <w:r>
              <w:t>4</w:t>
            </w:r>
          </w:p>
        </w:tc>
        <w:tc>
          <w:tcPr>
            <w:tcW w:w="600" w:type="dxa"/>
          </w:tcPr>
          <w:p w14:paraId="333183F8" w14:textId="77777777" w:rsidR="00B2583B" w:rsidRDefault="00000000">
            <w:pPr>
              <w:pStyle w:val="Compact"/>
              <w:jc w:val="right"/>
            </w:pPr>
            <w:r>
              <w:t>30.00</w:t>
            </w:r>
          </w:p>
        </w:tc>
      </w:tr>
      <w:tr w:rsidR="00B2583B" w14:paraId="1D97A331" w14:textId="77777777">
        <w:tc>
          <w:tcPr>
            <w:tcW w:w="1560" w:type="dxa"/>
          </w:tcPr>
          <w:p w14:paraId="65DD4F10" w14:textId="77777777" w:rsidR="00B2583B" w:rsidRDefault="00000000">
            <w:pPr>
              <w:pStyle w:val="Compact"/>
            </w:pPr>
            <w:r>
              <w:t>Chlamydomonas_klinobasis</w:t>
            </w:r>
          </w:p>
        </w:tc>
        <w:tc>
          <w:tcPr>
            <w:tcW w:w="1140" w:type="dxa"/>
          </w:tcPr>
          <w:p w14:paraId="762F04EE" w14:textId="77777777" w:rsidR="00B2583B" w:rsidRDefault="00000000">
            <w:pPr>
              <w:pStyle w:val="Compact"/>
              <w:jc w:val="right"/>
            </w:pPr>
            <w:r>
              <w:t>2</w:t>
            </w:r>
          </w:p>
        </w:tc>
        <w:tc>
          <w:tcPr>
            <w:tcW w:w="1800" w:type="dxa"/>
          </w:tcPr>
          <w:p w14:paraId="04DD22CA" w14:textId="77777777" w:rsidR="00B2583B" w:rsidRDefault="00000000">
            <w:pPr>
              <w:pStyle w:val="Compact"/>
              <w:jc w:val="right"/>
            </w:pPr>
            <w:r>
              <w:t>8</w:t>
            </w:r>
          </w:p>
        </w:tc>
        <w:tc>
          <w:tcPr>
            <w:tcW w:w="1320" w:type="dxa"/>
          </w:tcPr>
          <w:p w14:paraId="328C4A78" w14:textId="77777777" w:rsidR="00B2583B" w:rsidRDefault="00000000">
            <w:pPr>
              <w:pStyle w:val="Compact"/>
              <w:jc w:val="right"/>
            </w:pPr>
            <w:r>
              <w:t>0.36172</w:t>
            </w:r>
          </w:p>
        </w:tc>
        <w:tc>
          <w:tcPr>
            <w:tcW w:w="1500" w:type="dxa"/>
          </w:tcPr>
          <w:p w14:paraId="4B11A214" w14:textId="77777777" w:rsidR="00B2583B" w:rsidRDefault="00000000">
            <w:pPr>
              <w:pStyle w:val="Compact"/>
              <w:jc w:val="right"/>
            </w:pPr>
            <w:r>
              <w:t>4</w:t>
            </w:r>
          </w:p>
        </w:tc>
        <w:tc>
          <w:tcPr>
            <w:tcW w:w="600" w:type="dxa"/>
          </w:tcPr>
          <w:p w14:paraId="7E83B3DA" w14:textId="77777777" w:rsidR="00B2583B" w:rsidRDefault="00000000">
            <w:pPr>
              <w:pStyle w:val="Compact"/>
              <w:jc w:val="right"/>
            </w:pPr>
            <w:r>
              <w:t>0.43</w:t>
            </w:r>
          </w:p>
        </w:tc>
      </w:tr>
      <w:tr w:rsidR="00B2583B" w14:paraId="1B012A63" w14:textId="77777777">
        <w:tc>
          <w:tcPr>
            <w:tcW w:w="1560" w:type="dxa"/>
          </w:tcPr>
          <w:p w14:paraId="5D5C3EFA" w14:textId="77777777" w:rsidR="00B2583B" w:rsidRDefault="00000000">
            <w:pPr>
              <w:pStyle w:val="Compact"/>
            </w:pPr>
            <w:r>
              <w:t>Chlamydomonas_klinobasis</w:t>
            </w:r>
          </w:p>
        </w:tc>
        <w:tc>
          <w:tcPr>
            <w:tcW w:w="1140" w:type="dxa"/>
          </w:tcPr>
          <w:p w14:paraId="36E8F528" w14:textId="77777777" w:rsidR="00B2583B" w:rsidRDefault="00000000">
            <w:pPr>
              <w:pStyle w:val="Compact"/>
              <w:jc w:val="right"/>
            </w:pPr>
            <w:r>
              <w:t>2</w:t>
            </w:r>
          </w:p>
        </w:tc>
        <w:tc>
          <w:tcPr>
            <w:tcW w:w="1800" w:type="dxa"/>
          </w:tcPr>
          <w:p w14:paraId="2211CE6F" w14:textId="77777777" w:rsidR="00B2583B" w:rsidRDefault="00000000">
            <w:pPr>
              <w:pStyle w:val="Compact"/>
              <w:jc w:val="right"/>
            </w:pPr>
            <w:r>
              <w:t>8</w:t>
            </w:r>
          </w:p>
        </w:tc>
        <w:tc>
          <w:tcPr>
            <w:tcW w:w="1320" w:type="dxa"/>
          </w:tcPr>
          <w:p w14:paraId="20293611" w14:textId="77777777" w:rsidR="00B2583B" w:rsidRDefault="00000000">
            <w:pPr>
              <w:pStyle w:val="Compact"/>
              <w:jc w:val="right"/>
            </w:pPr>
            <w:r>
              <w:t>0.36810</w:t>
            </w:r>
          </w:p>
        </w:tc>
        <w:tc>
          <w:tcPr>
            <w:tcW w:w="1500" w:type="dxa"/>
          </w:tcPr>
          <w:p w14:paraId="680BF76D" w14:textId="77777777" w:rsidR="00B2583B" w:rsidRDefault="00000000">
            <w:pPr>
              <w:pStyle w:val="Compact"/>
              <w:jc w:val="right"/>
            </w:pPr>
            <w:r>
              <w:t>4</w:t>
            </w:r>
          </w:p>
        </w:tc>
        <w:tc>
          <w:tcPr>
            <w:tcW w:w="600" w:type="dxa"/>
          </w:tcPr>
          <w:p w14:paraId="2E1FF4DA" w14:textId="77777777" w:rsidR="00B2583B" w:rsidRDefault="00000000">
            <w:pPr>
              <w:pStyle w:val="Compact"/>
              <w:jc w:val="right"/>
            </w:pPr>
            <w:r>
              <w:t>10.00</w:t>
            </w:r>
          </w:p>
        </w:tc>
      </w:tr>
      <w:tr w:rsidR="00B2583B" w14:paraId="2FE51B3E" w14:textId="77777777">
        <w:tc>
          <w:tcPr>
            <w:tcW w:w="1560" w:type="dxa"/>
          </w:tcPr>
          <w:p w14:paraId="16C3CD9E" w14:textId="77777777" w:rsidR="00B2583B" w:rsidRDefault="00000000">
            <w:pPr>
              <w:pStyle w:val="Compact"/>
            </w:pPr>
            <w:r>
              <w:t>Chlamydomonas_klinobasis</w:t>
            </w:r>
          </w:p>
        </w:tc>
        <w:tc>
          <w:tcPr>
            <w:tcW w:w="1140" w:type="dxa"/>
          </w:tcPr>
          <w:p w14:paraId="70B3DBF8" w14:textId="77777777" w:rsidR="00B2583B" w:rsidRDefault="00000000">
            <w:pPr>
              <w:pStyle w:val="Compact"/>
              <w:jc w:val="right"/>
            </w:pPr>
            <w:r>
              <w:t>2</w:t>
            </w:r>
          </w:p>
        </w:tc>
        <w:tc>
          <w:tcPr>
            <w:tcW w:w="1800" w:type="dxa"/>
          </w:tcPr>
          <w:p w14:paraId="3F0AB46D" w14:textId="77777777" w:rsidR="00B2583B" w:rsidRDefault="00000000">
            <w:pPr>
              <w:pStyle w:val="Compact"/>
              <w:jc w:val="right"/>
            </w:pPr>
            <w:r>
              <w:t>8</w:t>
            </w:r>
          </w:p>
        </w:tc>
        <w:tc>
          <w:tcPr>
            <w:tcW w:w="1320" w:type="dxa"/>
          </w:tcPr>
          <w:p w14:paraId="18B892D7" w14:textId="77777777" w:rsidR="00B2583B" w:rsidRDefault="00000000">
            <w:pPr>
              <w:pStyle w:val="Compact"/>
              <w:jc w:val="right"/>
            </w:pPr>
            <w:r>
              <w:t>0.38681</w:t>
            </w:r>
          </w:p>
        </w:tc>
        <w:tc>
          <w:tcPr>
            <w:tcW w:w="1500" w:type="dxa"/>
          </w:tcPr>
          <w:p w14:paraId="7BE60264" w14:textId="77777777" w:rsidR="00B2583B" w:rsidRDefault="00000000">
            <w:pPr>
              <w:pStyle w:val="Compact"/>
              <w:jc w:val="right"/>
            </w:pPr>
            <w:r>
              <w:t>4</w:t>
            </w:r>
          </w:p>
        </w:tc>
        <w:tc>
          <w:tcPr>
            <w:tcW w:w="600" w:type="dxa"/>
          </w:tcPr>
          <w:p w14:paraId="41F6B0B0" w14:textId="77777777" w:rsidR="00B2583B" w:rsidRDefault="00000000">
            <w:pPr>
              <w:pStyle w:val="Compact"/>
              <w:jc w:val="right"/>
            </w:pPr>
            <w:r>
              <w:t>30.00</w:t>
            </w:r>
          </w:p>
        </w:tc>
      </w:tr>
      <w:tr w:rsidR="00B2583B" w14:paraId="54C426E5" w14:textId="77777777">
        <w:tc>
          <w:tcPr>
            <w:tcW w:w="1560" w:type="dxa"/>
          </w:tcPr>
          <w:p w14:paraId="0352E20F" w14:textId="77777777" w:rsidR="00B2583B" w:rsidRDefault="00000000">
            <w:pPr>
              <w:pStyle w:val="Compact"/>
            </w:pPr>
            <w:r>
              <w:t>Chlamydomonas_klinobasis</w:t>
            </w:r>
          </w:p>
        </w:tc>
        <w:tc>
          <w:tcPr>
            <w:tcW w:w="1140" w:type="dxa"/>
          </w:tcPr>
          <w:p w14:paraId="1DB70655" w14:textId="77777777" w:rsidR="00B2583B" w:rsidRDefault="00000000">
            <w:pPr>
              <w:pStyle w:val="Compact"/>
              <w:jc w:val="right"/>
            </w:pPr>
            <w:r>
              <w:t>4</w:t>
            </w:r>
          </w:p>
        </w:tc>
        <w:tc>
          <w:tcPr>
            <w:tcW w:w="1800" w:type="dxa"/>
          </w:tcPr>
          <w:p w14:paraId="117ABD28" w14:textId="77777777" w:rsidR="00B2583B" w:rsidRDefault="00000000">
            <w:pPr>
              <w:pStyle w:val="Compact"/>
              <w:jc w:val="right"/>
            </w:pPr>
            <w:r>
              <w:t>2</w:t>
            </w:r>
          </w:p>
        </w:tc>
        <w:tc>
          <w:tcPr>
            <w:tcW w:w="1320" w:type="dxa"/>
          </w:tcPr>
          <w:p w14:paraId="2CB75C95" w14:textId="77777777" w:rsidR="00B2583B" w:rsidRDefault="00000000">
            <w:pPr>
              <w:pStyle w:val="Compact"/>
              <w:jc w:val="right"/>
            </w:pPr>
            <w:r>
              <w:t>0.19017</w:t>
            </w:r>
          </w:p>
        </w:tc>
        <w:tc>
          <w:tcPr>
            <w:tcW w:w="1500" w:type="dxa"/>
          </w:tcPr>
          <w:p w14:paraId="11678AB0" w14:textId="77777777" w:rsidR="00B2583B" w:rsidRDefault="00000000">
            <w:pPr>
              <w:pStyle w:val="Compact"/>
              <w:jc w:val="right"/>
            </w:pPr>
            <w:r>
              <w:t>4</w:t>
            </w:r>
          </w:p>
        </w:tc>
        <w:tc>
          <w:tcPr>
            <w:tcW w:w="600" w:type="dxa"/>
          </w:tcPr>
          <w:p w14:paraId="4C402B26" w14:textId="77777777" w:rsidR="00B2583B" w:rsidRDefault="00000000">
            <w:pPr>
              <w:pStyle w:val="Compact"/>
              <w:jc w:val="right"/>
            </w:pPr>
            <w:r>
              <w:t>0.43</w:t>
            </w:r>
          </w:p>
        </w:tc>
      </w:tr>
      <w:tr w:rsidR="00B2583B" w14:paraId="5BE73BAD" w14:textId="77777777">
        <w:tc>
          <w:tcPr>
            <w:tcW w:w="1560" w:type="dxa"/>
          </w:tcPr>
          <w:p w14:paraId="04151415" w14:textId="77777777" w:rsidR="00B2583B" w:rsidRDefault="00000000">
            <w:pPr>
              <w:pStyle w:val="Compact"/>
            </w:pPr>
            <w:r>
              <w:t>Chlamydomonas_klinobasis</w:t>
            </w:r>
          </w:p>
        </w:tc>
        <w:tc>
          <w:tcPr>
            <w:tcW w:w="1140" w:type="dxa"/>
          </w:tcPr>
          <w:p w14:paraId="37B02AE4" w14:textId="77777777" w:rsidR="00B2583B" w:rsidRDefault="00000000">
            <w:pPr>
              <w:pStyle w:val="Compact"/>
              <w:jc w:val="right"/>
            </w:pPr>
            <w:r>
              <w:t>4</w:t>
            </w:r>
          </w:p>
        </w:tc>
        <w:tc>
          <w:tcPr>
            <w:tcW w:w="1800" w:type="dxa"/>
          </w:tcPr>
          <w:p w14:paraId="7C6A4EAE" w14:textId="77777777" w:rsidR="00B2583B" w:rsidRDefault="00000000">
            <w:pPr>
              <w:pStyle w:val="Compact"/>
              <w:jc w:val="right"/>
            </w:pPr>
            <w:r>
              <w:t>2</w:t>
            </w:r>
          </w:p>
        </w:tc>
        <w:tc>
          <w:tcPr>
            <w:tcW w:w="1320" w:type="dxa"/>
          </w:tcPr>
          <w:p w14:paraId="155971F5" w14:textId="77777777" w:rsidR="00B2583B" w:rsidRDefault="00000000">
            <w:pPr>
              <w:pStyle w:val="Compact"/>
              <w:jc w:val="right"/>
            </w:pPr>
            <w:r>
              <w:t>0.19031</w:t>
            </w:r>
          </w:p>
        </w:tc>
        <w:tc>
          <w:tcPr>
            <w:tcW w:w="1500" w:type="dxa"/>
          </w:tcPr>
          <w:p w14:paraId="23758A83" w14:textId="77777777" w:rsidR="00B2583B" w:rsidRDefault="00000000">
            <w:pPr>
              <w:pStyle w:val="Compact"/>
              <w:jc w:val="right"/>
            </w:pPr>
            <w:r>
              <w:t>4</w:t>
            </w:r>
          </w:p>
        </w:tc>
        <w:tc>
          <w:tcPr>
            <w:tcW w:w="600" w:type="dxa"/>
          </w:tcPr>
          <w:p w14:paraId="6F4F9A81" w14:textId="77777777" w:rsidR="00B2583B" w:rsidRDefault="00000000">
            <w:pPr>
              <w:pStyle w:val="Compact"/>
              <w:jc w:val="right"/>
            </w:pPr>
            <w:r>
              <w:t>10.00</w:t>
            </w:r>
          </w:p>
        </w:tc>
      </w:tr>
      <w:tr w:rsidR="00B2583B" w14:paraId="6E1D54CA" w14:textId="77777777">
        <w:tc>
          <w:tcPr>
            <w:tcW w:w="1560" w:type="dxa"/>
          </w:tcPr>
          <w:p w14:paraId="50E93C94" w14:textId="77777777" w:rsidR="00B2583B" w:rsidRDefault="00000000">
            <w:pPr>
              <w:pStyle w:val="Compact"/>
            </w:pPr>
            <w:r>
              <w:t>Chlamydomonas_klinobasis</w:t>
            </w:r>
          </w:p>
        </w:tc>
        <w:tc>
          <w:tcPr>
            <w:tcW w:w="1140" w:type="dxa"/>
          </w:tcPr>
          <w:p w14:paraId="1EC5E6B7" w14:textId="77777777" w:rsidR="00B2583B" w:rsidRDefault="00000000">
            <w:pPr>
              <w:pStyle w:val="Compact"/>
              <w:jc w:val="right"/>
            </w:pPr>
            <w:r>
              <w:t>4</w:t>
            </w:r>
          </w:p>
        </w:tc>
        <w:tc>
          <w:tcPr>
            <w:tcW w:w="1800" w:type="dxa"/>
          </w:tcPr>
          <w:p w14:paraId="2930B201" w14:textId="77777777" w:rsidR="00B2583B" w:rsidRDefault="00000000">
            <w:pPr>
              <w:pStyle w:val="Compact"/>
              <w:jc w:val="right"/>
            </w:pPr>
            <w:r>
              <w:t>2</w:t>
            </w:r>
          </w:p>
        </w:tc>
        <w:tc>
          <w:tcPr>
            <w:tcW w:w="1320" w:type="dxa"/>
          </w:tcPr>
          <w:p w14:paraId="4C299AB1" w14:textId="77777777" w:rsidR="00B2583B" w:rsidRDefault="00000000">
            <w:pPr>
              <w:pStyle w:val="Compact"/>
              <w:jc w:val="right"/>
            </w:pPr>
            <w:r>
              <w:t>0.20088</w:t>
            </w:r>
          </w:p>
        </w:tc>
        <w:tc>
          <w:tcPr>
            <w:tcW w:w="1500" w:type="dxa"/>
          </w:tcPr>
          <w:p w14:paraId="73205955" w14:textId="77777777" w:rsidR="00B2583B" w:rsidRDefault="00000000">
            <w:pPr>
              <w:pStyle w:val="Compact"/>
              <w:jc w:val="right"/>
            </w:pPr>
            <w:r>
              <w:t>4</w:t>
            </w:r>
          </w:p>
        </w:tc>
        <w:tc>
          <w:tcPr>
            <w:tcW w:w="600" w:type="dxa"/>
          </w:tcPr>
          <w:p w14:paraId="3B0FF456" w14:textId="77777777" w:rsidR="00B2583B" w:rsidRDefault="00000000">
            <w:pPr>
              <w:pStyle w:val="Compact"/>
              <w:jc w:val="right"/>
            </w:pPr>
            <w:r>
              <w:t>30.00</w:t>
            </w:r>
          </w:p>
        </w:tc>
      </w:tr>
      <w:tr w:rsidR="00B2583B" w14:paraId="5C3134EC" w14:textId="77777777">
        <w:tc>
          <w:tcPr>
            <w:tcW w:w="1560" w:type="dxa"/>
          </w:tcPr>
          <w:p w14:paraId="764AC982" w14:textId="77777777" w:rsidR="00B2583B" w:rsidRDefault="00000000">
            <w:pPr>
              <w:pStyle w:val="Compact"/>
            </w:pPr>
            <w:r>
              <w:t>Chlamydomonas_klinobasis</w:t>
            </w:r>
          </w:p>
        </w:tc>
        <w:tc>
          <w:tcPr>
            <w:tcW w:w="1140" w:type="dxa"/>
          </w:tcPr>
          <w:p w14:paraId="2E217172" w14:textId="77777777" w:rsidR="00B2583B" w:rsidRDefault="00000000">
            <w:pPr>
              <w:pStyle w:val="Compact"/>
              <w:jc w:val="right"/>
            </w:pPr>
            <w:r>
              <w:t>4</w:t>
            </w:r>
          </w:p>
        </w:tc>
        <w:tc>
          <w:tcPr>
            <w:tcW w:w="1800" w:type="dxa"/>
          </w:tcPr>
          <w:p w14:paraId="5409E792" w14:textId="77777777" w:rsidR="00B2583B" w:rsidRDefault="00000000">
            <w:pPr>
              <w:pStyle w:val="Compact"/>
              <w:jc w:val="right"/>
            </w:pPr>
            <w:r>
              <w:t>4</w:t>
            </w:r>
          </w:p>
        </w:tc>
        <w:tc>
          <w:tcPr>
            <w:tcW w:w="1320" w:type="dxa"/>
          </w:tcPr>
          <w:p w14:paraId="1B05BEFB" w14:textId="77777777" w:rsidR="00B2583B" w:rsidRDefault="00000000">
            <w:pPr>
              <w:pStyle w:val="Compact"/>
              <w:jc w:val="right"/>
            </w:pPr>
            <w:r>
              <w:t>0.18882</w:t>
            </w:r>
          </w:p>
        </w:tc>
        <w:tc>
          <w:tcPr>
            <w:tcW w:w="1500" w:type="dxa"/>
          </w:tcPr>
          <w:p w14:paraId="467C6F16" w14:textId="77777777" w:rsidR="00B2583B" w:rsidRDefault="00000000">
            <w:pPr>
              <w:pStyle w:val="Compact"/>
              <w:jc w:val="right"/>
            </w:pPr>
            <w:r>
              <w:t>4</w:t>
            </w:r>
          </w:p>
        </w:tc>
        <w:tc>
          <w:tcPr>
            <w:tcW w:w="600" w:type="dxa"/>
          </w:tcPr>
          <w:p w14:paraId="2EBE78E8" w14:textId="77777777" w:rsidR="00B2583B" w:rsidRDefault="00000000">
            <w:pPr>
              <w:pStyle w:val="Compact"/>
              <w:jc w:val="right"/>
            </w:pPr>
            <w:r>
              <w:t>0.43</w:t>
            </w:r>
          </w:p>
        </w:tc>
      </w:tr>
      <w:tr w:rsidR="00B2583B" w14:paraId="5D78E125" w14:textId="77777777">
        <w:tc>
          <w:tcPr>
            <w:tcW w:w="1560" w:type="dxa"/>
          </w:tcPr>
          <w:p w14:paraId="66C81700" w14:textId="77777777" w:rsidR="00B2583B" w:rsidRDefault="00000000">
            <w:pPr>
              <w:pStyle w:val="Compact"/>
            </w:pPr>
            <w:r>
              <w:t>Chlamydomonas_klinobasis</w:t>
            </w:r>
          </w:p>
        </w:tc>
        <w:tc>
          <w:tcPr>
            <w:tcW w:w="1140" w:type="dxa"/>
          </w:tcPr>
          <w:p w14:paraId="25274FF7" w14:textId="77777777" w:rsidR="00B2583B" w:rsidRDefault="00000000">
            <w:pPr>
              <w:pStyle w:val="Compact"/>
              <w:jc w:val="right"/>
            </w:pPr>
            <w:r>
              <w:t>4</w:t>
            </w:r>
          </w:p>
        </w:tc>
        <w:tc>
          <w:tcPr>
            <w:tcW w:w="1800" w:type="dxa"/>
          </w:tcPr>
          <w:p w14:paraId="70337EF5" w14:textId="77777777" w:rsidR="00B2583B" w:rsidRDefault="00000000">
            <w:pPr>
              <w:pStyle w:val="Compact"/>
              <w:jc w:val="right"/>
            </w:pPr>
            <w:r>
              <w:t>4</w:t>
            </w:r>
          </w:p>
        </w:tc>
        <w:tc>
          <w:tcPr>
            <w:tcW w:w="1320" w:type="dxa"/>
          </w:tcPr>
          <w:p w14:paraId="029A811B" w14:textId="77777777" w:rsidR="00B2583B" w:rsidRDefault="00000000">
            <w:pPr>
              <w:pStyle w:val="Compact"/>
              <w:jc w:val="right"/>
            </w:pPr>
            <w:r>
              <w:t>0.18927</w:t>
            </w:r>
          </w:p>
        </w:tc>
        <w:tc>
          <w:tcPr>
            <w:tcW w:w="1500" w:type="dxa"/>
          </w:tcPr>
          <w:p w14:paraId="7C57A546" w14:textId="77777777" w:rsidR="00B2583B" w:rsidRDefault="00000000">
            <w:pPr>
              <w:pStyle w:val="Compact"/>
              <w:jc w:val="right"/>
            </w:pPr>
            <w:r>
              <w:t>4</w:t>
            </w:r>
          </w:p>
        </w:tc>
        <w:tc>
          <w:tcPr>
            <w:tcW w:w="600" w:type="dxa"/>
          </w:tcPr>
          <w:p w14:paraId="496C5EAD" w14:textId="77777777" w:rsidR="00B2583B" w:rsidRDefault="00000000">
            <w:pPr>
              <w:pStyle w:val="Compact"/>
              <w:jc w:val="right"/>
            </w:pPr>
            <w:r>
              <w:t>10.00</w:t>
            </w:r>
          </w:p>
        </w:tc>
      </w:tr>
      <w:tr w:rsidR="00B2583B" w14:paraId="162397A6" w14:textId="77777777">
        <w:tc>
          <w:tcPr>
            <w:tcW w:w="1560" w:type="dxa"/>
          </w:tcPr>
          <w:p w14:paraId="01624188" w14:textId="77777777" w:rsidR="00B2583B" w:rsidRDefault="00000000">
            <w:pPr>
              <w:pStyle w:val="Compact"/>
            </w:pPr>
            <w:r>
              <w:t>Chlamydomonas_klinobasis</w:t>
            </w:r>
          </w:p>
        </w:tc>
        <w:tc>
          <w:tcPr>
            <w:tcW w:w="1140" w:type="dxa"/>
          </w:tcPr>
          <w:p w14:paraId="31789FE7" w14:textId="77777777" w:rsidR="00B2583B" w:rsidRDefault="00000000">
            <w:pPr>
              <w:pStyle w:val="Compact"/>
              <w:jc w:val="right"/>
            </w:pPr>
            <w:r>
              <w:t>4</w:t>
            </w:r>
          </w:p>
        </w:tc>
        <w:tc>
          <w:tcPr>
            <w:tcW w:w="1800" w:type="dxa"/>
          </w:tcPr>
          <w:p w14:paraId="7B9B1BCF" w14:textId="77777777" w:rsidR="00B2583B" w:rsidRDefault="00000000">
            <w:pPr>
              <w:pStyle w:val="Compact"/>
              <w:jc w:val="right"/>
            </w:pPr>
            <w:r>
              <w:t>4</w:t>
            </w:r>
          </w:p>
        </w:tc>
        <w:tc>
          <w:tcPr>
            <w:tcW w:w="1320" w:type="dxa"/>
          </w:tcPr>
          <w:p w14:paraId="0886D711" w14:textId="77777777" w:rsidR="00B2583B" w:rsidRDefault="00000000">
            <w:pPr>
              <w:pStyle w:val="Compact"/>
              <w:jc w:val="right"/>
            </w:pPr>
            <w:r>
              <w:t>0.20074</w:t>
            </w:r>
          </w:p>
        </w:tc>
        <w:tc>
          <w:tcPr>
            <w:tcW w:w="1500" w:type="dxa"/>
          </w:tcPr>
          <w:p w14:paraId="37F5509D" w14:textId="77777777" w:rsidR="00B2583B" w:rsidRDefault="00000000">
            <w:pPr>
              <w:pStyle w:val="Compact"/>
              <w:jc w:val="right"/>
            </w:pPr>
            <w:r>
              <w:t>4</w:t>
            </w:r>
          </w:p>
        </w:tc>
        <w:tc>
          <w:tcPr>
            <w:tcW w:w="600" w:type="dxa"/>
          </w:tcPr>
          <w:p w14:paraId="59225BAB" w14:textId="77777777" w:rsidR="00B2583B" w:rsidRDefault="00000000">
            <w:pPr>
              <w:pStyle w:val="Compact"/>
              <w:jc w:val="right"/>
            </w:pPr>
            <w:r>
              <w:t>30.00</w:t>
            </w:r>
          </w:p>
        </w:tc>
      </w:tr>
      <w:tr w:rsidR="00B2583B" w14:paraId="01BF8FE3" w14:textId="77777777">
        <w:tc>
          <w:tcPr>
            <w:tcW w:w="1560" w:type="dxa"/>
          </w:tcPr>
          <w:p w14:paraId="6E7D7DB0" w14:textId="77777777" w:rsidR="00B2583B" w:rsidRDefault="00000000">
            <w:pPr>
              <w:pStyle w:val="Compact"/>
            </w:pPr>
            <w:r>
              <w:t>Chlamydomonas_klinobasis</w:t>
            </w:r>
          </w:p>
        </w:tc>
        <w:tc>
          <w:tcPr>
            <w:tcW w:w="1140" w:type="dxa"/>
          </w:tcPr>
          <w:p w14:paraId="5F4BC697" w14:textId="77777777" w:rsidR="00B2583B" w:rsidRDefault="00000000">
            <w:pPr>
              <w:pStyle w:val="Compact"/>
              <w:jc w:val="right"/>
            </w:pPr>
            <w:r>
              <w:t>4</w:t>
            </w:r>
          </w:p>
        </w:tc>
        <w:tc>
          <w:tcPr>
            <w:tcW w:w="1800" w:type="dxa"/>
          </w:tcPr>
          <w:p w14:paraId="790E8038" w14:textId="77777777" w:rsidR="00B2583B" w:rsidRDefault="00000000">
            <w:pPr>
              <w:pStyle w:val="Compact"/>
              <w:jc w:val="right"/>
            </w:pPr>
            <w:r>
              <w:t>8</w:t>
            </w:r>
          </w:p>
        </w:tc>
        <w:tc>
          <w:tcPr>
            <w:tcW w:w="1320" w:type="dxa"/>
          </w:tcPr>
          <w:p w14:paraId="3C59DDBA" w14:textId="77777777" w:rsidR="00B2583B" w:rsidRDefault="00000000">
            <w:pPr>
              <w:pStyle w:val="Compact"/>
              <w:jc w:val="right"/>
            </w:pPr>
            <w:r>
              <w:t>0.18045</w:t>
            </w:r>
          </w:p>
        </w:tc>
        <w:tc>
          <w:tcPr>
            <w:tcW w:w="1500" w:type="dxa"/>
          </w:tcPr>
          <w:p w14:paraId="5E9C0C4C" w14:textId="77777777" w:rsidR="00B2583B" w:rsidRDefault="00000000">
            <w:pPr>
              <w:pStyle w:val="Compact"/>
              <w:jc w:val="right"/>
            </w:pPr>
            <w:r>
              <w:t>4</w:t>
            </w:r>
          </w:p>
        </w:tc>
        <w:tc>
          <w:tcPr>
            <w:tcW w:w="600" w:type="dxa"/>
          </w:tcPr>
          <w:p w14:paraId="2390B6BF" w14:textId="77777777" w:rsidR="00B2583B" w:rsidRDefault="00000000">
            <w:pPr>
              <w:pStyle w:val="Compact"/>
              <w:jc w:val="right"/>
            </w:pPr>
            <w:r>
              <w:t>0.43</w:t>
            </w:r>
          </w:p>
        </w:tc>
      </w:tr>
      <w:tr w:rsidR="00B2583B" w14:paraId="3C348EFB" w14:textId="77777777">
        <w:tc>
          <w:tcPr>
            <w:tcW w:w="1560" w:type="dxa"/>
          </w:tcPr>
          <w:p w14:paraId="2CFFAA6B" w14:textId="77777777" w:rsidR="00B2583B" w:rsidRDefault="00000000">
            <w:pPr>
              <w:pStyle w:val="Compact"/>
            </w:pPr>
            <w:r>
              <w:t>Chlamydomonas_klinobasis</w:t>
            </w:r>
          </w:p>
        </w:tc>
        <w:tc>
          <w:tcPr>
            <w:tcW w:w="1140" w:type="dxa"/>
          </w:tcPr>
          <w:p w14:paraId="67399221" w14:textId="77777777" w:rsidR="00B2583B" w:rsidRDefault="00000000">
            <w:pPr>
              <w:pStyle w:val="Compact"/>
              <w:jc w:val="right"/>
            </w:pPr>
            <w:r>
              <w:t>4</w:t>
            </w:r>
          </w:p>
        </w:tc>
        <w:tc>
          <w:tcPr>
            <w:tcW w:w="1800" w:type="dxa"/>
          </w:tcPr>
          <w:p w14:paraId="26A7E2DE" w14:textId="77777777" w:rsidR="00B2583B" w:rsidRDefault="00000000">
            <w:pPr>
              <w:pStyle w:val="Compact"/>
              <w:jc w:val="right"/>
            </w:pPr>
            <w:r>
              <w:t>8</w:t>
            </w:r>
          </w:p>
        </w:tc>
        <w:tc>
          <w:tcPr>
            <w:tcW w:w="1320" w:type="dxa"/>
          </w:tcPr>
          <w:p w14:paraId="11B72130" w14:textId="77777777" w:rsidR="00B2583B" w:rsidRDefault="00000000">
            <w:pPr>
              <w:pStyle w:val="Compact"/>
              <w:jc w:val="right"/>
            </w:pPr>
            <w:r>
              <w:t>0.18250</w:t>
            </w:r>
          </w:p>
        </w:tc>
        <w:tc>
          <w:tcPr>
            <w:tcW w:w="1500" w:type="dxa"/>
          </w:tcPr>
          <w:p w14:paraId="3980ED4E" w14:textId="77777777" w:rsidR="00B2583B" w:rsidRDefault="00000000">
            <w:pPr>
              <w:pStyle w:val="Compact"/>
              <w:jc w:val="right"/>
            </w:pPr>
            <w:r>
              <w:t>4</w:t>
            </w:r>
          </w:p>
        </w:tc>
        <w:tc>
          <w:tcPr>
            <w:tcW w:w="600" w:type="dxa"/>
          </w:tcPr>
          <w:p w14:paraId="221C8C06" w14:textId="77777777" w:rsidR="00B2583B" w:rsidRDefault="00000000">
            <w:pPr>
              <w:pStyle w:val="Compact"/>
              <w:jc w:val="right"/>
            </w:pPr>
            <w:r>
              <w:t>10.00</w:t>
            </w:r>
          </w:p>
        </w:tc>
      </w:tr>
      <w:tr w:rsidR="00B2583B" w14:paraId="57DD5C57" w14:textId="77777777">
        <w:tc>
          <w:tcPr>
            <w:tcW w:w="1560" w:type="dxa"/>
          </w:tcPr>
          <w:p w14:paraId="475E13FE" w14:textId="77777777" w:rsidR="00B2583B" w:rsidRDefault="00000000">
            <w:pPr>
              <w:pStyle w:val="Compact"/>
            </w:pPr>
            <w:r>
              <w:lastRenderedPageBreak/>
              <w:t>Chlamydomonas_klinobasis</w:t>
            </w:r>
          </w:p>
        </w:tc>
        <w:tc>
          <w:tcPr>
            <w:tcW w:w="1140" w:type="dxa"/>
          </w:tcPr>
          <w:p w14:paraId="7F31C4D2" w14:textId="77777777" w:rsidR="00B2583B" w:rsidRDefault="00000000">
            <w:pPr>
              <w:pStyle w:val="Compact"/>
              <w:jc w:val="right"/>
            </w:pPr>
            <w:r>
              <w:t>4</w:t>
            </w:r>
          </w:p>
        </w:tc>
        <w:tc>
          <w:tcPr>
            <w:tcW w:w="1800" w:type="dxa"/>
          </w:tcPr>
          <w:p w14:paraId="3358AC6B" w14:textId="77777777" w:rsidR="00B2583B" w:rsidRDefault="00000000">
            <w:pPr>
              <w:pStyle w:val="Compact"/>
              <w:jc w:val="right"/>
            </w:pPr>
            <w:r>
              <w:t>8</w:t>
            </w:r>
          </w:p>
        </w:tc>
        <w:tc>
          <w:tcPr>
            <w:tcW w:w="1320" w:type="dxa"/>
          </w:tcPr>
          <w:p w14:paraId="6BDB4FB9" w14:textId="77777777" w:rsidR="00B2583B" w:rsidRDefault="00000000">
            <w:pPr>
              <w:pStyle w:val="Compact"/>
              <w:jc w:val="right"/>
            </w:pPr>
            <w:r>
              <w:t>0.19023</w:t>
            </w:r>
          </w:p>
        </w:tc>
        <w:tc>
          <w:tcPr>
            <w:tcW w:w="1500" w:type="dxa"/>
          </w:tcPr>
          <w:p w14:paraId="578E57A7" w14:textId="77777777" w:rsidR="00B2583B" w:rsidRDefault="00000000">
            <w:pPr>
              <w:pStyle w:val="Compact"/>
              <w:jc w:val="right"/>
            </w:pPr>
            <w:r>
              <w:t>4</w:t>
            </w:r>
          </w:p>
        </w:tc>
        <w:tc>
          <w:tcPr>
            <w:tcW w:w="600" w:type="dxa"/>
          </w:tcPr>
          <w:p w14:paraId="0AC58DCB" w14:textId="77777777" w:rsidR="00B2583B" w:rsidRDefault="00000000">
            <w:pPr>
              <w:pStyle w:val="Compact"/>
              <w:jc w:val="right"/>
            </w:pPr>
            <w:r>
              <w:t>30.00</w:t>
            </w:r>
          </w:p>
        </w:tc>
      </w:tr>
      <w:tr w:rsidR="00B2583B" w14:paraId="3B3027DA" w14:textId="77777777">
        <w:tc>
          <w:tcPr>
            <w:tcW w:w="1560" w:type="dxa"/>
          </w:tcPr>
          <w:p w14:paraId="622C6D44" w14:textId="77777777" w:rsidR="00B2583B" w:rsidRDefault="00000000">
            <w:pPr>
              <w:pStyle w:val="Compact"/>
            </w:pPr>
            <w:r>
              <w:t>Chlamydomonas_klinobasis</w:t>
            </w:r>
          </w:p>
        </w:tc>
        <w:tc>
          <w:tcPr>
            <w:tcW w:w="1140" w:type="dxa"/>
          </w:tcPr>
          <w:p w14:paraId="5D68A69D" w14:textId="77777777" w:rsidR="00B2583B" w:rsidRDefault="00000000">
            <w:pPr>
              <w:pStyle w:val="Compact"/>
              <w:jc w:val="right"/>
            </w:pPr>
            <w:r>
              <w:t>4</w:t>
            </w:r>
          </w:p>
        </w:tc>
        <w:tc>
          <w:tcPr>
            <w:tcW w:w="1800" w:type="dxa"/>
          </w:tcPr>
          <w:p w14:paraId="12CCB7DE" w14:textId="77777777" w:rsidR="00B2583B" w:rsidRDefault="00000000">
            <w:pPr>
              <w:pStyle w:val="Compact"/>
              <w:jc w:val="right"/>
            </w:pPr>
            <w:r>
              <w:t>12</w:t>
            </w:r>
          </w:p>
        </w:tc>
        <w:tc>
          <w:tcPr>
            <w:tcW w:w="1320" w:type="dxa"/>
          </w:tcPr>
          <w:p w14:paraId="52B68987" w14:textId="77777777" w:rsidR="00B2583B" w:rsidRDefault="00000000">
            <w:pPr>
              <w:pStyle w:val="Compact"/>
              <w:jc w:val="right"/>
            </w:pPr>
            <w:r>
              <w:t>0.17588</w:t>
            </w:r>
          </w:p>
        </w:tc>
        <w:tc>
          <w:tcPr>
            <w:tcW w:w="1500" w:type="dxa"/>
          </w:tcPr>
          <w:p w14:paraId="3FC6DDA1" w14:textId="77777777" w:rsidR="00B2583B" w:rsidRDefault="00000000">
            <w:pPr>
              <w:pStyle w:val="Compact"/>
              <w:jc w:val="right"/>
            </w:pPr>
            <w:r>
              <w:t>4</w:t>
            </w:r>
          </w:p>
        </w:tc>
        <w:tc>
          <w:tcPr>
            <w:tcW w:w="600" w:type="dxa"/>
          </w:tcPr>
          <w:p w14:paraId="4B313E4F" w14:textId="77777777" w:rsidR="00B2583B" w:rsidRDefault="00000000">
            <w:pPr>
              <w:pStyle w:val="Compact"/>
              <w:jc w:val="right"/>
            </w:pPr>
            <w:r>
              <w:t>10.00</w:t>
            </w:r>
          </w:p>
        </w:tc>
      </w:tr>
      <w:tr w:rsidR="00B2583B" w14:paraId="7CB8D7CB" w14:textId="77777777">
        <w:tc>
          <w:tcPr>
            <w:tcW w:w="1560" w:type="dxa"/>
          </w:tcPr>
          <w:p w14:paraId="4175B727" w14:textId="77777777" w:rsidR="00B2583B" w:rsidRDefault="00000000">
            <w:pPr>
              <w:pStyle w:val="Compact"/>
            </w:pPr>
            <w:r>
              <w:t>Chlamydomonas_klinobasis</w:t>
            </w:r>
          </w:p>
        </w:tc>
        <w:tc>
          <w:tcPr>
            <w:tcW w:w="1140" w:type="dxa"/>
          </w:tcPr>
          <w:p w14:paraId="5C002EA7" w14:textId="77777777" w:rsidR="00B2583B" w:rsidRDefault="00000000">
            <w:pPr>
              <w:pStyle w:val="Compact"/>
              <w:jc w:val="right"/>
            </w:pPr>
            <w:r>
              <w:t>4</w:t>
            </w:r>
          </w:p>
        </w:tc>
        <w:tc>
          <w:tcPr>
            <w:tcW w:w="1800" w:type="dxa"/>
          </w:tcPr>
          <w:p w14:paraId="0E0AB48E" w14:textId="77777777" w:rsidR="00B2583B" w:rsidRDefault="00000000">
            <w:pPr>
              <w:pStyle w:val="Compact"/>
              <w:jc w:val="right"/>
            </w:pPr>
            <w:r>
              <w:t>12</w:t>
            </w:r>
          </w:p>
        </w:tc>
        <w:tc>
          <w:tcPr>
            <w:tcW w:w="1320" w:type="dxa"/>
          </w:tcPr>
          <w:p w14:paraId="4BBD770A" w14:textId="77777777" w:rsidR="00B2583B" w:rsidRDefault="00000000">
            <w:pPr>
              <w:pStyle w:val="Compact"/>
              <w:jc w:val="right"/>
            </w:pPr>
            <w:r>
              <w:t>0.17686</w:t>
            </w:r>
          </w:p>
        </w:tc>
        <w:tc>
          <w:tcPr>
            <w:tcW w:w="1500" w:type="dxa"/>
          </w:tcPr>
          <w:p w14:paraId="3E8C911A" w14:textId="77777777" w:rsidR="00B2583B" w:rsidRDefault="00000000">
            <w:pPr>
              <w:pStyle w:val="Compact"/>
              <w:jc w:val="right"/>
            </w:pPr>
            <w:r>
              <w:t>4</w:t>
            </w:r>
          </w:p>
        </w:tc>
        <w:tc>
          <w:tcPr>
            <w:tcW w:w="600" w:type="dxa"/>
          </w:tcPr>
          <w:p w14:paraId="31A75D73" w14:textId="77777777" w:rsidR="00B2583B" w:rsidRDefault="00000000">
            <w:pPr>
              <w:pStyle w:val="Compact"/>
              <w:jc w:val="right"/>
            </w:pPr>
            <w:r>
              <w:t>0.43</w:t>
            </w:r>
          </w:p>
        </w:tc>
      </w:tr>
      <w:tr w:rsidR="00B2583B" w14:paraId="46E76729" w14:textId="77777777">
        <w:tc>
          <w:tcPr>
            <w:tcW w:w="1560" w:type="dxa"/>
          </w:tcPr>
          <w:p w14:paraId="5A3B90D6" w14:textId="77777777" w:rsidR="00B2583B" w:rsidRDefault="00000000">
            <w:pPr>
              <w:pStyle w:val="Compact"/>
            </w:pPr>
            <w:r>
              <w:t>Chlamydomonas_klinobasis</w:t>
            </w:r>
          </w:p>
        </w:tc>
        <w:tc>
          <w:tcPr>
            <w:tcW w:w="1140" w:type="dxa"/>
          </w:tcPr>
          <w:p w14:paraId="3A3058F4" w14:textId="77777777" w:rsidR="00B2583B" w:rsidRDefault="00000000">
            <w:pPr>
              <w:pStyle w:val="Compact"/>
              <w:jc w:val="right"/>
            </w:pPr>
            <w:r>
              <w:t>4</w:t>
            </w:r>
          </w:p>
        </w:tc>
        <w:tc>
          <w:tcPr>
            <w:tcW w:w="1800" w:type="dxa"/>
          </w:tcPr>
          <w:p w14:paraId="6BD1621A" w14:textId="77777777" w:rsidR="00B2583B" w:rsidRDefault="00000000">
            <w:pPr>
              <w:pStyle w:val="Compact"/>
              <w:jc w:val="right"/>
            </w:pPr>
            <w:r>
              <w:t>12</w:t>
            </w:r>
          </w:p>
        </w:tc>
        <w:tc>
          <w:tcPr>
            <w:tcW w:w="1320" w:type="dxa"/>
          </w:tcPr>
          <w:p w14:paraId="5AAD7B00" w14:textId="77777777" w:rsidR="00B2583B" w:rsidRDefault="00000000">
            <w:pPr>
              <w:pStyle w:val="Compact"/>
              <w:jc w:val="right"/>
            </w:pPr>
            <w:r>
              <w:t>0.18326</w:t>
            </w:r>
          </w:p>
        </w:tc>
        <w:tc>
          <w:tcPr>
            <w:tcW w:w="1500" w:type="dxa"/>
          </w:tcPr>
          <w:p w14:paraId="4C549D12" w14:textId="77777777" w:rsidR="00B2583B" w:rsidRDefault="00000000">
            <w:pPr>
              <w:pStyle w:val="Compact"/>
              <w:jc w:val="right"/>
            </w:pPr>
            <w:r>
              <w:t>4</w:t>
            </w:r>
          </w:p>
        </w:tc>
        <w:tc>
          <w:tcPr>
            <w:tcW w:w="600" w:type="dxa"/>
          </w:tcPr>
          <w:p w14:paraId="651A8EDB" w14:textId="77777777" w:rsidR="00B2583B" w:rsidRDefault="00000000">
            <w:pPr>
              <w:pStyle w:val="Compact"/>
              <w:jc w:val="right"/>
            </w:pPr>
            <w:r>
              <w:t>30.00</w:t>
            </w:r>
          </w:p>
        </w:tc>
      </w:tr>
      <w:tr w:rsidR="00B2583B" w14:paraId="57F37604" w14:textId="77777777">
        <w:tc>
          <w:tcPr>
            <w:tcW w:w="1560" w:type="dxa"/>
          </w:tcPr>
          <w:p w14:paraId="366D768C" w14:textId="77777777" w:rsidR="00B2583B" w:rsidRDefault="00000000">
            <w:pPr>
              <w:pStyle w:val="Compact"/>
            </w:pPr>
            <w:r>
              <w:t>Chlamydomonas_klinobasis</w:t>
            </w:r>
          </w:p>
        </w:tc>
        <w:tc>
          <w:tcPr>
            <w:tcW w:w="1140" w:type="dxa"/>
          </w:tcPr>
          <w:p w14:paraId="2069ACDB" w14:textId="77777777" w:rsidR="00B2583B" w:rsidRDefault="00000000">
            <w:pPr>
              <w:pStyle w:val="Compact"/>
              <w:jc w:val="right"/>
            </w:pPr>
            <w:r>
              <w:t>4</w:t>
            </w:r>
          </w:p>
        </w:tc>
        <w:tc>
          <w:tcPr>
            <w:tcW w:w="1800" w:type="dxa"/>
          </w:tcPr>
          <w:p w14:paraId="111918CA" w14:textId="77777777" w:rsidR="00B2583B" w:rsidRDefault="00000000">
            <w:pPr>
              <w:pStyle w:val="Compact"/>
              <w:jc w:val="right"/>
            </w:pPr>
            <w:r>
              <w:t>16</w:t>
            </w:r>
          </w:p>
        </w:tc>
        <w:tc>
          <w:tcPr>
            <w:tcW w:w="1320" w:type="dxa"/>
          </w:tcPr>
          <w:p w14:paraId="0AD8BEF3" w14:textId="77777777" w:rsidR="00B2583B" w:rsidRDefault="00000000">
            <w:pPr>
              <w:pStyle w:val="Compact"/>
              <w:jc w:val="right"/>
            </w:pPr>
            <w:r>
              <w:t>0.19167</w:t>
            </w:r>
          </w:p>
        </w:tc>
        <w:tc>
          <w:tcPr>
            <w:tcW w:w="1500" w:type="dxa"/>
          </w:tcPr>
          <w:p w14:paraId="38222148" w14:textId="77777777" w:rsidR="00B2583B" w:rsidRDefault="00000000">
            <w:pPr>
              <w:pStyle w:val="Compact"/>
              <w:jc w:val="right"/>
            </w:pPr>
            <w:r>
              <w:t>4</w:t>
            </w:r>
          </w:p>
        </w:tc>
        <w:tc>
          <w:tcPr>
            <w:tcW w:w="600" w:type="dxa"/>
          </w:tcPr>
          <w:p w14:paraId="1063990E" w14:textId="77777777" w:rsidR="00B2583B" w:rsidRDefault="00000000">
            <w:pPr>
              <w:pStyle w:val="Compact"/>
              <w:jc w:val="right"/>
            </w:pPr>
            <w:r>
              <w:t>30.00</w:t>
            </w:r>
          </w:p>
        </w:tc>
      </w:tr>
      <w:tr w:rsidR="00B2583B" w14:paraId="0FBA063B" w14:textId="77777777">
        <w:tc>
          <w:tcPr>
            <w:tcW w:w="1560" w:type="dxa"/>
          </w:tcPr>
          <w:p w14:paraId="32035FAE" w14:textId="77777777" w:rsidR="00B2583B" w:rsidRDefault="00000000">
            <w:pPr>
              <w:pStyle w:val="Compact"/>
            </w:pPr>
            <w:r>
              <w:t>Chlamydomonas_klinobasis</w:t>
            </w:r>
          </w:p>
        </w:tc>
        <w:tc>
          <w:tcPr>
            <w:tcW w:w="1140" w:type="dxa"/>
          </w:tcPr>
          <w:p w14:paraId="467A6316" w14:textId="77777777" w:rsidR="00B2583B" w:rsidRDefault="00000000">
            <w:pPr>
              <w:pStyle w:val="Compact"/>
              <w:jc w:val="right"/>
            </w:pPr>
            <w:r>
              <w:t>8</w:t>
            </w:r>
          </w:p>
        </w:tc>
        <w:tc>
          <w:tcPr>
            <w:tcW w:w="1800" w:type="dxa"/>
          </w:tcPr>
          <w:p w14:paraId="60382AC4" w14:textId="77777777" w:rsidR="00B2583B" w:rsidRDefault="00000000">
            <w:pPr>
              <w:pStyle w:val="Compact"/>
              <w:jc w:val="right"/>
            </w:pPr>
            <w:r>
              <w:t>2</w:t>
            </w:r>
          </w:p>
        </w:tc>
        <w:tc>
          <w:tcPr>
            <w:tcW w:w="1320" w:type="dxa"/>
          </w:tcPr>
          <w:p w14:paraId="65CD90FF" w14:textId="77777777" w:rsidR="00B2583B" w:rsidRDefault="00000000">
            <w:pPr>
              <w:pStyle w:val="Compact"/>
              <w:jc w:val="right"/>
            </w:pPr>
            <w:r>
              <w:t>0.09451</w:t>
            </w:r>
          </w:p>
        </w:tc>
        <w:tc>
          <w:tcPr>
            <w:tcW w:w="1500" w:type="dxa"/>
          </w:tcPr>
          <w:p w14:paraId="1A4060C7" w14:textId="77777777" w:rsidR="00B2583B" w:rsidRDefault="00000000">
            <w:pPr>
              <w:pStyle w:val="Compact"/>
              <w:jc w:val="right"/>
            </w:pPr>
            <w:r>
              <w:t>4</w:t>
            </w:r>
          </w:p>
        </w:tc>
        <w:tc>
          <w:tcPr>
            <w:tcW w:w="600" w:type="dxa"/>
          </w:tcPr>
          <w:p w14:paraId="32CD797A" w14:textId="77777777" w:rsidR="00B2583B" w:rsidRDefault="00000000">
            <w:pPr>
              <w:pStyle w:val="Compact"/>
              <w:jc w:val="right"/>
            </w:pPr>
            <w:r>
              <w:t>10.00</w:t>
            </w:r>
          </w:p>
        </w:tc>
      </w:tr>
      <w:tr w:rsidR="00B2583B" w14:paraId="79A3E983" w14:textId="77777777">
        <w:tc>
          <w:tcPr>
            <w:tcW w:w="1560" w:type="dxa"/>
          </w:tcPr>
          <w:p w14:paraId="6E8DAECB" w14:textId="77777777" w:rsidR="00B2583B" w:rsidRDefault="00000000">
            <w:pPr>
              <w:pStyle w:val="Compact"/>
            </w:pPr>
            <w:r>
              <w:t>Chlamydomonas_klinobasis</w:t>
            </w:r>
          </w:p>
        </w:tc>
        <w:tc>
          <w:tcPr>
            <w:tcW w:w="1140" w:type="dxa"/>
          </w:tcPr>
          <w:p w14:paraId="4C7785C6" w14:textId="77777777" w:rsidR="00B2583B" w:rsidRDefault="00000000">
            <w:pPr>
              <w:pStyle w:val="Compact"/>
              <w:jc w:val="right"/>
            </w:pPr>
            <w:r>
              <w:t>8</w:t>
            </w:r>
          </w:p>
        </w:tc>
        <w:tc>
          <w:tcPr>
            <w:tcW w:w="1800" w:type="dxa"/>
          </w:tcPr>
          <w:p w14:paraId="2053E9A7" w14:textId="77777777" w:rsidR="00B2583B" w:rsidRDefault="00000000">
            <w:pPr>
              <w:pStyle w:val="Compact"/>
              <w:jc w:val="right"/>
            </w:pPr>
            <w:r>
              <w:t>2</w:t>
            </w:r>
          </w:p>
        </w:tc>
        <w:tc>
          <w:tcPr>
            <w:tcW w:w="1320" w:type="dxa"/>
          </w:tcPr>
          <w:p w14:paraId="4E3774A6" w14:textId="77777777" w:rsidR="00B2583B" w:rsidRDefault="00000000">
            <w:pPr>
              <w:pStyle w:val="Compact"/>
              <w:jc w:val="right"/>
            </w:pPr>
            <w:r>
              <w:t>0.09547</w:t>
            </w:r>
          </w:p>
        </w:tc>
        <w:tc>
          <w:tcPr>
            <w:tcW w:w="1500" w:type="dxa"/>
          </w:tcPr>
          <w:p w14:paraId="4082DAFF" w14:textId="77777777" w:rsidR="00B2583B" w:rsidRDefault="00000000">
            <w:pPr>
              <w:pStyle w:val="Compact"/>
              <w:jc w:val="right"/>
            </w:pPr>
            <w:r>
              <w:t>4</w:t>
            </w:r>
          </w:p>
        </w:tc>
        <w:tc>
          <w:tcPr>
            <w:tcW w:w="600" w:type="dxa"/>
          </w:tcPr>
          <w:p w14:paraId="7718488B" w14:textId="77777777" w:rsidR="00B2583B" w:rsidRDefault="00000000">
            <w:pPr>
              <w:pStyle w:val="Compact"/>
              <w:jc w:val="right"/>
            </w:pPr>
            <w:r>
              <w:t>0.43</w:t>
            </w:r>
          </w:p>
        </w:tc>
      </w:tr>
      <w:tr w:rsidR="00B2583B" w14:paraId="27AD3BD6" w14:textId="77777777">
        <w:tc>
          <w:tcPr>
            <w:tcW w:w="1560" w:type="dxa"/>
          </w:tcPr>
          <w:p w14:paraId="204251E2" w14:textId="77777777" w:rsidR="00B2583B" w:rsidRDefault="00000000">
            <w:pPr>
              <w:pStyle w:val="Compact"/>
            </w:pPr>
            <w:r>
              <w:t>Chlamydomonas_klinobasis</w:t>
            </w:r>
          </w:p>
        </w:tc>
        <w:tc>
          <w:tcPr>
            <w:tcW w:w="1140" w:type="dxa"/>
          </w:tcPr>
          <w:p w14:paraId="2B4C185B" w14:textId="77777777" w:rsidR="00B2583B" w:rsidRDefault="00000000">
            <w:pPr>
              <w:pStyle w:val="Compact"/>
              <w:jc w:val="right"/>
            </w:pPr>
            <w:r>
              <w:t>8</w:t>
            </w:r>
          </w:p>
        </w:tc>
        <w:tc>
          <w:tcPr>
            <w:tcW w:w="1800" w:type="dxa"/>
          </w:tcPr>
          <w:p w14:paraId="214F18F4" w14:textId="77777777" w:rsidR="00B2583B" w:rsidRDefault="00000000">
            <w:pPr>
              <w:pStyle w:val="Compact"/>
              <w:jc w:val="right"/>
            </w:pPr>
            <w:r>
              <w:t>2</w:t>
            </w:r>
          </w:p>
        </w:tc>
        <w:tc>
          <w:tcPr>
            <w:tcW w:w="1320" w:type="dxa"/>
          </w:tcPr>
          <w:p w14:paraId="727CFD76" w14:textId="77777777" w:rsidR="00B2583B" w:rsidRDefault="00000000">
            <w:pPr>
              <w:pStyle w:val="Compact"/>
              <w:jc w:val="right"/>
            </w:pPr>
            <w:r>
              <w:t>0.09934</w:t>
            </w:r>
          </w:p>
        </w:tc>
        <w:tc>
          <w:tcPr>
            <w:tcW w:w="1500" w:type="dxa"/>
          </w:tcPr>
          <w:p w14:paraId="40149A3E" w14:textId="77777777" w:rsidR="00B2583B" w:rsidRDefault="00000000">
            <w:pPr>
              <w:pStyle w:val="Compact"/>
              <w:jc w:val="right"/>
            </w:pPr>
            <w:r>
              <w:t>4</w:t>
            </w:r>
          </w:p>
        </w:tc>
        <w:tc>
          <w:tcPr>
            <w:tcW w:w="600" w:type="dxa"/>
          </w:tcPr>
          <w:p w14:paraId="716E1875" w14:textId="77777777" w:rsidR="00B2583B" w:rsidRDefault="00000000">
            <w:pPr>
              <w:pStyle w:val="Compact"/>
              <w:jc w:val="right"/>
            </w:pPr>
            <w:r>
              <w:t>30.00</w:t>
            </w:r>
          </w:p>
        </w:tc>
      </w:tr>
      <w:tr w:rsidR="00B2583B" w14:paraId="50CFCF81" w14:textId="77777777">
        <w:tc>
          <w:tcPr>
            <w:tcW w:w="1560" w:type="dxa"/>
          </w:tcPr>
          <w:p w14:paraId="3BDD59FB" w14:textId="77777777" w:rsidR="00B2583B" w:rsidRDefault="00000000">
            <w:pPr>
              <w:pStyle w:val="Compact"/>
            </w:pPr>
            <w:r>
              <w:t>Chlamydomonas_klinobasis</w:t>
            </w:r>
          </w:p>
        </w:tc>
        <w:tc>
          <w:tcPr>
            <w:tcW w:w="1140" w:type="dxa"/>
          </w:tcPr>
          <w:p w14:paraId="35D1D8D6" w14:textId="77777777" w:rsidR="00B2583B" w:rsidRDefault="00000000">
            <w:pPr>
              <w:pStyle w:val="Compact"/>
              <w:jc w:val="right"/>
            </w:pPr>
            <w:r>
              <w:t>8</w:t>
            </w:r>
          </w:p>
        </w:tc>
        <w:tc>
          <w:tcPr>
            <w:tcW w:w="1800" w:type="dxa"/>
          </w:tcPr>
          <w:p w14:paraId="4E785DBC" w14:textId="77777777" w:rsidR="00B2583B" w:rsidRDefault="00000000">
            <w:pPr>
              <w:pStyle w:val="Compact"/>
              <w:jc w:val="right"/>
            </w:pPr>
            <w:r>
              <w:t>4</w:t>
            </w:r>
          </w:p>
        </w:tc>
        <w:tc>
          <w:tcPr>
            <w:tcW w:w="1320" w:type="dxa"/>
          </w:tcPr>
          <w:p w14:paraId="7AB0E6E3" w14:textId="77777777" w:rsidR="00B2583B" w:rsidRDefault="00000000">
            <w:pPr>
              <w:pStyle w:val="Compact"/>
              <w:jc w:val="right"/>
            </w:pPr>
            <w:r>
              <w:t>0.09364</w:t>
            </w:r>
          </w:p>
        </w:tc>
        <w:tc>
          <w:tcPr>
            <w:tcW w:w="1500" w:type="dxa"/>
          </w:tcPr>
          <w:p w14:paraId="6F967A63" w14:textId="77777777" w:rsidR="00B2583B" w:rsidRDefault="00000000">
            <w:pPr>
              <w:pStyle w:val="Compact"/>
              <w:jc w:val="right"/>
            </w:pPr>
            <w:r>
              <w:t>4</w:t>
            </w:r>
          </w:p>
        </w:tc>
        <w:tc>
          <w:tcPr>
            <w:tcW w:w="600" w:type="dxa"/>
          </w:tcPr>
          <w:p w14:paraId="7AE225C4" w14:textId="77777777" w:rsidR="00B2583B" w:rsidRDefault="00000000">
            <w:pPr>
              <w:pStyle w:val="Compact"/>
              <w:jc w:val="right"/>
            </w:pPr>
            <w:r>
              <w:t>10.00</w:t>
            </w:r>
          </w:p>
        </w:tc>
      </w:tr>
      <w:tr w:rsidR="00B2583B" w14:paraId="6EA7E2F5" w14:textId="77777777">
        <w:tc>
          <w:tcPr>
            <w:tcW w:w="1560" w:type="dxa"/>
          </w:tcPr>
          <w:p w14:paraId="4F587914" w14:textId="77777777" w:rsidR="00B2583B" w:rsidRDefault="00000000">
            <w:pPr>
              <w:pStyle w:val="Compact"/>
            </w:pPr>
            <w:r>
              <w:t>Chlamydomonas_klinobasis</w:t>
            </w:r>
          </w:p>
        </w:tc>
        <w:tc>
          <w:tcPr>
            <w:tcW w:w="1140" w:type="dxa"/>
          </w:tcPr>
          <w:p w14:paraId="1029DFB7" w14:textId="77777777" w:rsidR="00B2583B" w:rsidRDefault="00000000">
            <w:pPr>
              <w:pStyle w:val="Compact"/>
              <w:jc w:val="right"/>
            </w:pPr>
            <w:r>
              <w:t>8</w:t>
            </w:r>
          </w:p>
        </w:tc>
        <w:tc>
          <w:tcPr>
            <w:tcW w:w="1800" w:type="dxa"/>
          </w:tcPr>
          <w:p w14:paraId="31783517" w14:textId="77777777" w:rsidR="00B2583B" w:rsidRDefault="00000000">
            <w:pPr>
              <w:pStyle w:val="Compact"/>
              <w:jc w:val="right"/>
            </w:pPr>
            <w:r>
              <w:t>4</w:t>
            </w:r>
          </w:p>
        </w:tc>
        <w:tc>
          <w:tcPr>
            <w:tcW w:w="1320" w:type="dxa"/>
          </w:tcPr>
          <w:p w14:paraId="6B998360" w14:textId="77777777" w:rsidR="00B2583B" w:rsidRDefault="00000000">
            <w:pPr>
              <w:pStyle w:val="Compact"/>
              <w:jc w:val="right"/>
            </w:pPr>
            <w:r>
              <w:t>0.09368</w:t>
            </w:r>
          </w:p>
        </w:tc>
        <w:tc>
          <w:tcPr>
            <w:tcW w:w="1500" w:type="dxa"/>
          </w:tcPr>
          <w:p w14:paraId="7B51F9C6" w14:textId="77777777" w:rsidR="00B2583B" w:rsidRDefault="00000000">
            <w:pPr>
              <w:pStyle w:val="Compact"/>
              <w:jc w:val="right"/>
            </w:pPr>
            <w:r>
              <w:t>4</w:t>
            </w:r>
          </w:p>
        </w:tc>
        <w:tc>
          <w:tcPr>
            <w:tcW w:w="600" w:type="dxa"/>
          </w:tcPr>
          <w:p w14:paraId="12E82388" w14:textId="77777777" w:rsidR="00B2583B" w:rsidRDefault="00000000">
            <w:pPr>
              <w:pStyle w:val="Compact"/>
              <w:jc w:val="right"/>
            </w:pPr>
            <w:r>
              <w:t>0.43</w:t>
            </w:r>
          </w:p>
        </w:tc>
      </w:tr>
      <w:tr w:rsidR="00B2583B" w14:paraId="38473713" w14:textId="77777777">
        <w:tc>
          <w:tcPr>
            <w:tcW w:w="1560" w:type="dxa"/>
          </w:tcPr>
          <w:p w14:paraId="39BAC6F1" w14:textId="77777777" w:rsidR="00B2583B" w:rsidRDefault="00000000">
            <w:pPr>
              <w:pStyle w:val="Compact"/>
            </w:pPr>
            <w:r>
              <w:t>Chlamydomonas_klinobasis</w:t>
            </w:r>
          </w:p>
        </w:tc>
        <w:tc>
          <w:tcPr>
            <w:tcW w:w="1140" w:type="dxa"/>
          </w:tcPr>
          <w:p w14:paraId="4D6EE1CB" w14:textId="77777777" w:rsidR="00B2583B" w:rsidRDefault="00000000">
            <w:pPr>
              <w:pStyle w:val="Compact"/>
              <w:jc w:val="right"/>
            </w:pPr>
            <w:r>
              <w:t>8</w:t>
            </w:r>
          </w:p>
        </w:tc>
        <w:tc>
          <w:tcPr>
            <w:tcW w:w="1800" w:type="dxa"/>
          </w:tcPr>
          <w:p w14:paraId="31D90535" w14:textId="77777777" w:rsidR="00B2583B" w:rsidRDefault="00000000">
            <w:pPr>
              <w:pStyle w:val="Compact"/>
              <w:jc w:val="right"/>
            </w:pPr>
            <w:r>
              <w:t>4</w:t>
            </w:r>
          </w:p>
        </w:tc>
        <w:tc>
          <w:tcPr>
            <w:tcW w:w="1320" w:type="dxa"/>
          </w:tcPr>
          <w:p w14:paraId="6DA9A1A3" w14:textId="77777777" w:rsidR="00B2583B" w:rsidRDefault="00000000">
            <w:pPr>
              <w:pStyle w:val="Compact"/>
              <w:jc w:val="right"/>
            </w:pPr>
            <w:r>
              <w:t>0.09829</w:t>
            </w:r>
          </w:p>
        </w:tc>
        <w:tc>
          <w:tcPr>
            <w:tcW w:w="1500" w:type="dxa"/>
          </w:tcPr>
          <w:p w14:paraId="1FAACCD3" w14:textId="77777777" w:rsidR="00B2583B" w:rsidRDefault="00000000">
            <w:pPr>
              <w:pStyle w:val="Compact"/>
              <w:jc w:val="right"/>
            </w:pPr>
            <w:r>
              <w:t>4</w:t>
            </w:r>
          </w:p>
        </w:tc>
        <w:tc>
          <w:tcPr>
            <w:tcW w:w="600" w:type="dxa"/>
          </w:tcPr>
          <w:p w14:paraId="76806FA0" w14:textId="77777777" w:rsidR="00B2583B" w:rsidRDefault="00000000">
            <w:pPr>
              <w:pStyle w:val="Compact"/>
              <w:jc w:val="right"/>
            </w:pPr>
            <w:r>
              <w:t>30.00</w:t>
            </w:r>
          </w:p>
        </w:tc>
      </w:tr>
      <w:tr w:rsidR="00B2583B" w14:paraId="77A05371" w14:textId="77777777">
        <w:tc>
          <w:tcPr>
            <w:tcW w:w="1560" w:type="dxa"/>
          </w:tcPr>
          <w:p w14:paraId="1F18A7C0" w14:textId="77777777" w:rsidR="00B2583B" w:rsidRDefault="00000000">
            <w:pPr>
              <w:pStyle w:val="Compact"/>
            </w:pPr>
            <w:r>
              <w:t>Chlamydomonas_klinobasis</w:t>
            </w:r>
          </w:p>
        </w:tc>
        <w:tc>
          <w:tcPr>
            <w:tcW w:w="1140" w:type="dxa"/>
          </w:tcPr>
          <w:p w14:paraId="0FE82E0B" w14:textId="77777777" w:rsidR="00B2583B" w:rsidRDefault="00000000">
            <w:pPr>
              <w:pStyle w:val="Compact"/>
              <w:jc w:val="right"/>
            </w:pPr>
            <w:r>
              <w:t>8</w:t>
            </w:r>
          </w:p>
        </w:tc>
        <w:tc>
          <w:tcPr>
            <w:tcW w:w="1800" w:type="dxa"/>
          </w:tcPr>
          <w:p w14:paraId="593B25CD" w14:textId="77777777" w:rsidR="00B2583B" w:rsidRDefault="00000000">
            <w:pPr>
              <w:pStyle w:val="Compact"/>
              <w:jc w:val="right"/>
            </w:pPr>
            <w:r>
              <w:t>8</w:t>
            </w:r>
          </w:p>
        </w:tc>
        <w:tc>
          <w:tcPr>
            <w:tcW w:w="1320" w:type="dxa"/>
          </w:tcPr>
          <w:p w14:paraId="4D260017" w14:textId="77777777" w:rsidR="00B2583B" w:rsidRDefault="00000000">
            <w:pPr>
              <w:pStyle w:val="Compact"/>
              <w:jc w:val="right"/>
            </w:pPr>
            <w:r>
              <w:t>0.08929</w:t>
            </w:r>
          </w:p>
        </w:tc>
        <w:tc>
          <w:tcPr>
            <w:tcW w:w="1500" w:type="dxa"/>
          </w:tcPr>
          <w:p w14:paraId="45DE4B4C" w14:textId="77777777" w:rsidR="00B2583B" w:rsidRDefault="00000000">
            <w:pPr>
              <w:pStyle w:val="Compact"/>
              <w:jc w:val="right"/>
            </w:pPr>
            <w:r>
              <w:t>4</w:t>
            </w:r>
          </w:p>
        </w:tc>
        <w:tc>
          <w:tcPr>
            <w:tcW w:w="600" w:type="dxa"/>
          </w:tcPr>
          <w:p w14:paraId="7BFB6D62" w14:textId="77777777" w:rsidR="00B2583B" w:rsidRDefault="00000000">
            <w:pPr>
              <w:pStyle w:val="Compact"/>
              <w:jc w:val="right"/>
            </w:pPr>
            <w:r>
              <w:t>0.43</w:t>
            </w:r>
          </w:p>
        </w:tc>
      </w:tr>
      <w:tr w:rsidR="00B2583B" w14:paraId="6BBAA672" w14:textId="77777777">
        <w:tc>
          <w:tcPr>
            <w:tcW w:w="1560" w:type="dxa"/>
          </w:tcPr>
          <w:p w14:paraId="5CAE0638" w14:textId="77777777" w:rsidR="00B2583B" w:rsidRDefault="00000000">
            <w:pPr>
              <w:pStyle w:val="Compact"/>
            </w:pPr>
            <w:r>
              <w:t>Chlamydomonas_klinobasis</w:t>
            </w:r>
          </w:p>
        </w:tc>
        <w:tc>
          <w:tcPr>
            <w:tcW w:w="1140" w:type="dxa"/>
          </w:tcPr>
          <w:p w14:paraId="1B31690A" w14:textId="77777777" w:rsidR="00B2583B" w:rsidRDefault="00000000">
            <w:pPr>
              <w:pStyle w:val="Compact"/>
              <w:jc w:val="right"/>
            </w:pPr>
            <w:r>
              <w:t>8</w:t>
            </w:r>
          </w:p>
        </w:tc>
        <w:tc>
          <w:tcPr>
            <w:tcW w:w="1800" w:type="dxa"/>
          </w:tcPr>
          <w:p w14:paraId="51975E2D" w14:textId="77777777" w:rsidR="00B2583B" w:rsidRDefault="00000000">
            <w:pPr>
              <w:pStyle w:val="Compact"/>
              <w:jc w:val="right"/>
            </w:pPr>
            <w:r>
              <w:t>8</w:t>
            </w:r>
          </w:p>
        </w:tc>
        <w:tc>
          <w:tcPr>
            <w:tcW w:w="1320" w:type="dxa"/>
          </w:tcPr>
          <w:p w14:paraId="3704D15F" w14:textId="77777777" w:rsidR="00B2583B" w:rsidRDefault="00000000">
            <w:pPr>
              <w:pStyle w:val="Compact"/>
              <w:jc w:val="right"/>
            </w:pPr>
            <w:r>
              <w:t>0.08956</w:t>
            </w:r>
          </w:p>
        </w:tc>
        <w:tc>
          <w:tcPr>
            <w:tcW w:w="1500" w:type="dxa"/>
          </w:tcPr>
          <w:p w14:paraId="4EE0E800" w14:textId="77777777" w:rsidR="00B2583B" w:rsidRDefault="00000000">
            <w:pPr>
              <w:pStyle w:val="Compact"/>
              <w:jc w:val="right"/>
            </w:pPr>
            <w:r>
              <w:t>4</w:t>
            </w:r>
          </w:p>
        </w:tc>
        <w:tc>
          <w:tcPr>
            <w:tcW w:w="600" w:type="dxa"/>
          </w:tcPr>
          <w:p w14:paraId="25313493" w14:textId="77777777" w:rsidR="00B2583B" w:rsidRDefault="00000000">
            <w:pPr>
              <w:pStyle w:val="Compact"/>
              <w:jc w:val="right"/>
            </w:pPr>
            <w:r>
              <w:t>10.00</w:t>
            </w:r>
          </w:p>
        </w:tc>
      </w:tr>
      <w:tr w:rsidR="00B2583B" w14:paraId="2CFCF860" w14:textId="77777777">
        <w:tc>
          <w:tcPr>
            <w:tcW w:w="1560" w:type="dxa"/>
          </w:tcPr>
          <w:p w14:paraId="72904258" w14:textId="77777777" w:rsidR="00B2583B" w:rsidRDefault="00000000">
            <w:pPr>
              <w:pStyle w:val="Compact"/>
            </w:pPr>
            <w:r>
              <w:t>Chlamydomonas_klinobasis</w:t>
            </w:r>
          </w:p>
        </w:tc>
        <w:tc>
          <w:tcPr>
            <w:tcW w:w="1140" w:type="dxa"/>
          </w:tcPr>
          <w:p w14:paraId="234E2F91" w14:textId="77777777" w:rsidR="00B2583B" w:rsidRDefault="00000000">
            <w:pPr>
              <w:pStyle w:val="Compact"/>
              <w:jc w:val="right"/>
            </w:pPr>
            <w:r>
              <w:t>8</w:t>
            </w:r>
          </w:p>
        </w:tc>
        <w:tc>
          <w:tcPr>
            <w:tcW w:w="1800" w:type="dxa"/>
          </w:tcPr>
          <w:p w14:paraId="0983A26C" w14:textId="77777777" w:rsidR="00B2583B" w:rsidRDefault="00000000">
            <w:pPr>
              <w:pStyle w:val="Compact"/>
              <w:jc w:val="right"/>
            </w:pPr>
            <w:r>
              <w:t>8</w:t>
            </w:r>
          </w:p>
        </w:tc>
        <w:tc>
          <w:tcPr>
            <w:tcW w:w="1320" w:type="dxa"/>
          </w:tcPr>
          <w:p w14:paraId="19FACD6C" w14:textId="77777777" w:rsidR="00B2583B" w:rsidRDefault="00000000">
            <w:pPr>
              <w:pStyle w:val="Compact"/>
              <w:jc w:val="right"/>
            </w:pPr>
            <w:r>
              <w:t>0.09322</w:t>
            </w:r>
          </w:p>
        </w:tc>
        <w:tc>
          <w:tcPr>
            <w:tcW w:w="1500" w:type="dxa"/>
          </w:tcPr>
          <w:p w14:paraId="45A766F3" w14:textId="77777777" w:rsidR="00B2583B" w:rsidRDefault="00000000">
            <w:pPr>
              <w:pStyle w:val="Compact"/>
              <w:jc w:val="right"/>
            </w:pPr>
            <w:r>
              <w:t>4</w:t>
            </w:r>
          </w:p>
        </w:tc>
        <w:tc>
          <w:tcPr>
            <w:tcW w:w="600" w:type="dxa"/>
          </w:tcPr>
          <w:p w14:paraId="42255364" w14:textId="77777777" w:rsidR="00B2583B" w:rsidRDefault="00000000">
            <w:pPr>
              <w:pStyle w:val="Compact"/>
              <w:jc w:val="right"/>
            </w:pPr>
            <w:r>
              <w:t>30.00</w:t>
            </w:r>
          </w:p>
        </w:tc>
      </w:tr>
      <w:tr w:rsidR="00B2583B" w14:paraId="5806D339" w14:textId="77777777">
        <w:tc>
          <w:tcPr>
            <w:tcW w:w="1560" w:type="dxa"/>
          </w:tcPr>
          <w:p w14:paraId="7FD13491" w14:textId="77777777" w:rsidR="00B2583B" w:rsidRDefault="00000000">
            <w:pPr>
              <w:pStyle w:val="Compact"/>
            </w:pPr>
            <w:r>
              <w:t>Chlamydomonas_klinobasis</w:t>
            </w:r>
          </w:p>
        </w:tc>
        <w:tc>
          <w:tcPr>
            <w:tcW w:w="1140" w:type="dxa"/>
          </w:tcPr>
          <w:p w14:paraId="17DA99A3" w14:textId="77777777" w:rsidR="00B2583B" w:rsidRDefault="00000000">
            <w:pPr>
              <w:pStyle w:val="Compact"/>
              <w:jc w:val="right"/>
            </w:pPr>
            <w:r>
              <w:t>8</w:t>
            </w:r>
          </w:p>
        </w:tc>
        <w:tc>
          <w:tcPr>
            <w:tcW w:w="1800" w:type="dxa"/>
          </w:tcPr>
          <w:p w14:paraId="3844B88A" w14:textId="77777777" w:rsidR="00B2583B" w:rsidRDefault="00000000">
            <w:pPr>
              <w:pStyle w:val="Compact"/>
              <w:jc w:val="right"/>
            </w:pPr>
            <w:r>
              <w:t>12</w:t>
            </w:r>
          </w:p>
        </w:tc>
        <w:tc>
          <w:tcPr>
            <w:tcW w:w="1320" w:type="dxa"/>
          </w:tcPr>
          <w:p w14:paraId="3F68540F" w14:textId="77777777" w:rsidR="00B2583B" w:rsidRDefault="00000000">
            <w:pPr>
              <w:pStyle w:val="Compact"/>
              <w:jc w:val="right"/>
            </w:pPr>
            <w:r>
              <w:t>0.08648</w:t>
            </w:r>
          </w:p>
        </w:tc>
        <w:tc>
          <w:tcPr>
            <w:tcW w:w="1500" w:type="dxa"/>
          </w:tcPr>
          <w:p w14:paraId="206D99B2" w14:textId="77777777" w:rsidR="00B2583B" w:rsidRDefault="00000000">
            <w:pPr>
              <w:pStyle w:val="Compact"/>
              <w:jc w:val="right"/>
            </w:pPr>
            <w:r>
              <w:t>4</w:t>
            </w:r>
          </w:p>
        </w:tc>
        <w:tc>
          <w:tcPr>
            <w:tcW w:w="600" w:type="dxa"/>
          </w:tcPr>
          <w:p w14:paraId="27ADF7C4" w14:textId="77777777" w:rsidR="00B2583B" w:rsidRDefault="00000000">
            <w:pPr>
              <w:pStyle w:val="Compact"/>
              <w:jc w:val="right"/>
            </w:pPr>
            <w:r>
              <w:t>10.00</w:t>
            </w:r>
          </w:p>
        </w:tc>
      </w:tr>
      <w:tr w:rsidR="00B2583B" w14:paraId="1538E02D" w14:textId="77777777">
        <w:tc>
          <w:tcPr>
            <w:tcW w:w="1560" w:type="dxa"/>
          </w:tcPr>
          <w:p w14:paraId="18E21451" w14:textId="77777777" w:rsidR="00B2583B" w:rsidRDefault="00000000">
            <w:pPr>
              <w:pStyle w:val="Compact"/>
            </w:pPr>
            <w:r>
              <w:t>Chlamydomonas_klinobasis</w:t>
            </w:r>
          </w:p>
        </w:tc>
        <w:tc>
          <w:tcPr>
            <w:tcW w:w="1140" w:type="dxa"/>
          </w:tcPr>
          <w:p w14:paraId="34321C67" w14:textId="77777777" w:rsidR="00B2583B" w:rsidRDefault="00000000">
            <w:pPr>
              <w:pStyle w:val="Compact"/>
              <w:jc w:val="right"/>
            </w:pPr>
            <w:r>
              <w:t>8</w:t>
            </w:r>
          </w:p>
        </w:tc>
        <w:tc>
          <w:tcPr>
            <w:tcW w:w="1800" w:type="dxa"/>
          </w:tcPr>
          <w:p w14:paraId="01785F02" w14:textId="77777777" w:rsidR="00B2583B" w:rsidRDefault="00000000">
            <w:pPr>
              <w:pStyle w:val="Compact"/>
              <w:jc w:val="right"/>
            </w:pPr>
            <w:r>
              <w:t>12</w:t>
            </w:r>
          </w:p>
        </w:tc>
        <w:tc>
          <w:tcPr>
            <w:tcW w:w="1320" w:type="dxa"/>
          </w:tcPr>
          <w:p w14:paraId="01E17D10" w14:textId="77777777" w:rsidR="00B2583B" w:rsidRDefault="00000000">
            <w:pPr>
              <w:pStyle w:val="Compact"/>
              <w:jc w:val="right"/>
            </w:pPr>
            <w:r>
              <w:t>0.08807</w:t>
            </w:r>
          </w:p>
        </w:tc>
        <w:tc>
          <w:tcPr>
            <w:tcW w:w="1500" w:type="dxa"/>
          </w:tcPr>
          <w:p w14:paraId="42877E2B" w14:textId="77777777" w:rsidR="00B2583B" w:rsidRDefault="00000000">
            <w:pPr>
              <w:pStyle w:val="Compact"/>
              <w:jc w:val="right"/>
            </w:pPr>
            <w:r>
              <w:t>4</w:t>
            </w:r>
          </w:p>
        </w:tc>
        <w:tc>
          <w:tcPr>
            <w:tcW w:w="600" w:type="dxa"/>
          </w:tcPr>
          <w:p w14:paraId="6300152A" w14:textId="77777777" w:rsidR="00B2583B" w:rsidRDefault="00000000">
            <w:pPr>
              <w:pStyle w:val="Compact"/>
              <w:jc w:val="right"/>
            </w:pPr>
            <w:r>
              <w:t>0.43</w:t>
            </w:r>
          </w:p>
        </w:tc>
      </w:tr>
      <w:tr w:rsidR="00B2583B" w14:paraId="338EF570" w14:textId="77777777">
        <w:tc>
          <w:tcPr>
            <w:tcW w:w="1560" w:type="dxa"/>
          </w:tcPr>
          <w:p w14:paraId="41FCD1C0" w14:textId="77777777" w:rsidR="00B2583B" w:rsidRDefault="00000000">
            <w:pPr>
              <w:pStyle w:val="Compact"/>
            </w:pPr>
            <w:r>
              <w:t>Chlamydomonas_klinobasis</w:t>
            </w:r>
          </w:p>
        </w:tc>
        <w:tc>
          <w:tcPr>
            <w:tcW w:w="1140" w:type="dxa"/>
          </w:tcPr>
          <w:p w14:paraId="1B077D75" w14:textId="77777777" w:rsidR="00B2583B" w:rsidRDefault="00000000">
            <w:pPr>
              <w:pStyle w:val="Compact"/>
              <w:jc w:val="right"/>
            </w:pPr>
            <w:r>
              <w:t>8</w:t>
            </w:r>
          </w:p>
        </w:tc>
        <w:tc>
          <w:tcPr>
            <w:tcW w:w="1800" w:type="dxa"/>
          </w:tcPr>
          <w:p w14:paraId="0964A8A8" w14:textId="77777777" w:rsidR="00B2583B" w:rsidRDefault="00000000">
            <w:pPr>
              <w:pStyle w:val="Compact"/>
              <w:jc w:val="right"/>
            </w:pPr>
            <w:r>
              <w:t>12</w:t>
            </w:r>
          </w:p>
        </w:tc>
        <w:tc>
          <w:tcPr>
            <w:tcW w:w="1320" w:type="dxa"/>
          </w:tcPr>
          <w:p w14:paraId="75A6DC84" w14:textId="77777777" w:rsidR="00B2583B" w:rsidRDefault="00000000">
            <w:pPr>
              <w:pStyle w:val="Compact"/>
              <w:jc w:val="right"/>
            </w:pPr>
            <w:r>
              <w:t>0.08920</w:t>
            </w:r>
          </w:p>
        </w:tc>
        <w:tc>
          <w:tcPr>
            <w:tcW w:w="1500" w:type="dxa"/>
          </w:tcPr>
          <w:p w14:paraId="1D66A998" w14:textId="77777777" w:rsidR="00B2583B" w:rsidRDefault="00000000">
            <w:pPr>
              <w:pStyle w:val="Compact"/>
              <w:jc w:val="right"/>
            </w:pPr>
            <w:r>
              <w:t>4</w:t>
            </w:r>
          </w:p>
        </w:tc>
        <w:tc>
          <w:tcPr>
            <w:tcW w:w="600" w:type="dxa"/>
          </w:tcPr>
          <w:p w14:paraId="0684E697" w14:textId="77777777" w:rsidR="00B2583B" w:rsidRDefault="00000000">
            <w:pPr>
              <w:pStyle w:val="Compact"/>
              <w:jc w:val="right"/>
            </w:pPr>
            <w:r>
              <w:t>30.00</w:t>
            </w:r>
          </w:p>
        </w:tc>
      </w:tr>
      <w:tr w:rsidR="00B2583B" w14:paraId="389E38C5" w14:textId="77777777">
        <w:tc>
          <w:tcPr>
            <w:tcW w:w="1560" w:type="dxa"/>
          </w:tcPr>
          <w:p w14:paraId="0E6AA793" w14:textId="77777777" w:rsidR="00B2583B" w:rsidRDefault="00000000">
            <w:pPr>
              <w:pStyle w:val="Compact"/>
            </w:pPr>
            <w:r>
              <w:t>Chlamydomonas_klinobasis</w:t>
            </w:r>
          </w:p>
        </w:tc>
        <w:tc>
          <w:tcPr>
            <w:tcW w:w="1140" w:type="dxa"/>
          </w:tcPr>
          <w:p w14:paraId="2CAB7CBC" w14:textId="77777777" w:rsidR="00B2583B" w:rsidRDefault="00000000">
            <w:pPr>
              <w:pStyle w:val="Compact"/>
              <w:jc w:val="right"/>
            </w:pPr>
            <w:r>
              <w:t>8</w:t>
            </w:r>
          </w:p>
        </w:tc>
        <w:tc>
          <w:tcPr>
            <w:tcW w:w="1800" w:type="dxa"/>
          </w:tcPr>
          <w:p w14:paraId="49DCF2F7" w14:textId="77777777" w:rsidR="00B2583B" w:rsidRDefault="00000000">
            <w:pPr>
              <w:pStyle w:val="Compact"/>
              <w:jc w:val="right"/>
            </w:pPr>
            <w:r>
              <w:t>16</w:t>
            </w:r>
          </w:p>
        </w:tc>
        <w:tc>
          <w:tcPr>
            <w:tcW w:w="1320" w:type="dxa"/>
          </w:tcPr>
          <w:p w14:paraId="3C61D030" w14:textId="77777777" w:rsidR="00B2583B" w:rsidRDefault="00000000">
            <w:pPr>
              <w:pStyle w:val="Compact"/>
              <w:jc w:val="right"/>
            </w:pPr>
            <w:r>
              <w:t>0.09427</w:t>
            </w:r>
          </w:p>
        </w:tc>
        <w:tc>
          <w:tcPr>
            <w:tcW w:w="1500" w:type="dxa"/>
          </w:tcPr>
          <w:p w14:paraId="0F7C8ED7" w14:textId="77777777" w:rsidR="00B2583B" w:rsidRDefault="00000000">
            <w:pPr>
              <w:pStyle w:val="Compact"/>
              <w:jc w:val="right"/>
            </w:pPr>
            <w:r>
              <w:t>4</w:t>
            </w:r>
          </w:p>
        </w:tc>
        <w:tc>
          <w:tcPr>
            <w:tcW w:w="600" w:type="dxa"/>
          </w:tcPr>
          <w:p w14:paraId="388099EF" w14:textId="77777777" w:rsidR="00B2583B" w:rsidRDefault="00000000">
            <w:pPr>
              <w:pStyle w:val="Compact"/>
              <w:jc w:val="right"/>
            </w:pPr>
            <w:r>
              <w:t>30.00</w:t>
            </w:r>
          </w:p>
        </w:tc>
      </w:tr>
      <w:tr w:rsidR="00B2583B" w14:paraId="69EEB76C" w14:textId="77777777">
        <w:tc>
          <w:tcPr>
            <w:tcW w:w="1560" w:type="dxa"/>
          </w:tcPr>
          <w:p w14:paraId="28F4BA54" w14:textId="77777777" w:rsidR="00B2583B" w:rsidRDefault="00000000">
            <w:pPr>
              <w:pStyle w:val="Compact"/>
            </w:pPr>
            <w:r>
              <w:t>Chlamydomonas_klinobasis</w:t>
            </w:r>
          </w:p>
        </w:tc>
        <w:tc>
          <w:tcPr>
            <w:tcW w:w="1140" w:type="dxa"/>
          </w:tcPr>
          <w:p w14:paraId="4F9CFD69" w14:textId="77777777" w:rsidR="00B2583B" w:rsidRDefault="00000000">
            <w:pPr>
              <w:pStyle w:val="Compact"/>
              <w:jc w:val="right"/>
            </w:pPr>
            <w:r>
              <w:t>16</w:t>
            </w:r>
          </w:p>
        </w:tc>
        <w:tc>
          <w:tcPr>
            <w:tcW w:w="1800" w:type="dxa"/>
          </w:tcPr>
          <w:p w14:paraId="54B27744" w14:textId="77777777" w:rsidR="00B2583B" w:rsidRDefault="00000000">
            <w:pPr>
              <w:pStyle w:val="Compact"/>
              <w:jc w:val="right"/>
            </w:pPr>
            <w:r>
              <w:t>2</w:t>
            </w:r>
          </w:p>
        </w:tc>
        <w:tc>
          <w:tcPr>
            <w:tcW w:w="1320" w:type="dxa"/>
          </w:tcPr>
          <w:p w14:paraId="5D96488A" w14:textId="77777777" w:rsidR="00B2583B" w:rsidRDefault="00000000">
            <w:pPr>
              <w:pStyle w:val="Compact"/>
              <w:jc w:val="right"/>
            </w:pPr>
            <w:r>
              <w:t>0.04650</w:t>
            </w:r>
          </w:p>
        </w:tc>
        <w:tc>
          <w:tcPr>
            <w:tcW w:w="1500" w:type="dxa"/>
          </w:tcPr>
          <w:p w14:paraId="6969B1FE" w14:textId="77777777" w:rsidR="00B2583B" w:rsidRDefault="00000000">
            <w:pPr>
              <w:pStyle w:val="Compact"/>
              <w:jc w:val="right"/>
            </w:pPr>
            <w:r>
              <w:t>4</w:t>
            </w:r>
          </w:p>
        </w:tc>
        <w:tc>
          <w:tcPr>
            <w:tcW w:w="600" w:type="dxa"/>
          </w:tcPr>
          <w:p w14:paraId="16DE51A4" w14:textId="77777777" w:rsidR="00B2583B" w:rsidRDefault="00000000">
            <w:pPr>
              <w:pStyle w:val="Compact"/>
              <w:jc w:val="right"/>
            </w:pPr>
            <w:r>
              <w:t>10.00</w:t>
            </w:r>
          </w:p>
        </w:tc>
      </w:tr>
      <w:tr w:rsidR="00B2583B" w14:paraId="2AD6AA18" w14:textId="77777777">
        <w:tc>
          <w:tcPr>
            <w:tcW w:w="1560" w:type="dxa"/>
          </w:tcPr>
          <w:p w14:paraId="05FFA8F1" w14:textId="77777777" w:rsidR="00B2583B" w:rsidRDefault="00000000">
            <w:pPr>
              <w:pStyle w:val="Compact"/>
            </w:pPr>
            <w:r>
              <w:t>Chlamydomonas_klinobasis</w:t>
            </w:r>
          </w:p>
        </w:tc>
        <w:tc>
          <w:tcPr>
            <w:tcW w:w="1140" w:type="dxa"/>
          </w:tcPr>
          <w:p w14:paraId="3C00DEF2" w14:textId="77777777" w:rsidR="00B2583B" w:rsidRDefault="00000000">
            <w:pPr>
              <w:pStyle w:val="Compact"/>
              <w:jc w:val="right"/>
            </w:pPr>
            <w:r>
              <w:t>16</w:t>
            </w:r>
          </w:p>
        </w:tc>
        <w:tc>
          <w:tcPr>
            <w:tcW w:w="1800" w:type="dxa"/>
          </w:tcPr>
          <w:p w14:paraId="0875C900" w14:textId="77777777" w:rsidR="00B2583B" w:rsidRDefault="00000000">
            <w:pPr>
              <w:pStyle w:val="Compact"/>
              <w:jc w:val="right"/>
            </w:pPr>
            <w:r>
              <w:t>2</w:t>
            </w:r>
          </w:p>
        </w:tc>
        <w:tc>
          <w:tcPr>
            <w:tcW w:w="1320" w:type="dxa"/>
          </w:tcPr>
          <w:p w14:paraId="29ACCBBC" w14:textId="77777777" w:rsidR="00B2583B" w:rsidRDefault="00000000">
            <w:pPr>
              <w:pStyle w:val="Compact"/>
              <w:jc w:val="right"/>
            </w:pPr>
            <w:r>
              <w:t>0.04726</w:t>
            </w:r>
          </w:p>
        </w:tc>
        <w:tc>
          <w:tcPr>
            <w:tcW w:w="1500" w:type="dxa"/>
          </w:tcPr>
          <w:p w14:paraId="6510B0C1" w14:textId="77777777" w:rsidR="00B2583B" w:rsidRDefault="00000000">
            <w:pPr>
              <w:pStyle w:val="Compact"/>
              <w:jc w:val="right"/>
            </w:pPr>
            <w:r>
              <w:t>4</w:t>
            </w:r>
          </w:p>
        </w:tc>
        <w:tc>
          <w:tcPr>
            <w:tcW w:w="600" w:type="dxa"/>
          </w:tcPr>
          <w:p w14:paraId="4C59C490" w14:textId="77777777" w:rsidR="00B2583B" w:rsidRDefault="00000000">
            <w:pPr>
              <w:pStyle w:val="Compact"/>
              <w:jc w:val="right"/>
            </w:pPr>
            <w:r>
              <w:t>0.43</w:t>
            </w:r>
          </w:p>
        </w:tc>
      </w:tr>
      <w:tr w:rsidR="00B2583B" w14:paraId="00931D75" w14:textId="77777777">
        <w:tc>
          <w:tcPr>
            <w:tcW w:w="1560" w:type="dxa"/>
          </w:tcPr>
          <w:p w14:paraId="08483623" w14:textId="77777777" w:rsidR="00B2583B" w:rsidRDefault="00000000">
            <w:pPr>
              <w:pStyle w:val="Compact"/>
            </w:pPr>
            <w:r>
              <w:t>Chlamydomonas_klinobasis</w:t>
            </w:r>
          </w:p>
        </w:tc>
        <w:tc>
          <w:tcPr>
            <w:tcW w:w="1140" w:type="dxa"/>
          </w:tcPr>
          <w:p w14:paraId="555180E7" w14:textId="77777777" w:rsidR="00B2583B" w:rsidRDefault="00000000">
            <w:pPr>
              <w:pStyle w:val="Compact"/>
              <w:jc w:val="right"/>
            </w:pPr>
            <w:r>
              <w:t>16</w:t>
            </w:r>
          </w:p>
        </w:tc>
        <w:tc>
          <w:tcPr>
            <w:tcW w:w="1800" w:type="dxa"/>
          </w:tcPr>
          <w:p w14:paraId="32CB13DB" w14:textId="77777777" w:rsidR="00B2583B" w:rsidRDefault="00000000">
            <w:pPr>
              <w:pStyle w:val="Compact"/>
              <w:jc w:val="right"/>
            </w:pPr>
            <w:r>
              <w:t>2</w:t>
            </w:r>
          </w:p>
        </w:tc>
        <w:tc>
          <w:tcPr>
            <w:tcW w:w="1320" w:type="dxa"/>
          </w:tcPr>
          <w:p w14:paraId="33C58EA7" w14:textId="77777777" w:rsidR="00B2583B" w:rsidRDefault="00000000">
            <w:pPr>
              <w:pStyle w:val="Compact"/>
              <w:jc w:val="right"/>
            </w:pPr>
            <w:r>
              <w:t>0.04878</w:t>
            </w:r>
          </w:p>
        </w:tc>
        <w:tc>
          <w:tcPr>
            <w:tcW w:w="1500" w:type="dxa"/>
          </w:tcPr>
          <w:p w14:paraId="3CFE6B31" w14:textId="77777777" w:rsidR="00B2583B" w:rsidRDefault="00000000">
            <w:pPr>
              <w:pStyle w:val="Compact"/>
              <w:jc w:val="right"/>
            </w:pPr>
            <w:r>
              <w:t>4</w:t>
            </w:r>
          </w:p>
        </w:tc>
        <w:tc>
          <w:tcPr>
            <w:tcW w:w="600" w:type="dxa"/>
          </w:tcPr>
          <w:p w14:paraId="07631E6E" w14:textId="77777777" w:rsidR="00B2583B" w:rsidRDefault="00000000">
            <w:pPr>
              <w:pStyle w:val="Compact"/>
              <w:jc w:val="right"/>
            </w:pPr>
            <w:r>
              <w:t>30.00</w:t>
            </w:r>
          </w:p>
        </w:tc>
      </w:tr>
      <w:tr w:rsidR="00B2583B" w14:paraId="4AA13950" w14:textId="77777777">
        <w:tc>
          <w:tcPr>
            <w:tcW w:w="1560" w:type="dxa"/>
          </w:tcPr>
          <w:p w14:paraId="26DDCD86" w14:textId="77777777" w:rsidR="00B2583B" w:rsidRDefault="00000000">
            <w:pPr>
              <w:pStyle w:val="Compact"/>
            </w:pPr>
            <w:r>
              <w:t>Chlamydomonas_klinobasis</w:t>
            </w:r>
          </w:p>
        </w:tc>
        <w:tc>
          <w:tcPr>
            <w:tcW w:w="1140" w:type="dxa"/>
          </w:tcPr>
          <w:p w14:paraId="2622541E" w14:textId="77777777" w:rsidR="00B2583B" w:rsidRDefault="00000000">
            <w:pPr>
              <w:pStyle w:val="Compact"/>
              <w:jc w:val="right"/>
            </w:pPr>
            <w:r>
              <w:t>16</w:t>
            </w:r>
          </w:p>
        </w:tc>
        <w:tc>
          <w:tcPr>
            <w:tcW w:w="1800" w:type="dxa"/>
          </w:tcPr>
          <w:p w14:paraId="0E01B7FD" w14:textId="77777777" w:rsidR="00B2583B" w:rsidRDefault="00000000">
            <w:pPr>
              <w:pStyle w:val="Compact"/>
              <w:jc w:val="right"/>
            </w:pPr>
            <w:r>
              <w:t>4</w:t>
            </w:r>
          </w:p>
        </w:tc>
        <w:tc>
          <w:tcPr>
            <w:tcW w:w="1320" w:type="dxa"/>
          </w:tcPr>
          <w:p w14:paraId="72FC1FC3" w14:textId="77777777" w:rsidR="00B2583B" w:rsidRDefault="00000000">
            <w:pPr>
              <w:pStyle w:val="Compact"/>
              <w:jc w:val="right"/>
            </w:pPr>
            <w:r>
              <w:t>0.04608</w:t>
            </w:r>
          </w:p>
        </w:tc>
        <w:tc>
          <w:tcPr>
            <w:tcW w:w="1500" w:type="dxa"/>
          </w:tcPr>
          <w:p w14:paraId="4D5B82E6" w14:textId="77777777" w:rsidR="00B2583B" w:rsidRDefault="00000000">
            <w:pPr>
              <w:pStyle w:val="Compact"/>
              <w:jc w:val="right"/>
            </w:pPr>
            <w:r>
              <w:t>4</w:t>
            </w:r>
          </w:p>
        </w:tc>
        <w:tc>
          <w:tcPr>
            <w:tcW w:w="600" w:type="dxa"/>
          </w:tcPr>
          <w:p w14:paraId="4AB987F2" w14:textId="77777777" w:rsidR="00B2583B" w:rsidRDefault="00000000">
            <w:pPr>
              <w:pStyle w:val="Compact"/>
              <w:jc w:val="right"/>
            </w:pPr>
            <w:r>
              <w:t>10.00</w:t>
            </w:r>
          </w:p>
        </w:tc>
      </w:tr>
      <w:tr w:rsidR="00B2583B" w14:paraId="4AC45C3F" w14:textId="77777777">
        <w:tc>
          <w:tcPr>
            <w:tcW w:w="1560" w:type="dxa"/>
          </w:tcPr>
          <w:p w14:paraId="26208935" w14:textId="77777777" w:rsidR="00B2583B" w:rsidRDefault="00000000">
            <w:pPr>
              <w:pStyle w:val="Compact"/>
            </w:pPr>
            <w:r>
              <w:lastRenderedPageBreak/>
              <w:t>Chlamydomonas_klinobasis</w:t>
            </w:r>
          </w:p>
        </w:tc>
        <w:tc>
          <w:tcPr>
            <w:tcW w:w="1140" w:type="dxa"/>
          </w:tcPr>
          <w:p w14:paraId="493C733F" w14:textId="77777777" w:rsidR="00B2583B" w:rsidRDefault="00000000">
            <w:pPr>
              <w:pStyle w:val="Compact"/>
              <w:jc w:val="right"/>
            </w:pPr>
            <w:r>
              <w:t>16</w:t>
            </w:r>
          </w:p>
        </w:tc>
        <w:tc>
          <w:tcPr>
            <w:tcW w:w="1800" w:type="dxa"/>
          </w:tcPr>
          <w:p w14:paraId="2F1E0C2F" w14:textId="77777777" w:rsidR="00B2583B" w:rsidRDefault="00000000">
            <w:pPr>
              <w:pStyle w:val="Compact"/>
              <w:jc w:val="right"/>
            </w:pPr>
            <w:r>
              <w:t>4</w:t>
            </w:r>
          </w:p>
        </w:tc>
        <w:tc>
          <w:tcPr>
            <w:tcW w:w="1320" w:type="dxa"/>
          </w:tcPr>
          <w:p w14:paraId="2EC627D0" w14:textId="77777777" w:rsidR="00B2583B" w:rsidRDefault="00000000">
            <w:pPr>
              <w:pStyle w:val="Compact"/>
              <w:jc w:val="right"/>
            </w:pPr>
            <w:r>
              <w:t>0.04620</w:t>
            </w:r>
          </w:p>
        </w:tc>
        <w:tc>
          <w:tcPr>
            <w:tcW w:w="1500" w:type="dxa"/>
          </w:tcPr>
          <w:p w14:paraId="02F22E02" w14:textId="77777777" w:rsidR="00B2583B" w:rsidRDefault="00000000">
            <w:pPr>
              <w:pStyle w:val="Compact"/>
              <w:jc w:val="right"/>
            </w:pPr>
            <w:r>
              <w:t>4</w:t>
            </w:r>
          </w:p>
        </w:tc>
        <w:tc>
          <w:tcPr>
            <w:tcW w:w="600" w:type="dxa"/>
          </w:tcPr>
          <w:p w14:paraId="1FDBB53B" w14:textId="77777777" w:rsidR="00B2583B" w:rsidRDefault="00000000">
            <w:pPr>
              <w:pStyle w:val="Compact"/>
              <w:jc w:val="right"/>
            </w:pPr>
            <w:r>
              <w:t>0.43</w:t>
            </w:r>
          </w:p>
        </w:tc>
      </w:tr>
      <w:tr w:rsidR="00B2583B" w14:paraId="5A32FF2C" w14:textId="77777777">
        <w:tc>
          <w:tcPr>
            <w:tcW w:w="1560" w:type="dxa"/>
          </w:tcPr>
          <w:p w14:paraId="6A13B620" w14:textId="77777777" w:rsidR="00B2583B" w:rsidRDefault="00000000">
            <w:pPr>
              <w:pStyle w:val="Compact"/>
            </w:pPr>
            <w:r>
              <w:t>Chlamydomonas_klinobasis</w:t>
            </w:r>
          </w:p>
        </w:tc>
        <w:tc>
          <w:tcPr>
            <w:tcW w:w="1140" w:type="dxa"/>
          </w:tcPr>
          <w:p w14:paraId="113ED048" w14:textId="77777777" w:rsidR="00B2583B" w:rsidRDefault="00000000">
            <w:pPr>
              <w:pStyle w:val="Compact"/>
              <w:jc w:val="right"/>
            </w:pPr>
            <w:r>
              <w:t>16</w:t>
            </w:r>
          </w:p>
        </w:tc>
        <w:tc>
          <w:tcPr>
            <w:tcW w:w="1800" w:type="dxa"/>
          </w:tcPr>
          <w:p w14:paraId="31C907CA" w14:textId="77777777" w:rsidR="00B2583B" w:rsidRDefault="00000000">
            <w:pPr>
              <w:pStyle w:val="Compact"/>
              <w:jc w:val="right"/>
            </w:pPr>
            <w:r>
              <w:t>4</w:t>
            </w:r>
          </w:p>
        </w:tc>
        <w:tc>
          <w:tcPr>
            <w:tcW w:w="1320" w:type="dxa"/>
          </w:tcPr>
          <w:p w14:paraId="083C9B9D" w14:textId="77777777" w:rsidR="00B2583B" w:rsidRDefault="00000000">
            <w:pPr>
              <w:pStyle w:val="Compact"/>
              <w:jc w:val="right"/>
            </w:pPr>
            <w:r>
              <w:t>0.04790</w:t>
            </w:r>
          </w:p>
        </w:tc>
        <w:tc>
          <w:tcPr>
            <w:tcW w:w="1500" w:type="dxa"/>
          </w:tcPr>
          <w:p w14:paraId="182A979A" w14:textId="77777777" w:rsidR="00B2583B" w:rsidRDefault="00000000">
            <w:pPr>
              <w:pStyle w:val="Compact"/>
              <w:jc w:val="right"/>
            </w:pPr>
            <w:r>
              <w:t>4</w:t>
            </w:r>
          </w:p>
        </w:tc>
        <w:tc>
          <w:tcPr>
            <w:tcW w:w="600" w:type="dxa"/>
          </w:tcPr>
          <w:p w14:paraId="35069FF3" w14:textId="77777777" w:rsidR="00B2583B" w:rsidRDefault="00000000">
            <w:pPr>
              <w:pStyle w:val="Compact"/>
              <w:jc w:val="right"/>
            </w:pPr>
            <w:r>
              <w:t>30.00</w:t>
            </w:r>
          </w:p>
        </w:tc>
      </w:tr>
      <w:tr w:rsidR="00B2583B" w14:paraId="4E754263" w14:textId="77777777">
        <w:tc>
          <w:tcPr>
            <w:tcW w:w="1560" w:type="dxa"/>
          </w:tcPr>
          <w:p w14:paraId="71742947" w14:textId="77777777" w:rsidR="00B2583B" w:rsidRDefault="00000000">
            <w:pPr>
              <w:pStyle w:val="Compact"/>
            </w:pPr>
            <w:r>
              <w:t>Chlamydomonas_klinobasis</w:t>
            </w:r>
          </w:p>
        </w:tc>
        <w:tc>
          <w:tcPr>
            <w:tcW w:w="1140" w:type="dxa"/>
          </w:tcPr>
          <w:p w14:paraId="10607105" w14:textId="77777777" w:rsidR="00B2583B" w:rsidRDefault="00000000">
            <w:pPr>
              <w:pStyle w:val="Compact"/>
              <w:jc w:val="right"/>
            </w:pPr>
            <w:r>
              <w:t>16</w:t>
            </w:r>
          </w:p>
        </w:tc>
        <w:tc>
          <w:tcPr>
            <w:tcW w:w="1800" w:type="dxa"/>
          </w:tcPr>
          <w:p w14:paraId="5EDC99C4" w14:textId="77777777" w:rsidR="00B2583B" w:rsidRDefault="00000000">
            <w:pPr>
              <w:pStyle w:val="Compact"/>
              <w:jc w:val="right"/>
            </w:pPr>
            <w:r>
              <w:t>8</w:t>
            </w:r>
          </w:p>
        </w:tc>
        <w:tc>
          <w:tcPr>
            <w:tcW w:w="1320" w:type="dxa"/>
          </w:tcPr>
          <w:p w14:paraId="5003E2F2" w14:textId="77777777" w:rsidR="00B2583B" w:rsidRDefault="00000000">
            <w:pPr>
              <w:pStyle w:val="Compact"/>
              <w:jc w:val="right"/>
            </w:pPr>
            <w:r>
              <w:t>0.04400</w:t>
            </w:r>
          </w:p>
        </w:tc>
        <w:tc>
          <w:tcPr>
            <w:tcW w:w="1500" w:type="dxa"/>
          </w:tcPr>
          <w:p w14:paraId="40264996" w14:textId="77777777" w:rsidR="00B2583B" w:rsidRDefault="00000000">
            <w:pPr>
              <w:pStyle w:val="Compact"/>
              <w:jc w:val="right"/>
            </w:pPr>
            <w:r>
              <w:t>4</w:t>
            </w:r>
          </w:p>
        </w:tc>
        <w:tc>
          <w:tcPr>
            <w:tcW w:w="600" w:type="dxa"/>
          </w:tcPr>
          <w:p w14:paraId="17E1DA02" w14:textId="77777777" w:rsidR="00B2583B" w:rsidRDefault="00000000">
            <w:pPr>
              <w:pStyle w:val="Compact"/>
              <w:jc w:val="right"/>
            </w:pPr>
            <w:r>
              <w:t>10.00</w:t>
            </w:r>
          </w:p>
        </w:tc>
      </w:tr>
      <w:tr w:rsidR="00B2583B" w14:paraId="37453F23" w14:textId="77777777">
        <w:tc>
          <w:tcPr>
            <w:tcW w:w="1560" w:type="dxa"/>
          </w:tcPr>
          <w:p w14:paraId="0380AAA2" w14:textId="77777777" w:rsidR="00B2583B" w:rsidRDefault="00000000">
            <w:pPr>
              <w:pStyle w:val="Compact"/>
            </w:pPr>
            <w:r>
              <w:t>Chlamydomonas_klinobasis</w:t>
            </w:r>
          </w:p>
        </w:tc>
        <w:tc>
          <w:tcPr>
            <w:tcW w:w="1140" w:type="dxa"/>
          </w:tcPr>
          <w:p w14:paraId="7A1EB415" w14:textId="77777777" w:rsidR="00B2583B" w:rsidRDefault="00000000">
            <w:pPr>
              <w:pStyle w:val="Compact"/>
              <w:jc w:val="right"/>
            </w:pPr>
            <w:r>
              <w:t>16</w:t>
            </w:r>
          </w:p>
        </w:tc>
        <w:tc>
          <w:tcPr>
            <w:tcW w:w="1800" w:type="dxa"/>
          </w:tcPr>
          <w:p w14:paraId="06EF826B" w14:textId="77777777" w:rsidR="00B2583B" w:rsidRDefault="00000000">
            <w:pPr>
              <w:pStyle w:val="Compact"/>
              <w:jc w:val="right"/>
            </w:pPr>
            <w:r>
              <w:t>8</w:t>
            </w:r>
          </w:p>
        </w:tc>
        <w:tc>
          <w:tcPr>
            <w:tcW w:w="1320" w:type="dxa"/>
          </w:tcPr>
          <w:p w14:paraId="2D6AEEDB" w14:textId="77777777" w:rsidR="00B2583B" w:rsidRDefault="00000000">
            <w:pPr>
              <w:pStyle w:val="Compact"/>
              <w:jc w:val="right"/>
            </w:pPr>
            <w:r>
              <w:t>0.04469</w:t>
            </w:r>
          </w:p>
        </w:tc>
        <w:tc>
          <w:tcPr>
            <w:tcW w:w="1500" w:type="dxa"/>
          </w:tcPr>
          <w:p w14:paraId="7A5A12EF" w14:textId="77777777" w:rsidR="00B2583B" w:rsidRDefault="00000000">
            <w:pPr>
              <w:pStyle w:val="Compact"/>
              <w:jc w:val="right"/>
            </w:pPr>
            <w:r>
              <w:t>4</w:t>
            </w:r>
          </w:p>
        </w:tc>
        <w:tc>
          <w:tcPr>
            <w:tcW w:w="600" w:type="dxa"/>
          </w:tcPr>
          <w:p w14:paraId="6C9550AF" w14:textId="77777777" w:rsidR="00B2583B" w:rsidRDefault="00000000">
            <w:pPr>
              <w:pStyle w:val="Compact"/>
              <w:jc w:val="right"/>
            </w:pPr>
            <w:r>
              <w:t>0.43</w:t>
            </w:r>
          </w:p>
        </w:tc>
      </w:tr>
      <w:tr w:rsidR="00B2583B" w14:paraId="5F4678CD" w14:textId="77777777">
        <w:tc>
          <w:tcPr>
            <w:tcW w:w="1560" w:type="dxa"/>
          </w:tcPr>
          <w:p w14:paraId="7693FB67" w14:textId="77777777" w:rsidR="00B2583B" w:rsidRDefault="00000000">
            <w:pPr>
              <w:pStyle w:val="Compact"/>
            </w:pPr>
            <w:r>
              <w:t>Chlamydomonas_klinobasis</w:t>
            </w:r>
          </w:p>
        </w:tc>
        <w:tc>
          <w:tcPr>
            <w:tcW w:w="1140" w:type="dxa"/>
          </w:tcPr>
          <w:p w14:paraId="26208885" w14:textId="77777777" w:rsidR="00B2583B" w:rsidRDefault="00000000">
            <w:pPr>
              <w:pStyle w:val="Compact"/>
              <w:jc w:val="right"/>
            </w:pPr>
            <w:r>
              <w:t>16</w:t>
            </w:r>
          </w:p>
        </w:tc>
        <w:tc>
          <w:tcPr>
            <w:tcW w:w="1800" w:type="dxa"/>
          </w:tcPr>
          <w:p w14:paraId="49221196" w14:textId="77777777" w:rsidR="00B2583B" w:rsidRDefault="00000000">
            <w:pPr>
              <w:pStyle w:val="Compact"/>
              <w:jc w:val="right"/>
            </w:pPr>
            <w:r>
              <w:t>8</w:t>
            </w:r>
          </w:p>
        </w:tc>
        <w:tc>
          <w:tcPr>
            <w:tcW w:w="1320" w:type="dxa"/>
          </w:tcPr>
          <w:p w14:paraId="3B0974F8" w14:textId="77777777" w:rsidR="00B2583B" w:rsidRDefault="00000000">
            <w:pPr>
              <w:pStyle w:val="Compact"/>
              <w:jc w:val="right"/>
            </w:pPr>
            <w:r>
              <w:t>0.04594</w:t>
            </w:r>
          </w:p>
        </w:tc>
        <w:tc>
          <w:tcPr>
            <w:tcW w:w="1500" w:type="dxa"/>
          </w:tcPr>
          <w:p w14:paraId="74D920E3" w14:textId="77777777" w:rsidR="00B2583B" w:rsidRDefault="00000000">
            <w:pPr>
              <w:pStyle w:val="Compact"/>
              <w:jc w:val="right"/>
            </w:pPr>
            <w:r>
              <w:t>4</w:t>
            </w:r>
          </w:p>
        </w:tc>
        <w:tc>
          <w:tcPr>
            <w:tcW w:w="600" w:type="dxa"/>
          </w:tcPr>
          <w:p w14:paraId="48CF99A7" w14:textId="77777777" w:rsidR="00B2583B" w:rsidRDefault="00000000">
            <w:pPr>
              <w:pStyle w:val="Compact"/>
              <w:jc w:val="right"/>
            </w:pPr>
            <w:r>
              <w:t>30.00</w:t>
            </w:r>
          </w:p>
        </w:tc>
      </w:tr>
      <w:tr w:rsidR="00B2583B" w14:paraId="62ACA7AF" w14:textId="77777777">
        <w:tc>
          <w:tcPr>
            <w:tcW w:w="1560" w:type="dxa"/>
          </w:tcPr>
          <w:p w14:paraId="2D954836" w14:textId="77777777" w:rsidR="00B2583B" w:rsidRDefault="00000000">
            <w:pPr>
              <w:pStyle w:val="Compact"/>
            </w:pPr>
            <w:r>
              <w:t>Chlamydomonas_klinobasis</w:t>
            </w:r>
          </w:p>
        </w:tc>
        <w:tc>
          <w:tcPr>
            <w:tcW w:w="1140" w:type="dxa"/>
          </w:tcPr>
          <w:p w14:paraId="52FFFD22" w14:textId="77777777" w:rsidR="00B2583B" w:rsidRDefault="00000000">
            <w:pPr>
              <w:pStyle w:val="Compact"/>
              <w:jc w:val="right"/>
            </w:pPr>
            <w:r>
              <w:t>16</w:t>
            </w:r>
          </w:p>
        </w:tc>
        <w:tc>
          <w:tcPr>
            <w:tcW w:w="1800" w:type="dxa"/>
          </w:tcPr>
          <w:p w14:paraId="419EE010" w14:textId="77777777" w:rsidR="00B2583B" w:rsidRDefault="00000000">
            <w:pPr>
              <w:pStyle w:val="Compact"/>
              <w:jc w:val="right"/>
            </w:pPr>
            <w:r>
              <w:t>12</w:t>
            </w:r>
          </w:p>
        </w:tc>
        <w:tc>
          <w:tcPr>
            <w:tcW w:w="1320" w:type="dxa"/>
          </w:tcPr>
          <w:p w14:paraId="07069012" w14:textId="77777777" w:rsidR="00B2583B" w:rsidRDefault="00000000">
            <w:pPr>
              <w:pStyle w:val="Compact"/>
              <w:jc w:val="right"/>
            </w:pPr>
            <w:r>
              <w:t>0.04382</w:t>
            </w:r>
          </w:p>
        </w:tc>
        <w:tc>
          <w:tcPr>
            <w:tcW w:w="1500" w:type="dxa"/>
          </w:tcPr>
          <w:p w14:paraId="21D1B63E" w14:textId="77777777" w:rsidR="00B2583B" w:rsidRDefault="00000000">
            <w:pPr>
              <w:pStyle w:val="Compact"/>
              <w:jc w:val="right"/>
            </w:pPr>
            <w:r>
              <w:t>4</w:t>
            </w:r>
          </w:p>
        </w:tc>
        <w:tc>
          <w:tcPr>
            <w:tcW w:w="600" w:type="dxa"/>
          </w:tcPr>
          <w:p w14:paraId="054928BE" w14:textId="77777777" w:rsidR="00B2583B" w:rsidRDefault="00000000">
            <w:pPr>
              <w:pStyle w:val="Compact"/>
              <w:jc w:val="right"/>
            </w:pPr>
            <w:r>
              <w:t>10.00</w:t>
            </w:r>
          </w:p>
        </w:tc>
      </w:tr>
      <w:tr w:rsidR="00B2583B" w14:paraId="5A55FA0E" w14:textId="77777777">
        <w:tc>
          <w:tcPr>
            <w:tcW w:w="1560" w:type="dxa"/>
          </w:tcPr>
          <w:p w14:paraId="14A9DA4A" w14:textId="77777777" w:rsidR="00B2583B" w:rsidRDefault="00000000">
            <w:pPr>
              <w:pStyle w:val="Compact"/>
            </w:pPr>
            <w:r>
              <w:t>Chlamydomonas_klinobasis</w:t>
            </w:r>
          </w:p>
        </w:tc>
        <w:tc>
          <w:tcPr>
            <w:tcW w:w="1140" w:type="dxa"/>
          </w:tcPr>
          <w:p w14:paraId="53280A12" w14:textId="77777777" w:rsidR="00B2583B" w:rsidRDefault="00000000">
            <w:pPr>
              <w:pStyle w:val="Compact"/>
              <w:jc w:val="right"/>
            </w:pPr>
            <w:r>
              <w:t>16</w:t>
            </w:r>
          </w:p>
        </w:tc>
        <w:tc>
          <w:tcPr>
            <w:tcW w:w="1800" w:type="dxa"/>
          </w:tcPr>
          <w:p w14:paraId="42172F6D" w14:textId="77777777" w:rsidR="00B2583B" w:rsidRDefault="00000000">
            <w:pPr>
              <w:pStyle w:val="Compact"/>
              <w:jc w:val="right"/>
            </w:pPr>
            <w:r>
              <w:t>12</w:t>
            </w:r>
          </w:p>
        </w:tc>
        <w:tc>
          <w:tcPr>
            <w:tcW w:w="1320" w:type="dxa"/>
          </w:tcPr>
          <w:p w14:paraId="0E834F1A" w14:textId="77777777" w:rsidR="00B2583B" w:rsidRDefault="00000000">
            <w:pPr>
              <w:pStyle w:val="Compact"/>
              <w:jc w:val="right"/>
            </w:pPr>
            <w:r>
              <w:t>0.04441</w:t>
            </w:r>
          </w:p>
        </w:tc>
        <w:tc>
          <w:tcPr>
            <w:tcW w:w="1500" w:type="dxa"/>
          </w:tcPr>
          <w:p w14:paraId="5E7E5E80" w14:textId="77777777" w:rsidR="00B2583B" w:rsidRDefault="00000000">
            <w:pPr>
              <w:pStyle w:val="Compact"/>
              <w:jc w:val="right"/>
            </w:pPr>
            <w:r>
              <w:t>4</w:t>
            </w:r>
          </w:p>
        </w:tc>
        <w:tc>
          <w:tcPr>
            <w:tcW w:w="600" w:type="dxa"/>
          </w:tcPr>
          <w:p w14:paraId="30FC4E56" w14:textId="77777777" w:rsidR="00B2583B" w:rsidRDefault="00000000">
            <w:pPr>
              <w:pStyle w:val="Compact"/>
              <w:jc w:val="right"/>
            </w:pPr>
            <w:r>
              <w:t>30.00</w:t>
            </w:r>
          </w:p>
        </w:tc>
      </w:tr>
      <w:tr w:rsidR="00B2583B" w14:paraId="4BEF9CD0" w14:textId="77777777">
        <w:tc>
          <w:tcPr>
            <w:tcW w:w="1560" w:type="dxa"/>
          </w:tcPr>
          <w:p w14:paraId="2F66C97F" w14:textId="77777777" w:rsidR="00B2583B" w:rsidRDefault="00000000">
            <w:pPr>
              <w:pStyle w:val="Compact"/>
            </w:pPr>
            <w:r>
              <w:t>Chlamydomonas_klinobasis</w:t>
            </w:r>
          </w:p>
        </w:tc>
        <w:tc>
          <w:tcPr>
            <w:tcW w:w="1140" w:type="dxa"/>
          </w:tcPr>
          <w:p w14:paraId="154CE1E2" w14:textId="77777777" w:rsidR="00B2583B" w:rsidRDefault="00000000">
            <w:pPr>
              <w:pStyle w:val="Compact"/>
              <w:jc w:val="right"/>
            </w:pPr>
            <w:r>
              <w:t>16</w:t>
            </w:r>
          </w:p>
        </w:tc>
        <w:tc>
          <w:tcPr>
            <w:tcW w:w="1800" w:type="dxa"/>
          </w:tcPr>
          <w:p w14:paraId="41825F49" w14:textId="77777777" w:rsidR="00B2583B" w:rsidRDefault="00000000">
            <w:pPr>
              <w:pStyle w:val="Compact"/>
              <w:jc w:val="right"/>
            </w:pPr>
            <w:r>
              <w:t>12</w:t>
            </w:r>
          </w:p>
        </w:tc>
        <w:tc>
          <w:tcPr>
            <w:tcW w:w="1320" w:type="dxa"/>
          </w:tcPr>
          <w:p w14:paraId="418E5899" w14:textId="77777777" w:rsidR="00B2583B" w:rsidRDefault="00000000">
            <w:pPr>
              <w:pStyle w:val="Compact"/>
              <w:jc w:val="right"/>
            </w:pPr>
            <w:r>
              <w:t>0.04442</w:t>
            </w:r>
          </w:p>
        </w:tc>
        <w:tc>
          <w:tcPr>
            <w:tcW w:w="1500" w:type="dxa"/>
          </w:tcPr>
          <w:p w14:paraId="0CE9C0B3" w14:textId="77777777" w:rsidR="00B2583B" w:rsidRDefault="00000000">
            <w:pPr>
              <w:pStyle w:val="Compact"/>
              <w:jc w:val="right"/>
            </w:pPr>
            <w:r>
              <w:t>4</w:t>
            </w:r>
          </w:p>
        </w:tc>
        <w:tc>
          <w:tcPr>
            <w:tcW w:w="600" w:type="dxa"/>
          </w:tcPr>
          <w:p w14:paraId="7E9241B4" w14:textId="77777777" w:rsidR="00B2583B" w:rsidRDefault="00000000">
            <w:pPr>
              <w:pStyle w:val="Compact"/>
              <w:jc w:val="right"/>
            </w:pPr>
            <w:r>
              <w:t>0.43</w:t>
            </w:r>
          </w:p>
        </w:tc>
      </w:tr>
      <w:tr w:rsidR="00B2583B" w14:paraId="779B5100" w14:textId="77777777">
        <w:tc>
          <w:tcPr>
            <w:tcW w:w="1560" w:type="dxa"/>
          </w:tcPr>
          <w:p w14:paraId="425FAC4E" w14:textId="77777777" w:rsidR="00B2583B" w:rsidRDefault="00000000">
            <w:pPr>
              <w:pStyle w:val="Compact"/>
            </w:pPr>
            <w:r>
              <w:t>Chlamydomonas_klinobasis</w:t>
            </w:r>
          </w:p>
        </w:tc>
        <w:tc>
          <w:tcPr>
            <w:tcW w:w="1140" w:type="dxa"/>
          </w:tcPr>
          <w:p w14:paraId="6B6216E2" w14:textId="77777777" w:rsidR="00B2583B" w:rsidRDefault="00000000">
            <w:pPr>
              <w:pStyle w:val="Compact"/>
              <w:jc w:val="right"/>
            </w:pPr>
            <w:r>
              <w:t>16</w:t>
            </w:r>
          </w:p>
        </w:tc>
        <w:tc>
          <w:tcPr>
            <w:tcW w:w="1800" w:type="dxa"/>
          </w:tcPr>
          <w:p w14:paraId="2D14C12E" w14:textId="77777777" w:rsidR="00B2583B" w:rsidRDefault="00000000">
            <w:pPr>
              <w:pStyle w:val="Compact"/>
              <w:jc w:val="right"/>
            </w:pPr>
            <w:r>
              <w:t>16</w:t>
            </w:r>
          </w:p>
        </w:tc>
        <w:tc>
          <w:tcPr>
            <w:tcW w:w="1320" w:type="dxa"/>
          </w:tcPr>
          <w:p w14:paraId="1043DCE7" w14:textId="77777777" w:rsidR="00B2583B" w:rsidRDefault="00000000">
            <w:pPr>
              <w:pStyle w:val="Compact"/>
              <w:jc w:val="right"/>
            </w:pPr>
            <w:r>
              <w:t>0.04734</w:t>
            </w:r>
          </w:p>
        </w:tc>
        <w:tc>
          <w:tcPr>
            <w:tcW w:w="1500" w:type="dxa"/>
          </w:tcPr>
          <w:p w14:paraId="167E3F92" w14:textId="77777777" w:rsidR="00B2583B" w:rsidRDefault="00000000">
            <w:pPr>
              <w:pStyle w:val="Compact"/>
              <w:jc w:val="right"/>
            </w:pPr>
            <w:r>
              <w:t>4</w:t>
            </w:r>
          </w:p>
        </w:tc>
        <w:tc>
          <w:tcPr>
            <w:tcW w:w="600" w:type="dxa"/>
          </w:tcPr>
          <w:p w14:paraId="0459799E" w14:textId="77777777" w:rsidR="00B2583B" w:rsidRDefault="00000000">
            <w:pPr>
              <w:pStyle w:val="Compact"/>
              <w:jc w:val="right"/>
            </w:pPr>
            <w:r>
              <w:t>30.00</w:t>
            </w:r>
          </w:p>
        </w:tc>
      </w:tr>
      <w:tr w:rsidR="00B2583B" w14:paraId="10E01D94" w14:textId="77777777">
        <w:tc>
          <w:tcPr>
            <w:tcW w:w="1560" w:type="dxa"/>
          </w:tcPr>
          <w:p w14:paraId="1C7F6C75" w14:textId="77777777" w:rsidR="00B2583B" w:rsidRDefault="00000000">
            <w:pPr>
              <w:pStyle w:val="Compact"/>
            </w:pPr>
            <w:r>
              <w:t>Chlamydomonas_malina</w:t>
            </w:r>
          </w:p>
        </w:tc>
        <w:tc>
          <w:tcPr>
            <w:tcW w:w="1140" w:type="dxa"/>
          </w:tcPr>
          <w:p w14:paraId="5F7076EE" w14:textId="77777777" w:rsidR="00B2583B" w:rsidRDefault="00000000">
            <w:pPr>
              <w:pStyle w:val="Compact"/>
              <w:jc w:val="right"/>
            </w:pPr>
            <w:r>
              <w:t>1</w:t>
            </w:r>
          </w:p>
        </w:tc>
        <w:tc>
          <w:tcPr>
            <w:tcW w:w="1800" w:type="dxa"/>
          </w:tcPr>
          <w:p w14:paraId="788F6BAA" w14:textId="77777777" w:rsidR="00B2583B" w:rsidRDefault="00000000">
            <w:pPr>
              <w:pStyle w:val="Compact"/>
              <w:jc w:val="right"/>
            </w:pPr>
            <w:r>
              <w:t>2</w:t>
            </w:r>
          </w:p>
        </w:tc>
        <w:tc>
          <w:tcPr>
            <w:tcW w:w="1320" w:type="dxa"/>
          </w:tcPr>
          <w:p w14:paraId="3122457B" w14:textId="77777777" w:rsidR="00B2583B" w:rsidRDefault="00000000">
            <w:pPr>
              <w:pStyle w:val="Compact"/>
              <w:jc w:val="right"/>
            </w:pPr>
            <w:r>
              <w:t>0.64326</w:t>
            </w:r>
          </w:p>
        </w:tc>
        <w:tc>
          <w:tcPr>
            <w:tcW w:w="1500" w:type="dxa"/>
          </w:tcPr>
          <w:p w14:paraId="0AD048BE" w14:textId="77777777" w:rsidR="00B2583B" w:rsidRDefault="00000000">
            <w:pPr>
              <w:pStyle w:val="Compact"/>
              <w:jc w:val="right"/>
            </w:pPr>
            <w:r>
              <w:t>4</w:t>
            </w:r>
          </w:p>
        </w:tc>
        <w:tc>
          <w:tcPr>
            <w:tcW w:w="600" w:type="dxa"/>
          </w:tcPr>
          <w:p w14:paraId="73835851" w14:textId="77777777" w:rsidR="00B2583B" w:rsidRDefault="00000000">
            <w:pPr>
              <w:pStyle w:val="Compact"/>
              <w:jc w:val="right"/>
            </w:pPr>
            <w:r>
              <w:t>500.00</w:t>
            </w:r>
          </w:p>
        </w:tc>
      </w:tr>
      <w:tr w:rsidR="00B2583B" w14:paraId="183A0033" w14:textId="77777777">
        <w:tc>
          <w:tcPr>
            <w:tcW w:w="1560" w:type="dxa"/>
          </w:tcPr>
          <w:p w14:paraId="00DB7DE0" w14:textId="77777777" w:rsidR="00B2583B" w:rsidRDefault="00000000">
            <w:pPr>
              <w:pStyle w:val="Compact"/>
            </w:pPr>
            <w:r>
              <w:t>Chlamydomonas_malina</w:t>
            </w:r>
          </w:p>
        </w:tc>
        <w:tc>
          <w:tcPr>
            <w:tcW w:w="1140" w:type="dxa"/>
          </w:tcPr>
          <w:p w14:paraId="7F78BC4F" w14:textId="77777777" w:rsidR="00B2583B" w:rsidRDefault="00000000">
            <w:pPr>
              <w:pStyle w:val="Compact"/>
              <w:jc w:val="right"/>
            </w:pPr>
            <w:r>
              <w:t>1</w:t>
            </w:r>
          </w:p>
        </w:tc>
        <w:tc>
          <w:tcPr>
            <w:tcW w:w="1800" w:type="dxa"/>
          </w:tcPr>
          <w:p w14:paraId="55DD1CE8" w14:textId="77777777" w:rsidR="00B2583B" w:rsidRDefault="00000000">
            <w:pPr>
              <w:pStyle w:val="Compact"/>
              <w:jc w:val="right"/>
            </w:pPr>
            <w:r>
              <w:t>2</w:t>
            </w:r>
          </w:p>
        </w:tc>
        <w:tc>
          <w:tcPr>
            <w:tcW w:w="1320" w:type="dxa"/>
          </w:tcPr>
          <w:p w14:paraId="1EAADF8D" w14:textId="77777777" w:rsidR="00B2583B" w:rsidRDefault="00000000">
            <w:pPr>
              <w:pStyle w:val="Compact"/>
              <w:jc w:val="right"/>
            </w:pPr>
            <w:r>
              <w:t>0.74445</w:t>
            </w:r>
          </w:p>
        </w:tc>
        <w:tc>
          <w:tcPr>
            <w:tcW w:w="1500" w:type="dxa"/>
          </w:tcPr>
          <w:p w14:paraId="1C4EF3F3" w14:textId="77777777" w:rsidR="00B2583B" w:rsidRDefault="00000000">
            <w:pPr>
              <w:pStyle w:val="Compact"/>
              <w:jc w:val="right"/>
            </w:pPr>
            <w:r>
              <w:t>4</w:t>
            </w:r>
          </w:p>
        </w:tc>
        <w:tc>
          <w:tcPr>
            <w:tcW w:w="600" w:type="dxa"/>
          </w:tcPr>
          <w:p w14:paraId="1BF16EF2" w14:textId="77777777" w:rsidR="00B2583B" w:rsidRDefault="00000000">
            <w:pPr>
              <w:pStyle w:val="Compact"/>
              <w:jc w:val="right"/>
            </w:pPr>
            <w:r>
              <w:t>70.00</w:t>
            </w:r>
          </w:p>
        </w:tc>
      </w:tr>
      <w:tr w:rsidR="00B2583B" w14:paraId="0553EE2F" w14:textId="77777777">
        <w:tc>
          <w:tcPr>
            <w:tcW w:w="1560" w:type="dxa"/>
          </w:tcPr>
          <w:p w14:paraId="0426668B" w14:textId="77777777" w:rsidR="00B2583B" w:rsidRDefault="00000000">
            <w:pPr>
              <w:pStyle w:val="Compact"/>
            </w:pPr>
            <w:r>
              <w:t>Chlamydomonas_malina</w:t>
            </w:r>
          </w:p>
        </w:tc>
        <w:tc>
          <w:tcPr>
            <w:tcW w:w="1140" w:type="dxa"/>
          </w:tcPr>
          <w:p w14:paraId="503896F2" w14:textId="77777777" w:rsidR="00B2583B" w:rsidRDefault="00000000">
            <w:pPr>
              <w:pStyle w:val="Compact"/>
              <w:jc w:val="right"/>
            </w:pPr>
            <w:r>
              <w:t>1</w:t>
            </w:r>
          </w:p>
        </w:tc>
        <w:tc>
          <w:tcPr>
            <w:tcW w:w="1800" w:type="dxa"/>
          </w:tcPr>
          <w:p w14:paraId="2603A173" w14:textId="77777777" w:rsidR="00B2583B" w:rsidRDefault="00000000">
            <w:pPr>
              <w:pStyle w:val="Compact"/>
              <w:jc w:val="right"/>
            </w:pPr>
            <w:r>
              <w:t>2</w:t>
            </w:r>
          </w:p>
        </w:tc>
        <w:tc>
          <w:tcPr>
            <w:tcW w:w="1320" w:type="dxa"/>
          </w:tcPr>
          <w:p w14:paraId="745582F4" w14:textId="77777777" w:rsidR="00B2583B" w:rsidRDefault="00000000">
            <w:pPr>
              <w:pStyle w:val="Compact"/>
              <w:jc w:val="right"/>
            </w:pPr>
            <w:r>
              <w:t>0.78258</w:t>
            </w:r>
          </w:p>
        </w:tc>
        <w:tc>
          <w:tcPr>
            <w:tcW w:w="1500" w:type="dxa"/>
          </w:tcPr>
          <w:p w14:paraId="0F8DC41A" w14:textId="77777777" w:rsidR="00B2583B" w:rsidRDefault="00000000">
            <w:pPr>
              <w:pStyle w:val="Compact"/>
              <w:jc w:val="right"/>
            </w:pPr>
            <w:r>
              <w:t>4</w:t>
            </w:r>
          </w:p>
        </w:tc>
        <w:tc>
          <w:tcPr>
            <w:tcW w:w="600" w:type="dxa"/>
          </w:tcPr>
          <w:p w14:paraId="4CA8DDDB" w14:textId="77777777" w:rsidR="00B2583B" w:rsidRDefault="00000000">
            <w:pPr>
              <w:pStyle w:val="Compact"/>
              <w:jc w:val="right"/>
            </w:pPr>
            <w:r>
              <w:t>30.00</w:t>
            </w:r>
          </w:p>
        </w:tc>
      </w:tr>
      <w:tr w:rsidR="00B2583B" w14:paraId="726E31C3" w14:textId="77777777">
        <w:tc>
          <w:tcPr>
            <w:tcW w:w="1560" w:type="dxa"/>
          </w:tcPr>
          <w:p w14:paraId="7FE52975" w14:textId="77777777" w:rsidR="00B2583B" w:rsidRDefault="00000000">
            <w:pPr>
              <w:pStyle w:val="Compact"/>
            </w:pPr>
            <w:r>
              <w:t>Chlamydomonas_malina</w:t>
            </w:r>
          </w:p>
        </w:tc>
        <w:tc>
          <w:tcPr>
            <w:tcW w:w="1140" w:type="dxa"/>
          </w:tcPr>
          <w:p w14:paraId="15746A0A" w14:textId="77777777" w:rsidR="00B2583B" w:rsidRDefault="00000000">
            <w:pPr>
              <w:pStyle w:val="Compact"/>
              <w:jc w:val="right"/>
            </w:pPr>
            <w:r>
              <w:t>1</w:t>
            </w:r>
          </w:p>
        </w:tc>
        <w:tc>
          <w:tcPr>
            <w:tcW w:w="1800" w:type="dxa"/>
          </w:tcPr>
          <w:p w14:paraId="2E14B0EA" w14:textId="77777777" w:rsidR="00B2583B" w:rsidRDefault="00000000">
            <w:pPr>
              <w:pStyle w:val="Compact"/>
              <w:jc w:val="right"/>
            </w:pPr>
            <w:r>
              <w:t>4</w:t>
            </w:r>
          </w:p>
        </w:tc>
        <w:tc>
          <w:tcPr>
            <w:tcW w:w="1320" w:type="dxa"/>
          </w:tcPr>
          <w:p w14:paraId="6AD3CC15" w14:textId="77777777" w:rsidR="00B2583B" w:rsidRDefault="00000000">
            <w:pPr>
              <w:pStyle w:val="Compact"/>
              <w:jc w:val="right"/>
            </w:pPr>
            <w:r>
              <w:t>0.64944</w:t>
            </w:r>
          </w:p>
        </w:tc>
        <w:tc>
          <w:tcPr>
            <w:tcW w:w="1500" w:type="dxa"/>
          </w:tcPr>
          <w:p w14:paraId="5A4941FB" w14:textId="77777777" w:rsidR="00B2583B" w:rsidRDefault="00000000">
            <w:pPr>
              <w:pStyle w:val="Compact"/>
              <w:jc w:val="right"/>
            </w:pPr>
            <w:r>
              <w:t>4</w:t>
            </w:r>
          </w:p>
        </w:tc>
        <w:tc>
          <w:tcPr>
            <w:tcW w:w="600" w:type="dxa"/>
          </w:tcPr>
          <w:p w14:paraId="477519DE" w14:textId="77777777" w:rsidR="00B2583B" w:rsidRDefault="00000000">
            <w:pPr>
              <w:pStyle w:val="Compact"/>
              <w:jc w:val="right"/>
            </w:pPr>
            <w:r>
              <w:t>70.00</w:t>
            </w:r>
          </w:p>
        </w:tc>
      </w:tr>
      <w:tr w:rsidR="00B2583B" w14:paraId="12F453D1" w14:textId="77777777">
        <w:tc>
          <w:tcPr>
            <w:tcW w:w="1560" w:type="dxa"/>
          </w:tcPr>
          <w:p w14:paraId="0877F70F" w14:textId="77777777" w:rsidR="00B2583B" w:rsidRDefault="00000000">
            <w:pPr>
              <w:pStyle w:val="Compact"/>
            </w:pPr>
            <w:r>
              <w:t>Chlamydomonas_malina</w:t>
            </w:r>
          </w:p>
        </w:tc>
        <w:tc>
          <w:tcPr>
            <w:tcW w:w="1140" w:type="dxa"/>
          </w:tcPr>
          <w:p w14:paraId="7D4DBF9B" w14:textId="77777777" w:rsidR="00B2583B" w:rsidRDefault="00000000">
            <w:pPr>
              <w:pStyle w:val="Compact"/>
              <w:jc w:val="right"/>
            </w:pPr>
            <w:r>
              <w:t>1</w:t>
            </w:r>
          </w:p>
        </w:tc>
        <w:tc>
          <w:tcPr>
            <w:tcW w:w="1800" w:type="dxa"/>
          </w:tcPr>
          <w:p w14:paraId="2ABC9040" w14:textId="77777777" w:rsidR="00B2583B" w:rsidRDefault="00000000">
            <w:pPr>
              <w:pStyle w:val="Compact"/>
              <w:jc w:val="right"/>
            </w:pPr>
            <w:r>
              <w:t>4</w:t>
            </w:r>
          </w:p>
        </w:tc>
        <w:tc>
          <w:tcPr>
            <w:tcW w:w="1320" w:type="dxa"/>
          </w:tcPr>
          <w:p w14:paraId="1EF6B34E" w14:textId="77777777" w:rsidR="00B2583B" w:rsidRDefault="00000000">
            <w:pPr>
              <w:pStyle w:val="Compact"/>
              <w:jc w:val="right"/>
            </w:pPr>
            <w:r>
              <w:t>0.65549</w:t>
            </w:r>
          </w:p>
        </w:tc>
        <w:tc>
          <w:tcPr>
            <w:tcW w:w="1500" w:type="dxa"/>
          </w:tcPr>
          <w:p w14:paraId="794978D2" w14:textId="77777777" w:rsidR="00B2583B" w:rsidRDefault="00000000">
            <w:pPr>
              <w:pStyle w:val="Compact"/>
              <w:jc w:val="right"/>
            </w:pPr>
            <w:r>
              <w:t>4</w:t>
            </w:r>
          </w:p>
        </w:tc>
        <w:tc>
          <w:tcPr>
            <w:tcW w:w="600" w:type="dxa"/>
          </w:tcPr>
          <w:p w14:paraId="12AD070E" w14:textId="77777777" w:rsidR="00B2583B" w:rsidRDefault="00000000">
            <w:pPr>
              <w:pStyle w:val="Compact"/>
              <w:jc w:val="right"/>
            </w:pPr>
            <w:r>
              <w:t>500.00</w:t>
            </w:r>
          </w:p>
        </w:tc>
      </w:tr>
      <w:tr w:rsidR="00B2583B" w14:paraId="7DF1060F" w14:textId="77777777">
        <w:tc>
          <w:tcPr>
            <w:tcW w:w="1560" w:type="dxa"/>
          </w:tcPr>
          <w:p w14:paraId="42404773" w14:textId="77777777" w:rsidR="00B2583B" w:rsidRDefault="00000000">
            <w:pPr>
              <w:pStyle w:val="Compact"/>
            </w:pPr>
            <w:r>
              <w:t>Chlamydomonas_malina</w:t>
            </w:r>
          </w:p>
        </w:tc>
        <w:tc>
          <w:tcPr>
            <w:tcW w:w="1140" w:type="dxa"/>
          </w:tcPr>
          <w:p w14:paraId="3701EE67" w14:textId="77777777" w:rsidR="00B2583B" w:rsidRDefault="00000000">
            <w:pPr>
              <w:pStyle w:val="Compact"/>
              <w:jc w:val="right"/>
            </w:pPr>
            <w:r>
              <w:t>1</w:t>
            </w:r>
          </w:p>
        </w:tc>
        <w:tc>
          <w:tcPr>
            <w:tcW w:w="1800" w:type="dxa"/>
          </w:tcPr>
          <w:p w14:paraId="6023C746" w14:textId="77777777" w:rsidR="00B2583B" w:rsidRDefault="00000000">
            <w:pPr>
              <w:pStyle w:val="Compact"/>
              <w:jc w:val="right"/>
            </w:pPr>
            <w:r>
              <w:t>4</w:t>
            </w:r>
          </w:p>
        </w:tc>
        <w:tc>
          <w:tcPr>
            <w:tcW w:w="1320" w:type="dxa"/>
          </w:tcPr>
          <w:p w14:paraId="57A0AACF" w14:textId="77777777" w:rsidR="00B2583B" w:rsidRDefault="00000000">
            <w:pPr>
              <w:pStyle w:val="Compact"/>
              <w:jc w:val="right"/>
            </w:pPr>
            <w:r>
              <w:t>0.72400</w:t>
            </w:r>
          </w:p>
        </w:tc>
        <w:tc>
          <w:tcPr>
            <w:tcW w:w="1500" w:type="dxa"/>
          </w:tcPr>
          <w:p w14:paraId="49C5B3FF" w14:textId="77777777" w:rsidR="00B2583B" w:rsidRDefault="00000000">
            <w:pPr>
              <w:pStyle w:val="Compact"/>
              <w:jc w:val="right"/>
            </w:pPr>
            <w:r>
              <w:t>4</w:t>
            </w:r>
          </w:p>
        </w:tc>
        <w:tc>
          <w:tcPr>
            <w:tcW w:w="600" w:type="dxa"/>
          </w:tcPr>
          <w:p w14:paraId="40970D96" w14:textId="77777777" w:rsidR="00B2583B" w:rsidRDefault="00000000">
            <w:pPr>
              <w:pStyle w:val="Compact"/>
              <w:jc w:val="right"/>
            </w:pPr>
            <w:r>
              <w:t>30.00</w:t>
            </w:r>
          </w:p>
        </w:tc>
      </w:tr>
      <w:tr w:rsidR="00B2583B" w14:paraId="6F3A3A2D" w14:textId="77777777">
        <w:tc>
          <w:tcPr>
            <w:tcW w:w="1560" w:type="dxa"/>
          </w:tcPr>
          <w:p w14:paraId="22827419" w14:textId="77777777" w:rsidR="00B2583B" w:rsidRDefault="00000000">
            <w:pPr>
              <w:pStyle w:val="Compact"/>
            </w:pPr>
            <w:r>
              <w:t>Chlamydomonas_malina</w:t>
            </w:r>
          </w:p>
        </w:tc>
        <w:tc>
          <w:tcPr>
            <w:tcW w:w="1140" w:type="dxa"/>
          </w:tcPr>
          <w:p w14:paraId="01ACA64C" w14:textId="77777777" w:rsidR="00B2583B" w:rsidRDefault="00000000">
            <w:pPr>
              <w:pStyle w:val="Compact"/>
              <w:jc w:val="right"/>
            </w:pPr>
            <w:r>
              <w:t>1</w:t>
            </w:r>
          </w:p>
        </w:tc>
        <w:tc>
          <w:tcPr>
            <w:tcW w:w="1800" w:type="dxa"/>
          </w:tcPr>
          <w:p w14:paraId="57746276" w14:textId="77777777" w:rsidR="00B2583B" w:rsidRDefault="00000000">
            <w:pPr>
              <w:pStyle w:val="Compact"/>
              <w:jc w:val="right"/>
            </w:pPr>
            <w:r>
              <w:t>4</w:t>
            </w:r>
          </w:p>
        </w:tc>
        <w:tc>
          <w:tcPr>
            <w:tcW w:w="1320" w:type="dxa"/>
          </w:tcPr>
          <w:p w14:paraId="26F23332" w14:textId="77777777" w:rsidR="00B2583B" w:rsidRDefault="00000000">
            <w:pPr>
              <w:pStyle w:val="Compact"/>
              <w:jc w:val="right"/>
            </w:pPr>
            <w:r>
              <w:t>0.73611</w:t>
            </w:r>
          </w:p>
        </w:tc>
        <w:tc>
          <w:tcPr>
            <w:tcW w:w="1500" w:type="dxa"/>
          </w:tcPr>
          <w:p w14:paraId="34A2C5FA" w14:textId="77777777" w:rsidR="00B2583B" w:rsidRDefault="00000000">
            <w:pPr>
              <w:pStyle w:val="Compact"/>
              <w:jc w:val="right"/>
            </w:pPr>
            <w:r>
              <w:t>4</w:t>
            </w:r>
          </w:p>
        </w:tc>
        <w:tc>
          <w:tcPr>
            <w:tcW w:w="600" w:type="dxa"/>
          </w:tcPr>
          <w:p w14:paraId="6391E63A" w14:textId="77777777" w:rsidR="00B2583B" w:rsidRDefault="00000000">
            <w:pPr>
              <w:pStyle w:val="Compact"/>
              <w:jc w:val="right"/>
            </w:pPr>
            <w:r>
              <w:t>70.00</w:t>
            </w:r>
          </w:p>
        </w:tc>
      </w:tr>
      <w:tr w:rsidR="00B2583B" w14:paraId="73792F98" w14:textId="77777777">
        <w:tc>
          <w:tcPr>
            <w:tcW w:w="1560" w:type="dxa"/>
          </w:tcPr>
          <w:p w14:paraId="27D6BAE6" w14:textId="77777777" w:rsidR="00B2583B" w:rsidRDefault="00000000">
            <w:pPr>
              <w:pStyle w:val="Compact"/>
            </w:pPr>
            <w:r>
              <w:t>Chlamydomonas_malina</w:t>
            </w:r>
          </w:p>
        </w:tc>
        <w:tc>
          <w:tcPr>
            <w:tcW w:w="1140" w:type="dxa"/>
          </w:tcPr>
          <w:p w14:paraId="73CCC86B" w14:textId="77777777" w:rsidR="00B2583B" w:rsidRDefault="00000000">
            <w:pPr>
              <w:pStyle w:val="Compact"/>
              <w:jc w:val="right"/>
            </w:pPr>
            <w:r>
              <w:t>1</w:t>
            </w:r>
          </w:p>
        </w:tc>
        <w:tc>
          <w:tcPr>
            <w:tcW w:w="1800" w:type="dxa"/>
          </w:tcPr>
          <w:p w14:paraId="123199EC" w14:textId="77777777" w:rsidR="00B2583B" w:rsidRDefault="00000000">
            <w:pPr>
              <w:pStyle w:val="Compact"/>
              <w:jc w:val="right"/>
            </w:pPr>
            <w:r>
              <w:t>8</w:t>
            </w:r>
          </w:p>
        </w:tc>
        <w:tc>
          <w:tcPr>
            <w:tcW w:w="1320" w:type="dxa"/>
          </w:tcPr>
          <w:p w14:paraId="13EABFB0" w14:textId="77777777" w:rsidR="00B2583B" w:rsidRDefault="00000000">
            <w:pPr>
              <w:pStyle w:val="Compact"/>
              <w:jc w:val="right"/>
            </w:pPr>
            <w:r>
              <w:t>0.59352</w:t>
            </w:r>
          </w:p>
        </w:tc>
        <w:tc>
          <w:tcPr>
            <w:tcW w:w="1500" w:type="dxa"/>
          </w:tcPr>
          <w:p w14:paraId="2FC88B52" w14:textId="77777777" w:rsidR="00B2583B" w:rsidRDefault="00000000">
            <w:pPr>
              <w:pStyle w:val="Compact"/>
              <w:jc w:val="right"/>
            </w:pPr>
            <w:r>
              <w:t>4</w:t>
            </w:r>
          </w:p>
        </w:tc>
        <w:tc>
          <w:tcPr>
            <w:tcW w:w="600" w:type="dxa"/>
          </w:tcPr>
          <w:p w14:paraId="3B958E19" w14:textId="77777777" w:rsidR="00B2583B" w:rsidRDefault="00000000">
            <w:pPr>
              <w:pStyle w:val="Compact"/>
              <w:jc w:val="right"/>
            </w:pPr>
            <w:r>
              <w:t>500.00</w:t>
            </w:r>
          </w:p>
        </w:tc>
      </w:tr>
      <w:tr w:rsidR="00B2583B" w14:paraId="6CE7D262" w14:textId="77777777">
        <w:tc>
          <w:tcPr>
            <w:tcW w:w="1560" w:type="dxa"/>
          </w:tcPr>
          <w:p w14:paraId="0B23C43F" w14:textId="77777777" w:rsidR="00B2583B" w:rsidRDefault="00000000">
            <w:pPr>
              <w:pStyle w:val="Compact"/>
            </w:pPr>
            <w:r>
              <w:t>Chlamydomonas_malina</w:t>
            </w:r>
          </w:p>
        </w:tc>
        <w:tc>
          <w:tcPr>
            <w:tcW w:w="1140" w:type="dxa"/>
          </w:tcPr>
          <w:p w14:paraId="762C5942" w14:textId="77777777" w:rsidR="00B2583B" w:rsidRDefault="00000000">
            <w:pPr>
              <w:pStyle w:val="Compact"/>
              <w:jc w:val="right"/>
            </w:pPr>
            <w:r>
              <w:t>1</w:t>
            </w:r>
          </w:p>
        </w:tc>
        <w:tc>
          <w:tcPr>
            <w:tcW w:w="1800" w:type="dxa"/>
          </w:tcPr>
          <w:p w14:paraId="1E6937E8" w14:textId="77777777" w:rsidR="00B2583B" w:rsidRDefault="00000000">
            <w:pPr>
              <w:pStyle w:val="Compact"/>
              <w:jc w:val="right"/>
            </w:pPr>
            <w:r>
              <w:t>8</w:t>
            </w:r>
          </w:p>
        </w:tc>
        <w:tc>
          <w:tcPr>
            <w:tcW w:w="1320" w:type="dxa"/>
          </w:tcPr>
          <w:p w14:paraId="45928DBB" w14:textId="77777777" w:rsidR="00B2583B" w:rsidRDefault="00000000">
            <w:pPr>
              <w:pStyle w:val="Compact"/>
              <w:jc w:val="right"/>
            </w:pPr>
            <w:r>
              <w:t>0.65817</w:t>
            </w:r>
          </w:p>
        </w:tc>
        <w:tc>
          <w:tcPr>
            <w:tcW w:w="1500" w:type="dxa"/>
          </w:tcPr>
          <w:p w14:paraId="22541F98" w14:textId="77777777" w:rsidR="00B2583B" w:rsidRDefault="00000000">
            <w:pPr>
              <w:pStyle w:val="Compact"/>
              <w:jc w:val="right"/>
            </w:pPr>
            <w:r>
              <w:t>4</w:t>
            </w:r>
          </w:p>
        </w:tc>
        <w:tc>
          <w:tcPr>
            <w:tcW w:w="600" w:type="dxa"/>
          </w:tcPr>
          <w:p w14:paraId="104CC9D6" w14:textId="77777777" w:rsidR="00B2583B" w:rsidRDefault="00000000">
            <w:pPr>
              <w:pStyle w:val="Compact"/>
              <w:jc w:val="right"/>
            </w:pPr>
            <w:r>
              <w:t>70.00</w:t>
            </w:r>
          </w:p>
        </w:tc>
      </w:tr>
      <w:tr w:rsidR="00B2583B" w14:paraId="226DEF87" w14:textId="77777777">
        <w:tc>
          <w:tcPr>
            <w:tcW w:w="1560" w:type="dxa"/>
          </w:tcPr>
          <w:p w14:paraId="147EE9EC" w14:textId="77777777" w:rsidR="00B2583B" w:rsidRDefault="00000000">
            <w:pPr>
              <w:pStyle w:val="Compact"/>
            </w:pPr>
            <w:r>
              <w:t>Chlamydomonas_malina</w:t>
            </w:r>
          </w:p>
        </w:tc>
        <w:tc>
          <w:tcPr>
            <w:tcW w:w="1140" w:type="dxa"/>
          </w:tcPr>
          <w:p w14:paraId="63E0C0FF" w14:textId="77777777" w:rsidR="00B2583B" w:rsidRDefault="00000000">
            <w:pPr>
              <w:pStyle w:val="Compact"/>
              <w:jc w:val="right"/>
            </w:pPr>
            <w:r>
              <w:t>1</w:t>
            </w:r>
          </w:p>
        </w:tc>
        <w:tc>
          <w:tcPr>
            <w:tcW w:w="1800" w:type="dxa"/>
          </w:tcPr>
          <w:p w14:paraId="4058F4AB" w14:textId="77777777" w:rsidR="00B2583B" w:rsidRDefault="00000000">
            <w:pPr>
              <w:pStyle w:val="Compact"/>
              <w:jc w:val="right"/>
            </w:pPr>
            <w:r>
              <w:t>8</w:t>
            </w:r>
          </w:p>
        </w:tc>
        <w:tc>
          <w:tcPr>
            <w:tcW w:w="1320" w:type="dxa"/>
          </w:tcPr>
          <w:p w14:paraId="2FAF0B87" w14:textId="77777777" w:rsidR="00B2583B" w:rsidRDefault="00000000">
            <w:pPr>
              <w:pStyle w:val="Compact"/>
              <w:jc w:val="right"/>
            </w:pPr>
            <w:r>
              <w:t>0.69658</w:t>
            </w:r>
          </w:p>
        </w:tc>
        <w:tc>
          <w:tcPr>
            <w:tcW w:w="1500" w:type="dxa"/>
          </w:tcPr>
          <w:p w14:paraId="695A17DA" w14:textId="77777777" w:rsidR="00B2583B" w:rsidRDefault="00000000">
            <w:pPr>
              <w:pStyle w:val="Compact"/>
              <w:jc w:val="right"/>
            </w:pPr>
            <w:r>
              <w:t>4</w:t>
            </w:r>
          </w:p>
        </w:tc>
        <w:tc>
          <w:tcPr>
            <w:tcW w:w="600" w:type="dxa"/>
          </w:tcPr>
          <w:p w14:paraId="4051EFEB" w14:textId="77777777" w:rsidR="00B2583B" w:rsidRDefault="00000000">
            <w:pPr>
              <w:pStyle w:val="Compact"/>
              <w:jc w:val="right"/>
            </w:pPr>
            <w:r>
              <w:t>30.00</w:t>
            </w:r>
          </w:p>
        </w:tc>
      </w:tr>
      <w:tr w:rsidR="00B2583B" w14:paraId="7A2C6327" w14:textId="77777777">
        <w:tc>
          <w:tcPr>
            <w:tcW w:w="1560" w:type="dxa"/>
          </w:tcPr>
          <w:p w14:paraId="6E8AC9C2" w14:textId="77777777" w:rsidR="00B2583B" w:rsidRDefault="00000000">
            <w:pPr>
              <w:pStyle w:val="Compact"/>
            </w:pPr>
            <w:r>
              <w:t>Chlamydomonas_malina</w:t>
            </w:r>
          </w:p>
        </w:tc>
        <w:tc>
          <w:tcPr>
            <w:tcW w:w="1140" w:type="dxa"/>
          </w:tcPr>
          <w:p w14:paraId="5D6B0EC3" w14:textId="77777777" w:rsidR="00B2583B" w:rsidRDefault="00000000">
            <w:pPr>
              <w:pStyle w:val="Compact"/>
              <w:jc w:val="right"/>
            </w:pPr>
            <w:r>
              <w:t>1</w:t>
            </w:r>
          </w:p>
        </w:tc>
        <w:tc>
          <w:tcPr>
            <w:tcW w:w="1800" w:type="dxa"/>
          </w:tcPr>
          <w:p w14:paraId="6F222F45" w14:textId="77777777" w:rsidR="00B2583B" w:rsidRDefault="00000000">
            <w:pPr>
              <w:pStyle w:val="Compact"/>
              <w:jc w:val="right"/>
            </w:pPr>
            <w:r>
              <w:t>8</w:t>
            </w:r>
          </w:p>
        </w:tc>
        <w:tc>
          <w:tcPr>
            <w:tcW w:w="1320" w:type="dxa"/>
          </w:tcPr>
          <w:p w14:paraId="0D7C6181" w14:textId="77777777" w:rsidR="00B2583B" w:rsidRDefault="00000000">
            <w:pPr>
              <w:pStyle w:val="Compact"/>
              <w:jc w:val="right"/>
            </w:pPr>
            <w:r>
              <w:t>0.70403</w:t>
            </w:r>
          </w:p>
        </w:tc>
        <w:tc>
          <w:tcPr>
            <w:tcW w:w="1500" w:type="dxa"/>
          </w:tcPr>
          <w:p w14:paraId="77B55A04" w14:textId="77777777" w:rsidR="00B2583B" w:rsidRDefault="00000000">
            <w:pPr>
              <w:pStyle w:val="Compact"/>
              <w:jc w:val="right"/>
            </w:pPr>
            <w:r>
              <w:t>4</w:t>
            </w:r>
          </w:p>
        </w:tc>
        <w:tc>
          <w:tcPr>
            <w:tcW w:w="600" w:type="dxa"/>
          </w:tcPr>
          <w:p w14:paraId="034B4896" w14:textId="77777777" w:rsidR="00B2583B" w:rsidRDefault="00000000">
            <w:pPr>
              <w:pStyle w:val="Compact"/>
              <w:jc w:val="right"/>
            </w:pPr>
            <w:r>
              <w:t>70.00</w:t>
            </w:r>
          </w:p>
        </w:tc>
      </w:tr>
      <w:tr w:rsidR="00B2583B" w14:paraId="77EFE423" w14:textId="77777777">
        <w:tc>
          <w:tcPr>
            <w:tcW w:w="1560" w:type="dxa"/>
          </w:tcPr>
          <w:p w14:paraId="13E4C602" w14:textId="77777777" w:rsidR="00B2583B" w:rsidRDefault="00000000">
            <w:pPr>
              <w:pStyle w:val="Compact"/>
            </w:pPr>
            <w:r>
              <w:t>Chlamydomonas_malina</w:t>
            </w:r>
          </w:p>
        </w:tc>
        <w:tc>
          <w:tcPr>
            <w:tcW w:w="1140" w:type="dxa"/>
          </w:tcPr>
          <w:p w14:paraId="4A8D086D" w14:textId="77777777" w:rsidR="00B2583B" w:rsidRDefault="00000000">
            <w:pPr>
              <w:pStyle w:val="Compact"/>
              <w:jc w:val="right"/>
            </w:pPr>
            <w:r>
              <w:t>1</w:t>
            </w:r>
          </w:p>
        </w:tc>
        <w:tc>
          <w:tcPr>
            <w:tcW w:w="1800" w:type="dxa"/>
          </w:tcPr>
          <w:p w14:paraId="1F89254D" w14:textId="77777777" w:rsidR="00B2583B" w:rsidRDefault="00000000">
            <w:pPr>
              <w:pStyle w:val="Compact"/>
              <w:jc w:val="right"/>
            </w:pPr>
            <w:r>
              <w:t>12</w:t>
            </w:r>
          </w:p>
        </w:tc>
        <w:tc>
          <w:tcPr>
            <w:tcW w:w="1320" w:type="dxa"/>
          </w:tcPr>
          <w:p w14:paraId="6B68BD6F" w14:textId="77777777" w:rsidR="00B2583B" w:rsidRDefault="00000000">
            <w:pPr>
              <w:pStyle w:val="Compact"/>
              <w:jc w:val="right"/>
            </w:pPr>
            <w:r>
              <w:t>0.57065</w:t>
            </w:r>
          </w:p>
        </w:tc>
        <w:tc>
          <w:tcPr>
            <w:tcW w:w="1500" w:type="dxa"/>
          </w:tcPr>
          <w:p w14:paraId="2C382996" w14:textId="77777777" w:rsidR="00B2583B" w:rsidRDefault="00000000">
            <w:pPr>
              <w:pStyle w:val="Compact"/>
              <w:jc w:val="right"/>
            </w:pPr>
            <w:r>
              <w:t>4</w:t>
            </w:r>
          </w:p>
        </w:tc>
        <w:tc>
          <w:tcPr>
            <w:tcW w:w="600" w:type="dxa"/>
          </w:tcPr>
          <w:p w14:paraId="01A02674" w14:textId="77777777" w:rsidR="00B2583B" w:rsidRDefault="00000000">
            <w:pPr>
              <w:pStyle w:val="Compact"/>
              <w:jc w:val="right"/>
            </w:pPr>
            <w:r>
              <w:t>500.00</w:t>
            </w:r>
          </w:p>
        </w:tc>
      </w:tr>
      <w:tr w:rsidR="00B2583B" w14:paraId="3833D854" w14:textId="77777777">
        <w:tc>
          <w:tcPr>
            <w:tcW w:w="1560" w:type="dxa"/>
          </w:tcPr>
          <w:p w14:paraId="4910152A" w14:textId="77777777" w:rsidR="00B2583B" w:rsidRDefault="00000000">
            <w:pPr>
              <w:pStyle w:val="Compact"/>
            </w:pPr>
            <w:r>
              <w:t>Chlamydomonas_malina</w:t>
            </w:r>
          </w:p>
        </w:tc>
        <w:tc>
          <w:tcPr>
            <w:tcW w:w="1140" w:type="dxa"/>
          </w:tcPr>
          <w:p w14:paraId="0908DAC8" w14:textId="77777777" w:rsidR="00B2583B" w:rsidRDefault="00000000">
            <w:pPr>
              <w:pStyle w:val="Compact"/>
              <w:jc w:val="right"/>
            </w:pPr>
            <w:r>
              <w:t>1</w:t>
            </w:r>
          </w:p>
        </w:tc>
        <w:tc>
          <w:tcPr>
            <w:tcW w:w="1800" w:type="dxa"/>
          </w:tcPr>
          <w:p w14:paraId="33BDDB10" w14:textId="77777777" w:rsidR="00B2583B" w:rsidRDefault="00000000">
            <w:pPr>
              <w:pStyle w:val="Compact"/>
              <w:jc w:val="right"/>
            </w:pPr>
            <w:r>
              <w:t>12</w:t>
            </w:r>
          </w:p>
        </w:tc>
        <w:tc>
          <w:tcPr>
            <w:tcW w:w="1320" w:type="dxa"/>
          </w:tcPr>
          <w:p w14:paraId="1589B554" w14:textId="77777777" w:rsidR="00B2583B" w:rsidRDefault="00000000">
            <w:pPr>
              <w:pStyle w:val="Compact"/>
              <w:jc w:val="right"/>
            </w:pPr>
            <w:r>
              <w:t>0.60195</w:t>
            </w:r>
          </w:p>
        </w:tc>
        <w:tc>
          <w:tcPr>
            <w:tcW w:w="1500" w:type="dxa"/>
          </w:tcPr>
          <w:p w14:paraId="5EFE1A0D" w14:textId="77777777" w:rsidR="00B2583B" w:rsidRDefault="00000000">
            <w:pPr>
              <w:pStyle w:val="Compact"/>
              <w:jc w:val="right"/>
            </w:pPr>
            <w:r>
              <w:t>4</w:t>
            </w:r>
          </w:p>
        </w:tc>
        <w:tc>
          <w:tcPr>
            <w:tcW w:w="600" w:type="dxa"/>
          </w:tcPr>
          <w:p w14:paraId="553A49F3" w14:textId="77777777" w:rsidR="00B2583B" w:rsidRDefault="00000000">
            <w:pPr>
              <w:pStyle w:val="Compact"/>
              <w:jc w:val="right"/>
            </w:pPr>
            <w:r>
              <w:t>70.00</w:t>
            </w:r>
          </w:p>
        </w:tc>
      </w:tr>
      <w:tr w:rsidR="00B2583B" w14:paraId="53AE0E42" w14:textId="77777777">
        <w:tc>
          <w:tcPr>
            <w:tcW w:w="1560" w:type="dxa"/>
          </w:tcPr>
          <w:p w14:paraId="37FEDB51" w14:textId="77777777" w:rsidR="00B2583B" w:rsidRDefault="00000000">
            <w:pPr>
              <w:pStyle w:val="Compact"/>
            </w:pPr>
            <w:r>
              <w:lastRenderedPageBreak/>
              <w:t>Chlamydomonas_malina</w:t>
            </w:r>
          </w:p>
        </w:tc>
        <w:tc>
          <w:tcPr>
            <w:tcW w:w="1140" w:type="dxa"/>
          </w:tcPr>
          <w:p w14:paraId="4730933C" w14:textId="77777777" w:rsidR="00B2583B" w:rsidRDefault="00000000">
            <w:pPr>
              <w:pStyle w:val="Compact"/>
              <w:jc w:val="right"/>
            </w:pPr>
            <w:r>
              <w:t>1</w:t>
            </w:r>
          </w:p>
        </w:tc>
        <w:tc>
          <w:tcPr>
            <w:tcW w:w="1800" w:type="dxa"/>
          </w:tcPr>
          <w:p w14:paraId="2D8D3259" w14:textId="77777777" w:rsidR="00B2583B" w:rsidRDefault="00000000">
            <w:pPr>
              <w:pStyle w:val="Compact"/>
              <w:jc w:val="right"/>
            </w:pPr>
            <w:r>
              <w:t>12</w:t>
            </w:r>
          </w:p>
        </w:tc>
        <w:tc>
          <w:tcPr>
            <w:tcW w:w="1320" w:type="dxa"/>
          </w:tcPr>
          <w:p w14:paraId="1CD15A19" w14:textId="77777777" w:rsidR="00B2583B" w:rsidRDefault="00000000">
            <w:pPr>
              <w:pStyle w:val="Compact"/>
              <w:jc w:val="right"/>
            </w:pPr>
            <w:r>
              <w:t>0.69271</w:t>
            </w:r>
          </w:p>
        </w:tc>
        <w:tc>
          <w:tcPr>
            <w:tcW w:w="1500" w:type="dxa"/>
          </w:tcPr>
          <w:p w14:paraId="267A3BCA" w14:textId="77777777" w:rsidR="00B2583B" w:rsidRDefault="00000000">
            <w:pPr>
              <w:pStyle w:val="Compact"/>
              <w:jc w:val="right"/>
            </w:pPr>
            <w:r>
              <w:t>4</w:t>
            </w:r>
          </w:p>
        </w:tc>
        <w:tc>
          <w:tcPr>
            <w:tcW w:w="600" w:type="dxa"/>
          </w:tcPr>
          <w:p w14:paraId="3A546B88" w14:textId="77777777" w:rsidR="00B2583B" w:rsidRDefault="00000000">
            <w:pPr>
              <w:pStyle w:val="Compact"/>
              <w:jc w:val="right"/>
            </w:pPr>
            <w:r>
              <w:t>30.00</w:t>
            </w:r>
          </w:p>
        </w:tc>
      </w:tr>
      <w:tr w:rsidR="00B2583B" w14:paraId="41782A2D" w14:textId="77777777">
        <w:tc>
          <w:tcPr>
            <w:tcW w:w="1560" w:type="dxa"/>
          </w:tcPr>
          <w:p w14:paraId="5765C940" w14:textId="77777777" w:rsidR="00B2583B" w:rsidRDefault="00000000">
            <w:pPr>
              <w:pStyle w:val="Compact"/>
            </w:pPr>
            <w:r>
              <w:t>Chlamydomonas_malina</w:t>
            </w:r>
          </w:p>
        </w:tc>
        <w:tc>
          <w:tcPr>
            <w:tcW w:w="1140" w:type="dxa"/>
          </w:tcPr>
          <w:p w14:paraId="76E67CD4" w14:textId="77777777" w:rsidR="00B2583B" w:rsidRDefault="00000000">
            <w:pPr>
              <w:pStyle w:val="Compact"/>
              <w:jc w:val="right"/>
            </w:pPr>
            <w:r>
              <w:t>1</w:t>
            </w:r>
          </w:p>
        </w:tc>
        <w:tc>
          <w:tcPr>
            <w:tcW w:w="1800" w:type="dxa"/>
          </w:tcPr>
          <w:p w14:paraId="034FD664" w14:textId="77777777" w:rsidR="00B2583B" w:rsidRDefault="00000000">
            <w:pPr>
              <w:pStyle w:val="Compact"/>
              <w:jc w:val="right"/>
            </w:pPr>
            <w:r>
              <w:t>12</w:t>
            </w:r>
          </w:p>
        </w:tc>
        <w:tc>
          <w:tcPr>
            <w:tcW w:w="1320" w:type="dxa"/>
          </w:tcPr>
          <w:p w14:paraId="28E07A18" w14:textId="77777777" w:rsidR="00B2583B" w:rsidRDefault="00000000">
            <w:pPr>
              <w:pStyle w:val="Compact"/>
              <w:jc w:val="right"/>
            </w:pPr>
            <w:r>
              <w:t>0.69536</w:t>
            </w:r>
          </w:p>
        </w:tc>
        <w:tc>
          <w:tcPr>
            <w:tcW w:w="1500" w:type="dxa"/>
          </w:tcPr>
          <w:p w14:paraId="46B8B44D" w14:textId="77777777" w:rsidR="00B2583B" w:rsidRDefault="00000000">
            <w:pPr>
              <w:pStyle w:val="Compact"/>
              <w:jc w:val="right"/>
            </w:pPr>
            <w:r>
              <w:t>4</w:t>
            </w:r>
          </w:p>
        </w:tc>
        <w:tc>
          <w:tcPr>
            <w:tcW w:w="600" w:type="dxa"/>
          </w:tcPr>
          <w:p w14:paraId="36E9C6B0" w14:textId="77777777" w:rsidR="00B2583B" w:rsidRDefault="00000000">
            <w:pPr>
              <w:pStyle w:val="Compact"/>
              <w:jc w:val="right"/>
            </w:pPr>
            <w:r>
              <w:t>70.00</w:t>
            </w:r>
          </w:p>
        </w:tc>
      </w:tr>
      <w:tr w:rsidR="00B2583B" w14:paraId="74F9EF90" w14:textId="77777777">
        <w:tc>
          <w:tcPr>
            <w:tcW w:w="1560" w:type="dxa"/>
          </w:tcPr>
          <w:p w14:paraId="39F6CAD4" w14:textId="77777777" w:rsidR="00B2583B" w:rsidRDefault="00000000">
            <w:pPr>
              <w:pStyle w:val="Compact"/>
            </w:pPr>
            <w:r>
              <w:t>Chlamydomonas_malina</w:t>
            </w:r>
          </w:p>
        </w:tc>
        <w:tc>
          <w:tcPr>
            <w:tcW w:w="1140" w:type="dxa"/>
          </w:tcPr>
          <w:p w14:paraId="4BCFEF9F" w14:textId="77777777" w:rsidR="00B2583B" w:rsidRDefault="00000000">
            <w:pPr>
              <w:pStyle w:val="Compact"/>
              <w:jc w:val="right"/>
            </w:pPr>
            <w:r>
              <w:t>2</w:t>
            </w:r>
          </w:p>
        </w:tc>
        <w:tc>
          <w:tcPr>
            <w:tcW w:w="1800" w:type="dxa"/>
          </w:tcPr>
          <w:p w14:paraId="032880FB" w14:textId="77777777" w:rsidR="00B2583B" w:rsidRDefault="00000000">
            <w:pPr>
              <w:pStyle w:val="Compact"/>
              <w:jc w:val="right"/>
            </w:pPr>
            <w:r>
              <w:t>2</w:t>
            </w:r>
          </w:p>
        </w:tc>
        <w:tc>
          <w:tcPr>
            <w:tcW w:w="1320" w:type="dxa"/>
          </w:tcPr>
          <w:p w14:paraId="43E8C4F8" w14:textId="77777777" w:rsidR="00B2583B" w:rsidRDefault="00000000">
            <w:pPr>
              <w:pStyle w:val="Compact"/>
              <w:jc w:val="right"/>
            </w:pPr>
            <w:r>
              <w:t>0.32434</w:t>
            </w:r>
          </w:p>
        </w:tc>
        <w:tc>
          <w:tcPr>
            <w:tcW w:w="1500" w:type="dxa"/>
          </w:tcPr>
          <w:p w14:paraId="53D9493E" w14:textId="77777777" w:rsidR="00B2583B" w:rsidRDefault="00000000">
            <w:pPr>
              <w:pStyle w:val="Compact"/>
              <w:jc w:val="right"/>
            </w:pPr>
            <w:r>
              <w:t>4</w:t>
            </w:r>
          </w:p>
        </w:tc>
        <w:tc>
          <w:tcPr>
            <w:tcW w:w="600" w:type="dxa"/>
          </w:tcPr>
          <w:p w14:paraId="51DBB6A0" w14:textId="77777777" w:rsidR="00B2583B" w:rsidRDefault="00000000">
            <w:pPr>
              <w:pStyle w:val="Compact"/>
              <w:jc w:val="right"/>
            </w:pPr>
            <w:r>
              <w:t>500.00</w:t>
            </w:r>
          </w:p>
        </w:tc>
      </w:tr>
      <w:tr w:rsidR="00B2583B" w14:paraId="3BB991D5" w14:textId="77777777">
        <w:tc>
          <w:tcPr>
            <w:tcW w:w="1560" w:type="dxa"/>
          </w:tcPr>
          <w:p w14:paraId="3368668B" w14:textId="77777777" w:rsidR="00B2583B" w:rsidRDefault="00000000">
            <w:pPr>
              <w:pStyle w:val="Compact"/>
            </w:pPr>
            <w:r>
              <w:t>Chlamydomonas_malina</w:t>
            </w:r>
          </w:p>
        </w:tc>
        <w:tc>
          <w:tcPr>
            <w:tcW w:w="1140" w:type="dxa"/>
          </w:tcPr>
          <w:p w14:paraId="4732A675" w14:textId="77777777" w:rsidR="00B2583B" w:rsidRDefault="00000000">
            <w:pPr>
              <w:pStyle w:val="Compact"/>
              <w:jc w:val="right"/>
            </w:pPr>
            <w:r>
              <w:t>2</w:t>
            </w:r>
          </w:p>
        </w:tc>
        <w:tc>
          <w:tcPr>
            <w:tcW w:w="1800" w:type="dxa"/>
          </w:tcPr>
          <w:p w14:paraId="7D28A6AC" w14:textId="77777777" w:rsidR="00B2583B" w:rsidRDefault="00000000">
            <w:pPr>
              <w:pStyle w:val="Compact"/>
              <w:jc w:val="right"/>
            </w:pPr>
            <w:r>
              <w:t>2</w:t>
            </w:r>
          </w:p>
        </w:tc>
        <w:tc>
          <w:tcPr>
            <w:tcW w:w="1320" w:type="dxa"/>
          </w:tcPr>
          <w:p w14:paraId="1B8F2254" w14:textId="77777777" w:rsidR="00B2583B" w:rsidRDefault="00000000">
            <w:pPr>
              <w:pStyle w:val="Compact"/>
              <w:jc w:val="right"/>
            </w:pPr>
            <w:r>
              <w:t>0.37749</w:t>
            </w:r>
          </w:p>
        </w:tc>
        <w:tc>
          <w:tcPr>
            <w:tcW w:w="1500" w:type="dxa"/>
          </w:tcPr>
          <w:p w14:paraId="5D249E25" w14:textId="77777777" w:rsidR="00B2583B" w:rsidRDefault="00000000">
            <w:pPr>
              <w:pStyle w:val="Compact"/>
              <w:jc w:val="right"/>
            </w:pPr>
            <w:r>
              <w:t>4</w:t>
            </w:r>
          </w:p>
        </w:tc>
        <w:tc>
          <w:tcPr>
            <w:tcW w:w="600" w:type="dxa"/>
          </w:tcPr>
          <w:p w14:paraId="60D3E308" w14:textId="77777777" w:rsidR="00B2583B" w:rsidRDefault="00000000">
            <w:pPr>
              <w:pStyle w:val="Compact"/>
              <w:jc w:val="right"/>
            </w:pPr>
            <w:r>
              <w:t>70.00</w:t>
            </w:r>
          </w:p>
        </w:tc>
      </w:tr>
      <w:tr w:rsidR="00B2583B" w14:paraId="15D2EA9F" w14:textId="77777777">
        <w:tc>
          <w:tcPr>
            <w:tcW w:w="1560" w:type="dxa"/>
          </w:tcPr>
          <w:p w14:paraId="591C6FBE" w14:textId="77777777" w:rsidR="00B2583B" w:rsidRDefault="00000000">
            <w:pPr>
              <w:pStyle w:val="Compact"/>
            </w:pPr>
            <w:r>
              <w:t>Chlamydomonas_malina</w:t>
            </w:r>
          </w:p>
        </w:tc>
        <w:tc>
          <w:tcPr>
            <w:tcW w:w="1140" w:type="dxa"/>
          </w:tcPr>
          <w:p w14:paraId="32F7C449" w14:textId="77777777" w:rsidR="00B2583B" w:rsidRDefault="00000000">
            <w:pPr>
              <w:pStyle w:val="Compact"/>
              <w:jc w:val="right"/>
            </w:pPr>
            <w:r>
              <w:t>2</w:t>
            </w:r>
          </w:p>
        </w:tc>
        <w:tc>
          <w:tcPr>
            <w:tcW w:w="1800" w:type="dxa"/>
          </w:tcPr>
          <w:p w14:paraId="6631EC73" w14:textId="77777777" w:rsidR="00B2583B" w:rsidRDefault="00000000">
            <w:pPr>
              <w:pStyle w:val="Compact"/>
              <w:jc w:val="right"/>
            </w:pPr>
            <w:r>
              <w:t>2</w:t>
            </w:r>
          </w:p>
        </w:tc>
        <w:tc>
          <w:tcPr>
            <w:tcW w:w="1320" w:type="dxa"/>
          </w:tcPr>
          <w:p w14:paraId="2448E001" w14:textId="77777777" w:rsidR="00B2583B" w:rsidRDefault="00000000">
            <w:pPr>
              <w:pStyle w:val="Compact"/>
              <w:jc w:val="right"/>
            </w:pPr>
            <w:r>
              <w:t>0.39601</w:t>
            </w:r>
          </w:p>
        </w:tc>
        <w:tc>
          <w:tcPr>
            <w:tcW w:w="1500" w:type="dxa"/>
          </w:tcPr>
          <w:p w14:paraId="1AC6533E" w14:textId="77777777" w:rsidR="00B2583B" w:rsidRDefault="00000000">
            <w:pPr>
              <w:pStyle w:val="Compact"/>
              <w:jc w:val="right"/>
            </w:pPr>
            <w:r>
              <w:t>4</w:t>
            </w:r>
          </w:p>
        </w:tc>
        <w:tc>
          <w:tcPr>
            <w:tcW w:w="600" w:type="dxa"/>
          </w:tcPr>
          <w:p w14:paraId="457432F0" w14:textId="77777777" w:rsidR="00B2583B" w:rsidRDefault="00000000">
            <w:pPr>
              <w:pStyle w:val="Compact"/>
              <w:jc w:val="right"/>
            </w:pPr>
            <w:r>
              <w:t>30.00</w:t>
            </w:r>
          </w:p>
        </w:tc>
      </w:tr>
      <w:tr w:rsidR="00B2583B" w14:paraId="2BCCFFF9" w14:textId="77777777">
        <w:tc>
          <w:tcPr>
            <w:tcW w:w="1560" w:type="dxa"/>
          </w:tcPr>
          <w:p w14:paraId="577F8989" w14:textId="77777777" w:rsidR="00B2583B" w:rsidRDefault="00000000">
            <w:pPr>
              <w:pStyle w:val="Compact"/>
            </w:pPr>
            <w:r>
              <w:t>Chlamydomonas_malina</w:t>
            </w:r>
          </w:p>
        </w:tc>
        <w:tc>
          <w:tcPr>
            <w:tcW w:w="1140" w:type="dxa"/>
          </w:tcPr>
          <w:p w14:paraId="52CC3A50" w14:textId="77777777" w:rsidR="00B2583B" w:rsidRDefault="00000000">
            <w:pPr>
              <w:pStyle w:val="Compact"/>
              <w:jc w:val="right"/>
            </w:pPr>
            <w:r>
              <w:t>2</w:t>
            </w:r>
          </w:p>
        </w:tc>
        <w:tc>
          <w:tcPr>
            <w:tcW w:w="1800" w:type="dxa"/>
          </w:tcPr>
          <w:p w14:paraId="7FE5FE54" w14:textId="77777777" w:rsidR="00B2583B" w:rsidRDefault="00000000">
            <w:pPr>
              <w:pStyle w:val="Compact"/>
              <w:jc w:val="right"/>
            </w:pPr>
            <w:r>
              <w:t>4</w:t>
            </w:r>
          </w:p>
        </w:tc>
        <w:tc>
          <w:tcPr>
            <w:tcW w:w="1320" w:type="dxa"/>
          </w:tcPr>
          <w:p w14:paraId="355AD29B" w14:textId="77777777" w:rsidR="00B2583B" w:rsidRDefault="00000000">
            <w:pPr>
              <w:pStyle w:val="Compact"/>
              <w:jc w:val="right"/>
            </w:pPr>
            <w:r>
              <w:t>0.31635</w:t>
            </w:r>
          </w:p>
        </w:tc>
        <w:tc>
          <w:tcPr>
            <w:tcW w:w="1500" w:type="dxa"/>
          </w:tcPr>
          <w:p w14:paraId="784E41F9" w14:textId="77777777" w:rsidR="00B2583B" w:rsidRDefault="00000000">
            <w:pPr>
              <w:pStyle w:val="Compact"/>
              <w:jc w:val="right"/>
            </w:pPr>
            <w:r>
              <w:t>4</w:t>
            </w:r>
          </w:p>
        </w:tc>
        <w:tc>
          <w:tcPr>
            <w:tcW w:w="600" w:type="dxa"/>
          </w:tcPr>
          <w:p w14:paraId="6D45DA1A" w14:textId="77777777" w:rsidR="00B2583B" w:rsidRDefault="00000000">
            <w:pPr>
              <w:pStyle w:val="Compact"/>
              <w:jc w:val="right"/>
            </w:pPr>
            <w:r>
              <w:t>500.00</w:t>
            </w:r>
          </w:p>
        </w:tc>
      </w:tr>
      <w:tr w:rsidR="00B2583B" w14:paraId="060C5338" w14:textId="77777777">
        <w:tc>
          <w:tcPr>
            <w:tcW w:w="1560" w:type="dxa"/>
          </w:tcPr>
          <w:p w14:paraId="7284B5EA" w14:textId="77777777" w:rsidR="00B2583B" w:rsidRDefault="00000000">
            <w:pPr>
              <w:pStyle w:val="Compact"/>
            </w:pPr>
            <w:r>
              <w:t>Chlamydomonas_malina</w:t>
            </w:r>
          </w:p>
        </w:tc>
        <w:tc>
          <w:tcPr>
            <w:tcW w:w="1140" w:type="dxa"/>
          </w:tcPr>
          <w:p w14:paraId="6843D6A1" w14:textId="77777777" w:rsidR="00B2583B" w:rsidRDefault="00000000">
            <w:pPr>
              <w:pStyle w:val="Compact"/>
              <w:jc w:val="right"/>
            </w:pPr>
            <w:r>
              <w:t>2</w:t>
            </w:r>
          </w:p>
        </w:tc>
        <w:tc>
          <w:tcPr>
            <w:tcW w:w="1800" w:type="dxa"/>
          </w:tcPr>
          <w:p w14:paraId="0D8DCBD0" w14:textId="77777777" w:rsidR="00B2583B" w:rsidRDefault="00000000">
            <w:pPr>
              <w:pStyle w:val="Compact"/>
              <w:jc w:val="right"/>
            </w:pPr>
            <w:r>
              <w:t>4</w:t>
            </w:r>
          </w:p>
        </w:tc>
        <w:tc>
          <w:tcPr>
            <w:tcW w:w="1320" w:type="dxa"/>
          </w:tcPr>
          <w:p w14:paraId="13D09E91" w14:textId="77777777" w:rsidR="00B2583B" w:rsidRDefault="00000000">
            <w:pPr>
              <w:pStyle w:val="Compact"/>
              <w:jc w:val="right"/>
            </w:pPr>
            <w:r>
              <w:t>0.32365</w:t>
            </w:r>
          </w:p>
        </w:tc>
        <w:tc>
          <w:tcPr>
            <w:tcW w:w="1500" w:type="dxa"/>
          </w:tcPr>
          <w:p w14:paraId="455FD666" w14:textId="77777777" w:rsidR="00B2583B" w:rsidRDefault="00000000">
            <w:pPr>
              <w:pStyle w:val="Compact"/>
              <w:jc w:val="right"/>
            </w:pPr>
            <w:r>
              <w:t>4</w:t>
            </w:r>
          </w:p>
        </w:tc>
        <w:tc>
          <w:tcPr>
            <w:tcW w:w="600" w:type="dxa"/>
          </w:tcPr>
          <w:p w14:paraId="08B0E9F7" w14:textId="77777777" w:rsidR="00B2583B" w:rsidRDefault="00000000">
            <w:pPr>
              <w:pStyle w:val="Compact"/>
              <w:jc w:val="right"/>
            </w:pPr>
            <w:r>
              <w:t>70.00</w:t>
            </w:r>
          </w:p>
        </w:tc>
      </w:tr>
      <w:tr w:rsidR="00B2583B" w14:paraId="118F09FC" w14:textId="77777777">
        <w:tc>
          <w:tcPr>
            <w:tcW w:w="1560" w:type="dxa"/>
          </w:tcPr>
          <w:p w14:paraId="21E13E72" w14:textId="77777777" w:rsidR="00B2583B" w:rsidRDefault="00000000">
            <w:pPr>
              <w:pStyle w:val="Compact"/>
            </w:pPr>
            <w:r>
              <w:t>Chlamydomonas_malina</w:t>
            </w:r>
          </w:p>
        </w:tc>
        <w:tc>
          <w:tcPr>
            <w:tcW w:w="1140" w:type="dxa"/>
          </w:tcPr>
          <w:p w14:paraId="5925709B" w14:textId="77777777" w:rsidR="00B2583B" w:rsidRDefault="00000000">
            <w:pPr>
              <w:pStyle w:val="Compact"/>
              <w:jc w:val="right"/>
            </w:pPr>
            <w:r>
              <w:t>2</w:t>
            </w:r>
          </w:p>
        </w:tc>
        <w:tc>
          <w:tcPr>
            <w:tcW w:w="1800" w:type="dxa"/>
          </w:tcPr>
          <w:p w14:paraId="0C5DD84F" w14:textId="77777777" w:rsidR="00B2583B" w:rsidRDefault="00000000">
            <w:pPr>
              <w:pStyle w:val="Compact"/>
              <w:jc w:val="right"/>
            </w:pPr>
            <w:r>
              <w:t>4</w:t>
            </w:r>
          </w:p>
        </w:tc>
        <w:tc>
          <w:tcPr>
            <w:tcW w:w="1320" w:type="dxa"/>
          </w:tcPr>
          <w:p w14:paraId="073FF4B1" w14:textId="77777777" w:rsidR="00B2583B" w:rsidRDefault="00000000">
            <w:pPr>
              <w:pStyle w:val="Compact"/>
              <w:jc w:val="right"/>
            </w:pPr>
            <w:r>
              <w:t>0.36867</w:t>
            </w:r>
          </w:p>
        </w:tc>
        <w:tc>
          <w:tcPr>
            <w:tcW w:w="1500" w:type="dxa"/>
          </w:tcPr>
          <w:p w14:paraId="3B9AE14C" w14:textId="77777777" w:rsidR="00B2583B" w:rsidRDefault="00000000">
            <w:pPr>
              <w:pStyle w:val="Compact"/>
              <w:jc w:val="right"/>
            </w:pPr>
            <w:r>
              <w:t>4</w:t>
            </w:r>
          </w:p>
        </w:tc>
        <w:tc>
          <w:tcPr>
            <w:tcW w:w="600" w:type="dxa"/>
          </w:tcPr>
          <w:p w14:paraId="3FC206E3" w14:textId="77777777" w:rsidR="00B2583B" w:rsidRDefault="00000000">
            <w:pPr>
              <w:pStyle w:val="Compact"/>
              <w:jc w:val="right"/>
            </w:pPr>
            <w:r>
              <w:t>30.00</w:t>
            </w:r>
          </w:p>
        </w:tc>
      </w:tr>
      <w:tr w:rsidR="00B2583B" w14:paraId="7D92512F" w14:textId="77777777">
        <w:tc>
          <w:tcPr>
            <w:tcW w:w="1560" w:type="dxa"/>
          </w:tcPr>
          <w:p w14:paraId="377EC205" w14:textId="77777777" w:rsidR="00B2583B" w:rsidRDefault="00000000">
            <w:pPr>
              <w:pStyle w:val="Compact"/>
            </w:pPr>
            <w:r>
              <w:t>Chlamydomonas_malina</w:t>
            </w:r>
          </w:p>
        </w:tc>
        <w:tc>
          <w:tcPr>
            <w:tcW w:w="1140" w:type="dxa"/>
          </w:tcPr>
          <w:p w14:paraId="14E5F982" w14:textId="77777777" w:rsidR="00B2583B" w:rsidRDefault="00000000">
            <w:pPr>
              <w:pStyle w:val="Compact"/>
              <w:jc w:val="right"/>
            </w:pPr>
            <w:r>
              <w:t>2</w:t>
            </w:r>
          </w:p>
        </w:tc>
        <w:tc>
          <w:tcPr>
            <w:tcW w:w="1800" w:type="dxa"/>
          </w:tcPr>
          <w:p w14:paraId="55A1B2D6" w14:textId="77777777" w:rsidR="00B2583B" w:rsidRDefault="00000000">
            <w:pPr>
              <w:pStyle w:val="Compact"/>
              <w:jc w:val="right"/>
            </w:pPr>
            <w:r>
              <w:t>4</w:t>
            </w:r>
          </w:p>
        </w:tc>
        <w:tc>
          <w:tcPr>
            <w:tcW w:w="1320" w:type="dxa"/>
          </w:tcPr>
          <w:p w14:paraId="3756A7F1" w14:textId="77777777" w:rsidR="00B2583B" w:rsidRDefault="00000000">
            <w:pPr>
              <w:pStyle w:val="Compact"/>
              <w:jc w:val="right"/>
            </w:pPr>
            <w:r>
              <w:t>0.37276</w:t>
            </w:r>
          </w:p>
        </w:tc>
        <w:tc>
          <w:tcPr>
            <w:tcW w:w="1500" w:type="dxa"/>
          </w:tcPr>
          <w:p w14:paraId="1275871E" w14:textId="77777777" w:rsidR="00B2583B" w:rsidRDefault="00000000">
            <w:pPr>
              <w:pStyle w:val="Compact"/>
              <w:jc w:val="right"/>
            </w:pPr>
            <w:r>
              <w:t>4</w:t>
            </w:r>
          </w:p>
        </w:tc>
        <w:tc>
          <w:tcPr>
            <w:tcW w:w="600" w:type="dxa"/>
          </w:tcPr>
          <w:p w14:paraId="41CD5713" w14:textId="77777777" w:rsidR="00B2583B" w:rsidRDefault="00000000">
            <w:pPr>
              <w:pStyle w:val="Compact"/>
              <w:jc w:val="right"/>
            </w:pPr>
            <w:r>
              <w:t>70.00</w:t>
            </w:r>
          </w:p>
        </w:tc>
      </w:tr>
      <w:tr w:rsidR="00B2583B" w14:paraId="20AC6A07" w14:textId="77777777">
        <w:tc>
          <w:tcPr>
            <w:tcW w:w="1560" w:type="dxa"/>
          </w:tcPr>
          <w:p w14:paraId="71417DBE" w14:textId="77777777" w:rsidR="00B2583B" w:rsidRDefault="00000000">
            <w:pPr>
              <w:pStyle w:val="Compact"/>
            </w:pPr>
            <w:r>
              <w:t>Chlamydomonas_malina</w:t>
            </w:r>
          </w:p>
        </w:tc>
        <w:tc>
          <w:tcPr>
            <w:tcW w:w="1140" w:type="dxa"/>
          </w:tcPr>
          <w:p w14:paraId="7881E405" w14:textId="77777777" w:rsidR="00B2583B" w:rsidRDefault="00000000">
            <w:pPr>
              <w:pStyle w:val="Compact"/>
              <w:jc w:val="right"/>
            </w:pPr>
            <w:r>
              <w:t>2</w:t>
            </w:r>
          </w:p>
        </w:tc>
        <w:tc>
          <w:tcPr>
            <w:tcW w:w="1800" w:type="dxa"/>
          </w:tcPr>
          <w:p w14:paraId="2A1599B7" w14:textId="77777777" w:rsidR="00B2583B" w:rsidRDefault="00000000">
            <w:pPr>
              <w:pStyle w:val="Compact"/>
              <w:jc w:val="right"/>
            </w:pPr>
            <w:r>
              <w:t>8</w:t>
            </w:r>
          </w:p>
        </w:tc>
        <w:tc>
          <w:tcPr>
            <w:tcW w:w="1320" w:type="dxa"/>
          </w:tcPr>
          <w:p w14:paraId="19B6CBBD" w14:textId="77777777" w:rsidR="00B2583B" w:rsidRDefault="00000000">
            <w:pPr>
              <w:pStyle w:val="Compact"/>
              <w:jc w:val="right"/>
            </w:pPr>
            <w:r>
              <w:t>0.30068</w:t>
            </w:r>
          </w:p>
        </w:tc>
        <w:tc>
          <w:tcPr>
            <w:tcW w:w="1500" w:type="dxa"/>
          </w:tcPr>
          <w:p w14:paraId="14B2C55D" w14:textId="77777777" w:rsidR="00B2583B" w:rsidRDefault="00000000">
            <w:pPr>
              <w:pStyle w:val="Compact"/>
              <w:jc w:val="right"/>
            </w:pPr>
            <w:r>
              <w:t>4</w:t>
            </w:r>
          </w:p>
        </w:tc>
        <w:tc>
          <w:tcPr>
            <w:tcW w:w="600" w:type="dxa"/>
          </w:tcPr>
          <w:p w14:paraId="294A4100" w14:textId="77777777" w:rsidR="00B2583B" w:rsidRDefault="00000000">
            <w:pPr>
              <w:pStyle w:val="Compact"/>
              <w:jc w:val="right"/>
            </w:pPr>
            <w:r>
              <w:t>500.00</w:t>
            </w:r>
          </w:p>
        </w:tc>
      </w:tr>
      <w:tr w:rsidR="00B2583B" w14:paraId="77C9C430" w14:textId="77777777">
        <w:tc>
          <w:tcPr>
            <w:tcW w:w="1560" w:type="dxa"/>
          </w:tcPr>
          <w:p w14:paraId="116C5DE5" w14:textId="77777777" w:rsidR="00B2583B" w:rsidRDefault="00000000">
            <w:pPr>
              <w:pStyle w:val="Compact"/>
            </w:pPr>
            <w:r>
              <w:t>Chlamydomonas_malina</w:t>
            </w:r>
          </w:p>
        </w:tc>
        <w:tc>
          <w:tcPr>
            <w:tcW w:w="1140" w:type="dxa"/>
          </w:tcPr>
          <w:p w14:paraId="055ADB62" w14:textId="77777777" w:rsidR="00B2583B" w:rsidRDefault="00000000">
            <w:pPr>
              <w:pStyle w:val="Compact"/>
              <w:jc w:val="right"/>
            </w:pPr>
            <w:r>
              <w:t>2</w:t>
            </w:r>
          </w:p>
        </w:tc>
        <w:tc>
          <w:tcPr>
            <w:tcW w:w="1800" w:type="dxa"/>
          </w:tcPr>
          <w:p w14:paraId="099EF321" w14:textId="77777777" w:rsidR="00B2583B" w:rsidRDefault="00000000">
            <w:pPr>
              <w:pStyle w:val="Compact"/>
              <w:jc w:val="right"/>
            </w:pPr>
            <w:r>
              <w:t>8</w:t>
            </w:r>
          </w:p>
        </w:tc>
        <w:tc>
          <w:tcPr>
            <w:tcW w:w="1320" w:type="dxa"/>
          </w:tcPr>
          <w:p w14:paraId="31E1F921" w14:textId="77777777" w:rsidR="00B2583B" w:rsidRDefault="00000000">
            <w:pPr>
              <w:pStyle w:val="Compact"/>
              <w:jc w:val="right"/>
            </w:pPr>
            <w:r>
              <w:t>0.32339</w:t>
            </w:r>
          </w:p>
        </w:tc>
        <w:tc>
          <w:tcPr>
            <w:tcW w:w="1500" w:type="dxa"/>
          </w:tcPr>
          <w:p w14:paraId="451F2D0C" w14:textId="77777777" w:rsidR="00B2583B" w:rsidRDefault="00000000">
            <w:pPr>
              <w:pStyle w:val="Compact"/>
              <w:jc w:val="right"/>
            </w:pPr>
            <w:r>
              <w:t>4</w:t>
            </w:r>
          </w:p>
        </w:tc>
        <w:tc>
          <w:tcPr>
            <w:tcW w:w="600" w:type="dxa"/>
          </w:tcPr>
          <w:p w14:paraId="580FF8D4" w14:textId="77777777" w:rsidR="00B2583B" w:rsidRDefault="00000000">
            <w:pPr>
              <w:pStyle w:val="Compact"/>
              <w:jc w:val="right"/>
            </w:pPr>
            <w:r>
              <w:t>70.00</w:t>
            </w:r>
          </w:p>
        </w:tc>
      </w:tr>
      <w:tr w:rsidR="00B2583B" w14:paraId="1E500A30" w14:textId="77777777">
        <w:tc>
          <w:tcPr>
            <w:tcW w:w="1560" w:type="dxa"/>
          </w:tcPr>
          <w:p w14:paraId="12786A37" w14:textId="77777777" w:rsidR="00B2583B" w:rsidRDefault="00000000">
            <w:pPr>
              <w:pStyle w:val="Compact"/>
            </w:pPr>
            <w:r>
              <w:t>Chlamydomonas_malina</w:t>
            </w:r>
          </w:p>
        </w:tc>
        <w:tc>
          <w:tcPr>
            <w:tcW w:w="1140" w:type="dxa"/>
          </w:tcPr>
          <w:p w14:paraId="308F6E5D" w14:textId="77777777" w:rsidR="00B2583B" w:rsidRDefault="00000000">
            <w:pPr>
              <w:pStyle w:val="Compact"/>
              <w:jc w:val="right"/>
            </w:pPr>
            <w:r>
              <w:t>2</w:t>
            </w:r>
          </w:p>
        </w:tc>
        <w:tc>
          <w:tcPr>
            <w:tcW w:w="1800" w:type="dxa"/>
          </w:tcPr>
          <w:p w14:paraId="0989A9F9" w14:textId="77777777" w:rsidR="00B2583B" w:rsidRDefault="00000000">
            <w:pPr>
              <w:pStyle w:val="Compact"/>
              <w:jc w:val="right"/>
            </w:pPr>
            <w:r>
              <w:t>8</w:t>
            </w:r>
          </w:p>
        </w:tc>
        <w:tc>
          <w:tcPr>
            <w:tcW w:w="1320" w:type="dxa"/>
          </w:tcPr>
          <w:p w14:paraId="014A742D" w14:textId="77777777" w:rsidR="00B2583B" w:rsidRDefault="00000000">
            <w:pPr>
              <w:pStyle w:val="Compact"/>
              <w:jc w:val="right"/>
            </w:pPr>
            <w:r>
              <w:t>0.35373</w:t>
            </w:r>
          </w:p>
        </w:tc>
        <w:tc>
          <w:tcPr>
            <w:tcW w:w="1500" w:type="dxa"/>
          </w:tcPr>
          <w:p w14:paraId="20579719" w14:textId="77777777" w:rsidR="00B2583B" w:rsidRDefault="00000000">
            <w:pPr>
              <w:pStyle w:val="Compact"/>
              <w:jc w:val="right"/>
            </w:pPr>
            <w:r>
              <w:t>4</w:t>
            </w:r>
          </w:p>
        </w:tc>
        <w:tc>
          <w:tcPr>
            <w:tcW w:w="600" w:type="dxa"/>
          </w:tcPr>
          <w:p w14:paraId="5B4C6F20" w14:textId="77777777" w:rsidR="00B2583B" w:rsidRDefault="00000000">
            <w:pPr>
              <w:pStyle w:val="Compact"/>
              <w:jc w:val="right"/>
            </w:pPr>
            <w:r>
              <w:t>30.00</w:t>
            </w:r>
          </w:p>
        </w:tc>
      </w:tr>
      <w:tr w:rsidR="00B2583B" w14:paraId="2FBDFFC6" w14:textId="77777777">
        <w:tc>
          <w:tcPr>
            <w:tcW w:w="1560" w:type="dxa"/>
          </w:tcPr>
          <w:p w14:paraId="7FA39047" w14:textId="77777777" w:rsidR="00B2583B" w:rsidRDefault="00000000">
            <w:pPr>
              <w:pStyle w:val="Compact"/>
            </w:pPr>
            <w:r>
              <w:t>Chlamydomonas_malina</w:t>
            </w:r>
          </w:p>
        </w:tc>
        <w:tc>
          <w:tcPr>
            <w:tcW w:w="1140" w:type="dxa"/>
          </w:tcPr>
          <w:p w14:paraId="40E2E084" w14:textId="77777777" w:rsidR="00B2583B" w:rsidRDefault="00000000">
            <w:pPr>
              <w:pStyle w:val="Compact"/>
              <w:jc w:val="right"/>
            </w:pPr>
            <w:r>
              <w:t>2</w:t>
            </w:r>
          </w:p>
        </w:tc>
        <w:tc>
          <w:tcPr>
            <w:tcW w:w="1800" w:type="dxa"/>
          </w:tcPr>
          <w:p w14:paraId="5ACBF102" w14:textId="77777777" w:rsidR="00B2583B" w:rsidRDefault="00000000">
            <w:pPr>
              <w:pStyle w:val="Compact"/>
              <w:jc w:val="right"/>
            </w:pPr>
            <w:r>
              <w:t>8</w:t>
            </w:r>
          </w:p>
        </w:tc>
        <w:tc>
          <w:tcPr>
            <w:tcW w:w="1320" w:type="dxa"/>
          </w:tcPr>
          <w:p w14:paraId="5CE9B763" w14:textId="77777777" w:rsidR="00B2583B" w:rsidRDefault="00000000">
            <w:pPr>
              <w:pStyle w:val="Compact"/>
              <w:jc w:val="right"/>
            </w:pPr>
            <w:r>
              <w:t>0.35643</w:t>
            </w:r>
          </w:p>
        </w:tc>
        <w:tc>
          <w:tcPr>
            <w:tcW w:w="1500" w:type="dxa"/>
          </w:tcPr>
          <w:p w14:paraId="0D2D2CC1" w14:textId="77777777" w:rsidR="00B2583B" w:rsidRDefault="00000000">
            <w:pPr>
              <w:pStyle w:val="Compact"/>
              <w:jc w:val="right"/>
            </w:pPr>
            <w:r>
              <w:t>4</w:t>
            </w:r>
          </w:p>
        </w:tc>
        <w:tc>
          <w:tcPr>
            <w:tcW w:w="600" w:type="dxa"/>
          </w:tcPr>
          <w:p w14:paraId="191AAF26" w14:textId="77777777" w:rsidR="00B2583B" w:rsidRDefault="00000000">
            <w:pPr>
              <w:pStyle w:val="Compact"/>
              <w:jc w:val="right"/>
            </w:pPr>
            <w:r>
              <w:t>70.00</w:t>
            </w:r>
          </w:p>
        </w:tc>
      </w:tr>
      <w:tr w:rsidR="00B2583B" w14:paraId="5089B983" w14:textId="77777777">
        <w:tc>
          <w:tcPr>
            <w:tcW w:w="1560" w:type="dxa"/>
          </w:tcPr>
          <w:p w14:paraId="270A26E6" w14:textId="77777777" w:rsidR="00B2583B" w:rsidRDefault="00000000">
            <w:pPr>
              <w:pStyle w:val="Compact"/>
            </w:pPr>
            <w:r>
              <w:t>Chlamydomonas_malina</w:t>
            </w:r>
          </w:p>
        </w:tc>
        <w:tc>
          <w:tcPr>
            <w:tcW w:w="1140" w:type="dxa"/>
          </w:tcPr>
          <w:p w14:paraId="4B830279" w14:textId="77777777" w:rsidR="00B2583B" w:rsidRDefault="00000000">
            <w:pPr>
              <w:pStyle w:val="Compact"/>
              <w:jc w:val="right"/>
            </w:pPr>
            <w:r>
              <w:t>2</w:t>
            </w:r>
          </w:p>
        </w:tc>
        <w:tc>
          <w:tcPr>
            <w:tcW w:w="1800" w:type="dxa"/>
          </w:tcPr>
          <w:p w14:paraId="7C02A948" w14:textId="77777777" w:rsidR="00B2583B" w:rsidRDefault="00000000">
            <w:pPr>
              <w:pStyle w:val="Compact"/>
              <w:jc w:val="right"/>
            </w:pPr>
            <w:r>
              <w:t>12</w:t>
            </w:r>
          </w:p>
        </w:tc>
        <w:tc>
          <w:tcPr>
            <w:tcW w:w="1320" w:type="dxa"/>
          </w:tcPr>
          <w:p w14:paraId="0D251A62" w14:textId="77777777" w:rsidR="00B2583B" w:rsidRDefault="00000000">
            <w:pPr>
              <w:pStyle w:val="Compact"/>
              <w:jc w:val="right"/>
            </w:pPr>
            <w:r>
              <w:t>0.29669</w:t>
            </w:r>
          </w:p>
        </w:tc>
        <w:tc>
          <w:tcPr>
            <w:tcW w:w="1500" w:type="dxa"/>
          </w:tcPr>
          <w:p w14:paraId="6371D261" w14:textId="77777777" w:rsidR="00B2583B" w:rsidRDefault="00000000">
            <w:pPr>
              <w:pStyle w:val="Compact"/>
              <w:jc w:val="right"/>
            </w:pPr>
            <w:r>
              <w:t>4</w:t>
            </w:r>
          </w:p>
        </w:tc>
        <w:tc>
          <w:tcPr>
            <w:tcW w:w="600" w:type="dxa"/>
          </w:tcPr>
          <w:p w14:paraId="20A0B698" w14:textId="77777777" w:rsidR="00B2583B" w:rsidRDefault="00000000">
            <w:pPr>
              <w:pStyle w:val="Compact"/>
              <w:jc w:val="right"/>
            </w:pPr>
            <w:r>
              <w:t>70.00</w:t>
            </w:r>
          </w:p>
        </w:tc>
      </w:tr>
      <w:tr w:rsidR="00B2583B" w14:paraId="332A7E54" w14:textId="77777777">
        <w:tc>
          <w:tcPr>
            <w:tcW w:w="1560" w:type="dxa"/>
          </w:tcPr>
          <w:p w14:paraId="4E9EBDB1" w14:textId="77777777" w:rsidR="00B2583B" w:rsidRDefault="00000000">
            <w:pPr>
              <w:pStyle w:val="Compact"/>
            </w:pPr>
            <w:r>
              <w:t>Chlamydomonas_malina</w:t>
            </w:r>
          </w:p>
        </w:tc>
        <w:tc>
          <w:tcPr>
            <w:tcW w:w="1140" w:type="dxa"/>
          </w:tcPr>
          <w:p w14:paraId="3AE006BE" w14:textId="77777777" w:rsidR="00B2583B" w:rsidRDefault="00000000">
            <w:pPr>
              <w:pStyle w:val="Compact"/>
              <w:jc w:val="right"/>
            </w:pPr>
            <w:r>
              <w:t>4</w:t>
            </w:r>
          </w:p>
        </w:tc>
        <w:tc>
          <w:tcPr>
            <w:tcW w:w="1800" w:type="dxa"/>
          </w:tcPr>
          <w:p w14:paraId="3F6F7FE4" w14:textId="77777777" w:rsidR="00B2583B" w:rsidRDefault="00000000">
            <w:pPr>
              <w:pStyle w:val="Compact"/>
              <w:jc w:val="right"/>
            </w:pPr>
            <w:r>
              <w:t>2</w:t>
            </w:r>
          </w:p>
        </w:tc>
        <w:tc>
          <w:tcPr>
            <w:tcW w:w="1320" w:type="dxa"/>
          </w:tcPr>
          <w:p w14:paraId="338A11A4" w14:textId="77777777" w:rsidR="00B2583B" w:rsidRDefault="00000000">
            <w:pPr>
              <w:pStyle w:val="Compact"/>
              <w:jc w:val="right"/>
            </w:pPr>
            <w:r>
              <w:t>0.16420</w:t>
            </w:r>
          </w:p>
        </w:tc>
        <w:tc>
          <w:tcPr>
            <w:tcW w:w="1500" w:type="dxa"/>
          </w:tcPr>
          <w:p w14:paraId="52D382D0" w14:textId="77777777" w:rsidR="00B2583B" w:rsidRDefault="00000000">
            <w:pPr>
              <w:pStyle w:val="Compact"/>
              <w:jc w:val="right"/>
            </w:pPr>
            <w:r>
              <w:t>4</w:t>
            </w:r>
          </w:p>
        </w:tc>
        <w:tc>
          <w:tcPr>
            <w:tcW w:w="600" w:type="dxa"/>
          </w:tcPr>
          <w:p w14:paraId="174E5549" w14:textId="77777777" w:rsidR="00B2583B" w:rsidRDefault="00000000">
            <w:pPr>
              <w:pStyle w:val="Compact"/>
              <w:jc w:val="right"/>
            </w:pPr>
            <w:r>
              <w:t>500.00</w:t>
            </w:r>
          </w:p>
        </w:tc>
      </w:tr>
      <w:tr w:rsidR="00B2583B" w14:paraId="3F4DA408" w14:textId="77777777">
        <w:tc>
          <w:tcPr>
            <w:tcW w:w="1560" w:type="dxa"/>
          </w:tcPr>
          <w:p w14:paraId="003D27D3" w14:textId="77777777" w:rsidR="00B2583B" w:rsidRDefault="00000000">
            <w:pPr>
              <w:pStyle w:val="Compact"/>
            </w:pPr>
            <w:r>
              <w:t>Chlamydomonas_malina</w:t>
            </w:r>
          </w:p>
        </w:tc>
        <w:tc>
          <w:tcPr>
            <w:tcW w:w="1140" w:type="dxa"/>
          </w:tcPr>
          <w:p w14:paraId="452D6BD2" w14:textId="77777777" w:rsidR="00B2583B" w:rsidRDefault="00000000">
            <w:pPr>
              <w:pStyle w:val="Compact"/>
              <w:jc w:val="right"/>
            </w:pPr>
            <w:r>
              <w:t>4</w:t>
            </w:r>
          </w:p>
        </w:tc>
        <w:tc>
          <w:tcPr>
            <w:tcW w:w="1800" w:type="dxa"/>
          </w:tcPr>
          <w:p w14:paraId="7A8E2A88" w14:textId="77777777" w:rsidR="00B2583B" w:rsidRDefault="00000000">
            <w:pPr>
              <w:pStyle w:val="Compact"/>
              <w:jc w:val="right"/>
            </w:pPr>
            <w:r>
              <w:t>2</w:t>
            </w:r>
          </w:p>
        </w:tc>
        <w:tc>
          <w:tcPr>
            <w:tcW w:w="1320" w:type="dxa"/>
          </w:tcPr>
          <w:p w14:paraId="3B02AA6D" w14:textId="77777777" w:rsidR="00B2583B" w:rsidRDefault="00000000">
            <w:pPr>
              <w:pStyle w:val="Compact"/>
              <w:jc w:val="right"/>
            </w:pPr>
            <w:r>
              <w:t>0.19367</w:t>
            </w:r>
          </w:p>
        </w:tc>
        <w:tc>
          <w:tcPr>
            <w:tcW w:w="1500" w:type="dxa"/>
          </w:tcPr>
          <w:p w14:paraId="7050FDB9" w14:textId="77777777" w:rsidR="00B2583B" w:rsidRDefault="00000000">
            <w:pPr>
              <w:pStyle w:val="Compact"/>
              <w:jc w:val="right"/>
            </w:pPr>
            <w:r>
              <w:t>4</w:t>
            </w:r>
          </w:p>
        </w:tc>
        <w:tc>
          <w:tcPr>
            <w:tcW w:w="600" w:type="dxa"/>
          </w:tcPr>
          <w:p w14:paraId="6E229226" w14:textId="77777777" w:rsidR="00B2583B" w:rsidRDefault="00000000">
            <w:pPr>
              <w:pStyle w:val="Compact"/>
              <w:jc w:val="right"/>
            </w:pPr>
            <w:r>
              <w:t>70.00</w:t>
            </w:r>
          </w:p>
        </w:tc>
      </w:tr>
      <w:tr w:rsidR="00B2583B" w14:paraId="02D1DBCD" w14:textId="77777777">
        <w:tc>
          <w:tcPr>
            <w:tcW w:w="1560" w:type="dxa"/>
          </w:tcPr>
          <w:p w14:paraId="209A93DC" w14:textId="77777777" w:rsidR="00B2583B" w:rsidRDefault="00000000">
            <w:pPr>
              <w:pStyle w:val="Compact"/>
            </w:pPr>
            <w:r>
              <w:t>Chlamydomonas_malina</w:t>
            </w:r>
          </w:p>
        </w:tc>
        <w:tc>
          <w:tcPr>
            <w:tcW w:w="1140" w:type="dxa"/>
          </w:tcPr>
          <w:p w14:paraId="6527274D" w14:textId="77777777" w:rsidR="00B2583B" w:rsidRDefault="00000000">
            <w:pPr>
              <w:pStyle w:val="Compact"/>
              <w:jc w:val="right"/>
            </w:pPr>
            <w:r>
              <w:t>4</w:t>
            </w:r>
          </w:p>
        </w:tc>
        <w:tc>
          <w:tcPr>
            <w:tcW w:w="1800" w:type="dxa"/>
          </w:tcPr>
          <w:p w14:paraId="2A1BA0A5" w14:textId="77777777" w:rsidR="00B2583B" w:rsidRDefault="00000000">
            <w:pPr>
              <w:pStyle w:val="Compact"/>
              <w:jc w:val="right"/>
            </w:pPr>
            <w:r>
              <w:t>2</w:t>
            </w:r>
          </w:p>
        </w:tc>
        <w:tc>
          <w:tcPr>
            <w:tcW w:w="1320" w:type="dxa"/>
          </w:tcPr>
          <w:p w14:paraId="00EEB475" w14:textId="77777777" w:rsidR="00B2583B" w:rsidRDefault="00000000">
            <w:pPr>
              <w:pStyle w:val="Compact"/>
              <w:jc w:val="right"/>
            </w:pPr>
            <w:r>
              <w:t>0.19903</w:t>
            </w:r>
          </w:p>
        </w:tc>
        <w:tc>
          <w:tcPr>
            <w:tcW w:w="1500" w:type="dxa"/>
          </w:tcPr>
          <w:p w14:paraId="608DB02A" w14:textId="77777777" w:rsidR="00B2583B" w:rsidRDefault="00000000">
            <w:pPr>
              <w:pStyle w:val="Compact"/>
              <w:jc w:val="right"/>
            </w:pPr>
            <w:r>
              <w:t>4</w:t>
            </w:r>
          </w:p>
        </w:tc>
        <w:tc>
          <w:tcPr>
            <w:tcW w:w="600" w:type="dxa"/>
          </w:tcPr>
          <w:p w14:paraId="36AC15EC" w14:textId="77777777" w:rsidR="00B2583B" w:rsidRDefault="00000000">
            <w:pPr>
              <w:pStyle w:val="Compact"/>
              <w:jc w:val="right"/>
            </w:pPr>
            <w:r>
              <w:t>30.00</w:t>
            </w:r>
          </w:p>
        </w:tc>
      </w:tr>
      <w:tr w:rsidR="00B2583B" w14:paraId="409940D9" w14:textId="77777777">
        <w:tc>
          <w:tcPr>
            <w:tcW w:w="1560" w:type="dxa"/>
          </w:tcPr>
          <w:p w14:paraId="47E9EB83" w14:textId="77777777" w:rsidR="00B2583B" w:rsidRDefault="00000000">
            <w:pPr>
              <w:pStyle w:val="Compact"/>
            </w:pPr>
            <w:r>
              <w:t>Chlamydomonas_malina</w:t>
            </w:r>
          </w:p>
        </w:tc>
        <w:tc>
          <w:tcPr>
            <w:tcW w:w="1140" w:type="dxa"/>
          </w:tcPr>
          <w:p w14:paraId="73FCE897" w14:textId="77777777" w:rsidR="00B2583B" w:rsidRDefault="00000000">
            <w:pPr>
              <w:pStyle w:val="Compact"/>
              <w:jc w:val="right"/>
            </w:pPr>
            <w:r>
              <w:t>4</w:t>
            </w:r>
          </w:p>
        </w:tc>
        <w:tc>
          <w:tcPr>
            <w:tcW w:w="1800" w:type="dxa"/>
          </w:tcPr>
          <w:p w14:paraId="4873DE31" w14:textId="77777777" w:rsidR="00B2583B" w:rsidRDefault="00000000">
            <w:pPr>
              <w:pStyle w:val="Compact"/>
              <w:jc w:val="right"/>
            </w:pPr>
            <w:r>
              <w:t>4</w:t>
            </w:r>
          </w:p>
        </w:tc>
        <w:tc>
          <w:tcPr>
            <w:tcW w:w="1320" w:type="dxa"/>
          </w:tcPr>
          <w:p w14:paraId="201FE907" w14:textId="77777777" w:rsidR="00B2583B" w:rsidRDefault="00000000">
            <w:pPr>
              <w:pStyle w:val="Compact"/>
              <w:jc w:val="right"/>
            </w:pPr>
            <w:r>
              <w:t>0.16128</w:t>
            </w:r>
          </w:p>
        </w:tc>
        <w:tc>
          <w:tcPr>
            <w:tcW w:w="1500" w:type="dxa"/>
          </w:tcPr>
          <w:p w14:paraId="033B6240" w14:textId="77777777" w:rsidR="00B2583B" w:rsidRDefault="00000000">
            <w:pPr>
              <w:pStyle w:val="Compact"/>
              <w:jc w:val="right"/>
            </w:pPr>
            <w:r>
              <w:t>4</w:t>
            </w:r>
          </w:p>
        </w:tc>
        <w:tc>
          <w:tcPr>
            <w:tcW w:w="600" w:type="dxa"/>
          </w:tcPr>
          <w:p w14:paraId="1834E747" w14:textId="77777777" w:rsidR="00B2583B" w:rsidRDefault="00000000">
            <w:pPr>
              <w:pStyle w:val="Compact"/>
              <w:jc w:val="right"/>
            </w:pPr>
            <w:r>
              <w:t>70.00</w:t>
            </w:r>
          </w:p>
        </w:tc>
      </w:tr>
      <w:tr w:rsidR="00B2583B" w14:paraId="292E81F2" w14:textId="77777777">
        <w:tc>
          <w:tcPr>
            <w:tcW w:w="1560" w:type="dxa"/>
          </w:tcPr>
          <w:p w14:paraId="52599C33" w14:textId="77777777" w:rsidR="00B2583B" w:rsidRDefault="00000000">
            <w:pPr>
              <w:pStyle w:val="Compact"/>
            </w:pPr>
            <w:r>
              <w:t>Chlamydomonas_malina</w:t>
            </w:r>
          </w:p>
        </w:tc>
        <w:tc>
          <w:tcPr>
            <w:tcW w:w="1140" w:type="dxa"/>
          </w:tcPr>
          <w:p w14:paraId="52CA226C" w14:textId="77777777" w:rsidR="00B2583B" w:rsidRDefault="00000000">
            <w:pPr>
              <w:pStyle w:val="Compact"/>
              <w:jc w:val="right"/>
            </w:pPr>
            <w:r>
              <w:t>4</w:t>
            </w:r>
          </w:p>
        </w:tc>
        <w:tc>
          <w:tcPr>
            <w:tcW w:w="1800" w:type="dxa"/>
          </w:tcPr>
          <w:p w14:paraId="2F977788" w14:textId="77777777" w:rsidR="00B2583B" w:rsidRDefault="00000000">
            <w:pPr>
              <w:pStyle w:val="Compact"/>
              <w:jc w:val="right"/>
            </w:pPr>
            <w:r>
              <w:t>4</w:t>
            </w:r>
          </w:p>
        </w:tc>
        <w:tc>
          <w:tcPr>
            <w:tcW w:w="1320" w:type="dxa"/>
          </w:tcPr>
          <w:p w14:paraId="60D15E44" w14:textId="77777777" w:rsidR="00B2583B" w:rsidRDefault="00000000">
            <w:pPr>
              <w:pStyle w:val="Compact"/>
              <w:jc w:val="right"/>
            </w:pPr>
            <w:r>
              <w:t>0.16230</w:t>
            </w:r>
          </w:p>
        </w:tc>
        <w:tc>
          <w:tcPr>
            <w:tcW w:w="1500" w:type="dxa"/>
          </w:tcPr>
          <w:p w14:paraId="5B1A49F1" w14:textId="77777777" w:rsidR="00B2583B" w:rsidRDefault="00000000">
            <w:pPr>
              <w:pStyle w:val="Compact"/>
              <w:jc w:val="right"/>
            </w:pPr>
            <w:r>
              <w:t>4</w:t>
            </w:r>
          </w:p>
        </w:tc>
        <w:tc>
          <w:tcPr>
            <w:tcW w:w="600" w:type="dxa"/>
          </w:tcPr>
          <w:p w14:paraId="1A938A54" w14:textId="77777777" w:rsidR="00B2583B" w:rsidRDefault="00000000">
            <w:pPr>
              <w:pStyle w:val="Compact"/>
              <w:jc w:val="right"/>
            </w:pPr>
            <w:r>
              <w:t>500.00</w:t>
            </w:r>
          </w:p>
        </w:tc>
      </w:tr>
      <w:tr w:rsidR="00B2583B" w14:paraId="31450473" w14:textId="77777777">
        <w:tc>
          <w:tcPr>
            <w:tcW w:w="1560" w:type="dxa"/>
          </w:tcPr>
          <w:p w14:paraId="783BFB0D" w14:textId="77777777" w:rsidR="00B2583B" w:rsidRDefault="00000000">
            <w:pPr>
              <w:pStyle w:val="Compact"/>
            </w:pPr>
            <w:r>
              <w:t>Chlamydomonas_malina</w:t>
            </w:r>
          </w:p>
        </w:tc>
        <w:tc>
          <w:tcPr>
            <w:tcW w:w="1140" w:type="dxa"/>
          </w:tcPr>
          <w:p w14:paraId="301B0F45" w14:textId="77777777" w:rsidR="00B2583B" w:rsidRDefault="00000000">
            <w:pPr>
              <w:pStyle w:val="Compact"/>
              <w:jc w:val="right"/>
            </w:pPr>
            <w:r>
              <w:t>4</w:t>
            </w:r>
          </w:p>
        </w:tc>
        <w:tc>
          <w:tcPr>
            <w:tcW w:w="1800" w:type="dxa"/>
          </w:tcPr>
          <w:p w14:paraId="19259320" w14:textId="77777777" w:rsidR="00B2583B" w:rsidRDefault="00000000">
            <w:pPr>
              <w:pStyle w:val="Compact"/>
              <w:jc w:val="right"/>
            </w:pPr>
            <w:r>
              <w:t>4</w:t>
            </w:r>
          </w:p>
        </w:tc>
        <w:tc>
          <w:tcPr>
            <w:tcW w:w="1320" w:type="dxa"/>
          </w:tcPr>
          <w:p w14:paraId="5189E9EC" w14:textId="77777777" w:rsidR="00B2583B" w:rsidRDefault="00000000">
            <w:pPr>
              <w:pStyle w:val="Compact"/>
              <w:jc w:val="right"/>
            </w:pPr>
            <w:r>
              <w:t>0.18699</w:t>
            </w:r>
          </w:p>
        </w:tc>
        <w:tc>
          <w:tcPr>
            <w:tcW w:w="1500" w:type="dxa"/>
          </w:tcPr>
          <w:p w14:paraId="32DFDE86" w14:textId="77777777" w:rsidR="00B2583B" w:rsidRDefault="00000000">
            <w:pPr>
              <w:pStyle w:val="Compact"/>
              <w:jc w:val="right"/>
            </w:pPr>
            <w:r>
              <w:t>4</w:t>
            </w:r>
          </w:p>
        </w:tc>
        <w:tc>
          <w:tcPr>
            <w:tcW w:w="600" w:type="dxa"/>
          </w:tcPr>
          <w:p w14:paraId="516881B6" w14:textId="77777777" w:rsidR="00B2583B" w:rsidRDefault="00000000">
            <w:pPr>
              <w:pStyle w:val="Compact"/>
              <w:jc w:val="right"/>
            </w:pPr>
            <w:r>
              <w:t>30.00</w:t>
            </w:r>
          </w:p>
        </w:tc>
      </w:tr>
      <w:tr w:rsidR="00B2583B" w14:paraId="268E7EB5" w14:textId="77777777">
        <w:tc>
          <w:tcPr>
            <w:tcW w:w="1560" w:type="dxa"/>
          </w:tcPr>
          <w:p w14:paraId="3FC887BE" w14:textId="77777777" w:rsidR="00B2583B" w:rsidRDefault="00000000">
            <w:pPr>
              <w:pStyle w:val="Compact"/>
            </w:pPr>
            <w:r>
              <w:t>Chlamydomonas_malina</w:t>
            </w:r>
          </w:p>
        </w:tc>
        <w:tc>
          <w:tcPr>
            <w:tcW w:w="1140" w:type="dxa"/>
          </w:tcPr>
          <w:p w14:paraId="0B0C674F" w14:textId="77777777" w:rsidR="00B2583B" w:rsidRDefault="00000000">
            <w:pPr>
              <w:pStyle w:val="Compact"/>
              <w:jc w:val="right"/>
            </w:pPr>
            <w:r>
              <w:t>4</w:t>
            </w:r>
          </w:p>
        </w:tc>
        <w:tc>
          <w:tcPr>
            <w:tcW w:w="1800" w:type="dxa"/>
          </w:tcPr>
          <w:p w14:paraId="75E3E8A9" w14:textId="77777777" w:rsidR="00B2583B" w:rsidRDefault="00000000">
            <w:pPr>
              <w:pStyle w:val="Compact"/>
              <w:jc w:val="right"/>
            </w:pPr>
            <w:r>
              <w:t>4</w:t>
            </w:r>
          </w:p>
        </w:tc>
        <w:tc>
          <w:tcPr>
            <w:tcW w:w="1320" w:type="dxa"/>
          </w:tcPr>
          <w:p w14:paraId="4361869E" w14:textId="77777777" w:rsidR="00B2583B" w:rsidRDefault="00000000">
            <w:pPr>
              <w:pStyle w:val="Compact"/>
              <w:jc w:val="right"/>
            </w:pPr>
            <w:r>
              <w:t>0.18764</w:t>
            </w:r>
          </w:p>
        </w:tc>
        <w:tc>
          <w:tcPr>
            <w:tcW w:w="1500" w:type="dxa"/>
          </w:tcPr>
          <w:p w14:paraId="0F76328B" w14:textId="77777777" w:rsidR="00B2583B" w:rsidRDefault="00000000">
            <w:pPr>
              <w:pStyle w:val="Compact"/>
              <w:jc w:val="right"/>
            </w:pPr>
            <w:r>
              <w:t>4</w:t>
            </w:r>
          </w:p>
        </w:tc>
        <w:tc>
          <w:tcPr>
            <w:tcW w:w="600" w:type="dxa"/>
          </w:tcPr>
          <w:p w14:paraId="447DBB7D" w14:textId="77777777" w:rsidR="00B2583B" w:rsidRDefault="00000000">
            <w:pPr>
              <w:pStyle w:val="Compact"/>
              <w:jc w:val="right"/>
            </w:pPr>
            <w:r>
              <w:t>70.00</w:t>
            </w:r>
          </w:p>
        </w:tc>
      </w:tr>
      <w:tr w:rsidR="00B2583B" w14:paraId="1A2F343D" w14:textId="77777777">
        <w:tc>
          <w:tcPr>
            <w:tcW w:w="1560" w:type="dxa"/>
          </w:tcPr>
          <w:p w14:paraId="439FA67E" w14:textId="77777777" w:rsidR="00B2583B" w:rsidRDefault="00000000">
            <w:pPr>
              <w:pStyle w:val="Compact"/>
            </w:pPr>
            <w:r>
              <w:t>Chlamydomonas_malina</w:t>
            </w:r>
          </w:p>
        </w:tc>
        <w:tc>
          <w:tcPr>
            <w:tcW w:w="1140" w:type="dxa"/>
          </w:tcPr>
          <w:p w14:paraId="5EC30737" w14:textId="77777777" w:rsidR="00B2583B" w:rsidRDefault="00000000">
            <w:pPr>
              <w:pStyle w:val="Compact"/>
              <w:jc w:val="right"/>
            </w:pPr>
            <w:r>
              <w:t>4</w:t>
            </w:r>
          </w:p>
        </w:tc>
        <w:tc>
          <w:tcPr>
            <w:tcW w:w="1800" w:type="dxa"/>
          </w:tcPr>
          <w:p w14:paraId="7AF8A1D8" w14:textId="77777777" w:rsidR="00B2583B" w:rsidRDefault="00000000">
            <w:pPr>
              <w:pStyle w:val="Compact"/>
              <w:jc w:val="right"/>
            </w:pPr>
            <w:r>
              <w:t>8</w:t>
            </w:r>
          </w:p>
        </w:tc>
        <w:tc>
          <w:tcPr>
            <w:tcW w:w="1320" w:type="dxa"/>
          </w:tcPr>
          <w:p w14:paraId="2F65C5A5" w14:textId="77777777" w:rsidR="00B2583B" w:rsidRDefault="00000000">
            <w:pPr>
              <w:pStyle w:val="Compact"/>
              <w:jc w:val="right"/>
            </w:pPr>
            <w:r>
              <w:t>0.15032</w:t>
            </w:r>
          </w:p>
        </w:tc>
        <w:tc>
          <w:tcPr>
            <w:tcW w:w="1500" w:type="dxa"/>
          </w:tcPr>
          <w:p w14:paraId="6E5C0D40" w14:textId="77777777" w:rsidR="00B2583B" w:rsidRDefault="00000000">
            <w:pPr>
              <w:pStyle w:val="Compact"/>
              <w:jc w:val="right"/>
            </w:pPr>
            <w:r>
              <w:t>4</w:t>
            </w:r>
          </w:p>
        </w:tc>
        <w:tc>
          <w:tcPr>
            <w:tcW w:w="600" w:type="dxa"/>
          </w:tcPr>
          <w:p w14:paraId="5C7546EF" w14:textId="77777777" w:rsidR="00B2583B" w:rsidRDefault="00000000">
            <w:pPr>
              <w:pStyle w:val="Compact"/>
              <w:jc w:val="right"/>
            </w:pPr>
            <w:r>
              <w:t>500.00</w:t>
            </w:r>
          </w:p>
        </w:tc>
      </w:tr>
      <w:tr w:rsidR="00B2583B" w14:paraId="7DF23D0D" w14:textId="77777777">
        <w:tc>
          <w:tcPr>
            <w:tcW w:w="1560" w:type="dxa"/>
          </w:tcPr>
          <w:p w14:paraId="1FF3D3D7" w14:textId="77777777" w:rsidR="00B2583B" w:rsidRDefault="00000000">
            <w:pPr>
              <w:pStyle w:val="Compact"/>
            </w:pPr>
            <w:r>
              <w:lastRenderedPageBreak/>
              <w:t>Chlamydomonas_malina</w:t>
            </w:r>
          </w:p>
        </w:tc>
        <w:tc>
          <w:tcPr>
            <w:tcW w:w="1140" w:type="dxa"/>
          </w:tcPr>
          <w:p w14:paraId="6812A41D" w14:textId="77777777" w:rsidR="00B2583B" w:rsidRDefault="00000000">
            <w:pPr>
              <w:pStyle w:val="Compact"/>
              <w:jc w:val="right"/>
            </w:pPr>
            <w:r>
              <w:t>4</w:t>
            </w:r>
          </w:p>
        </w:tc>
        <w:tc>
          <w:tcPr>
            <w:tcW w:w="1800" w:type="dxa"/>
          </w:tcPr>
          <w:p w14:paraId="2E2ED18A" w14:textId="77777777" w:rsidR="00B2583B" w:rsidRDefault="00000000">
            <w:pPr>
              <w:pStyle w:val="Compact"/>
              <w:jc w:val="right"/>
            </w:pPr>
            <w:r>
              <w:t>8</w:t>
            </w:r>
          </w:p>
        </w:tc>
        <w:tc>
          <w:tcPr>
            <w:tcW w:w="1320" w:type="dxa"/>
          </w:tcPr>
          <w:p w14:paraId="55296F47" w14:textId="77777777" w:rsidR="00B2583B" w:rsidRDefault="00000000">
            <w:pPr>
              <w:pStyle w:val="Compact"/>
              <w:jc w:val="right"/>
            </w:pPr>
            <w:r>
              <w:t>0.16084</w:t>
            </w:r>
          </w:p>
        </w:tc>
        <w:tc>
          <w:tcPr>
            <w:tcW w:w="1500" w:type="dxa"/>
          </w:tcPr>
          <w:p w14:paraId="319ECFF5" w14:textId="77777777" w:rsidR="00B2583B" w:rsidRDefault="00000000">
            <w:pPr>
              <w:pStyle w:val="Compact"/>
              <w:jc w:val="right"/>
            </w:pPr>
            <w:r>
              <w:t>4</w:t>
            </w:r>
          </w:p>
        </w:tc>
        <w:tc>
          <w:tcPr>
            <w:tcW w:w="600" w:type="dxa"/>
          </w:tcPr>
          <w:p w14:paraId="349CC9B0" w14:textId="77777777" w:rsidR="00B2583B" w:rsidRDefault="00000000">
            <w:pPr>
              <w:pStyle w:val="Compact"/>
              <w:jc w:val="right"/>
            </w:pPr>
            <w:r>
              <w:t>70.00</w:t>
            </w:r>
          </w:p>
        </w:tc>
      </w:tr>
      <w:tr w:rsidR="00B2583B" w14:paraId="3CAC7668" w14:textId="77777777">
        <w:tc>
          <w:tcPr>
            <w:tcW w:w="1560" w:type="dxa"/>
          </w:tcPr>
          <w:p w14:paraId="511D0CF0" w14:textId="77777777" w:rsidR="00B2583B" w:rsidRDefault="00000000">
            <w:pPr>
              <w:pStyle w:val="Compact"/>
            </w:pPr>
            <w:r>
              <w:t>Chlamydomonas_malina</w:t>
            </w:r>
          </w:p>
        </w:tc>
        <w:tc>
          <w:tcPr>
            <w:tcW w:w="1140" w:type="dxa"/>
          </w:tcPr>
          <w:p w14:paraId="62863EB5" w14:textId="77777777" w:rsidR="00B2583B" w:rsidRDefault="00000000">
            <w:pPr>
              <w:pStyle w:val="Compact"/>
              <w:jc w:val="right"/>
            </w:pPr>
            <w:r>
              <w:t>4</w:t>
            </w:r>
          </w:p>
        </w:tc>
        <w:tc>
          <w:tcPr>
            <w:tcW w:w="1800" w:type="dxa"/>
          </w:tcPr>
          <w:p w14:paraId="532098B1" w14:textId="77777777" w:rsidR="00B2583B" w:rsidRDefault="00000000">
            <w:pPr>
              <w:pStyle w:val="Compact"/>
              <w:jc w:val="right"/>
            </w:pPr>
            <w:r>
              <w:t>8</w:t>
            </w:r>
          </w:p>
        </w:tc>
        <w:tc>
          <w:tcPr>
            <w:tcW w:w="1320" w:type="dxa"/>
          </w:tcPr>
          <w:p w14:paraId="248EB092" w14:textId="77777777" w:rsidR="00B2583B" w:rsidRDefault="00000000">
            <w:pPr>
              <w:pStyle w:val="Compact"/>
              <w:jc w:val="right"/>
            </w:pPr>
            <w:r>
              <w:t>0.17698</w:t>
            </w:r>
          </w:p>
        </w:tc>
        <w:tc>
          <w:tcPr>
            <w:tcW w:w="1500" w:type="dxa"/>
          </w:tcPr>
          <w:p w14:paraId="11188498" w14:textId="77777777" w:rsidR="00B2583B" w:rsidRDefault="00000000">
            <w:pPr>
              <w:pStyle w:val="Compact"/>
              <w:jc w:val="right"/>
            </w:pPr>
            <w:r>
              <w:t>4</w:t>
            </w:r>
          </w:p>
        </w:tc>
        <w:tc>
          <w:tcPr>
            <w:tcW w:w="600" w:type="dxa"/>
          </w:tcPr>
          <w:p w14:paraId="74A36D7E" w14:textId="77777777" w:rsidR="00B2583B" w:rsidRDefault="00000000">
            <w:pPr>
              <w:pStyle w:val="Compact"/>
              <w:jc w:val="right"/>
            </w:pPr>
            <w:r>
              <w:t>70.00</w:t>
            </w:r>
          </w:p>
        </w:tc>
      </w:tr>
      <w:tr w:rsidR="00B2583B" w14:paraId="2876B5EA" w14:textId="77777777">
        <w:tc>
          <w:tcPr>
            <w:tcW w:w="1560" w:type="dxa"/>
          </w:tcPr>
          <w:p w14:paraId="3F474288" w14:textId="77777777" w:rsidR="00B2583B" w:rsidRDefault="00000000">
            <w:pPr>
              <w:pStyle w:val="Compact"/>
            </w:pPr>
            <w:r>
              <w:t>Chlamydomonas_malina</w:t>
            </w:r>
          </w:p>
        </w:tc>
        <w:tc>
          <w:tcPr>
            <w:tcW w:w="1140" w:type="dxa"/>
          </w:tcPr>
          <w:p w14:paraId="2BD03193" w14:textId="77777777" w:rsidR="00B2583B" w:rsidRDefault="00000000">
            <w:pPr>
              <w:pStyle w:val="Compact"/>
              <w:jc w:val="right"/>
            </w:pPr>
            <w:r>
              <w:t>4</w:t>
            </w:r>
          </w:p>
        </w:tc>
        <w:tc>
          <w:tcPr>
            <w:tcW w:w="1800" w:type="dxa"/>
          </w:tcPr>
          <w:p w14:paraId="6D0AA9E5" w14:textId="77777777" w:rsidR="00B2583B" w:rsidRDefault="00000000">
            <w:pPr>
              <w:pStyle w:val="Compact"/>
              <w:jc w:val="right"/>
            </w:pPr>
            <w:r>
              <w:t>8</w:t>
            </w:r>
          </w:p>
        </w:tc>
        <w:tc>
          <w:tcPr>
            <w:tcW w:w="1320" w:type="dxa"/>
          </w:tcPr>
          <w:p w14:paraId="4D2499B2" w14:textId="77777777" w:rsidR="00B2583B" w:rsidRDefault="00000000">
            <w:pPr>
              <w:pStyle w:val="Compact"/>
              <w:jc w:val="right"/>
            </w:pPr>
            <w:r>
              <w:t>0.17820</w:t>
            </w:r>
          </w:p>
        </w:tc>
        <w:tc>
          <w:tcPr>
            <w:tcW w:w="1500" w:type="dxa"/>
          </w:tcPr>
          <w:p w14:paraId="102923E6" w14:textId="77777777" w:rsidR="00B2583B" w:rsidRDefault="00000000">
            <w:pPr>
              <w:pStyle w:val="Compact"/>
              <w:jc w:val="right"/>
            </w:pPr>
            <w:r>
              <w:t>4</w:t>
            </w:r>
          </w:p>
        </w:tc>
        <w:tc>
          <w:tcPr>
            <w:tcW w:w="600" w:type="dxa"/>
          </w:tcPr>
          <w:p w14:paraId="1552E70E" w14:textId="77777777" w:rsidR="00B2583B" w:rsidRDefault="00000000">
            <w:pPr>
              <w:pStyle w:val="Compact"/>
              <w:jc w:val="right"/>
            </w:pPr>
            <w:r>
              <w:t>30.00</w:t>
            </w:r>
          </w:p>
        </w:tc>
      </w:tr>
      <w:tr w:rsidR="00B2583B" w14:paraId="399AA748" w14:textId="77777777">
        <w:tc>
          <w:tcPr>
            <w:tcW w:w="1560" w:type="dxa"/>
          </w:tcPr>
          <w:p w14:paraId="6D2DA3D4" w14:textId="77777777" w:rsidR="00B2583B" w:rsidRDefault="00000000">
            <w:pPr>
              <w:pStyle w:val="Compact"/>
            </w:pPr>
            <w:r>
              <w:t>Chlamydomonas_malina</w:t>
            </w:r>
          </w:p>
        </w:tc>
        <w:tc>
          <w:tcPr>
            <w:tcW w:w="1140" w:type="dxa"/>
          </w:tcPr>
          <w:p w14:paraId="0AF2E358" w14:textId="77777777" w:rsidR="00B2583B" w:rsidRDefault="00000000">
            <w:pPr>
              <w:pStyle w:val="Compact"/>
              <w:jc w:val="right"/>
            </w:pPr>
            <w:r>
              <w:t>4</w:t>
            </w:r>
          </w:p>
        </w:tc>
        <w:tc>
          <w:tcPr>
            <w:tcW w:w="1800" w:type="dxa"/>
          </w:tcPr>
          <w:p w14:paraId="23086D07" w14:textId="77777777" w:rsidR="00B2583B" w:rsidRDefault="00000000">
            <w:pPr>
              <w:pStyle w:val="Compact"/>
              <w:jc w:val="right"/>
            </w:pPr>
            <w:r>
              <w:t>12</w:t>
            </w:r>
          </w:p>
        </w:tc>
        <w:tc>
          <w:tcPr>
            <w:tcW w:w="1320" w:type="dxa"/>
          </w:tcPr>
          <w:p w14:paraId="154B7904" w14:textId="77777777" w:rsidR="00B2583B" w:rsidRDefault="00000000">
            <w:pPr>
              <w:pStyle w:val="Compact"/>
              <w:jc w:val="right"/>
            </w:pPr>
            <w:r>
              <w:t>0.14637</w:t>
            </w:r>
          </w:p>
        </w:tc>
        <w:tc>
          <w:tcPr>
            <w:tcW w:w="1500" w:type="dxa"/>
          </w:tcPr>
          <w:p w14:paraId="0B6E4F45" w14:textId="77777777" w:rsidR="00B2583B" w:rsidRDefault="00000000">
            <w:pPr>
              <w:pStyle w:val="Compact"/>
              <w:jc w:val="right"/>
            </w:pPr>
            <w:r>
              <w:t>4</w:t>
            </w:r>
          </w:p>
        </w:tc>
        <w:tc>
          <w:tcPr>
            <w:tcW w:w="600" w:type="dxa"/>
          </w:tcPr>
          <w:p w14:paraId="21E3C21D" w14:textId="77777777" w:rsidR="00B2583B" w:rsidRDefault="00000000">
            <w:pPr>
              <w:pStyle w:val="Compact"/>
              <w:jc w:val="right"/>
            </w:pPr>
            <w:r>
              <w:t>500.00</w:t>
            </w:r>
          </w:p>
        </w:tc>
      </w:tr>
      <w:tr w:rsidR="00B2583B" w14:paraId="66DB93F8" w14:textId="77777777">
        <w:tc>
          <w:tcPr>
            <w:tcW w:w="1560" w:type="dxa"/>
          </w:tcPr>
          <w:p w14:paraId="7D103956" w14:textId="77777777" w:rsidR="00B2583B" w:rsidRDefault="00000000">
            <w:pPr>
              <w:pStyle w:val="Compact"/>
            </w:pPr>
            <w:r>
              <w:t>Chlamydomonas_malina</w:t>
            </w:r>
          </w:p>
        </w:tc>
        <w:tc>
          <w:tcPr>
            <w:tcW w:w="1140" w:type="dxa"/>
          </w:tcPr>
          <w:p w14:paraId="7274A3AE" w14:textId="77777777" w:rsidR="00B2583B" w:rsidRDefault="00000000">
            <w:pPr>
              <w:pStyle w:val="Compact"/>
              <w:jc w:val="right"/>
            </w:pPr>
            <w:r>
              <w:t>4</w:t>
            </w:r>
          </w:p>
        </w:tc>
        <w:tc>
          <w:tcPr>
            <w:tcW w:w="1800" w:type="dxa"/>
          </w:tcPr>
          <w:p w14:paraId="7FB84BC2" w14:textId="77777777" w:rsidR="00B2583B" w:rsidRDefault="00000000">
            <w:pPr>
              <w:pStyle w:val="Compact"/>
              <w:jc w:val="right"/>
            </w:pPr>
            <w:r>
              <w:t>12</w:t>
            </w:r>
          </w:p>
        </w:tc>
        <w:tc>
          <w:tcPr>
            <w:tcW w:w="1320" w:type="dxa"/>
          </w:tcPr>
          <w:p w14:paraId="5C3F53ED" w14:textId="77777777" w:rsidR="00B2583B" w:rsidRDefault="00000000">
            <w:pPr>
              <w:pStyle w:val="Compact"/>
              <w:jc w:val="right"/>
            </w:pPr>
            <w:r>
              <w:t>0.14752</w:t>
            </w:r>
          </w:p>
        </w:tc>
        <w:tc>
          <w:tcPr>
            <w:tcW w:w="1500" w:type="dxa"/>
          </w:tcPr>
          <w:p w14:paraId="04838E15" w14:textId="77777777" w:rsidR="00B2583B" w:rsidRDefault="00000000">
            <w:pPr>
              <w:pStyle w:val="Compact"/>
              <w:jc w:val="right"/>
            </w:pPr>
            <w:r>
              <w:t>4</w:t>
            </w:r>
          </w:p>
        </w:tc>
        <w:tc>
          <w:tcPr>
            <w:tcW w:w="600" w:type="dxa"/>
          </w:tcPr>
          <w:p w14:paraId="45EE6D15" w14:textId="77777777" w:rsidR="00B2583B" w:rsidRDefault="00000000">
            <w:pPr>
              <w:pStyle w:val="Compact"/>
              <w:jc w:val="right"/>
            </w:pPr>
            <w:r>
              <w:t>70.00</w:t>
            </w:r>
          </w:p>
        </w:tc>
      </w:tr>
      <w:tr w:rsidR="00B2583B" w14:paraId="589D79B3" w14:textId="77777777">
        <w:tc>
          <w:tcPr>
            <w:tcW w:w="1560" w:type="dxa"/>
          </w:tcPr>
          <w:p w14:paraId="10C88D07" w14:textId="77777777" w:rsidR="00B2583B" w:rsidRDefault="00000000">
            <w:pPr>
              <w:pStyle w:val="Compact"/>
            </w:pPr>
            <w:r>
              <w:t>Chlamydomonas_malina</w:t>
            </w:r>
          </w:p>
        </w:tc>
        <w:tc>
          <w:tcPr>
            <w:tcW w:w="1140" w:type="dxa"/>
          </w:tcPr>
          <w:p w14:paraId="78D709A6" w14:textId="77777777" w:rsidR="00B2583B" w:rsidRDefault="00000000">
            <w:pPr>
              <w:pStyle w:val="Compact"/>
              <w:jc w:val="right"/>
            </w:pPr>
            <w:r>
              <w:t>4</w:t>
            </w:r>
          </w:p>
        </w:tc>
        <w:tc>
          <w:tcPr>
            <w:tcW w:w="1800" w:type="dxa"/>
          </w:tcPr>
          <w:p w14:paraId="6C9A29C7" w14:textId="77777777" w:rsidR="00B2583B" w:rsidRDefault="00000000">
            <w:pPr>
              <w:pStyle w:val="Compact"/>
              <w:jc w:val="right"/>
            </w:pPr>
            <w:r>
              <w:t>12</w:t>
            </w:r>
          </w:p>
        </w:tc>
        <w:tc>
          <w:tcPr>
            <w:tcW w:w="1320" w:type="dxa"/>
          </w:tcPr>
          <w:p w14:paraId="71419686" w14:textId="77777777" w:rsidR="00B2583B" w:rsidRDefault="00000000">
            <w:pPr>
              <w:pStyle w:val="Compact"/>
              <w:jc w:val="right"/>
            </w:pPr>
            <w:r>
              <w:t>0.17194</w:t>
            </w:r>
          </w:p>
        </w:tc>
        <w:tc>
          <w:tcPr>
            <w:tcW w:w="1500" w:type="dxa"/>
          </w:tcPr>
          <w:p w14:paraId="7C388DC9" w14:textId="77777777" w:rsidR="00B2583B" w:rsidRDefault="00000000">
            <w:pPr>
              <w:pStyle w:val="Compact"/>
              <w:jc w:val="right"/>
            </w:pPr>
            <w:r>
              <w:t>4</w:t>
            </w:r>
          </w:p>
        </w:tc>
        <w:tc>
          <w:tcPr>
            <w:tcW w:w="600" w:type="dxa"/>
          </w:tcPr>
          <w:p w14:paraId="20A442A5" w14:textId="77777777" w:rsidR="00B2583B" w:rsidRDefault="00000000">
            <w:pPr>
              <w:pStyle w:val="Compact"/>
              <w:jc w:val="right"/>
            </w:pPr>
            <w:r>
              <w:t>70.00</w:t>
            </w:r>
          </w:p>
        </w:tc>
      </w:tr>
      <w:tr w:rsidR="00B2583B" w14:paraId="037AE977" w14:textId="77777777">
        <w:tc>
          <w:tcPr>
            <w:tcW w:w="1560" w:type="dxa"/>
          </w:tcPr>
          <w:p w14:paraId="2C52A5FD" w14:textId="77777777" w:rsidR="00B2583B" w:rsidRDefault="00000000">
            <w:pPr>
              <w:pStyle w:val="Compact"/>
            </w:pPr>
            <w:r>
              <w:t>Chlamydomonas_malina</w:t>
            </w:r>
          </w:p>
        </w:tc>
        <w:tc>
          <w:tcPr>
            <w:tcW w:w="1140" w:type="dxa"/>
          </w:tcPr>
          <w:p w14:paraId="79B6AC34" w14:textId="77777777" w:rsidR="00B2583B" w:rsidRDefault="00000000">
            <w:pPr>
              <w:pStyle w:val="Compact"/>
              <w:jc w:val="right"/>
            </w:pPr>
            <w:r>
              <w:t>4</w:t>
            </w:r>
          </w:p>
        </w:tc>
        <w:tc>
          <w:tcPr>
            <w:tcW w:w="1800" w:type="dxa"/>
          </w:tcPr>
          <w:p w14:paraId="6FF94A2A" w14:textId="77777777" w:rsidR="00B2583B" w:rsidRDefault="00000000">
            <w:pPr>
              <w:pStyle w:val="Compact"/>
              <w:jc w:val="right"/>
            </w:pPr>
            <w:r>
              <w:t>12</w:t>
            </w:r>
          </w:p>
        </w:tc>
        <w:tc>
          <w:tcPr>
            <w:tcW w:w="1320" w:type="dxa"/>
          </w:tcPr>
          <w:p w14:paraId="499F1017" w14:textId="77777777" w:rsidR="00B2583B" w:rsidRDefault="00000000">
            <w:pPr>
              <w:pStyle w:val="Compact"/>
              <w:jc w:val="right"/>
            </w:pPr>
            <w:r>
              <w:t>0.17375</w:t>
            </w:r>
          </w:p>
        </w:tc>
        <w:tc>
          <w:tcPr>
            <w:tcW w:w="1500" w:type="dxa"/>
          </w:tcPr>
          <w:p w14:paraId="76390C4F" w14:textId="77777777" w:rsidR="00B2583B" w:rsidRDefault="00000000">
            <w:pPr>
              <w:pStyle w:val="Compact"/>
              <w:jc w:val="right"/>
            </w:pPr>
            <w:r>
              <w:t>4</w:t>
            </w:r>
          </w:p>
        </w:tc>
        <w:tc>
          <w:tcPr>
            <w:tcW w:w="600" w:type="dxa"/>
          </w:tcPr>
          <w:p w14:paraId="059A1742" w14:textId="77777777" w:rsidR="00B2583B" w:rsidRDefault="00000000">
            <w:pPr>
              <w:pStyle w:val="Compact"/>
              <w:jc w:val="right"/>
            </w:pPr>
            <w:r>
              <w:t>30.00</w:t>
            </w:r>
          </w:p>
        </w:tc>
      </w:tr>
      <w:tr w:rsidR="00B2583B" w14:paraId="327ECE26" w14:textId="77777777">
        <w:tc>
          <w:tcPr>
            <w:tcW w:w="1560" w:type="dxa"/>
          </w:tcPr>
          <w:p w14:paraId="1D5B2D56" w14:textId="77777777" w:rsidR="00B2583B" w:rsidRDefault="00000000">
            <w:pPr>
              <w:pStyle w:val="Compact"/>
            </w:pPr>
            <w:r>
              <w:t>Chlamydomonas_malina</w:t>
            </w:r>
          </w:p>
        </w:tc>
        <w:tc>
          <w:tcPr>
            <w:tcW w:w="1140" w:type="dxa"/>
          </w:tcPr>
          <w:p w14:paraId="4DE6EB12" w14:textId="77777777" w:rsidR="00B2583B" w:rsidRDefault="00000000">
            <w:pPr>
              <w:pStyle w:val="Compact"/>
              <w:jc w:val="right"/>
            </w:pPr>
            <w:r>
              <w:t>8</w:t>
            </w:r>
          </w:p>
        </w:tc>
        <w:tc>
          <w:tcPr>
            <w:tcW w:w="1800" w:type="dxa"/>
          </w:tcPr>
          <w:p w14:paraId="2ED4FF89" w14:textId="77777777" w:rsidR="00B2583B" w:rsidRDefault="00000000">
            <w:pPr>
              <w:pStyle w:val="Compact"/>
              <w:jc w:val="right"/>
            </w:pPr>
            <w:r>
              <w:t>2</w:t>
            </w:r>
          </w:p>
        </w:tc>
        <w:tc>
          <w:tcPr>
            <w:tcW w:w="1320" w:type="dxa"/>
          </w:tcPr>
          <w:p w14:paraId="3C5BF71F" w14:textId="77777777" w:rsidR="00B2583B" w:rsidRDefault="00000000">
            <w:pPr>
              <w:pStyle w:val="Compact"/>
              <w:jc w:val="right"/>
            </w:pPr>
            <w:r>
              <w:t>0.08173</w:t>
            </w:r>
          </w:p>
        </w:tc>
        <w:tc>
          <w:tcPr>
            <w:tcW w:w="1500" w:type="dxa"/>
          </w:tcPr>
          <w:p w14:paraId="2F243DA0" w14:textId="77777777" w:rsidR="00B2583B" w:rsidRDefault="00000000">
            <w:pPr>
              <w:pStyle w:val="Compact"/>
              <w:jc w:val="right"/>
            </w:pPr>
            <w:r>
              <w:t>4</w:t>
            </w:r>
          </w:p>
        </w:tc>
        <w:tc>
          <w:tcPr>
            <w:tcW w:w="600" w:type="dxa"/>
          </w:tcPr>
          <w:p w14:paraId="1C5CE30B" w14:textId="77777777" w:rsidR="00B2583B" w:rsidRDefault="00000000">
            <w:pPr>
              <w:pStyle w:val="Compact"/>
              <w:jc w:val="right"/>
            </w:pPr>
            <w:r>
              <w:t>500.00</w:t>
            </w:r>
          </w:p>
        </w:tc>
      </w:tr>
      <w:tr w:rsidR="00B2583B" w14:paraId="2746ADB8" w14:textId="77777777">
        <w:tc>
          <w:tcPr>
            <w:tcW w:w="1560" w:type="dxa"/>
          </w:tcPr>
          <w:p w14:paraId="45B767A3" w14:textId="77777777" w:rsidR="00B2583B" w:rsidRDefault="00000000">
            <w:pPr>
              <w:pStyle w:val="Compact"/>
            </w:pPr>
            <w:r>
              <w:t>Chlamydomonas_malina</w:t>
            </w:r>
          </w:p>
        </w:tc>
        <w:tc>
          <w:tcPr>
            <w:tcW w:w="1140" w:type="dxa"/>
          </w:tcPr>
          <w:p w14:paraId="280FBE45" w14:textId="77777777" w:rsidR="00B2583B" w:rsidRDefault="00000000">
            <w:pPr>
              <w:pStyle w:val="Compact"/>
              <w:jc w:val="right"/>
            </w:pPr>
            <w:r>
              <w:t>8</w:t>
            </w:r>
          </w:p>
        </w:tc>
        <w:tc>
          <w:tcPr>
            <w:tcW w:w="1800" w:type="dxa"/>
          </w:tcPr>
          <w:p w14:paraId="7F031FAD" w14:textId="77777777" w:rsidR="00B2583B" w:rsidRDefault="00000000">
            <w:pPr>
              <w:pStyle w:val="Compact"/>
              <w:jc w:val="right"/>
            </w:pPr>
            <w:r>
              <w:t>2</w:t>
            </w:r>
          </w:p>
        </w:tc>
        <w:tc>
          <w:tcPr>
            <w:tcW w:w="1320" w:type="dxa"/>
          </w:tcPr>
          <w:p w14:paraId="35E31C0C" w14:textId="77777777" w:rsidR="00B2583B" w:rsidRDefault="00000000">
            <w:pPr>
              <w:pStyle w:val="Compact"/>
              <w:jc w:val="right"/>
            </w:pPr>
            <w:r>
              <w:t>0.09981</w:t>
            </w:r>
          </w:p>
        </w:tc>
        <w:tc>
          <w:tcPr>
            <w:tcW w:w="1500" w:type="dxa"/>
          </w:tcPr>
          <w:p w14:paraId="64B7B6EC" w14:textId="77777777" w:rsidR="00B2583B" w:rsidRDefault="00000000">
            <w:pPr>
              <w:pStyle w:val="Compact"/>
              <w:jc w:val="right"/>
            </w:pPr>
            <w:r>
              <w:t>4</w:t>
            </w:r>
          </w:p>
        </w:tc>
        <w:tc>
          <w:tcPr>
            <w:tcW w:w="600" w:type="dxa"/>
          </w:tcPr>
          <w:p w14:paraId="76F16F45" w14:textId="77777777" w:rsidR="00B2583B" w:rsidRDefault="00000000">
            <w:pPr>
              <w:pStyle w:val="Compact"/>
              <w:jc w:val="right"/>
            </w:pPr>
            <w:r>
              <w:t>30.00</w:t>
            </w:r>
          </w:p>
        </w:tc>
      </w:tr>
      <w:tr w:rsidR="00B2583B" w14:paraId="08AD42B0" w14:textId="77777777">
        <w:tc>
          <w:tcPr>
            <w:tcW w:w="1560" w:type="dxa"/>
          </w:tcPr>
          <w:p w14:paraId="5D8324DD" w14:textId="77777777" w:rsidR="00B2583B" w:rsidRDefault="00000000">
            <w:pPr>
              <w:pStyle w:val="Compact"/>
            </w:pPr>
            <w:r>
              <w:t>Chlamydomonas_malina</w:t>
            </w:r>
          </w:p>
        </w:tc>
        <w:tc>
          <w:tcPr>
            <w:tcW w:w="1140" w:type="dxa"/>
          </w:tcPr>
          <w:p w14:paraId="0B2A14E5" w14:textId="77777777" w:rsidR="00B2583B" w:rsidRDefault="00000000">
            <w:pPr>
              <w:pStyle w:val="Compact"/>
              <w:jc w:val="right"/>
            </w:pPr>
            <w:r>
              <w:t>8</w:t>
            </w:r>
          </w:p>
        </w:tc>
        <w:tc>
          <w:tcPr>
            <w:tcW w:w="1800" w:type="dxa"/>
          </w:tcPr>
          <w:p w14:paraId="68704A2A" w14:textId="77777777" w:rsidR="00B2583B" w:rsidRDefault="00000000">
            <w:pPr>
              <w:pStyle w:val="Compact"/>
              <w:jc w:val="right"/>
            </w:pPr>
            <w:r>
              <w:t>2</w:t>
            </w:r>
          </w:p>
        </w:tc>
        <w:tc>
          <w:tcPr>
            <w:tcW w:w="1320" w:type="dxa"/>
          </w:tcPr>
          <w:p w14:paraId="36DA1735" w14:textId="77777777" w:rsidR="00B2583B" w:rsidRDefault="00000000">
            <w:pPr>
              <w:pStyle w:val="Compact"/>
              <w:jc w:val="right"/>
            </w:pPr>
            <w:r>
              <w:t>0.10038</w:t>
            </w:r>
          </w:p>
        </w:tc>
        <w:tc>
          <w:tcPr>
            <w:tcW w:w="1500" w:type="dxa"/>
          </w:tcPr>
          <w:p w14:paraId="67B91FF2" w14:textId="77777777" w:rsidR="00B2583B" w:rsidRDefault="00000000">
            <w:pPr>
              <w:pStyle w:val="Compact"/>
              <w:jc w:val="right"/>
            </w:pPr>
            <w:r>
              <w:t>4</w:t>
            </w:r>
          </w:p>
        </w:tc>
        <w:tc>
          <w:tcPr>
            <w:tcW w:w="600" w:type="dxa"/>
          </w:tcPr>
          <w:p w14:paraId="440B82FF" w14:textId="77777777" w:rsidR="00B2583B" w:rsidRDefault="00000000">
            <w:pPr>
              <w:pStyle w:val="Compact"/>
              <w:jc w:val="right"/>
            </w:pPr>
            <w:r>
              <w:t>70.00</w:t>
            </w:r>
          </w:p>
        </w:tc>
      </w:tr>
      <w:tr w:rsidR="00B2583B" w14:paraId="596586C7" w14:textId="77777777">
        <w:tc>
          <w:tcPr>
            <w:tcW w:w="1560" w:type="dxa"/>
          </w:tcPr>
          <w:p w14:paraId="79E40970" w14:textId="77777777" w:rsidR="00B2583B" w:rsidRDefault="00000000">
            <w:pPr>
              <w:pStyle w:val="Compact"/>
            </w:pPr>
            <w:r>
              <w:t>Chlamydomonas_malina</w:t>
            </w:r>
          </w:p>
        </w:tc>
        <w:tc>
          <w:tcPr>
            <w:tcW w:w="1140" w:type="dxa"/>
          </w:tcPr>
          <w:p w14:paraId="3C4B1409" w14:textId="77777777" w:rsidR="00B2583B" w:rsidRDefault="00000000">
            <w:pPr>
              <w:pStyle w:val="Compact"/>
              <w:jc w:val="right"/>
            </w:pPr>
            <w:r>
              <w:t>8</w:t>
            </w:r>
          </w:p>
        </w:tc>
        <w:tc>
          <w:tcPr>
            <w:tcW w:w="1800" w:type="dxa"/>
          </w:tcPr>
          <w:p w14:paraId="274C6AF9" w14:textId="77777777" w:rsidR="00B2583B" w:rsidRDefault="00000000">
            <w:pPr>
              <w:pStyle w:val="Compact"/>
              <w:jc w:val="right"/>
            </w:pPr>
            <w:r>
              <w:t>4</w:t>
            </w:r>
          </w:p>
        </w:tc>
        <w:tc>
          <w:tcPr>
            <w:tcW w:w="1320" w:type="dxa"/>
          </w:tcPr>
          <w:p w14:paraId="39B093CC" w14:textId="77777777" w:rsidR="00B2583B" w:rsidRDefault="00000000">
            <w:pPr>
              <w:pStyle w:val="Compact"/>
              <w:jc w:val="right"/>
            </w:pPr>
            <w:r>
              <w:t>0.08023</w:t>
            </w:r>
          </w:p>
        </w:tc>
        <w:tc>
          <w:tcPr>
            <w:tcW w:w="1500" w:type="dxa"/>
          </w:tcPr>
          <w:p w14:paraId="4622BB92" w14:textId="77777777" w:rsidR="00B2583B" w:rsidRDefault="00000000">
            <w:pPr>
              <w:pStyle w:val="Compact"/>
              <w:jc w:val="right"/>
            </w:pPr>
            <w:r>
              <w:t>4</w:t>
            </w:r>
          </w:p>
        </w:tc>
        <w:tc>
          <w:tcPr>
            <w:tcW w:w="600" w:type="dxa"/>
          </w:tcPr>
          <w:p w14:paraId="3D82AE4D" w14:textId="77777777" w:rsidR="00B2583B" w:rsidRDefault="00000000">
            <w:pPr>
              <w:pStyle w:val="Compact"/>
              <w:jc w:val="right"/>
            </w:pPr>
            <w:r>
              <w:t>70.00</w:t>
            </w:r>
          </w:p>
        </w:tc>
      </w:tr>
      <w:tr w:rsidR="00B2583B" w14:paraId="4EC80968" w14:textId="77777777">
        <w:tc>
          <w:tcPr>
            <w:tcW w:w="1560" w:type="dxa"/>
          </w:tcPr>
          <w:p w14:paraId="26F07316" w14:textId="77777777" w:rsidR="00B2583B" w:rsidRDefault="00000000">
            <w:pPr>
              <w:pStyle w:val="Compact"/>
            </w:pPr>
            <w:r>
              <w:t>Chlamydomonas_malina</w:t>
            </w:r>
          </w:p>
        </w:tc>
        <w:tc>
          <w:tcPr>
            <w:tcW w:w="1140" w:type="dxa"/>
          </w:tcPr>
          <w:p w14:paraId="717BD0F5" w14:textId="77777777" w:rsidR="00B2583B" w:rsidRDefault="00000000">
            <w:pPr>
              <w:pStyle w:val="Compact"/>
              <w:jc w:val="right"/>
            </w:pPr>
            <w:r>
              <w:t>8</w:t>
            </w:r>
          </w:p>
        </w:tc>
        <w:tc>
          <w:tcPr>
            <w:tcW w:w="1800" w:type="dxa"/>
          </w:tcPr>
          <w:p w14:paraId="360C2929" w14:textId="77777777" w:rsidR="00B2583B" w:rsidRDefault="00000000">
            <w:pPr>
              <w:pStyle w:val="Compact"/>
              <w:jc w:val="right"/>
            </w:pPr>
            <w:r>
              <w:t>4</w:t>
            </w:r>
          </w:p>
        </w:tc>
        <w:tc>
          <w:tcPr>
            <w:tcW w:w="1320" w:type="dxa"/>
          </w:tcPr>
          <w:p w14:paraId="0B93E1F0" w14:textId="77777777" w:rsidR="00B2583B" w:rsidRDefault="00000000">
            <w:pPr>
              <w:pStyle w:val="Compact"/>
              <w:jc w:val="right"/>
            </w:pPr>
            <w:r>
              <w:t>0.08260</w:t>
            </w:r>
          </w:p>
        </w:tc>
        <w:tc>
          <w:tcPr>
            <w:tcW w:w="1500" w:type="dxa"/>
          </w:tcPr>
          <w:p w14:paraId="434F7813" w14:textId="77777777" w:rsidR="00B2583B" w:rsidRDefault="00000000">
            <w:pPr>
              <w:pStyle w:val="Compact"/>
              <w:jc w:val="right"/>
            </w:pPr>
            <w:r>
              <w:t>4</w:t>
            </w:r>
          </w:p>
        </w:tc>
        <w:tc>
          <w:tcPr>
            <w:tcW w:w="600" w:type="dxa"/>
          </w:tcPr>
          <w:p w14:paraId="5ABE3A1B" w14:textId="77777777" w:rsidR="00B2583B" w:rsidRDefault="00000000">
            <w:pPr>
              <w:pStyle w:val="Compact"/>
              <w:jc w:val="right"/>
            </w:pPr>
            <w:r>
              <w:t>500.00</w:t>
            </w:r>
          </w:p>
        </w:tc>
      </w:tr>
      <w:tr w:rsidR="00B2583B" w14:paraId="7CD4CDBD" w14:textId="77777777">
        <w:tc>
          <w:tcPr>
            <w:tcW w:w="1560" w:type="dxa"/>
          </w:tcPr>
          <w:p w14:paraId="6B1DAE53" w14:textId="77777777" w:rsidR="00B2583B" w:rsidRDefault="00000000">
            <w:pPr>
              <w:pStyle w:val="Compact"/>
            </w:pPr>
            <w:r>
              <w:t>Chlamydomonas_malina</w:t>
            </w:r>
          </w:p>
        </w:tc>
        <w:tc>
          <w:tcPr>
            <w:tcW w:w="1140" w:type="dxa"/>
          </w:tcPr>
          <w:p w14:paraId="6CB5944B" w14:textId="77777777" w:rsidR="00B2583B" w:rsidRDefault="00000000">
            <w:pPr>
              <w:pStyle w:val="Compact"/>
              <w:jc w:val="right"/>
            </w:pPr>
            <w:r>
              <w:t>8</w:t>
            </w:r>
          </w:p>
        </w:tc>
        <w:tc>
          <w:tcPr>
            <w:tcW w:w="1800" w:type="dxa"/>
          </w:tcPr>
          <w:p w14:paraId="0D07020D" w14:textId="77777777" w:rsidR="00B2583B" w:rsidRDefault="00000000">
            <w:pPr>
              <w:pStyle w:val="Compact"/>
              <w:jc w:val="right"/>
            </w:pPr>
            <w:r>
              <w:t>4</w:t>
            </w:r>
          </w:p>
        </w:tc>
        <w:tc>
          <w:tcPr>
            <w:tcW w:w="1320" w:type="dxa"/>
          </w:tcPr>
          <w:p w14:paraId="60E6697D" w14:textId="77777777" w:rsidR="00B2583B" w:rsidRDefault="00000000">
            <w:pPr>
              <w:pStyle w:val="Compact"/>
              <w:jc w:val="right"/>
            </w:pPr>
            <w:r>
              <w:t>0.09246</w:t>
            </w:r>
          </w:p>
        </w:tc>
        <w:tc>
          <w:tcPr>
            <w:tcW w:w="1500" w:type="dxa"/>
          </w:tcPr>
          <w:p w14:paraId="0269C62B" w14:textId="77777777" w:rsidR="00B2583B" w:rsidRDefault="00000000">
            <w:pPr>
              <w:pStyle w:val="Compact"/>
              <w:jc w:val="right"/>
            </w:pPr>
            <w:r>
              <w:t>4</w:t>
            </w:r>
          </w:p>
        </w:tc>
        <w:tc>
          <w:tcPr>
            <w:tcW w:w="600" w:type="dxa"/>
          </w:tcPr>
          <w:p w14:paraId="2EE4065C" w14:textId="77777777" w:rsidR="00B2583B" w:rsidRDefault="00000000">
            <w:pPr>
              <w:pStyle w:val="Compact"/>
              <w:jc w:val="right"/>
            </w:pPr>
            <w:r>
              <w:t>30.00</w:t>
            </w:r>
          </w:p>
        </w:tc>
      </w:tr>
      <w:tr w:rsidR="00B2583B" w14:paraId="03473AC0" w14:textId="77777777">
        <w:tc>
          <w:tcPr>
            <w:tcW w:w="1560" w:type="dxa"/>
          </w:tcPr>
          <w:p w14:paraId="0AE5C619" w14:textId="77777777" w:rsidR="00B2583B" w:rsidRDefault="00000000">
            <w:pPr>
              <w:pStyle w:val="Compact"/>
            </w:pPr>
            <w:r>
              <w:t>Chlamydomonas_malina</w:t>
            </w:r>
          </w:p>
        </w:tc>
        <w:tc>
          <w:tcPr>
            <w:tcW w:w="1140" w:type="dxa"/>
          </w:tcPr>
          <w:p w14:paraId="2BED5911" w14:textId="77777777" w:rsidR="00B2583B" w:rsidRDefault="00000000">
            <w:pPr>
              <w:pStyle w:val="Compact"/>
              <w:jc w:val="right"/>
            </w:pPr>
            <w:r>
              <w:t>8</w:t>
            </w:r>
          </w:p>
        </w:tc>
        <w:tc>
          <w:tcPr>
            <w:tcW w:w="1800" w:type="dxa"/>
          </w:tcPr>
          <w:p w14:paraId="4B7EAC8E" w14:textId="77777777" w:rsidR="00B2583B" w:rsidRDefault="00000000">
            <w:pPr>
              <w:pStyle w:val="Compact"/>
              <w:jc w:val="right"/>
            </w:pPr>
            <w:r>
              <w:t>4</w:t>
            </w:r>
          </w:p>
        </w:tc>
        <w:tc>
          <w:tcPr>
            <w:tcW w:w="1320" w:type="dxa"/>
          </w:tcPr>
          <w:p w14:paraId="55AE9315" w14:textId="77777777" w:rsidR="00B2583B" w:rsidRDefault="00000000">
            <w:pPr>
              <w:pStyle w:val="Compact"/>
              <w:jc w:val="right"/>
            </w:pPr>
            <w:r>
              <w:t>0.09298</w:t>
            </w:r>
          </w:p>
        </w:tc>
        <w:tc>
          <w:tcPr>
            <w:tcW w:w="1500" w:type="dxa"/>
          </w:tcPr>
          <w:p w14:paraId="254D821E" w14:textId="77777777" w:rsidR="00B2583B" w:rsidRDefault="00000000">
            <w:pPr>
              <w:pStyle w:val="Compact"/>
              <w:jc w:val="right"/>
            </w:pPr>
            <w:r>
              <w:t>4</w:t>
            </w:r>
          </w:p>
        </w:tc>
        <w:tc>
          <w:tcPr>
            <w:tcW w:w="600" w:type="dxa"/>
          </w:tcPr>
          <w:p w14:paraId="29858B8C" w14:textId="77777777" w:rsidR="00B2583B" w:rsidRDefault="00000000">
            <w:pPr>
              <w:pStyle w:val="Compact"/>
              <w:jc w:val="right"/>
            </w:pPr>
            <w:r>
              <w:t>70.00</w:t>
            </w:r>
          </w:p>
        </w:tc>
      </w:tr>
      <w:tr w:rsidR="00B2583B" w14:paraId="759C9EFA" w14:textId="77777777">
        <w:tc>
          <w:tcPr>
            <w:tcW w:w="1560" w:type="dxa"/>
          </w:tcPr>
          <w:p w14:paraId="5EA596C3" w14:textId="77777777" w:rsidR="00B2583B" w:rsidRDefault="00000000">
            <w:pPr>
              <w:pStyle w:val="Compact"/>
            </w:pPr>
            <w:r>
              <w:t>Chlamydomonas_malina</w:t>
            </w:r>
          </w:p>
        </w:tc>
        <w:tc>
          <w:tcPr>
            <w:tcW w:w="1140" w:type="dxa"/>
          </w:tcPr>
          <w:p w14:paraId="1195ADD5" w14:textId="77777777" w:rsidR="00B2583B" w:rsidRDefault="00000000">
            <w:pPr>
              <w:pStyle w:val="Compact"/>
              <w:jc w:val="right"/>
            </w:pPr>
            <w:r>
              <w:t>8</w:t>
            </w:r>
          </w:p>
        </w:tc>
        <w:tc>
          <w:tcPr>
            <w:tcW w:w="1800" w:type="dxa"/>
          </w:tcPr>
          <w:p w14:paraId="363A7994" w14:textId="77777777" w:rsidR="00B2583B" w:rsidRDefault="00000000">
            <w:pPr>
              <w:pStyle w:val="Compact"/>
              <w:jc w:val="right"/>
            </w:pPr>
            <w:r>
              <w:t>8</w:t>
            </w:r>
          </w:p>
        </w:tc>
        <w:tc>
          <w:tcPr>
            <w:tcW w:w="1320" w:type="dxa"/>
          </w:tcPr>
          <w:p w14:paraId="7C56FB41" w14:textId="77777777" w:rsidR="00B2583B" w:rsidRDefault="00000000">
            <w:pPr>
              <w:pStyle w:val="Compact"/>
              <w:jc w:val="right"/>
            </w:pPr>
            <w:r>
              <w:t>0.07425</w:t>
            </w:r>
          </w:p>
        </w:tc>
        <w:tc>
          <w:tcPr>
            <w:tcW w:w="1500" w:type="dxa"/>
          </w:tcPr>
          <w:p w14:paraId="2FF1DA4F" w14:textId="77777777" w:rsidR="00B2583B" w:rsidRDefault="00000000">
            <w:pPr>
              <w:pStyle w:val="Compact"/>
              <w:jc w:val="right"/>
            </w:pPr>
            <w:r>
              <w:t>4</w:t>
            </w:r>
          </w:p>
        </w:tc>
        <w:tc>
          <w:tcPr>
            <w:tcW w:w="600" w:type="dxa"/>
          </w:tcPr>
          <w:p w14:paraId="6C50DF8A" w14:textId="77777777" w:rsidR="00B2583B" w:rsidRDefault="00000000">
            <w:pPr>
              <w:pStyle w:val="Compact"/>
              <w:jc w:val="right"/>
            </w:pPr>
            <w:r>
              <w:t>500.00</w:t>
            </w:r>
          </w:p>
        </w:tc>
      </w:tr>
      <w:tr w:rsidR="00B2583B" w14:paraId="2259F269" w14:textId="77777777">
        <w:tc>
          <w:tcPr>
            <w:tcW w:w="1560" w:type="dxa"/>
          </w:tcPr>
          <w:p w14:paraId="148BC1C0" w14:textId="77777777" w:rsidR="00B2583B" w:rsidRDefault="00000000">
            <w:pPr>
              <w:pStyle w:val="Compact"/>
            </w:pPr>
            <w:r>
              <w:t>Chlamydomonas_malina</w:t>
            </w:r>
          </w:p>
        </w:tc>
        <w:tc>
          <w:tcPr>
            <w:tcW w:w="1140" w:type="dxa"/>
          </w:tcPr>
          <w:p w14:paraId="5094B000" w14:textId="77777777" w:rsidR="00B2583B" w:rsidRDefault="00000000">
            <w:pPr>
              <w:pStyle w:val="Compact"/>
              <w:jc w:val="right"/>
            </w:pPr>
            <w:r>
              <w:t>8</w:t>
            </w:r>
          </w:p>
        </w:tc>
        <w:tc>
          <w:tcPr>
            <w:tcW w:w="1800" w:type="dxa"/>
          </w:tcPr>
          <w:p w14:paraId="7330D440" w14:textId="77777777" w:rsidR="00B2583B" w:rsidRDefault="00000000">
            <w:pPr>
              <w:pStyle w:val="Compact"/>
              <w:jc w:val="right"/>
            </w:pPr>
            <w:r>
              <w:t>8</w:t>
            </w:r>
          </w:p>
        </w:tc>
        <w:tc>
          <w:tcPr>
            <w:tcW w:w="1320" w:type="dxa"/>
          </w:tcPr>
          <w:p w14:paraId="334B9CCD" w14:textId="77777777" w:rsidR="00B2583B" w:rsidRDefault="00000000">
            <w:pPr>
              <w:pStyle w:val="Compact"/>
              <w:jc w:val="right"/>
            </w:pPr>
            <w:r>
              <w:t>0.07944</w:t>
            </w:r>
          </w:p>
        </w:tc>
        <w:tc>
          <w:tcPr>
            <w:tcW w:w="1500" w:type="dxa"/>
          </w:tcPr>
          <w:p w14:paraId="76CB408E" w14:textId="77777777" w:rsidR="00B2583B" w:rsidRDefault="00000000">
            <w:pPr>
              <w:pStyle w:val="Compact"/>
              <w:jc w:val="right"/>
            </w:pPr>
            <w:r>
              <w:t>4</w:t>
            </w:r>
          </w:p>
        </w:tc>
        <w:tc>
          <w:tcPr>
            <w:tcW w:w="600" w:type="dxa"/>
          </w:tcPr>
          <w:p w14:paraId="6E7890DA" w14:textId="77777777" w:rsidR="00B2583B" w:rsidRDefault="00000000">
            <w:pPr>
              <w:pStyle w:val="Compact"/>
              <w:jc w:val="right"/>
            </w:pPr>
            <w:r>
              <w:t>70.00</w:t>
            </w:r>
          </w:p>
        </w:tc>
      </w:tr>
      <w:tr w:rsidR="00B2583B" w14:paraId="51E686D7" w14:textId="77777777">
        <w:tc>
          <w:tcPr>
            <w:tcW w:w="1560" w:type="dxa"/>
          </w:tcPr>
          <w:p w14:paraId="6FB55951" w14:textId="77777777" w:rsidR="00B2583B" w:rsidRDefault="00000000">
            <w:pPr>
              <w:pStyle w:val="Compact"/>
            </w:pPr>
            <w:r>
              <w:t>Chlamydomonas_malina</w:t>
            </w:r>
          </w:p>
        </w:tc>
        <w:tc>
          <w:tcPr>
            <w:tcW w:w="1140" w:type="dxa"/>
          </w:tcPr>
          <w:p w14:paraId="1B307AF4" w14:textId="77777777" w:rsidR="00B2583B" w:rsidRDefault="00000000">
            <w:pPr>
              <w:pStyle w:val="Compact"/>
              <w:jc w:val="right"/>
            </w:pPr>
            <w:r>
              <w:t>8</w:t>
            </w:r>
          </w:p>
        </w:tc>
        <w:tc>
          <w:tcPr>
            <w:tcW w:w="1800" w:type="dxa"/>
          </w:tcPr>
          <w:p w14:paraId="2DE9A64D" w14:textId="77777777" w:rsidR="00B2583B" w:rsidRDefault="00000000">
            <w:pPr>
              <w:pStyle w:val="Compact"/>
              <w:jc w:val="right"/>
            </w:pPr>
            <w:r>
              <w:t>8</w:t>
            </w:r>
          </w:p>
        </w:tc>
        <w:tc>
          <w:tcPr>
            <w:tcW w:w="1320" w:type="dxa"/>
          </w:tcPr>
          <w:p w14:paraId="779DB2A2" w14:textId="77777777" w:rsidR="00B2583B" w:rsidRDefault="00000000">
            <w:pPr>
              <w:pStyle w:val="Compact"/>
              <w:jc w:val="right"/>
            </w:pPr>
            <w:r>
              <w:t>0.08759</w:t>
            </w:r>
          </w:p>
        </w:tc>
        <w:tc>
          <w:tcPr>
            <w:tcW w:w="1500" w:type="dxa"/>
          </w:tcPr>
          <w:p w14:paraId="77DAE8CF" w14:textId="77777777" w:rsidR="00B2583B" w:rsidRDefault="00000000">
            <w:pPr>
              <w:pStyle w:val="Compact"/>
              <w:jc w:val="right"/>
            </w:pPr>
            <w:r>
              <w:t>4</w:t>
            </w:r>
          </w:p>
        </w:tc>
        <w:tc>
          <w:tcPr>
            <w:tcW w:w="600" w:type="dxa"/>
          </w:tcPr>
          <w:p w14:paraId="24224610" w14:textId="77777777" w:rsidR="00B2583B" w:rsidRDefault="00000000">
            <w:pPr>
              <w:pStyle w:val="Compact"/>
              <w:jc w:val="right"/>
            </w:pPr>
            <w:r>
              <w:t>30.00</w:t>
            </w:r>
          </w:p>
        </w:tc>
      </w:tr>
      <w:tr w:rsidR="00B2583B" w14:paraId="608178D4" w14:textId="77777777">
        <w:tc>
          <w:tcPr>
            <w:tcW w:w="1560" w:type="dxa"/>
          </w:tcPr>
          <w:p w14:paraId="13CFB455" w14:textId="77777777" w:rsidR="00B2583B" w:rsidRDefault="00000000">
            <w:pPr>
              <w:pStyle w:val="Compact"/>
            </w:pPr>
            <w:r>
              <w:t>Chlamydomonas_malina</w:t>
            </w:r>
          </w:p>
        </w:tc>
        <w:tc>
          <w:tcPr>
            <w:tcW w:w="1140" w:type="dxa"/>
          </w:tcPr>
          <w:p w14:paraId="2245ECA2" w14:textId="77777777" w:rsidR="00B2583B" w:rsidRDefault="00000000">
            <w:pPr>
              <w:pStyle w:val="Compact"/>
              <w:jc w:val="right"/>
            </w:pPr>
            <w:r>
              <w:t>8</w:t>
            </w:r>
          </w:p>
        </w:tc>
        <w:tc>
          <w:tcPr>
            <w:tcW w:w="1800" w:type="dxa"/>
          </w:tcPr>
          <w:p w14:paraId="6F93CED4" w14:textId="77777777" w:rsidR="00B2583B" w:rsidRDefault="00000000">
            <w:pPr>
              <w:pStyle w:val="Compact"/>
              <w:jc w:val="right"/>
            </w:pPr>
            <w:r>
              <w:t>8</w:t>
            </w:r>
          </w:p>
        </w:tc>
        <w:tc>
          <w:tcPr>
            <w:tcW w:w="1320" w:type="dxa"/>
          </w:tcPr>
          <w:p w14:paraId="14727BE7" w14:textId="77777777" w:rsidR="00B2583B" w:rsidRDefault="00000000">
            <w:pPr>
              <w:pStyle w:val="Compact"/>
              <w:jc w:val="right"/>
            </w:pPr>
            <w:r>
              <w:t>0.08763</w:t>
            </w:r>
          </w:p>
        </w:tc>
        <w:tc>
          <w:tcPr>
            <w:tcW w:w="1500" w:type="dxa"/>
          </w:tcPr>
          <w:p w14:paraId="0707FB27" w14:textId="77777777" w:rsidR="00B2583B" w:rsidRDefault="00000000">
            <w:pPr>
              <w:pStyle w:val="Compact"/>
              <w:jc w:val="right"/>
            </w:pPr>
            <w:r>
              <w:t>4</w:t>
            </w:r>
          </w:p>
        </w:tc>
        <w:tc>
          <w:tcPr>
            <w:tcW w:w="600" w:type="dxa"/>
          </w:tcPr>
          <w:p w14:paraId="583ABD6A" w14:textId="77777777" w:rsidR="00B2583B" w:rsidRDefault="00000000">
            <w:pPr>
              <w:pStyle w:val="Compact"/>
              <w:jc w:val="right"/>
            </w:pPr>
            <w:r>
              <w:t>70.00</w:t>
            </w:r>
          </w:p>
        </w:tc>
      </w:tr>
      <w:tr w:rsidR="00B2583B" w14:paraId="5C3F94B6" w14:textId="77777777">
        <w:tc>
          <w:tcPr>
            <w:tcW w:w="1560" w:type="dxa"/>
          </w:tcPr>
          <w:p w14:paraId="62053761" w14:textId="77777777" w:rsidR="00B2583B" w:rsidRDefault="00000000">
            <w:pPr>
              <w:pStyle w:val="Compact"/>
            </w:pPr>
            <w:r>
              <w:t>Chlamydomonas_malina</w:t>
            </w:r>
          </w:p>
        </w:tc>
        <w:tc>
          <w:tcPr>
            <w:tcW w:w="1140" w:type="dxa"/>
          </w:tcPr>
          <w:p w14:paraId="7D2A6052" w14:textId="77777777" w:rsidR="00B2583B" w:rsidRDefault="00000000">
            <w:pPr>
              <w:pStyle w:val="Compact"/>
              <w:jc w:val="right"/>
            </w:pPr>
            <w:r>
              <w:t>8</w:t>
            </w:r>
          </w:p>
        </w:tc>
        <w:tc>
          <w:tcPr>
            <w:tcW w:w="1800" w:type="dxa"/>
          </w:tcPr>
          <w:p w14:paraId="5DBE330E" w14:textId="77777777" w:rsidR="00B2583B" w:rsidRDefault="00000000">
            <w:pPr>
              <w:pStyle w:val="Compact"/>
              <w:jc w:val="right"/>
            </w:pPr>
            <w:r>
              <w:t>12</w:t>
            </w:r>
          </w:p>
        </w:tc>
        <w:tc>
          <w:tcPr>
            <w:tcW w:w="1320" w:type="dxa"/>
          </w:tcPr>
          <w:p w14:paraId="64B9974C" w14:textId="77777777" w:rsidR="00B2583B" w:rsidRDefault="00000000">
            <w:pPr>
              <w:pStyle w:val="Compact"/>
              <w:jc w:val="right"/>
            </w:pPr>
            <w:r>
              <w:t>0.07154</w:t>
            </w:r>
          </w:p>
        </w:tc>
        <w:tc>
          <w:tcPr>
            <w:tcW w:w="1500" w:type="dxa"/>
          </w:tcPr>
          <w:p w14:paraId="3EEE1813" w14:textId="77777777" w:rsidR="00B2583B" w:rsidRDefault="00000000">
            <w:pPr>
              <w:pStyle w:val="Compact"/>
              <w:jc w:val="right"/>
            </w:pPr>
            <w:r>
              <w:t>4</w:t>
            </w:r>
          </w:p>
        </w:tc>
        <w:tc>
          <w:tcPr>
            <w:tcW w:w="600" w:type="dxa"/>
          </w:tcPr>
          <w:p w14:paraId="4F1E6618" w14:textId="77777777" w:rsidR="00B2583B" w:rsidRDefault="00000000">
            <w:pPr>
              <w:pStyle w:val="Compact"/>
              <w:jc w:val="right"/>
            </w:pPr>
            <w:r>
              <w:t>500.00</w:t>
            </w:r>
          </w:p>
        </w:tc>
      </w:tr>
      <w:tr w:rsidR="00B2583B" w14:paraId="11CA8E74" w14:textId="77777777">
        <w:tc>
          <w:tcPr>
            <w:tcW w:w="1560" w:type="dxa"/>
          </w:tcPr>
          <w:p w14:paraId="0E38FCD6" w14:textId="77777777" w:rsidR="00B2583B" w:rsidRDefault="00000000">
            <w:pPr>
              <w:pStyle w:val="Compact"/>
            </w:pPr>
            <w:r>
              <w:t>Chlamydomonas_malina</w:t>
            </w:r>
          </w:p>
        </w:tc>
        <w:tc>
          <w:tcPr>
            <w:tcW w:w="1140" w:type="dxa"/>
          </w:tcPr>
          <w:p w14:paraId="3B4854BD" w14:textId="77777777" w:rsidR="00B2583B" w:rsidRDefault="00000000">
            <w:pPr>
              <w:pStyle w:val="Compact"/>
              <w:jc w:val="right"/>
            </w:pPr>
            <w:r>
              <w:t>8</w:t>
            </w:r>
          </w:p>
        </w:tc>
        <w:tc>
          <w:tcPr>
            <w:tcW w:w="1800" w:type="dxa"/>
          </w:tcPr>
          <w:p w14:paraId="60E7BCF0" w14:textId="77777777" w:rsidR="00B2583B" w:rsidRDefault="00000000">
            <w:pPr>
              <w:pStyle w:val="Compact"/>
              <w:jc w:val="right"/>
            </w:pPr>
            <w:r>
              <w:t>12</w:t>
            </w:r>
          </w:p>
        </w:tc>
        <w:tc>
          <w:tcPr>
            <w:tcW w:w="1320" w:type="dxa"/>
          </w:tcPr>
          <w:p w14:paraId="35481AB4" w14:textId="77777777" w:rsidR="00B2583B" w:rsidRDefault="00000000">
            <w:pPr>
              <w:pStyle w:val="Compact"/>
              <w:jc w:val="right"/>
            </w:pPr>
            <w:r>
              <w:t>0.07333</w:t>
            </w:r>
          </w:p>
        </w:tc>
        <w:tc>
          <w:tcPr>
            <w:tcW w:w="1500" w:type="dxa"/>
          </w:tcPr>
          <w:p w14:paraId="2A354B3A" w14:textId="77777777" w:rsidR="00B2583B" w:rsidRDefault="00000000">
            <w:pPr>
              <w:pStyle w:val="Compact"/>
              <w:jc w:val="right"/>
            </w:pPr>
            <w:r>
              <w:t>4</w:t>
            </w:r>
          </w:p>
        </w:tc>
        <w:tc>
          <w:tcPr>
            <w:tcW w:w="600" w:type="dxa"/>
          </w:tcPr>
          <w:p w14:paraId="5993AFC2" w14:textId="77777777" w:rsidR="00B2583B" w:rsidRDefault="00000000">
            <w:pPr>
              <w:pStyle w:val="Compact"/>
              <w:jc w:val="right"/>
            </w:pPr>
            <w:r>
              <w:t>70.00</w:t>
            </w:r>
          </w:p>
        </w:tc>
      </w:tr>
      <w:tr w:rsidR="00B2583B" w14:paraId="28B51085" w14:textId="77777777">
        <w:tc>
          <w:tcPr>
            <w:tcW w:w="1560" w:type="dxa"/>
          </w:tcPr>
          <w:p w14:paraId="22C7BDFA" w14:textId="77777777" w:rsidR="00B2583B" w:rsidRDefault="00000000">
            <w:pPr>
              <w:pStyle w:val="Compact"/>
            </w:pPr>
            <w:r>
              <w:t>Chlamydomonas_malina</w:t>
            </w:r>
          </w:p>
        </w:tc>
        <w:tc>
          <w:tcPr>
            <w:tcW w:w="1140" w:type="dxa"/>
          </w:tcPr>
          <w:p w14:paraId="63CFDE62" w14:textId="77777777" w:rsidR="00B2583B" w:rsidRDefault="00000000">
            <w:pPr>
              <w:pStyle w:val="Compact"/>
              <w:jc w:val="right"/>
            </w:pPr>
            <w:r>
              <w:t>8</w:t>
            </w:r>
          </w:p>
        </w:tc>
        <w:tc>
          <w:tcPr>
            <w:tcW w:w="1800" w:type="dxa"/>
          </w:tcPr>
          <w:p w14:paraId="38934924" w14:textId="77777777" w:rsidR="00B2583B" w:rsidRDefault="00000000">
            <w:pPr>
              <w:pStyle w:val="Compact"/>
              <w:jc w:val="right"/>
            </w:pPr>
            <w:r>
              <w:t>12</w:t>
            </w:r>
          </w:p>
        </w:tc>
        <w:tc>
          <w:tcPr>
            <w:tcW w:w="1320" w:type="dxa"/>
          </w:tcPr>
          <w:p w14:paraId="0569C75E" w14:textId="77777777" w:rsidR="00B2583B" w:rsidRDefault="00000000">
            <w:pPr>
              <w:pStyle w:val="Compact"/>
              <w:jc w:val="right"/>
            </w:pPr>
            <w:r>
              <w:t>0.08287</w:t>
            </w:r>
          </w:p>
        </w:tc>
        <w:tc>
          <w:tcPr>
            <w:tcW w:w="1500" w:type="dxa"/>
          </w:tcPr>
          <w:p w14:paraId="46121A18" w14:textId="77777777" w:rsidR="00B2583B" w:rsidRDefault="00000000">
            <w:pPr>
              <w:pStyle w:val="Compact"/>
              <w:jc w:val="right"/>
            </w:pPr>
            <w:r>
              <w:t>4</w:t>
            </w:r>
          </w:p>
        </w:tc>
        <w:tc>
          <w:tcPr>
            <w:tcW w:w="600" w:type="dxa"/>
          </w:tcPr>
          <w:p w14:paraId="3F7FE65B" w14:textId="77777777" w:rsidR="00B2583B" w:rsidRDefault="00000000">
            <w:pPr>
              <w:pStyle w:val="Compact"/>
              <w:jc w:val="right"/>
            </w:pPr>
            <w:r>
              <w:t>30.00</w:t>
            </w:r>
          </w:p>
        </w:tc>
      </w:tr>
      <w:tr w:rsidR="00B2583B" w14:paraId="55BEB581" w14:textId="77777777">
        <w:tc>
          <w:tcPr>
            <w:tcW w:w="1560" w:type="dxa"/>
          </w:tcPr>
          <w:p w14:paraId="45478187" w14:textId="77777777" w:rsidR="00B2583B" w:rsidRDefault="00000000">
            <w:pPr>
              <w:pStyle w:val="Compact"/>
            </w:pPr>
            <w:r>
              <w:t>Chlamydomonas_malina</w:t>
            </w:r>
          </w:p>
        </w:tc>
        <w:tc>
          <w:tcPr>
            <w:tcW w:w="1140" w:type="dxa"/>
          </w:tcPr>
          <w:p w14:paraId="6340EF42" w14:textId="77777777" w:rsidR="00B2583B" w:rsidRDefault="00000000">
            <w:pPr>
              <w:pStyle w:val="Compact"/>
              <w:jc w:val="right"/>
            </w:pPr>
            <w:r>
              <w:t>8</w:t>
            </w:r>
          </w:p>
        </w:tc>
        <w:tc>
          <w:tcPr>
            <w:tcW w:w="1800" w:type="dxa"/>
          </w:tcPr>
          <w:p w14:paraId="4D27A14D" w14:textId="77777777" w:rsidR="00B2583B" w:rsidRDefault="00000000">
            <w:pPr>
              <w:pStyle w:val="Compact"/>
              <w:jc w:val="right"/>
            </w:pPr>
            <w:r>
              <w:t>12</w:t>
            </w:r>
          </w:p>
        </w:tc>
        <w:tc>
          <w:tcPr>
            <w:tcW w:w="1320" w:type="dxa"/>
          </w:tcPr>
          <w:p w14:paraId="0463D726" w14:textId="77777777" w:rsidR="00B2583B" w:rsidRDefault="00000000">
            <w:pPr>
              <w:pStyle w:val="Compact"/>
              <w:jc w:val="right"/>
            </w:pPr>
            <w:r>
              <w:t>0.08548</w:t>
            </w:r>
          </w:p>
        </w:tc>
        <w:tc>
          <w:tcPr>
            <w:tcW w:w="1500" w:type="dxa"/>
          </w:tcPr>
          <w:p w14:paraId="05418DEC" w14:textId="77777777" w:rsidR="00B2583B" w:rsidRDefault="00000000">
            <w:pPr>
              <w:pStyle w:val="Compact"/>
              <w:jc w:val="right"/>
            </w:pPr>
            <w:r>
              <w:t>4</w:t>
            </w:r>
          </w:p>
        </w:tc>
        <w:tc>
          <w:tcPr>
            <w:tcW w:w="600" w:type="dxa"/>
          </w:tcPr>
          <w:p w14:paraId="3EEE444B" w14:textId="77777777" w:rsidR="00B2583B" w:rsidRDefault="00000000">
            <w:pPr>
              <w:pStyle w:val="Compact"/>
              <w:jc w:val="right"/>
            </w:pPr>
            <w:r>
              <w:t>70.00</w:t>
            </w:r>
          </w:p>
        </w:tc>
      </w:tr>
      <w:tr w:rsidR="00B2583B" w14:paraId="62A5D619" w14:textId="77777777">
        <w:tc>
          <w:tcPr>
            <w:tcW w:w="1560" w:type="dxa"/>
          </w:tcPr>
          <w:p w14:paraId="104601EA" w14:textId="77777777" w:rsidR="00B2583B" w:rsidRDefault="00000000">
            <w:pPr>
              <w:pStyle w:val="Compact"/>
            </w:pPr>
            <w:r>
              <w:lastRenderedPageBreak/>
              <w:t>Chlamydomonas_malina</w:t>
            </w:r>
          </w:p>
        </w:tc>
        <w:tc>
          <w:tcPr>
            <w:tcW w:w="1140" w:type="dxa"/>
          </w:tcPr>
          <w:p w14:paraId="68C41EA2" w14:textId="77777777" w:rsidR="00B2583B" w:rsidRDefault="00000000">
            <w:pPr>
              <w:pStyle w:val="Compact"/>
              <w:jc w:val="right"/>
            </w:pPr>
            <w:r>
              <w:t>16</w:t>
            </w:r>
          </w:p>
        </w:tc>
        <w:tc>
          <w:tcPr>
            <w:tcW w:w="1800" w:type="dxa"/>
          </w:tcPr>
          <w:p w14:paraId="46D828A2" w14:textId="77777777" w:rsidR="00B2583B" w:rsidRDefault="00000000">
            <w:pPr>
              <w:pStyle w:val="Compact"/>
              <w:jc w:val="right"/>
            </w:pPr>
            <w:r>
              <w:t>2</w:t>
            </w:r>
          </w:p>
        </w:tc>
        <w:tc>
          <w:tcPr>
            <w:tcW w:w="1320" w:type="dxa"/>
          </w:tcPr>
          <w:p w14:paraId="6D9BAB63" w14:textId="77777777" w:rsidR="00B2583B" w:rsidRDefault="00000000">
            <w:pPr>
              <w:pStyle w:val="Compact"/>
              <w:jc w:val="right"/>
            </w:pPr>
            <w:r>
              <w:t>0.04966</w:t>
            </w:r>
          </w:p>
        </w:tc>
        <w:tc>
          <w:tcPr>
            <w:tcW w:w="1500" w:type="dxa"/>
          </w:tcPr>
          <w:p w14:paraId="080ADB52" w14:textId="77777777" w:rsidR="00B2583B" w:rsidRDefault="00000000">
            <w:pPr>
              <w:pStyle w:val="Compact"/>
              <w:jc w:val="right"/>
            </w:pPr>
            <w:r>
              <w:t>4</w:t>
            </w:r>
          </w:p>
        </w:tc>
        <w:tc>
          <w:tcPr>
            <w:tcW w:w="600" w:type="dxa"/>
          </w:tcPr>
          <w:p w14:paraId="238C9110" w14:textId="77777777" w:rsidR="00B2583B" w:rsidRDefault="00000000">
            <w:pPr>
              <w:pStyle w:val="Compact"/>
              <w:jc w:val="right"/>
            </w:pPr>
            <w:r>
              <w:t>30.00</w:t>
            </w:r>
          </w:p>
        </w:tc>
      </w:tr>
      <w:tr w:rsidR="00B2583B" w14:paraId="79F21E73" w14:textId="77777777">
        <w:tc>
          <w:tcPr>
            <w:tcW w:w="1560" w:type="dxa"/>
          </w:tcPr>
          <w:p w14:paraId="0F135B45" w14:textId="77777777" w:rsidR="00B2583B" w:rsidRDefault="00000000">
            <w:pPr>
              <w:pStyle w:val="Compact"/>
            </w:pPr>
            <w:r>
              <w:t>Chlamydomonas_malina</w:t>
            </w:r>
          </w:p>
        </w:tc>
        <w:tc>
          <w:tcPr>
            <w:tcW w:w="1140" w:type="dxa"/>
          </w:tcPr>
          <w:p w14:paraId="74A125E7" w14:textId="77777777" w:rsidR="00B2583B" w:rsidRDefault="00000000">
            <w:pPr>
              <w:pStyle w:val="Compact"/>
              <w:jc w:val="right"/>
            </w:pPr>
            <w:r>
              <w:t>16</w:t>
            </w:r>
          </w:p>
        </w:tc>
        <w:tc>
          <w:tcPr>
            <w:tcW w:w="1800" w:type="dxa"/>
          </w:tcPr>
          <w:p w14:paraId="653805D4" w14:textId="77777777" w:rsidR="00B2583B" w:rsidRDefault="00000000">
            <w:pPr>
              <w:pStyle w:val="Compact"/>
              <w:jc w:val="right"/>
            </w:pPr>
            <w:r>
              <w:t>2</w:t>
            </w:r>
          </w:p>
        </w:tc>
        <w:tc>
          <w:tcPr>
            <w:tcW w:w="1320" w:type="dxa"/>
          </w:tcPr>
          <w:p w14:paraId="31447A0C" w14:textId="77777777" w:rsidR="00B2583B" w:rsidRDefault="00000000">
            <w:pPr>
              <w:pStyle w:val="Compact"/>
              <w:jc w:val="right"/>
            </w:pPr>
            <w:r>
              <w:t>0.04969</w:t>
            </w:r>
          </w:p>
        </w:tc>
        <w:tc>
          <w:tcPr>
            <w:tcW w:w="1500" w:type="dxa"/>
          </w:tcPr>
          <w:p w14:paraId="2B0AE4A5" w14:textId="77777777" w:rsidR="00B2583B" w:rsidRDefault="00000000">
            <w:pPr>
              <w:pStyle w:val="Compact"/>
              <w:jc w:val="right"/>
            </w:pPr>
            <w:r>
              <w:t>4</w:t>
            </w:r>
          </w:p>
        </w:tc>
        <w:tc>
          <w:tcPr>
            <w:tcW w:w="600" w:type="dxa"/>
          </w:tcPr>
          <w:p w14:paraId="5BF24FF4" w14:textId="77777777" w:rsidR="00B2583B" w:rsidRDefault="00000000">
            <w:pPr>
              <w:pStyle w:val="Compact"/>
              <w:jc w:val="right"/>
            </w:pPr>
            <w:r>
              <w:t>70.00</w:t>
            </w:r>
          </w:p>
        </w:tc>
      </w:tr>
      <w:tr w:rsidR="00B2583B" w14:paraId="1A979868" w14:textId="77777777">
        <w:tc>
          <w:tcPr>
            <w:tcW w:w="1560" w:type="dxa"/>
          </w:tcPr>
          <w:p w14:paraId="588727AC" w14:textId="77777777" w:rsidR="00B2583B" w:rsidRDefault="00000000">
            <w:pPr>
              <w:pStyle w:val="Compact"/>
            </w:pPr>
            <w:r>
              <w:t>Chlamydomonas_malina</w:t>
            </w:r>
          </w:p>
        </w:tc>
        <w:tc>
          <w:tcPr>
            <w:tcW w:w="1140" w:type="dxa"/>
          </w:tcPr>
          <w:p w14:paraId="5409E21A" w14:textId="77777777" w:rsidR="00B2583B" w:rsidRDefault="00000000">
            <w:pPr>
              <w:pStyle w:val="Compact"/>
              <w:jc w:val="right"/>
            </w:pPr>
            <w:r>
              <w:t>16</w:t>
            </w:r>
          </w:p>
        </w:tc>
        <w:tc>
          <w:tcPr>
            <w:tcW w:w="1800" w:type="dxa"/>
          </w:tcPr>
          <w:p w14:paraId="1A33D983" w14:textId="77777777" w:rsidR="00B2583B" w:rsidRDefault="00000000">
            <w:pPr>
              <w:pStyle w:val="Compact"/>
              <w:jc w:val="right"/>
            </w:pPr>
            <w:r>
              <w:t>4</w:t>
            </w:r>
          </w:p>
        </w:tc>
        <w:tc>
          <w:tcPr>
            <w:tcW w:w="1320" w:type="dxa"/>
          </w:tcPr>
          <w:p w14:paraId="522C36CD" w14:textId="77777777" w:rsidR="00B2583B" w:rsidRDefault="00000000">
            <w:pPr>
              <w:pStyle w:val="Compact"/>
              <w:jc w:val="right"/>
            </w:pPr>
            <w:r>
              <w:t>0.03987</w:t>
            </w:r>
          </w:p>
        </w:tc>
        <w:tc>
          <w:tcPr>
            <w:tcW w:w="1500" w:type="dxa"/>
          </w:tcPr>
          <w:p w14:paraId="053F49DE" w14:textId="77777777" w:rsidR="00B2583B" w:rsidRDefault="00000000">
            <w:pPr>
              <w:pStyle w:val="Compact"/>
              <w:jc w:val="right"/>
            </w:pPr>
            <w:r>
              <w:t>4</w:t>
            </w:r>
          </w:p>
        </w:tc>
        <w:tc>
          <w:tcPr>
            <w:tcW w:w="600" w:type="dxa"/>
          </w:tcPr>
          <w:p w14:paraId="680172A2" w14:textId="77777777" w:rsidR="00B2583B" w:rsidRDefault="00000000">
            <w:pPr>
              <w:pStyle w:val="Compact"/>
              <w:jc w:val="right"/>
            </w:pPr>
            <w:r>
              <w:t>70.00</w:t>
            </w:r>
          </w:p>
        </w:tc>
      </w:tr>
      <w:tr w:rsidR="00B2583B" w14:paraId="25DFC9DB" w14:textId="77777777">
        <w:tc>
          <w:tcPr>
            <w:tcW w:w="1560" w:type="dxa"/>
          </w:tcPr>
          <w:p w14:paraId="44BE824E" w14:textId="77777777" w:rsidR="00B2583B" w:rsidRDefault="00000000">
            <w:pPr>
              <w:pStyle w:val="Compact"/>
            </w:pPr>
            <w:r>
              <w:t>Chlamydomonas_malina</w:t>
            </w:r>
          </w:p>
        </w:tc>
        <w:tc>
          <w:tcPr>
            <w:tcW w:w="1140" w:type="dxa"/>
          </w:tcPr>
          <w:p w14:paraId="5B99D0D6" w14:textId="77777777" w:rsidR="00B2583B" w:rsidRDefault="00000000">
            <w:pPr>
              <w:pStyle w:val="Compact"/>
              <w:jc w:val="right"/>
            </w:pPr>
            <w:r>
              <w:t>16</w:t>
            </w:r>
          </w:p>
        </w:tc>
        <w:tc>
          <w:tcPr>
            <w:tcW w:w="1800" w:type="dxa"/>
          </w:tcPr>
          <w:p w14:paraId="36ED8E2A" w14:textId="77777777" w:rsidR="00B2583B" w:rsidRDefault="00000000">
            <w:pPr>
              <w:pStyle w:val="Compact"/>
              <w:jc w:val="right"/>
            </w:pPr>
            <w:r>
              <w:t>4</w:t>
            </w:r>
          </w:p>
        </w:tc>
        <w:tc>
          <w:tcPr>
            <w:tcW w:w="1320" w:type="dxa"/>
          </w:tcPr>
          <w:p w14:paraId="5273B4BA" w14:textId="77777777" w:rsidR="00B2583B" w:rsidRDefault="00000000">
            <w:pPr>
              <w:pStyle w:val="Compact"/>
              <w:jc w:val="right"/>
            </w:pPr>
            <w:r>
              <w:t>0.04002</w:t>
            </w:r>
          </w:p>
        </w:tc>
        <w:tc>
          <w:tcPr>
            <w:tcW w:w="1500" w:type="dxa"/>
          </w:tcPr>
          <w:p w14:paraId="3BE92ABF" w14:textId="77777777" w:rsidR="00B2583B" w:rsidRDefault="00000000">
            <w:pPr>
              <w:pStyle w:val="Compact"/>
              <w:jc w:val="right"/>
            </w:pPr>
            <w:r>
              <w:t>4</w:t>
            </w:r>
          </w:p>
        </w:tc>
        <w:tc>
          <w:tcPr>
            <w:tcW w:w="600" w:type="dxa"/>
          </w:tcPr>
          <w:p w14:paraId="7B19BFCB" w14:textId="77777777" w:rsidR="00B2583B" w:rsidRDefault="00000000">
            <w:pPr>
              <w:pStyle w:val="Compact"/>
              <w:jc w:val="right"/>
            </w:pPr>
            <w:r>
              <w:t>500.00</w:t>
            </w:r>
          </w:p>
        </w:tc>
      </w:tr>
      <w:tr w:rsidR="00B2583B" w14:paraId="7596D5AA" w14:textId="77777777">
        <w:tc>
          <w:tcPr>
            <w:tcW w:w="1560" w:type="dxa"/>
          </w:tcPr>
          <w:p w14:paraId="154F9AD2" w14:textId="77777777" w:rsidR="00B2583B" w:rsidRDefault="00000000">
            <w:pPr>
              <w:pStyle w:val="Compact"/>
            </w:pPr>
            <w:r>
              <w:t>Chlamydomonas_malina</w:t>
            </w:r>
          </w:p>
        </w:tc>
        <w:tc>
          <w:tcPr>
            <w:tcW w:w="1140" w:type="dxa"/>
          </w:tcPr>
          <w:p w14:paraId="29F32FF9" w14:textId="77777777" w:rsidR="00B2583B" w:rsidRDefault="00000000">
            <w:pPr>
              <w:pStyle w:val="Compact"/>
              <w:jc w:val="right"/>
            </w:pPr>
            <w:r>
              <w:t>16</w:t>
            </w:r>
          </w:p>
        </w:tc>
        <w:tc>
          <w:tcPr>
            <w:tcW w:w="1800" w:type="dxa"/>
          </w:tcPr>
          <w:p w14:paraId="71843A72" w14:textId="77777777" w:rsidR="00B2583B" w:rsidRDefault="00000000">
            <w:pPr>
              <w:pStyle w:val="Compact"/>
              <w:jc w:val="right"/>
            </w:pPr>
            <w:r>
              <w:t>4</w:t>
            </w:r>
          </w:p>
        </w:tc>
        <w:tc>
          <w:tcPr>
            <w:tcW w:w="1320" w:type="dxa"/>
          </w:tcPr>
          <w:p w14:paraId="78C32331" w14:textId="77777777" w:rsidR="00B2583B" w:rsidRDefault="00000000">
            <w:pPr>
              <w:pStyle w:val="Compact"/>
              <w:jc w:val="right"/>
            </w:pPr>
            <w:r>
              <w:t>0.04499</w:t>
            </w:r>
          </w:p>
        </w:tc>
        <w:tc>
          <w:tcPr>
            <w:tcW w:w="1500" w:type="dxa"/>
          </w:tcPr>
          <w:p w14:paraId="712A11B3" w14:textId="77777777" w:rsidR="00B2583B" w:rsidRDefault="00000000">
            <w:pPr>
              <w:pStyle w:val="Compact"/>
              <w:jc w:val="right"/>
            </w:pPr>
            <w:r>
              <w:t>4</w:t>
            </w:r>
          </w:p>
        </w:tc>
        <w:tc>
          <w:tcPr>
            <w:tcW w:w="600" w:type="dxa"/>
          </w:tcPr>
          <w:p w14:paraId="75F5E674" w14:textId="77777777" w:rsidR="00B2583B" w:rsidRDefault="00000000">
            <w:pPr>
              <w:pStyle w:val="Compact"/>
              <w:jc w:val="right"/>
            </w:pPr>
            <w:r>
              <w:t>30.00</w:t>
            </w:r>
          </w:p>
        </w:tc>
      </w:tr>
      <w:tr w:rsidR="00B2583B" w14:paraId="392B9710" w14:textId="77777777">
        <w:tc>
          <w:tcPr>
            <w:tcW w:w="1560" w:type="dxa"/>
          </w:tcPr>
          <w:p w14:paraId="368FDFC2" w14:textId="77777777" w:rsidR="00B2583B" w:rsidRDefault="00000000">
            <w:pPr>
              <w:pStyle w:val="Compact"/>
            </w:pPr>
            <w:r>
              <w:t>Chlamydomonas_malina</w:t>
            </w:r>
          </w:p>
        </w:tc>
        <w:tc>
          <w:tcPr>
            <w:tcW w:w="1140" w:type="dxa"/>
          </w:tcPr>
          <w:p w14:paraId="4887D8D6" w14:textId="77777777" w:rsidR="00B2583B" w:rsidRDefault="00000000">
            <w:pPr>
              <w:pStyle w:val="Compact"/>
              <w:jc w:val="right"/>
            </w:pPr>
            <w:r>
              <w:t>16</w:t>
            </w:r>
          </w:p>
        </w:tc>
        <w:tc>
          <w:tcPr>
            <w:tcW w:w="1800" w:type="dxa"/>
          </w:tcPr>
          <w:p w14:paraId="1E966EE6" w14:textId="77777777" w:rsidR="00B2583B" w:rsidRDefault="00000000">
            <w:pPr>
              <w:pStyle w:val="Compact"/>
              <w:jc w:val="right"/>
            </w:pPr>
            <w:r>
              <w:t>4</w:t>
            </w:r>
          </w:p>
        </w:tc>
        <w:tc>
          <w:tcPr>
            <w:tcW w:w="1320" w:type="dxa"/>
          </w:tcPr>
          <w:p w14:paraId="0C292947" w14:textId="77777777" w:rsidR="00B2583B" w:rsidRDefault="00000000">
            <w:pPr>
              <w:pStyle w:val="Compact"/>
              <w:jc w:val="right"/>
            </w:pPr>
            <w:r>
              <w:t>0.04549</w:t>
            </w:r>
          </w:p>
        </w:tc>
        <w:tc>
          <w:tcPr>
            <w:tcW w:w="1500" w:type="dxa"/>
          </w:tcPr>
          <w:p w14:paraId="2221335B" w14:textId="77777777" w:rsidR="00B2583B" w:rsidRDefault="00000000">
            <w:pPr>
              <w:pStyle w:val="Compact"/>
              <w:jc w:val="right"/>
            </w:pPr>
            <w:r>
              <w:t>4</w:t>
            </w:r>
          </w:p>
        </w:tc>
        <w:tc>
          <w:tcPr>
            <w:tcW w:w="600" w:type="dxa"/>
          </w:tcPr>
          <w:p w14:paraId="6EBBE420" w14:textId="77777777" w:rsidR="00B2583B" w:rsidRDefault="00000000">
            <w:pPr>
              <w:pStyle w:val="Compact"/>
              <w:jc w:val="right"/>
            </w:pPr>
            <w:r>
              <w:t>70.00</w:t>
            </w:r>
          </w:p>
        </w:tc>
      </w:tr>
      <w:tr w:rsidR="00B2583B" w14:paraId="0A227E4F" w14:textId="77777777">
        <w:tc>
          <w:tcPr>
            <w:tcW w:w="1560" w:type="dxa"/>
          </w:tcPr>
          <w:p w14:paraId="584F08F8" w14:textId="77777777" w:rsidR="00B2583B" w:rsidRDefault="00000000">
            <w:pPr>
              <w:pStyle w:val="Compact"/>
            </w:pPr>
            <w:r>
              <w:t>Chlamydomonas_malina</w:t>
            </w:r>
          </w:p>
        </w:tc>
        <w:tc>
          <w:tcPr>
            <w:tcW w:w="1140" w:type="dxa"/>
          </w:tcPr>
          <w:p w14:paraId="6B17E8DC" w14:textId="77777777" w:rsidR="00B2583B" w:rsidRDefault="00000000">
            <w:pPr>
              <w:pStyle w:val="Compact"/>
              <w:jc w:val="right"/>
            </w:pPr>
            <w:r>
              <w:t>16</w:t>
            </w:r>
          </w:p>
        </w:tc>
        <w:tc>
          <w:tcPr>
            <w:tcW w:w="1800" w:type="dxa"/>
          </w:tcPr>
          <w:p w14:paraId="0F4D26CD" w14:textId="77777777" w:rsidR="00B2583B" w:rsidRDefault="00000000">
            <w:pPr>
              <w:pStyle w:val="Compact"/>
              <w:jc w:val="right"/>
            </w:pPr>
            <w:r>
              <w:t>8</w:t>
            </w:r>
          </w:p>
        </w:tc>
        <w:tc>
          <w:tcPr>
            <w:tcW w:w="1320" w:type="dxa"/>
          </w:tcPr>
          <w:p w14:paraId="1DD64916" w14:textId="77777777" w:rsidR="00B2583B" w:rsidRDefault="00000000">
            <w:pPr>
              <w:pStyle w:val="Compact"/>
              <w:jc w:val="right"/>
            </w:pPr>
            <w:r>
              <w:t>0.03654</w:t>
            </w:r>
          </w:p>
        </w:tc>
        <w:tc>
          <w:tcPr>
            <w:tcW w:w="1500" w:type="dxa"/>
          </w:tcPr>
          <w:p w14:paraId="40BE96D3" w14:textId="77777777" w:rsidR="00B2583B" w:rsidRDefault="00000000">
            <w:pPr>
              <w:pStyle w:val="Compact"/>
              <w:jc w:val="right"/>
            </w:pPr>
            <w:r>
              <w:t>4</w:t>
            </w:r>
          </w:p>
        </w:tc>
        <w:tc>
          <w:tcPr>
            <w:tcW w:w="600" w:type="dxa"/>
          </w:tcPr>
          <w:p w14:paraId="6AAD0194" w14:textId="77777777" w:rsidR="00B2583B" w:rsidRDefault="00000000">
            <w:pPr>
              <w:pStyle w:val="Compact"/>
              <w:jc w:val="right"/>
            </w:pPr>
            <w:r>
              <w:t>500.00</w:t>
            </w:r>
          </w:p>
        </w:tc>
      </w:tr>
      <w:tr w:rsidR="00B2583B" w14:paraId="01C11009" w14:textId="77777777">
        <w:tc>
          <w:tcPr>
            <w:tcW w:w="1560" w:type="dxa"/>
          </w:tcPr>
          <w:p w14:paraId="6854539F" w14:textId="77777777" w:rsidR="00B2583B" w:rsidRDefault="00000000">
            <w:pPr>
              <w:pStyle w:val="Compact"/>
            </w:pPr>
            <w:r>
              <w:t>Chlamydomonas_malina</w:t>
            </w:r>
          </w:p>
        </w:tc>
        <w:tc>
          <w:tcPr>
            <w:tcW w:w="1140" w:type="dxa"/>
          </w:tcPr>
          <w:p w14:paraId="0618DA13" w14:textId="77777777" w:rsidR="00B2583B" w:rsidRDefault="00000000">
            <w:pPr>
              <w:pStyle w:val="Compact"/>
              <w:jc w:val="right"/>
            </w:pPr>
            <w:r>
              <w:t>16</w:t>
            </w:r>
          </w:p>
        </w:tc>
        <w:tc>
          <w:tcPr>
            <w:tcW w:w="1800" w:type="dxa"/>
          </w:tcPr>
          <w:p w14:paraId="0272C02E" w14:textId="77777777" w:rsidR="00B2583B" w:rsidRDefault="00000000">
            <w:pPr>
              <w:pStyle w:val="Compact"/>
              <w:jc w:val="right"/>
            </w:pPr>
            <w:r>
              <w:t>8</w:t>
            </w:r>
          </w:p>
        </w:tc>
        <w:tc>
          <w:tcPr>
            <w:tcW w:w="1320" w:type="dxa"/>
          </w:tcPr>
          <w:p w14:paraId="07435DCF" w14:textId="77777777" w:rsidR="00B2583B" w:rsidRDefault="00000000">
            <w:pPr>
              <w:pStyle w:val="Compact"/>
              <w:jc w:val="right"/>
            </w:pPr>
            <w:r>
              <w:t>0.04035</w:t>
            </w:r>
          </w:p>
        </w:tc>
        <w:tc>
          <w:tcPr>
            <w:tcW w:w="1500" w:type="dxa"/>
          </w:tcPr>
          <w:p w14:paraId="3E72916A" w14:textId="77777777" w:rsidR="00B2583B" w:rsidRDefault="00000000">
            <w:pPr>
              <w:pStyle w:val="Compact"/>
              <w:jc w:val="right"/>
            </w:pPr>
            <w:r>
              <w:t>4</w:t>
            </w:r>
          </w:p>
        </w:tc>
        <w:tc>
          <w:tcPr>
            <w:tcW w:w="600" w:type="dxa"/>
          </w:tcPr>
          <w:p w14:paraId="4C41575B" w14:textId="77777777" w:rsidR="00B2583B" w:rsidRDefault="00000000">
            <w:pPr>
              <w:pStyle w:val="Compact"/>
              <w:jc w:val="right"/>
            </w:pPr>
            <w:r>
              <w:t>70.00</w:t>
            </w:r>
          </w:p>
        </w:tc>
      </w:tr>
      <w:tr w:rsidR="00B2583B" w14:paraId="079B76B5" w14:textId="77777777">
        <w:tc>
          <w:tcPr>
            <w:tcW w:w="1560" w:type="dxa"/>
          </w:tcPr>
          <w:p w14:paraId="6690D1CE" w14:textId="77777777" w:rsidR="00B2583B" w:rsidRDefault="00000000">
            <w:pPr>
              <w:pStyle w:val="Compact"/>
            </w:pPr>
            <w:r>
              <w:t>Chlamydomonas_malina</w:t>
            </w:r>
          </w:p>
        </w:tc>
        <w:tc>
          <w:tcPr>
            <w:tcW w:w="1140" w:type="dxa"/>
          </w:tcPr>
          <w:p w14:paraId="5CCDAFF1" w14:textId="77777777" w:rsidR="00B2583B" w:rsidRDefault="00000000">
            <w:pPr>
              <w:pStyle w:val="Compact"/>
              <w:jc w:val="right"/>
            </w:pPr>
            <w:r>
              <w:t>16</w:t>
            </w:r>
          </w:p>
        </w:tc>
        <w:tc>
          <w:tcPr>
            <w:tcW w:w="1800" w:type="dxa"/>
          </w:tcPr>
          <w:p w14:paraId="59E394CE" w14:textId="77777777" w:rsidR="00B2583B" w:rsidRDefault="00000000">
            <w:pPr>
              <w:pStyle w:val="Compact"/>
              <w:jc w:val="right"/>
            </w:pPr>
            <w:r>
              <w:t>8</w:t>
            </w:r>
          </w:p>
        </w:tc>
        <w:tc>
          <w:tcPr>
            <w:tcW w:w="1320" w:type="dxa"/>
          </w:tcPr>
          <w:p w14:paraId="0AD07E07" w14:textId="77777777" w:rsidR="00B2583B" w:rsidRDefault="00000000">
            <w:pPr>
              <w:pStyle w:val="Compact"/>
              <w:jc w:val="right"/>
            </w:pPr>
            <w:r>
              <w:t>0.04251</w:t>
            </w:r>
          </w:p>
        </w:tc>
        <w:tc>
          <w:tcPr>
            <w:tcW w:w="1500" w:type="dxa"/>
          </w:tcPr>
          <w:p w14:paraId="7B7F8830" w14:textId="77777777" w:rsidR="00B2583B" w:rsidRDefault="00000000">
            <w:pPr>
              <w:pStyle w:val="Compact"/>
              <w:jc w:val="right"/>
            </w:pPr>
            <w:r>
              <w:t>4</w:t>
            </w:r>
          </w:p>
        </w:tc>
        <w:tc>
          <w:tcPr>
            <w:tcW w:w="600" w:type="dxa"/>
          </w:tcPr>
          <w:p w14:paraId="66989BBC" w14:textId="77777777" w:rsidR="00B2583B" w:rsidRDefault="00000000">
            <w:pPr>
              <w:pStyle w:val="Compact"/>
              <w:jc w:val="right"/>
            </w:pPr>
            <w:r>
              <w:t>30.00</w:t>
            </w:r>
          </w:p>
        </w:tc>
      </w:tr>
      <w:tr w:rsidR="00B2583B" w14:paraId="77864B10" w14:textId="77777777">
        <w:tc>
          <w:tcPr>
            <w:tcW w:w="1560" w:type="dxa"/>
          </w:tcPr>
          <w:p w14:paraId="7225B772" w14:textId="77777777" w:rsidR="00B2583B" w:rsidRDefault="00000000">
            <w:pPr>
              <w:pStyle w:val="Compact"/>
            </w:pPr>
            <w:r>
              <w:t>Chlamydomonas_malina</w:t>
            </w:r>
          </w:p>
        </w:tc>
        <w:tc>
          <w:tcPr>
            <w:tcW w:w="1140" w:type="dxa"/>
          </w:tcPr>
          <w:p w14:paraId="2BFB8B5F" w14:textId="77777777" w:rsidR="00B2583B" w:rsidRDefault="00000000">
            <w:pPr>
              <w:pStyle w:val="Compact"/>
              <w:jc w:val="right"/>
            </w:pPr>
            <w:r>
              <w:t>16</w:t>
            </w:r>
          </w:p>
        </w:tc>
        <w:tc>
          <w:tcPr>
            <w:tcW w:w="1800" w:type="dxa"/>
          </w:tcPr>
          <w:p w14:paraId="6C1E9832" w14:textId="77777777" w:rsidR="00B2583B" w:rsidRDefault="00000000">
            <w:pPr>
              <w:pStyle w:val="Compact"/>
              <w:jc w:val="right"/>
            </w:pPr>
            <w:r>
              <w:t>8</w:t>
            </w:r>
          </w:p>
        </w:tc>
        <w:tc>
          <w:tcPr>
            <w:tcW w:w="1320" w:type="dxa"/>
          </w:tcPr>
          <w:p w14:paraId="6CC1AA73" w14:textId="77777777" w:rsidR="00B2583B" w:rsidRDefault="00000000">
            <w:pPr>
              <w:pStyle w:val="Compact"/>
              <w:jc w:val="right"/>
            </w:pPr>
            <w:r>
              <w:t>0.04258</w:t>
            </w:r>
          </w:p>
        </w:tc>
        <w:tc>
          <w:tcPr>
            <w:tcW w:w="1500" w:type="dxa"/>
          </w:tcPr>
          <w:p w14:paraId="5CB4FA62" w14:textId="77777777" w:rsidR="00B2583B" w:rsidRDefault="00000000">
            <w:pPr>
              <w:pStyle w:val="Compact"/>
              <w:jc w:val="right"/>
            </w:pPr>
            <w:r>
              <w:t>4</w:t>
            </w:r>
          </w:p>
        </w:tc>
        <w:tc>
          <w:tcPr>
            <w:tcW w:w="600" w:type="dxa"/>
          </w:tcPr>
          <w:p w14:paraId="25F65E24" w14:textId="77777777" w:rsidR="00B2583B" w:rsidRDefault="00000000">
            <w:pPr>
              <w:pStyle w:val="Compact"/>
              <w:jc w:val="right"/>
            </w:pPr>
            <w:r>
              <w:t>70.00</w:t>
            </w:r>
          </w:p>
        </w:tc>
      </w:tr>
      <w:tr w:rsidR="00B2583B" w14:paraId="6082097C" w14:textId="77777777">
        <w:tc>
          <w:tcPr>
            <w:tcW w:w="1560" w:type="dxa"/>
          </w:tcPr>
          <w:p w14:paraId="75FAA9A8" w14:textId="77777777" w:rsidR="00B2583B" w:rsidRDefault="00000000">
            <w:pPr>
              <w:pStyle w:val="Compact"/>
            </w:pPr>
            <w:r>
              <w:t>Chlamydomonas_malina</w:t>
            </w:r>
          </w:p>
        </w:tc>
        <w:tc>
          <w:tcPr>
            <w:tcW w:w="1140" w:type="dxa"/>
          </w:tcPr>
          <w:p w14:paraId="2C4B942F" w14:textId="77777777" w:rsidR="00B2583B" w:rsidRDefault="00000000">
            <w:pPr>
              <w:pStyle w:val="Compact"/>
              <w:jc w:val="right"/>
            </w:pPr>
            <w:r>
              <w:t>16</w:t>
            </w:r>
          </w:p>
        </w:tc>
        <w:tc>
          <w:tcPr>
            <w:tcW w:w="1800" w:type="dxa"/>
          </w:tcPr>
          <w:p w14:paraId="6A80962E" w14:textId="77777777" w:rsidR="00B2583B" w:rsidRDefault="00000000">
            <w:pPr>
              <w:pStyle w:val="Compact"/>
              <w:jc w:val="right"/>
            </w:pPr>
            <w:r>
              <w:t>12</w:t>
            </w:r>
          </w:p>
        </w:tc>
        <w:tc>
          <w:tcPr>
            <w:tcW w:w="1320" w:type="dxa"/>
          </w:tcPr>
          <w:p w14:paraId="620E4B02" w14:textId="77777777" w:rsidR="00B2583B" w:rsidRDefault="00000000">
            <w:pPr>
              <w:pStyle w:val="Compact"/>
              <w:jc w:val="right"/>
            </w:pPr>
            <w:r>
              <w:t>0.03488</w:t>
            </w:r>
          </w:p>
        </w:tc>
        <w:tc>
          <w:tcPr>
            <w:tcW w:w="1500" w:type="dxa"/>
          </w:tcPr>
          <w:p w14:paraId="596085EF" w14:textId="77777777" w:rsidR="00B2583B" w:rsidRDefault="00000000">
            <w:pPr>
              <w:pStyle w:val="Compact"/>
              <w:jc w:val="right"/>
            </w:pPr>
            <w:r>
              <w:t>4</w:t>
            </w:r>
          </w:p>
        </w:tc>
        <w:tc>
          <w:tcPr>
            <w:tcW w:w="600" w:type="dxa"/>
          </w:tcPr>
          <w:p w14:paraId="66FF057A" w14:textId="77777777" w:rsidR="00B2583B" w:rsidRDefault="00000000">
            <w:pPr>
              <w:pStyle w:val="Compact"/>
              <w:jc w:val="right"/>
            </w:pPr>
            <w:r>
              <w:t>500.00</w:t>
            </w:r>
          </w:p>
        </w:tc>
      </w:tr>
      <w:tr w:rsidR="00B2583B" w14:paraId="478FBD01" w14:textId="77777777">
        <w:tc>
          <w:tcPr>
            <w:tcW w:w="1560" w:type="dxa"/>
          </w:tcPr>
          <w:p w14:paraId="77B2D706" w14:textId="77777777" w:rsidR="00B2583B" w:rsidRDefault="00000000">
            <w:pPr>
              <w:pStyle w:val="Compact"/>
            </w:pPr>
            <w:r>
              <w:t>Chlamydomonas_malina</w:t>
            </w:r>
          </w:p>
        </w:tc>
        <w:tc>
          <w:tcPr>
            <w:tcW w:w="1140" w:type="dxa"/>
          </w:tcPr>
          <w:p w14:paraId="22F0007C" w14:textId="77777777" w:rsidR="00B2583B" w:rsidRDefault="00000000">
            <w:pPr>
              <w:pStyle w:val="Compact"/>
              <w:jc w:val="right"/>
            </w:pPr>
            <w:r>
              <w:t>16</w:t>
            </w:r>
          </w:p>
        </w:tc>
        <w:tc>
          <w:tcPr>
            <w:tcW w:w="1800" w:type="dxa"/>
          </w:tcPr>
          <w:p w14:paraId="6C4F5FE6" w14:textId="77777777" w:rsidR="00B2583B" w:rsidRDefault="00000000">
            <w:pPr>
              <w:pStyle w:val="Compact"/>
              <w:jc w:val="right"/>
            </w:pPr>
            <w:r>
              <w:t>12</w:t>
            </w:r>
          </w:p>
        </w:tc>
        <w:tc>
          <w:tcPr>
            <w:tcW w:w="1320" w:type="dxa"/>
          </w:tcPr>
          <w:p w14:paraId="3C1EE601" w14:textId="77777777" w:rsidR="00B2583B" w:rsidRDefault="00000000">
            <w:pPr>
              <w:pStyle w:val="Compact"/>
              <w:jc w:val="right"/>
            </w:pPr>
            <w:r>
              <w:t>0.03705</w:t>
            </w:r>
          </w:p>
        </w:tc>
        <w:tc>
          <w:tcPr>
            <w:tcW w:w="1500" w:type="dxa"/>
          </w:tcPr>
          <w:p w14:paraId="086A7A20" w14:textId="77777777" w:rsidR="00B2583B" w:rsidRDefault="00000000">
            <w:pPr>
              <w:pStyle w:val="Compact"/>
              <w:jc w:val="right"/>
            </w:pPr>
            <w:r>
              <w:t>4</w:t>
            </w:r>
          </w:p>
        </w:tc>
        <w:tc>
          <w:tcPr>
            <w:tcW w:w="600" w:type="dxa"/>
          </w:tcPr>
          <w:p w14:paraId="77DBD538" w14:textId="77777777" w:rsidR="00B2583B" w:rsidRDefault="00000000">
            <w:pPr>
              <w:pStyle w:val="Compact"/>
              <w:jc w:val="right"/>
            </w:pPr>
            <w:r>
              <w:t>70.00</w:t>
            </w:r>
          </w:p>
        </w:tc>
      </w:tr>
      <w:tr w:rsidR="00B2583B" w14:paraId="56CB54CF" w14:textId="77777777">
        <w:tc>
          <w:tcPr>
            <w:tcW w:w="1560" w:type="dxa"/>
          </w:tcPr>
          <w:p w14:paraId="7052AC59" w14:textId="77777777" w:rsidR="00B2583B" w:rsidRDefault="00000000">
            <w:pPr>
              <w:pStyle w:val="Compact"/>
            </w:pPr>
            <w:r>
              <w:t>Chlamydomonas_malina</w:t>
            </w:r>
          </w:p>
        </w:tc>
        <w:tc>
          <w:tcPr>
            <w:tcW w:w="1140" w:type="dxa"/>
          </w:tcPr>
          <w:p w14:paraId="2EAABC22" w14:textId="77777777" w:rsidR="00B2583B" w:rsidRDefault="00000000">
            <w:pPr>
              <w:pStyle w:val="Compact"/>
              <w:jc w:val="right"/>
            </w:pPr>
            <w:r>
              <w:t>16</w:t>
            </w:r>
          </w:p>
        </w:tc>
        <w:tc>
          <w:tcPr>
            <w:tcW w:w="1800" w:type="dxa"/>
          </w:tcPr>
          <w:p w14:paraId="67002A1C" w14:textId="77777777" w:rsidR="00B2583B" w:rsidRDefault="00000000">
            <w:pPr>
              <w:pStyle w:val="Compact"/>
              <w:jc w:val="right"/>
            </w:pPr>
            <w:r>
              <w:t>12</w:t>
            </w:r>
          </w:p>
        </w:tc>
        <w:tc>
          <w:tcPr>
            <w:tcW w:w="1320" w:type="dxa"/>
          </w:tcPr>
          <w:p w14:paraId="0C5C5223" w14:textId="77777777" w:rsidR="00B2583B" w:rsidRDefault="00000000">
            <w:pPr>
              <w:pStyle w:val="Compact"/>
              <w:jc w:val="right"/>
            </w:pPr>
            <w:r>
              <w:t>0.04046</w:t>
            </w:r>
          </w:p>
        </w:tc>
        <w:tc>
          <w:tcPr>
            <w:tcW w:w="1500" w:type="dxa"/>
          </w:tcPr>
          <w:p w14:paraId="4CC7B3A6" w14:textId="77777777" w:rsidR="00B2583B" w:rsidRDefault="00000000">
            <w:pPr>
              <w:pStyle w:val="Compact"/>
              <w:jc w:val="right"/>
            </w:pPr>
            <w:r>
              <w:t>4</w:t>
            </w:r>
          </w:p>
        </w:tc>
        <w:tc>
          <w:tcPr>
            <w:tcW w:w="600" w:type="dxa"/>
          </w:tcPr>
          <w:p w14:paraId="2443C438" w14:textId="77777777" w:rsidR="00B2583B" w:rsidRDefault="00000000">
            <w:pPr>
              <w:pStyle w:val="Compact"/>
              <w:jc w:val="right"/>
            </w:pPr>
            <w:r>
              <w:t>30.00</w:t>
            </w:r>
          </w:p>
        </w:tc>
      </w:tr>
      <w:tr w:rsidR="00B2583B" w14:paraId="6F620225" w14:textId="77777777">
        <w:tc>
          <w:tcPr>
            <w:tcW w:w="1560" w:type="dxa"/>
          </w:tcPr>
          <w:p w14:paraId="51817971" w14:textId="77777777" w:rsidR="00B2583B" w:rsidRDefault="00000000">
            <w:pPr>
              <w:pStyle w:val="Compact"/>
            </w:pPr>
            <w:r>
              <w:t>Chlamydomonas_malina</w:t>
            </w:r>
          </w:p>
        </w:tc>
        <w:tc>
          <w:tcPr>
            <w:tcW w:w="1140" w:type="dxa"/>
          </w:tcPr>
          <w:p w14:paraId="6F1CC1A2" w14:textId="77777777" w:rsidR="00B2583B" w:rsidRDefault="00000000">
            <w:pPr>
              <w:pStyle w:val="Compact"/>
              <w:jc w:val="right"/>
            </w:pPr>
            <w:r>
              <w:t>16</w:t>
            </w:r>
          </w:p>
        </w:tc>
        <w:tc>
          <w:tcPr>
            <w:tcW w:w="1800" w:type="dxa"/>
          </w:tcPr>
          <w:p w14:paraId="3D3D5F09" w14:textId="77777777" w:rsidR="00B2583B" w:rsidRDefault="00000000">
            <w:pPr>
              <w:pStyle w:val="Compact"/>
              <w:jc w:val="right"/>
            </w:pPr>
            <w:r>
              <w:t>12</w:t>
            </w:r>
          </w:p>
        </w:tc>
        <w:tc>
          <w:tcPr>
            <w:tcW w:w="1320" w:type="dxa"/>
          </w:tcPr>
          <w:p w14:paraId="7673A76B" w14:textId="77777777" w:rsidR="00B2583B" w:rsidRDefault="00000000">
            <w:pPr>
              <w:pStyle w:val="Compact"/>
              <w:jc w:val="right"/>
            </w:pPr>
            <w:r>
              <w:t>0.04219</w:t>
            </w:r>
          </w:p>
        </w:tc>
        <w:tc>
          <w:tcPr>
            <w:tcW w:w="1500" w:type="dxa"/>
          </w:tcPr>
          <w:p w14:paraId="4DEABB31" w14:textId="77777777" w:rsidR="00B2583B" w:rsidRDefault="00000000">
            <w:pPr>
              <w:pStyle w:val="Compact"/>
              <w:jc w:val="right"/>
            </w:pPr>
            <w:r>
              <w:t>4</w:t>
            </w:r>
          </w:p>
        </w:tc>
        <w:tc>
          <w:tcPr>
            <w:tcW w:w="600" w:type="dxa"/>
          </w:tcPr>
          <w:p w14:paraId="411C2270" w14:textId="77777777" w:rsidR="00B2583B" w:rsidRDefault="00000000">
            <w:pPr>
              <w:pStyle w:val="Compact"/>
              <w:jc w:val="right"/>
            </w:pPr>
            <w:r>
              <w:t>70.00</w:t>
            </w:r>
          </w:p>
        </w:tc>
      </w:tr>
      <w:tr w:rsidR="00B2583B" w14:paraId="50ABE382" w14:textId="77777777">
        <w:tc>
          <w:tcPr>
            <w:tcW w:w="1560" w:type="dxa"/>
          </w:tcPr>
          <w:p w14:paraId="1DF92F05" w14:textId="77777777" w:rsidR="00B2583B" w:rsidRDefault="00000000">
            <w:pPr>
              <w:pStyle w:val="Compact"/>
            </w:pPr>
            <w:r>
              <w:t>Chlamydomonas_priscui</w:t>
            </w:r>
          </w:p>
        </w:tc>
        <w:tc>
          <w:tcPr>
            <w:tcW w:w="1140" w:type="dxa"/>
          </w:tcPr>
          <w:p w14:paraId="7B8D83BE" w14:textId="77777777" w:rsidR="00B2583B" w:rsidRDefault="00000000">
            <w:pPr>
              <w:pStyle w:val="Compact"/>
              <w:jc w:val="right"/>
            </w:pPr>
            <w:r>
              <w:t>1</w:t>
            </w:r>
          </w:p>
        </w:tc>
        <w:tc>
          <w:tcPr>
            <w:tcW w:w="1800" w:type="dxa"/>
          </w:tcPr>
          <w:p w14:paraId="7F040150" w14:textId="77777777" w:rsidR="00B2583B" w:rsidRDefault="00000000">
            <w:pPr>
              <w:pStyle w:val="Compact"/>
              <w:jc w:val="right"/>
            </w:pPr>
            <w:r>
              <w:t>2</w:t>
            </w:r>
          </w:p>
        </w:tc>
        <w:tc>
          <w:tcPr>
            <w:tcW w:w="1320" w:type="dxa"/>
          </w:tcPr>
          <w:p w14:paraId="57B34C7A" w14:textId="77777777" w:rsidR="00B2583B" w:rsidRDefault="00000000">
            <w:pPr>
              <w:pStyle w:val="Compact"/>
              <w:jc w:val="right"/>
            </w:pPr>
            <w:r>
              <w:t>0.68203</w:t>
            </w:r>
          </w:p>
        </w:tc>
        <w:tc>
          <w:tcPr>
            <w:tcW w:w="1500" w:type="dxa"/>
          </w:tcPr>
          <w:p w14:paraId="1489CC40" w14:textId="77777777" w:rsidR="00B2583B" w:rsidRDefault="00000000">
            <w:pPr>
              <w:pStyle w:val="Compact"/>
              <w:jc w:val="right"/>
            </w:pPr>
            <w:r>
              <w:t>4</w:t>
            </w:r>
          </w:p>
        </w:tc>
        <w:tc>
          <w:tcPr>
            <w:tcW w:w="600" w:type="dxa"/>
          </w:tcPr>
          <w:p w14:paraId="056D6442" w14:textId="77777777" w:rsidR="00B2583B" w:rsidRDefault="00000000">
            <w:pPr>
              <w:pStyle w:val="Compact"/>
              <w:jc w:val="right"/>
            </w:pPr>
            <w:r>
              <w:t>500.00</w:t>
            </w:r>
          </w:p>
        </w:tc>
      </w:tr>
      <w:tr w:rsidR="00B2583B" w14:paraId="45D96750" w14:textId="77777777">
        <w:tc>
          <w:tcPr>
            <w:tcW w:w="1560" w:type="dxa"/>
          </w:tcPr>
          <w:p w14:paraId="6D43E085" w14:textId="77777777" w:rsidR="00B2583B" w:rsidRDefault="00000000">
            <w:pPr>
              <w:pStyle w:val="Compact"/>
            </w:pPr>
            <w:r>
              <w:t>Chlamydomonas_priscui</w:t>
            </w:r>
          </w:p>
        </w:tc>
        <w:tc>
          <w:tcPr>
            <w:tcW w:w="1140" w:type="dxa"/>
          </w:tcPr>
          <w:p w14:paraId="6009368A" w14:textId="77777777" w:rsidR="00B2583B" w:rsidRDefault="00000000">
            <w:pPr>
              <w:pStyle w:val="Compact"/>
              <w:jc w:val="right"/>
            </w:pPr>
            <w:r>
              <w:t>1</w:t>
            </w:r>
          </w:p>
        </w:tc>
        <w:tc>
          <w:tcPr>
            <w:tcW w:w="1800" w:type="dxa"/>
          </w:tcPr>
          <w:p w14:paraId="5C7E3F72" w14:textId="77777777" w:rsidR="00B2583B" w:rsidRDefault="00000000">
            <w:pPr>
              <w:pStyle w:val="Compact"/>
              <w:jc w:val="right"/>
            </w:pPr>
            <w:r>
              <w:t>2</w:t>
            </w:r>
          </w:p>
        </w:tc>
        <w:tc>
          <w:tcPr>
            <w:tcW w:w="1320" w:type="dxa"/>
          </w:tcPr>
          <w:p w14:paraId="7254E728" w14:textId="77777777" w:rsidR="00B2583B" w:rsidRDefault="00000000">
            <w:pPr>
              <w:pStyle w:val="Compact"/>
              <w:jc w:val="right"/>
            </w:pPr>
            <w:r>
              <w:t>0.78891</w:t>
            </w:r>
          </w:p>
        </w:tc>
        <w:tc>
          <w:tcPr>
            <w:tcW w:w="1500" w:type="dxa"/>
          </w:tcPr>
          <w:p w14:paraId="3E34D534" w14:textId="77777777" w:rsidR="00B2583B" w:rsidRDefault="00000000">
            <w:pPr>
              <w:pStyle w:val="Compact"/>
              <w:jc w:val="right"/>
            </w:pPr>
            <w:r>
              <w:t>4</w:t>
            </w:r>
          </w:p>
        </w:tc>
        <w:tc>
          <w:tcPr>
            <w:tcW w:w="600" w:type="dxa"/>
          </w:tcPr>
          <w:p w14:paraId="0BE4067C" w14:textId="77777777" w:rsidR="00B2583B" w:rsidRDefault="00000000">
            <w:pPr>
              <w:pStyle w:val="Compact"/>
              <w:jc w:val="right"/>
            </w:pPr>
            <w:r>
              <w:t>70.00</w:t>
            </w:r>
          </w:p>
        </w:tc>
      </w:tr>
      <w:tr w:rsidR="00B2583B" w14:paraId="63EC2102" w14:textId="77777777">
        <w:tc>
          <w:tcPr>
            <w:tcW w:w="1560" w:type="dxa"/>
          </w:tcPr>
          <w:p w14:paraId="405D3E9B" w14:textId="77777777" w:rsidR="00B2583B" w:rsidRDefault="00000000">
            <w:pPr>
              <w:pStyle w:val="Compact"/>
            </w:pPr>
            <w:r>
              <w:t>Chlamydomonas_priscui</w:t>
            </w:r>
          </w:p>
        </w:tc>
        <w:tc>
          <w:tcPr>
            <w:tcW w:w="1140" w:type="dxa"/>
          </w:tcPr>
          <w:p w14:paraId="54379247" w14:textId="77777777" w:rsidR="00B2583B" w:rsidRDefault="00000000">
            <w:pPr>
              <w:pStyle w:val="Compact"/>
              <w:jc w:val="right"/>
            </w:pPr>
            <w:r>
              <w:t>1</w:t>
            </w:r>
          </w:p>
        </w:tc>
        <w:tc>
          <w:tcPr>
            <w:tcW w:w="1800" w:type="dxa"/>
          </w:tcPr>
          <w:p w14:paraId="72F3A30E" w14:textId="77777777" w:rsidR="00B2583B" w:rsidRDefault="00000000">
            <w:pPr>
              <w:pStyle w:val="Compact"/>
              <w:jc w:val="right"/>
            </w:pPr>
            <w:r>
              <w:t>2</w:t>
            </w:r>
          </w:p>
        </w:tc>
        <w:tc>
          <w:tcPr>
            <w:tcW w:w="1320" w:type="dxa"/>
          </w:tcPr>
          <w:p w14:paraId="07C33432" w14:textId="77777777" w:rsidR="00B2583B" w:rsidRDefault="00000000">
            <w:pPr>
              <w:pStyle w:val="Compact"/>
              <w:jc w:val="right"/>
            </w:pPr>
            <w:r>
              <w:t>0.82135</w:t>
            </w:r>
          </w:p>
        </w:tc>
        <w:tc>
          <w:tcPr>
            <w:tcW w:w="1500" w:type="dxa"/>
          </w:tcPr>
          <w:p w14:paraId="66B6090D" w14:textId="77777777" w:rsidR="00B2583B" w:rsidRDefault="00000000">
            <w:pPr>
              <w:pStyle w:val="Compact"/>
              <w:jc w:val="right"/>
            </w:pPr>
            <w:r>
              <w:t>4</w:t>
            </w:r>
          </w:p>
        </w:tc>
        <w:tc>
          <w:tcPr>
            <w:tcW w:w="600" w:type="dxa"/>
          </w:tcPr>
          <w:p w14:paraId="70861BF9" w14:textId="77777777" w:rsidR="00B2583B" w:rsidRDefault="00000000">
            <w:pPr>
              <w:pStyle w:val="Compact"/>
              <w:jc w:val="right"/>
            </w:pPr>
            <w:r>
              <w:t>30.00</w:t>
            </w:r>
          </w:p>
        </w:tc>
      </w:tr>
      <w:tr w:rsidR="00B2583B" w14:paraId="6E4FA9D1" w14:textId="77777777">
        <w:tc>
          <w:tcPr>
            <w:tcW w:w="1560" w:type="dxa"/>
          </w:tcPr>
          <w:p w14:paraId="74BB25CF" w14:textId="77777777" w:rsidR="00B2583B" w:rsidRDefault="00000000">
            <w:pPr>
              <w:pStyle w:val="Compact"/>
            </w:pPr>
            <w:r>
              <w:t>Chlamydomonas_priscui</w:t>
            </w:r>
          </w:p>
        </w:tc>
        <w:tc>
          <w:tcPr>
            <w:tcW w:w="1140" w:type="dxa"/>
          </w:tcPr>
          <w:p w14:paraId="4AA67F78" w14:textId="77777777" w:rsidR="00B2583B" w:rsidRDefault="00000000">
            <w:pPr>
              <w:pStyle w:val="Compact"/>
              <w:jc w:val="right"/>
            </w:pPr>
            <w:r>
              <w:t>1</w:t>
            </w:r>
          </w:p>
        </w:tc>
        <w:tc>
          <w:tcPr>
            <w:tcW w:w="1800" w:type="dxa"/>
          </w:tcPr>
          <w:p w14:paraId="7074EF70" w14:textId="77777777" w:rsidR="00B2583B" w:rsidRDefault="00000000">
            <w:pPr>
              <w:pStyle w:val="Compact"/>
              <w:jc w:val="right"/>
            </w:pPr>
            <w:r>
              <w:t>4</w:t>
            </w:r>
          </w:p>
        </w:tc>
        <w:tc>
          <w:tcPr>
            <w:tcW w:w="1320" w:type="dxa"/>
          </w:tcPr>
          <w:p w14:paraId="51129B84" w14:textId="77777777" w:rsidR="00B2583B" w:rsidRDefault="00000000">
            <w:pPr>
              <w:pStyle w:val="Compact"/>
              <w:jc w:val="right"/>
            </w:pPr>
            <w:r>
              <w:t>0.70549</w:t>
            </w:r>
          </w:p>
        </w:tc>
        <w:tc>
          <w:tcPr>
            <w:tcW w:w="1500" w:type="dxa"/>
          </w:tcPr>
          <w:p w14:paraId="51E4EC4C" w14:textId="77777777" w:rsidR="00B2583B" w:rsidRDefault="00000000">
            <w:pPr>
              <w:pStyle w:val="Compact"/>
              <w:jc w:val="right"/>
            </w:pPr>
            <w:r>
              <w:t>4</w:t>
            </w:r>
          </w:p>
        </w:tc>
        <w:tc>
          <w:tcPr>
            <w:tcW w:w="600" w:type="dxa"/>
          </w:tcPr>
          <w:p w14:paraId="5649F52D" w14:textId="77777777" w:rsidR="00B2583B" w:rsidRDefault="00000000">
            <w:pPr>
              <w:pStyle w:val="Compact"/>
              <w:jc w:val="right"/>
            </w:pPr>
            <w:r>
              <w:t>500.00</w:t>
            </w:r>
          </w:p>
        </w:tc>
      </w:tr>
      <w:tr w:rsidR="00B2583B" w14:paraId="10979A66" w14:textId="77777777">
        <w:tc>
          <w:tcPr>
            <w:tcW w:w="1560" w:type="dxa"/>
          </w:tcPr>
          <w:p w14:paraId="0132BB67" w14:textId="77777777" w:rsidR="00B2583B" w:rsidRDefault="00000000">
            <w:pPr>
              <w:pStyle w:val="Compact"/>
            </w:pPr>
            <w:r>
              <w:t>Chlamydomonas_priscui</w:t>
            </w:r>
          </w:p>
        </w:tc>
        <w:tc>
          <w:tcPr>
            <w:tcW w:w="1140" w:type="dxa"/>
          </w:tcPr>
          <w:p w14:paraId="124C174B" w14:textId="77777777" w:rsidR="00B2583B" w:rsidRDefault="00000000">
            <w:pPr>
              <w:pStyle w:val="Compact"/>
              <w:jc w:val="right"/>
            </w:pPr>
            <w:r>
              <w:t>1</w:t>
            </w:r>
          </w:p>
        </w:tc>
        <w:tc>
          <w:tcPr>
            <w:tcW w:w="1800" w:type="dxa"/>
          </w:tcPr>
          <w:p w14:paraId="0C26468E" w14:textId="77777777" w:rsidR="00B2583B" w:rsidRDefault="00000000">
            <w:pPr>
              <w:pStyle w:val="Compact"/>
              <w:jc w:val="right"/>
            </w:pPr>
            <w:r>
              <w:t>4</w:t>
            </w:r>
          </w:p>
        </w:tc>
        <w:tc>
          <w:tcPr>
            <w:tcW w:w="1320" w:type="dxa"/>
          </w:tcPr>
          <w:p w14:paraId="336D7E4E" w14:textId="77777777" w:rsidR="00B2583B" w:rsidRDefault="00000000">
            <w:pPr>
              <w:pStyle w:val="Compact"/>
              <w:jc w:val="right"/>
            </w:pPr>
            <w:r>
              <w:t>0.77084</w:t>
            </w:r>
          </w:p>
        </w:tc>
        <w:tc>
          <w:tcPr>
            <w:tcW w:w="1500" w:type="dxa"/>
          </w:tcPr>
          <w:p w14:paraId="0A9347D3" w14:textId="77777777" w:rsidR="00B2583B" w:rsidRDefault="00000000">
            <w:pPr>
              <w:pStyle w:val="Compact"/>
              <w:jc w:val="right"/>
            </w:pPr>
            <w:r>
              <w:t>4</w:t>
            </w:r>
          </w:p>
        </w:tc>
        <w:tc>
          <w:tcPr>
            <w:tcW w:w="600" w:type="dxa"/>
          </w:tcPr>
          <w:p w14:paraId="4F371E70" w14:textId="77777777" w:rsidR="00B2583B" w:rsidRDefault="00000000">
            <w:pPr>
              <w:pStyle w:val="Compact"/>
              <w:jc w:val="right"/>
            </w:pPr>
            <w:r>
              <w:t>70.00</w:t>
            </w:r>
          </w:p>
        </w:tc>
      </w:tr>
      <w:tr w:rsidR="00B2583B" w14:paraId="50025FE0" w14:textId="77777777">
        <w:tc>
          <w:tcPr>
            <w:tcW w:w="1560" w:type="dxa"/>
          </w:tcPr>
          <w:p w14:paraId="230B05D6" w14:textId="77777777" w:rsidR="00B2583B" w:rsidRDefault="00000000">
            <w:pPr>
              <w:pStyle w:val="Compact"/>
            </w:pPr>
            <w:r>
              <w:t>Chlamydomonas_priscui</w:t>
            </w:r>
          </w:p>
        </w:tc>
        <w:tc>
          <w:tcPr>
            <w:tcW w:w="1140" w:type="dxa"/>
          </w:tcPr>
          <w:p w14:paraId="78EBA0DB" w14:textId="77777777" w:rsidR="00B2583B" w:rsidRDefault="00000000">
            <w:pPr>
              <w:pStyle w:val="Compact"/>
              <w:jc w:val="right"/>
            </w:pPr>
            <w:r>
              <w:t>1</w:t>
            </w:r>
          </w:p>
        </w:tc>
        <w:tc>
          <w:tcPr>
            <w:tcW w:w="1800" w:type="dxa"/>
          </w:tcPr>
          <w:p w14:paraId="0286E1A8" w14:textId="77777777" w:rsidR="00B2583B" w:rsidRDefault="00000000">
            <w:pPr>
              <w:pStyle w:val="Compact"/>
              <w:jc w:val="right"/>
            </w:pPr>
            <w:r>
              <w:t>4</w:t>
            </w:r>
          </w:p>
        </w:tc>
        <w:tc>
          <w:tcPr>
            <w:tcW w:w="1320" w:type="dxa"/>
          </w:tcPr>
          <w:p w14:paraId="0B8B9352" w14:textId="77777777" w:rsidR="00B2583B" w:rsidRDefault="00000000">
            <w:pPr>
              <w:pStyle w:val="Compact"/>
              <w:jc w:val="right"/>
            </w:pPr>
            <w:r>
              <w:t>0.77084</w:t>
            </w:r>
          </w:p>
        </w:tc>
        <w:tc>
          <w:tcPr>
            <w:tcW w:w="1500" w:type="dxa"/>
          </w:tcPr>
          <w:p w14:paraId="049F677E" w14:textId="77777777" w:rsidR="00B2583B" w:rsidRDefault="00000000">
            <w:pPr>
              <w:pStyle w:val="Compact"/>
              <w:jc w:val="right"/>
            </w:pPr>
            <w:r>
              <w:t>4</w:t>
            </w:r>
          </w:p>
        </w:tc>
        <w:tc>
          <w:tcPr>
            <w:tcW w:w="600" w:type="dxa"/>
          </w:tcPr>
          <w:p w14:paraId="725207CE" w14:textId="77777777" w:rsidR="00B2583B" w:rsidRDefault="00000000">
            <w:pPr>
              <w:pStyle w:val="Compact"/>
              <w:jc w:val="right"/>
            </w:pPr>
            <w:r>
              <w:t>700.00</w:t>
            </w:r>
          </w:p>
        </w:tc>
      </w:tr>
      <w:tr w:rsidR="00B2583B" w14:paraId="2310918D" w14:textId="77777777">
        <w:tc>
          <w:tcPr>
            <w:tcW w:w="1560" w:type="dxa"/>
          </w:tcPr>
          <w:p w14:paraId="0624F8DC" w14:textId="77777777" w:rsidR="00B2583B" w:rsidRDefault="00000000">
            <w:pPr>
              <w:pStyle w:val="Compact"/>
            </w:pPr>
            <w:r>
              <w:t>Chlamydomonas_priscui</w:t>
            </w:r>
          </w:p>
        </w:tc>
        <w:tc>
          <w:tcPr>
            <w:tcW w:w="1140" w:type="dxa"/>
          </w:tcPr>
          <w:p w14:paraId="536BB34A" w14:textId="77777777" w:rsidR="00B2583B" w:rsidRDefault="00000000">
            <w:pPr>
              <w:pStyle w:val="Compact"/>
              <w:jc w:val="right"/>
            </w:pPr>
            <w:r>
              <w:t>1</w:t>
            </w:r>
          </w:p>
        </w:tc>
        <w:tc>
          <w:tcPr>
            <w:tcW w:w="1800" w:type="dxa"/>
          </w:tcPr>
          <w:p w14:paraId="65C9ED88" w14:textId="77777777" w:rsidR="00B2583B" w:rsidRDefault="00000000">
            <w:pPr>
              <w:pStyle w:val="Compact"/>
              <w:jc w:val="right"/>
            </w:pPr>
            <w:r>
              <w:t>4</w:t>
            </w:r>
          </w:p>
        </w:tc>
        <w:tc>
          <w:tcPr>
            <w:tcW w:w="1320" w:type="dxa"/>
          </w:tcPr>
          <w:p w14:paraId="0EAA5778" w14:textId="77777777" w:rsidR="00B2583B" w:rsidRDefault="00000000">
            <w:pPr>
              <w:pStyle w:val="Compact"/>
              <w:jc w:val="right"/>
            </w:pPr>
            <w:r>
              <w:t>0.78265</w:t>
            </w:r>
          </w:p>
        </w:tc>
        <w:tc>
          <w:tcPr>
            <w:tcW w:w="1500" w:type="dxa"/>
          </w:tcPr>
          <w:p w14:paraId="37EA6100" w14:textId="77777777" w:rsidR="00B2583B" w:rsidRDefault="00000000">
            <w:pPr>
              <w:pStyle w:val="Compact"/>
              <w:jc w:val="right"/>
            </w:pPr>
            <w:r>
              <w:t>4</w:t>
            </w:r>
          </w:p>
        </w:tc>
        <w:tc>
          <w:tcPr>
            <w:tcW w:w="600" w:type="dxa"/>
          </w:tcPr>
          <w:p w14:paraId="3597FEA3" w14:textId="77777777" w:rsidR="00B2583B" w:rsidRDefault="00000000">
            <w:pPr>
              <w:pStyle w:val="Compact"/>
              <w:jc w:val="right"/>
            </w:pPr>
            <w:r>
              <w:t>70.00</w:t>
            </w:r>
          </w:p>
        </w:tc>
      </w:tr>
      <w:tr w:rsidR="00B2583B" w14:paraId="328558AF" w14:textId="77777777">
        <w:tc>
          <w:tcPr>
            <w:tcW w:w="1560" w:type="dxa"/>
          </w:tcPr>
          <w:p w14:paraId="4DAC9BFF" w14:textId="77777777" w:rsidR="00B2583B" w:rsidRDefault="00000000">
            <w:pPr>
              <w:pStyle w:val="Compact"/>
            </w:pPr>
            <w:r>
              <w:t>Chlamydomonas_priscui</w:t>
            </w:r>
          </w:p>
        </w:tc>
        <w:tc>
          <w:tcPr>
            <w:tcW w:w="1140" w:type="dxa"/>
          </w:tcPr>
          <w:p w14:paraId="71E9744E" w14:textId="77777777" w:rsidR="00B2583B" w:rsidRDefault="00000000">
            <w:pPr>
              <w:pStyle w:val="Compact"/>
              <w:jc w:val="right"/>
            </w:pPr>
            <w:r>
              <w:t>1</w:t>
            </w:r>
          </w:p>
        </w:tc>
        <w:tc>
          <w:tcPr>
            <w:tcW w:w="1800" w:type="dxa"/>
          </w:tcPr>
          <w:p w14:paraId="241FB90B" w14:textId="77777777" w:rsidR="00B2583B" w:rsidRDefault="00000000">
            <w:pPr>
              <w:pStyle w:val="Compact"/>
              <w:jc w:val="right"/>
            </w:pPr>
            <w:r>
              <w:t>4</w:t>
            </w:r>
          </w:p>
        </w:tc>
        <w:tc>
          <w:tcPr>
            <w:tcW w:w="1320" w:type="dxa"/>
          </w:tcPr>
          <w:p w14:paraId="700A9344" w14:textId="77777777" w:rsidR="00B2583B" w:rsidRDefault="00000000">
            <w:pPr>
              <w:pStyle w:val="Compact"/>
              <w:jc w:val="right"/>
            </w:pPr>
            <w:r>
              <w:t>0.81319</w:t>
            </w:r>
          </w:p>
        </w:tc>
        <w:tc>
          <w:tcPr>
            <w:tcW w:w="1500" w:type="dxa"/>
          </w:tcPr>
          <w:p w14:paraId="60C0815A" w14:textId="77777777" w:rsidR="00B2583B" w:rsidRDefault="00000000">
            <w:pPr>
              <w:pStyle w:val="Compact"/>
              <w:jc w:val="right"/>
            </w:pPr>
            <w:r>
              <w:t>4</w:t>
            </w:r>
          </w:p>
        </w:tc>
        <w:tc>
          <w:tcPr>
            <w:tcW w:w="600" w:type="dxa"/>
          </w:tcPr>
          <w:p w14:paraId="542F3807" w14:textId="77777777" w:rsidR="00B2583B" w:rsidRDefault="00000000">
            <w:pPr>
              <w:pStyle w:val="Compact"/>
              <w:jc w:val="right"/>
            </w:pPr>
            <w:r>
              <w:t>30.00</w:t>
            </w:r>
          </w:p>
        </w:tc>
      </w:tr>
      <w:tr w:rsidR="00B2583B" w14:paraId="4729753C" w14:textId="77777777">
        <w:tc>
          <w:tcPr>
            <w:tcW w:w="1560" w:type="dxa"/>
          </w:tcPr>
          <w:p w14:paraId="40A7F9E1" w14:textId="77777777" w:rsidR="00B2583B" w:rsidRDefault="00000000">
            <w:pPr>
              <w:pStyle w:val="Compact"/>
            </w:pPr>
            <w:r>
              <w:lastRenderedPageBreak/>
              <w:t>Chlamydomonas_priscui</w:t>
            </w:r>
          </w:p>
        </w:tc>
        <w:tc>
          <w:tcPr>
            <w:tcW w:w="1140" w:type="dxa"/>
          </w:tcPr>
          <w:p w14:paraId="072A1172" w14:textId="77777777" w:rsidR="00B2583B" w:rsidRDefault="00000000">
            <w:pPr>
              <w:pStyle w:val="Compact"/>
              <w:jc w:val="right"/>
            </w:pPr>
            <w:r>
              <w:t>1</w:t>
            </w:r>
          </w:p>
        </w:tc>
        <w:tc>
          <w:tcPr>
            <w:tcW w:w="1800" w:type="dxa"/>
          </w:tcPr>
          <w:p w14:paraId="73EBFAAF" w14:textId="77777777" w:rsidR="00B2583B" w:rsidRDefault="00000000">
            <w:pPr>
              <w:pStyle w:val="Compact"/>
              <w:jc w:val="right"/>
            </w:pPr>
            <w:r>
              <w:t>8</w:t>
            </w:r>
          </w:p>
        </w:tc>
        <w:tc>
          <w:tcPr>
            <w:tcW w:w="1320" w:type="dxa"/>
          </w:tcPr>
          <w:p w14:paraId="3EFCF539" w14:textId="77777777" w:rsidR="00B2583B" w:rsidRDefault="00000000">
            <w:pPr>
              <w:pStyle w:val="Compact"/>
              <w:jc w:val="right"/>
            </w:pPr>
            <w:r>
              <w:t>0.65205</w:t>
            </w:r>
          </w:p>
        </w:tc>
        <w:tc>
          <w:tcPr>
            <w:tcW w:w="1500" w:type="dxa"/>
          </w:tcPr>
          <w:p w14:paraId="09586A0C" w14:textId="77777777" w:rsidR="00B2583B" w:rsidRDefault="00000000">
            <w:pPr>
              <w:pStyle w:val="Compact"/>
              <w:jc w:val="right"/>
            </w:pPr>
            <w:r>
              <w:t>4</w:t>
            </w:r>
          </w:p>
        </w:tc>
        <w:tc>
          <w:tcPr>
            <w:tcW w:w="600" w:type="dxa"/>
          </w:tcPr>
          <w:p w14:paraId="1FE8F5C6" w14:textId="77777777" w:rsidR="00B2583B" w:rsidRDefault="00000000">
            <w:pPr>
              <w:pStyle w:val="Compact"/>
              <w:jc w:val="right"/>
            </w:pPr>
            <w:r>
              <w:t>500.00</w:t>
            </w:r>
          </w:p>
        </w:tc>
      </w:tr>
      <w:tr w:rsidR="00B2583B" w14:paraId="48FA00DB" w14:textId="77777777">
        <w:tc>
          <w:tcPr>
            <w:tcW w:w="1560" w:type="dxa"/>
          </w:tcPr>
          <w:p w14:paraId="1C836381" w14:textId="77777777" w:rsidR="00B2583B" w:rsidRDefault="00000000">
            <w:pPr>
              <w:pStyle w:val="Compact"/>
            </w:pPr>
            <w:r>
              <w:t>Chlamydomonas_priscui</w:t>
            </w:r>
          </w:p>
        </w:tc>
        <w:tc>
          <w:tcPr>
            <w:tcW w:w="1140" w:type="dxa"/>
          </w:tcPr>
          <w:p w14:paraId="778D0422" w14:textId="77777777" w:rsidR="00B2583B" w:rsidRDefault="00000000">
            <w:pPr>
              <w:pStyle w:val="Compact"/>
              <w:jc w:val="right"/>
            </w:pPr>
            <w:r>
              <w:t>1</w:t>
            </w:r>
          </w:p>
        </w:tc>
        <w:tc>
          <w:tcPr>
            <w:tcW w:w="1800" w:type="dxa"/>
          </w:tcPr>
          <w:p w14:paraId="77E475FF" w14:textId="77777777" w:rsidR="00B2583B" w:rsidRDefault="00000000">
            <w:pPr>
              <w:pStyle w:val="Compact"/>
              <w:jc w:val="right"/>
            </w:pPr>
            <w:r>
              <w:t>8</w:t>
            </w:r>
          </w:p>
        </w:tc>
        <w:tc>
          <w:tcPr>
            <w:tcW w:w="1320" w:type="dxa"/>
          </w:tcPr>
          <w:p w14:paraId="128FBC56" w14:textId="77777777" w:rsidR="00B2583B" w:rsidRDefault="00000000">
            <w:pPr>
              <w:pStyle w:val="Compact"/>
              <w:jc w:val="right"/>
            </w:pPr>
            <w:r>
              <w:t>0.69822</w:t>
            </w:r>
          </w:p>
        </w:tc>
        <w:tc>
          <w:tcPr>
            <w:tcW w:w="1500" w:type="dxa"/>
          </w:tcPr>
          <w:p w14:paraId="2F38FD18" w14:textId="77777777" w:rsidR="00B2583B" w:rsidRDefault="00000000">
            <w:pPr>
              <w:pStyle w:val="Compact"/>
              <w:jc w:val="right"/>
            </w:pPr>
            <w:r>
              <w:t>4</w:t>
            </w:r>
          </w:p>
        </w:tc>
        <w:tc>
          <w:tcPr>
            <w:tcW w:w="600" w:type="dxa"/>
          </w:tcPr>
          <w:p w14:paraId="385250FE" w14:textId="77777777" w:rsidR="00B2583B" w:rsidRDefault="00000000">
            <w:pPr>
              <w:pStyle w:val="Compact"/>
              <w:jc w:val="right"/>
            </w:pPr>
            <w:r>
              <w:t>70.00</w:t>
            </w:r>
          </w:p>
        </w:tc>
      </w:tr>
      <w:tr w:rsidR="00B2583B" w14:paraId="11A36FDE" w14:textId="77777777">
        <w:tc>
          <w:tcPr>
            <w:tcW w:w="1560" w:type="dxa"/>
          </w:tcPr>
          <w:p w14:paraId="39FFB092" w14:textId="77777777" w:rsidR="00B2583B" w:rsidRDefault="00000000">
            <w:pPr>
              <w:pStyle w:val="Compact"/>
            </w:pPr>
            <w:r>
              <w:t>Chlamydomonas_priscui</w:t>
            </w:r>
          </w:p>
        </w:tc>
        <w:tc>
          <w:tcPr>
            <w:tcW w:w="1140" w:type="dxa"/>
          </w:tcPr>
          <w:p w14:paraId="212590CE" w14:textId="77777777" w:rsidR="00B2583B" w:rsidRDefault="00000000">
            <w:pPr>
              <w:pStyle w:val="Compact"/>
              <w:jc w:val="right"/>
            </w:pPr>
            <w:r>
              <w:t>1</w:t>
            </w:r>
          </w:p>
        </w:tc>
        <w:tc>
          <w:tcPr>
            <w:tcW w:w="1800" w:type="dxa"/>
          </w:tcPr>
          <w:p w14:paraId="3930F86B" w14:textId="77777777" w:rsidR="00B2583B" w:rsidRDefault="00000000">
            <w:pPr>
              <w:pStyle w:val="Compact"/>
              <w:jc w:val="right"/>
            </w:pPr>
            <w:r>
              <w:t>8</w:t>
            </w:r>
          </w:p>
        </w:tc>
        <w:tc>
          <w:tcPr>
            <w:tcW w:w="1320" w:type="dxa"/>
          </w:tcPr>
          <w:p w14:paraId="26B6E296" w14:textId="77777777" w:rsidR="00B2583B" w:rsidRDefault="00000000">
            <w:pPr>
              <w:pStyle w:val="Compact"/>
              <w:jc w:val="right"/>
            </w:pPr>
            <w:r>
              <w:t>0.69822</w:t>
            </w:r>
          </w:p>
        </w:tc>
        <w:tc>
          <w:tcPr>
            <w:tcW w:w="1500" w:type="dxa"/>
          </w:tcPr>
          <w:p w14:paraId="511F536E" w14:textId="77777777" w:rsidR="00B2583B" w:rsidRDefault="00000000">
            <w:pPr>
              <w:pStyle w:val="Compact"/>
              <w:jc w:val="right"/>
            </w:pPr>
            <w:r>
              <w:t>4</w:t>
            </w:r>
          </w:p>
        </w:tc>
        <w:tc>
          <w:tcPr>
            <w:tcW w:w="600" w:type="dxa"/>
          </w:tcPr>
          <w:p w14:paraId="39D092FB" w14:textId="77777777" w:rsidR="00B2583B" w:rsidRDefault="00000000">
            <w:pPr>
              <w:pStyle w:val="Compact"/>
              <w:jc w:val="right"/>
            </w:pPr>
            <w:r>
              <w:t>700.00</w:t>
            </w:r>
          </w:p>
        </w:tc>
      </w:tr>
      <w:tr w:rsidR="00B2583B" w14:paraId="1524ED83" w14:textId="77777777">
        <w:tc>
          <w:tcPr>
            <w:tcW w:w="1560" w:type="dxa"/>
          </w:tcPr>
          <w:p w14:paraId="46075278" w14:textId="77777777" w:rsidR="00B2583B" w:rsidRDefault="00000000">
            <w:pPr>
              <w:pStyle w:val="Compact"/>
            </w:pPr>
            <w:r>
              <w:t>Chlamydomonas_priscui</w:t>
            </w:r>
          </w:p>
        </w:tc>
        <w:tc>
          <w:tcPr>
            <w:tcW w:w="1140" w:type="dxa"/>
          </w:tcPr>
          <w:p w14:paraId="21F38FA0" w14:textId="77777777" w:rsidR="00B2583B" w:rsidRDefault="00000000">
            <w:pPr>
              <w:pStyle w:val="Compact"/>
              <w:jc w:val="right"/>
            </w:pPr>
            <w:r>
              <w:t>1</w:t>
            </w:r>
          </w:p>
        </w:tc>
        <w:tc>
          <w:tcPr>
            <w:tcW w:w="1800" w:type="dxa"/>
          </w:tcPr>
          <w:p w14:paraId="17D9B249" w14:textId="77777777" w:rsidR="00B2583B" w:rsidRDefault="00000000">
            <w:pPr>
              <w:pStyle w:val="Compact"/>
              <w:jc w:val="right"/>
            </w:pPr>
            <w:r>
              <w:t>8</w:t>
            </w:r>
          </w:p>
        </w:tc>
        <w:tc>
          <w:tcPr>
            <w:tcW w:w="1320" w:type="dxa"/>
          </w:tcPr>
          <w:p w14:paraId="15996719" w14:textId="77777777" w:rsidR="00B2583B" w:rsidRDefault="00000000">
            <w:pPr>
              <w:pStyle w:val="Compact"/>
              <w:jc w:val="right"/>
            </w:pPr>
            <w:r>
              <w:t>0.76142</w:t>
            </w:r>
          </w:p>
        </w:tc>
        <w:tc>
          <w:tcPr>
            <w:tcW w:w="1500" w:type="dxa"/>
          </w:tcPr>
          <w:p w14:paraId="3914F5FC" w14:textId="77777777" w:rsidR="00B2583B" w:rsidRDefault="00000000">
            <w:pPr>
              <w:pStyle w:val="Compact"/>
              <w:jc w:val="right"/>
            </w:pPr>
            <w:r>
              <w:t>4</w:t>
            </w:r>
          </w:p>
        </w:tc>
        <w:tc>
          <w:tcPr>
            <w:tcW w:w="600" w:type="dxa"/>
          </w:tcPr>
          <w:p w14:paraId="742D9E75" w14:textId="77777777" w:rsidR="00B2583B" w:rsidRDefault="00000000">
            <w:pPr>
              <w:pStyle w:val="Compact"/>
              <w:jc w:val="right"/>
            </w:pPr>
            <w:r>
              <w:t>70.00</w:t>
            </w:r>
          </w:p>
        </w:tc>
      </w:tr>
      <w:tr w:rsidR="00B2583B" w14:paraId="2087F5D9" w14:textId="77777777">
        <w:tc>
          <w:tcPr>
            <w:tcW w:w="1560" w:type="dxa"/>
          </w:tcPr>
          <w:p w14:paraId="44B86992" w14:textId="77777777" w:rsidR="00B2583B" w:rsidRDefault="00000000">
            <w:pPr>
              <w:pStyle w:val="Compact"/>
            </w:pPr>
            <w:r>
              <w:t>Chlamydomonas_priscui</w:t>
            </w:r>
          </w:p>
        </w:tc>
        <w:tc>
          <w:tcPr>
            <w:tcW w:w="1140" w:type="dxa"/>
          </w:tcPr>
          <w:p w14:paraId="71B6DB9B" w14:textId="77777777" w:rsidR="00B2583B" w:rsidRDefault="00000000">
            <w:pPr>
              <w:pStyle w:val="Compact"/>
              <w:jc w:val="right"/>
            </w:pPr>
            <w:r>
              <w:t>1</w:t>
            </w:r>
          </w:p>
        </w:tc>
        <w:tc>
          <w:tcPr>
            <w:tcW w:w="1800" w:type="dxa"/>
          </w:tcPr>
          <w:p w14:paraId="0F13B3C9" w14:textId="77777777" w:rsidR="00B2583B" w:rsidRDefault="00000000">
            <w:pPr>
              <w:pStyle w:val="Compact"/>
              <w:jc w:val="right"/>
            </w:pPr>
            <w:r>
              <w:t>8</w:t>
            </w:r>
          </w:p>
        </w:tc>
        <w:tc>
          <w:tcPr>
            <w:tcW w:w="1320" w:type="dxa"/>
          </w:tcPr>
          <w:p w14:paraId="01E4DDD8" w14:textId="77777777" w:rsidR="00B2583B" w:rsidRDefault="00000000">
            <w:pPr>
              <w:pStyle w:val="Compact"/>
              <w:jc w:val="right"/>
            </w:pPr>
            <w:r>
              <w:t>0.76268</w:t>
            </w:r>
          </w:p>
        </w:tc>
        <w:tc>
          <w:tcPr>
            <w:tcW w:w="1500" w:type="dxa"/>
          </w:tcPr>
          <w:p w14:paraId="441F674F" w14:textId="77777777" w:rsidR="00B2583B" w:rsidRDefault="00000000">
            <w:pPr>
              <w:pStyle w:val="Compact"/>
              <w:jc w:val="right"/>
            </w:pPr>
            <w:r>
              <w:t>4</w:t>
            </w:r>
          </w:p>
        </w:tc>
        <w:tc>
          <w:tcPr>
            <w:tcW w:w="600" w:type="dxa"/>
          </w:tcPr>
          <w:p w14:paraId="03CB1241" w14:textId="77777777" w:rsidR="00B2583B" w:rsidRDefault="00000000">
            <w:pPr>
              <w:pStyle w:val="Compact"/>
              <w:jc w:val="right"/>
            </w:pPr>
            <w:r>
              <w:t>30.00</w:t>
            </w:r>
          </w:p>
        </w:tc>
      </w:tr>
      <w:tr w:rsidR="00B2583B" w14:paraId="2FCA96AD" w14:textId="77777777">
        <w:tc>
          <w:tcPr>
            <w:tcW w:w="1560" w:type="dxa"/>
          </w:tcPr>
          <w:p w14:paraId="1AEF3C15" w14:textId="77777777" w:rsidR="00B2583B" w:rsidRDefault="00000000">
            <w:pPr>
              <w:pStyle w:val="Compact"/>
            </w:pPr>
            <w:r>
              <w:t>Chlamydomonas_priscui</w:t>
            </w:r>
          </w:p>
        </w:tc>
        <w:tc>
          <w:tcPr>
            <w:tcW w:w="1140" w:type="dxa"/>
          </w:tcPr>
          <w:p w14:paraId="66E0B895" w14:textId="77777777" w:rsidR="00B2583B" w:rsidRDefault="00000000">
            <w:pPr>
              <w:pStyle w:val="Compact"/>
              <w:jc w:val="right"/>
            </w:pPr>
            <w:r>
              <w:t>1</w:t>
            </w:r>
          </w:p>
        </w:tc>
        <w:tc>
          <w:tcPr>
            <w:tcW w:w="1800" w:type="dxa"/>
          </w:tcPr>
          <w:p w14:paraId="56162CDB" w14:textId="77777777" w:rsidR="00B2583B" w:rsidRDefault="00000000">
            <w:pPr>
              <w:pStyle w:val="Compact"/>
              <w:jc w:val="right"/>
            </w:pPr>
            <w:r>
              <w:t>12</w:t>
            </w:r>
          </w:p>
        </w:tc>
        <w:tc>
          <w:tcPr>
            <w:tcW w:w="1320" w:type="dxa"/>
          </w:tcPr>
          <w:p w14:paraId="2BC3A9A6" w14:textId="77777777" w:rsidR="00B2583B" w:rsidRDefault="00000000">
            <w:pPr>
              <w:pStyle w:val="Compact"/>
              <w:jc w:val="right"/>
            </w:pPr>
            <w:r>
              <w:t>0.65410</w:t>
            </w:r>
          </w:p>
        </w:tc>
        <w:tc>
          <w:tcPr>
            <w:tcW w:w="1500" w:type="dxa"/>
          </w:tcPr>
          <w:p w14:paraId="0C5001DA" w14:textId="77777777" w:rsidR="00B2583B" w:rsidRDefault="00000000">
            <w:pPr>
              <w:pStyle w:val="Compact"/>
              <w:jc w:val="right"/>
            </w:pPr>
            <w:r>
              <w:t>4</w:t>
            </w:r>
          </w:p>
        </w:tc>
        <w:tc>
          <w:tcPr>
            <w:tcW w:w="600" w:type="dxa"/>
          </w:tcPr>
          <w:p w14:paraId="7463B2AD" w14:textId="77777777" w:rsidR="00B2583B" w:rsidRDefault="00000000">
            <w:pPr>
              <w:pStyle w:val="Compact"/>
              <w:jc w:val="right"/>
            </w:pPr>
            <w:r>
              <w:t>70.00</w:t>
            </w:r>
          </w:p>
        </w:tc>
      </w:tr>
      <w:tr w:rsidR="00B2583B" w14:paraId="6486B450" w14:textId="77777777">
        <w:tc>
          <w:tcPr>
            <w:tcW w:w="1560" w:type="dxa"/>
          </w:tcPr>
          <w:p w14:paraId="0A034032" w14:textId="77777777" w:rsidR="00B2583B" w:rsidRDefault="00000000">
            <w:pPr>
              <w:pStyle w:val="Compact"/>
            </w:pPr>
            <w:r>
              <w:t>Chlamydomonas_priscui</w:t>
            </w:r>
          </w:p>
        </w:tc>
        <w:tc>
          <w:tcPr>
            <w:tcW w:w="1140" w:type="dxa"/>
          </w:tcPr>
          <w:p w14:paraId="39C26D5F" w14:textId="77777777" w:rsidR="00B2583B" w:rsidRDefault="00000000">
            <w:pPr>
              <w:pStyle w:val="Compact"/>
              <w:jc w:val="right"/>
            </w:pPr>
            <w:r>
              <w:t>1</w:t>
            </w:r>
          </w:p>
        </w:tc>
        <w:tc>
          <w:tcPr>
            <w:tcW w:w="1800" w:type="dxa"/>
          </w:tcPr>
          <w:p w14:paraId="72EA999E" w14:textId="77777777" w:rsidR="00B2583B" w:rsidRDefault="00000000">
            <w:pPr>
              <w:pStyle w:val="Compact"/>
              <w:jc w:val="right"/>
            </w:pPr>
            <w:r>
              <w:t>12</w:t>
            </w:r>
          </w:p>
        </w:tc>
        <w:tc>
          <w:tcPr>
            <w:tcW w:w="1320" w:type="dxa"/>
          </w:tcPr>
          <w:p w14:paraId="2D1446E0" w14:textId="77777777" w:rsidR="00B2583B" w:rsidRDefault="00000000">
            <w:pPr>
              <w:pStyle w:val="Compact"/>
              <w:jc w:val="right"/>
            </w:pPr>
            <w:r>
              <w:t>0.65410</w:t>
            </w:r>
          </w:p>
        </w:tc>
        <w:tc>
          <w:tcPr>
            <w:tcW w:w="1500" w:type="dxa"/>
          </w:tcPr>
          <w:p w14:paraId="7DEFB83E" w14:textId="77777777" w:rsidR="00B2583B" w:rsidRDefault="00000000">
            <w:pPr>
              <w:pStyle w:val="Compact"/>
              <w:jc w:val="right"/>
            </w:pPr>
            <w:r>
              <w:t>4</w:t>
            </w:r>
          </w:p>
        </w:tc>
        <w:tc>
          <w:tcPr>
            <w:tcW w:w="600" w:type="dxa"/>
          </w:tcPr>
          <w:p w14:paraId="707C1D8E" w14:textId="77777777" w:rsidR="00B2583B" w:rsidRDefault="00000000">
            <w:pPr>
              <w:pStyle w:val="Compact"/>
              <w:jc w:val="right"/>
            </w:pPr>
            <w:r>
              <w:t>700.00</w:t>
            </w:r>
          </w:p>
        </w:tc>
      </w:tr>
      <w:tr w:rsidR="00B2583B" w14:paraId="023DB55B" w14:textId="77777777">
        <w:tc>
          <w:tcPr>
            <w:tcW w:w="1560" w:type="dxa"/>
          </w:tcPr>
          <w:p w14:paraId="1EC05847" w14:textId="77777777" w:rsidR="00B2583B" w:rsidRDefault="00000000">
            <w:pPr>
              <w:pStyle w:val="Compact"/>
            </w:pPr>
            <w:r>
              <w:t>Chlamydomonas_priscui</w:t>
            </w:r>
          </w:p>
        </w:tc>
        <w:tc>
          <w:tcPr>
            <w:tcW w:w="1140" w:type="dxa"/>
          </w:tcPr>
          <w:p w14:paraId="54074EE5" w14:textId="77777777" w:rsidR="00B2583B" w:rsidRDefault="00000000">
            <w:pPr>
              <w:pStyle w:val="Compact"/>
              <w:jc w:val="right"/>
            </w:pPr>
            <w:r>
              <w:t>1</w:t>
            </w:r>
          </w:p>
        </w:tc>
        <w:tc>
          <w:tcPr>
            <w:tcW w:w="1800" w:type="dxa"/>
          </w:tcPr>
          <w:p w14:paraId="376A7C63" w14:textId="77777777" w:rsidR="00B2583B" w:rsidRDefault="00000000">
            <w:pPr>
              <w:pStyle w:val="Compact"/>
              <w:jc w:val="right"/>
            </w:pPr>
            <w:r>
              <w:t>12</w:t>
            </w:r>
          </w:p>
        </w:tc>
        <w:tc>
          <w:tcPr>
            <w:tcW w:w="1320" w:type="dxa"/>
          </w:tcPr>
          <w:p w14:paraId="0B32A99A" w14:textId="77777777" w:rsidR="00B2583B" w:rsidRDefault="00000000">
            <w:pPr>
              <w:pStyle w:val="Compact"/>
              <w:jc w:val="right"/>
            </w:pPr>
            <w:r>
              <w:t>0.66985</w:t>
            </w:r>
          </w:p>
        </w:tc>
        <w:tc>
          <w:tcPr>
            <w:tcW w:w="1500" w:type="dxa"/>
          </w:tcPr>
          <w:p w14:paraId="31A11EEF" w14:textId="77777777" w:rsidR="00B2583B" w:rsidRDefault="00000000">
            <w:pPr>
              <w:pStyle w:val="Compact"/>
              <w:jc w:val="right"/>
            </w:pPr>
            <w:r>
              <w:t>4</w:t>
            </w:r>
          </w:p>
        </w:tc>
        <w:tc>
          <w:tcPr>
            <w:tcW w:w="600" w:type="dxa"/>
          </w:tcPr>
          <w:p w14:paraId="0D2C9430" w14:textId="77777777" w:rsidR="00B2583B" w:rsidRDefault="00000000">
            <w:pPr>
              <w:pStyle w:val="Compact"/>
              <w:jc w:val="right"/>
            </w:pPr>
            <w:r>
              <w:t>500.00</w:t>
            </w:r>
          </w:p>
        </w:tc>
      </w:tr>
      <w:tr w:rsidR="00B2583B" w14:paraId="1E2BA61F" w14:textId="77777777">
        <w:tc>
          <w:tcPr>
            <w:tcW w:w="1560" w:type="dxa"/>
          </w:tcPr>
          <w:p w14:paraId="14631537" w14:textId="77777777" w:rsidR="00B2583B" w:rsidRDefault="00000000">
            <w:pPr>
              <w:pStyle w:val="Compact"/>
            </w:pPr>
            <w:r>
              <w:t>Chlamydomonas_priscui</w:t>
            </w:r>
          </w:p>
        </w:tc>
        <w:tc>
          <w:tcPr>
            <w:tcW w:w="1140" w:type="dxa"/>
          </w:tcPr>
          <w:p w14:paraId="38319874" w14:textId="77777777" w:rsidR="00B2583B" w:rsidRDefault="00000000">
            <w:pPr>
              <w:pStyle w:val="Compact"/>
              <w:jc w:val="right"/>
            </w:pPr>
            <w:r>
              <w:t>1</w:t>
            </w:r>
          </w:p>
        </w:tc>
        <w:tc>
          <w:tcPr>
            <w:tcW w:w="1800" w:type="dxa"/>
          </w:tcPr>
          <w:p w14:paraId="61B270D5" w14:textId="77777777" w:rsidR="00B2583B" w:rsidRDefault="00000000">
            <w:pPr>
              <w:pStyle w:val="Compact"/>
              <w:jc w:val="right"/>
            </w:pPr>
            <w:r>
              <w:t>12</w:t>
            </w:r>
          </w:p>
        </w:tc>
        <w:tc>
          <w:tcPr>
            <w:tcW w:w="1320" w:type="dxa"/>
          </w:tcPr>
          <w:p w14:paraId="159F7B4A" w14:textId="77777777" w:rsidR="00B2583B" w:rsidRDefault="00000000">
            <w:pPr>
              <w:pStyle w:val="Compact"/>
              <w:jc w:val="right"/>
            </w:pPr>
            <w:r>
              <w:t>0.78727</w:t>
            </w:r>
          </w:p>
        </w:tc>
        <w:tc>
          <w:tcPr>
            <w:tcW w:w="1500" w:type="dxa"/>
          </w:tcPr>
          <w:p w14:paraId="22498C8B" w14:textId="77777777" w:rsidR="00B2583B" w:rsidRDefault="00000000">
            <w:pPr>
              <w:pStyle w:val="Compact"/>
              <w:jc w:val="right"/>
            </w:pPr>
            <w:r>
              <w:t>4</w:t>
            </w:r>
          </w:p>
        </w:tc>
        <w:tc>
          <w:tcPr>
            <w:tcW w:w="600" w:type="dxa"/>
          </w:tcPr>
          <w:p w14:paraId="7AA16EFC" w14:textId="77777777" w:rsidR="00B2583B" w:rsidRDefault="00000000">
            <w:pPr>
              <w:pStyle w:val="Compact"/>
              <w:jc w:val="right"/>
            </w:pPr>
            <w:r>
              <w:t>30.00</w:t>
            </w:r>
          </w:p>
        </w:tc>
      </w:tr>
      <w:tr w:rsidR="00B2583B" w14:paraId="1AE27076" w14:textId="77777777">
        <w:tc>
          <w:tcPr>
            <w:tcW w:w="1560" w:type="dxa"/>
          </w:tcPr>
          <w:p w14:paraId="0B90AE62" w14:textId="77777777" w:rsidR="00B2583B" w:rsidRDefault="00000000">
            <w:pPr>
              <w:pStyle w:val="Compact"/>
            </w:pPr>
            <w:r>
              <w:t>Chlamydomonas_priscui</w:t>
            </w:r>
          </w:p>
        </w:tc>
        <w:tc>
          <w:tcPr>
            <w:tcW w:w="1140" w:type="dxa"/>
          </w:tcPr>
          <w:p w14:paraId="487EA524" w14:textId="77777777" w:rsidR="00B2583B" w:rsidRDefault="00000000">
            <w:pPr>
              <w:pStyle w:val="Compact"/>
              <w:jc w:val="right"/>
            </w:pPr>
            <w:r>
              <w:t>1</w:t>
            </w:r>
          </w:p>
        </w:tc>
        <w:tc>
          <w:tcPr>
            <w:tcW w:w="1800" w:type="dxa"/>
          </w:tcPr>
          <w:p w14:paraId="3D92311E" w14:textId="77777777" w:rsidR="00B2583B" w:rsidRDefault="00000000">
            <w:pPr>
              <w:pStyle w:val="Compact"/>
              <w:jc w:val="right"/>
            </w:pPr>
            <w:r>
              <w:t>12</w:t>
            </w:r>
          </w:p>
        </w:tc>
        <w:tc>
          <w:tcPr>
            <w:tcW w:w="1320" w:type="dxa"/>
          </w:tcPr>
          <w:p w14:paraId="2C7319FA" w14:textId="77777777" w:rsidR="00B2583B" w:rsidRDefault="00000000">
            <w:pPr>
              <w:pStyle w:val="Compact"/>
              <w:jc w:val="right"/>
            </w:pPr>
            <w:r>
              <w:t>0.80266</w:t>
            </w:r>
          </w:p>
        </w:tc>
        <w:tc>
          <w:tcPr>
            <w:tcW w:w="1500" w:type="dxa"/>
          </w:tcPr>
          <w:p w14:paraId="56B849A3" w14:textId="77777777" w:rsidR="00B2583B" w:rsidRDefault="00000000">
            <w:pPr>
              <w:pStyle w:val="Compact"/>
              <w:jc w:val="right"/>
            </w:pPr>
            <w:r>
              <w:t>4</w:t>
            </w:r>
          </w:p>
        </w:tc>
        <w:tc>
          <w:tcPr>
            <w:tcW w:w="600" w:type="dxa"/>
          </w:tcPr>
          <w:p w14:paraId="76EDC66E" w14:textId="77777777" w:rsidR="00B2583B" w:rsidRDefault="00000000">
            <w:pPr>
              <w:pStyle w:val="Compact"/>
              <w:jc w:val="right"/>
            </w:pPr>
            <w:r>
              <w:t>70.00</w:t>
            </w:r>
          </w:p>
        </w:tc>
      </w:tr>
      <w:tr w:rsidR="00B2583B" w14:paraId="65C10548" w14:textId="77777777">
        <w:tc>
          <w:tcPr>
            <w:tcW w:w="1560" w:type="dxa"/>
          </w:tcPr>
          <w:p w14:paraId="7C011423" w14:textId="77777777" w:rsidR="00B2583B" w:rsidRDefault="00000000">
            <w:pPr>
              <w:pStyle w:val="Compact"/>
            </w:pPr>
            <w:r>
              <w:t>Chlamydomonas_priscui</w:t>
            </w:r>
          </w:p>
        </w:tc>
        <w:tc>
          <w:tcPr>
            <w:tcW w:w="1140" w:type="dxa"/>
          </w:tcPr>
          <w:p w14:paraId="506E8889" w14:textId="77777777" w:rsidR="00B2583B" w:rsidRDefault="00000000">
            <w:pPr>
              <w:pStyle w:val="Compact"/>
              <w:jc w:val="right"/>
            </w:pPr>
            <w:r>
              <w:t>1</w:t>
            </w:r>
          </w:p>
        </w:tc>
        <w:tc>
          <w:tcPr>
            <w:tcW w:w="1800" w:type="dxa"/>
          </w:tcPr>
          <w:p w14:paraId="3B78D97E" w14:textId="77777777" w:rsidR="00B2583B" w:rsidRDefault="00000000">
            <w:pPr>
              <w:pStyle w:val="Compact"/>
              <w:jc w:val="right"/>
            </w:pPr>
            <w:r>
              <w:t>16</w:t>
            </w:r>
          </w:p>
        </w:tc>
        <w:tc>
          <w:tcPr>
            <w:tcW w:w="1320" w:type="dxa"/>
          </w:tcPr>
          <w:p w14:paraId="263C9BEE" w14:textId="77777777" w:rsidR="00B2583B" w:rsidRDefault="00000000">
            <w:pPr>
              <w:pStyle w:val="Compact"/>
              <w:jc w:val="right"/>
            </w:pPr>
            <w:r>
              <w:t>0.65046</w:t>
            </w:r>
          </w:p>
        </w:tc>
        <w:tc>
          <w:tcPr>
            <w:tcW w:w="1500" w:type="dxa"/>
          </w:tcPr>
          <w:p w14:paraId="7E36B52D" w14:textId="77777777" w:rsidR="00B2583B" w:rsidRDefault="00000000">
            <w:pPr>
              <w:pStyle w:val="Compact"/>
              <w:jc w:val="right"/>
            </w:pPr>
            <w:r>
              <w:t>4</w:t>
            </w:r>
          </w:p>
        </w:tc>
        <w:tc>
          <w:tcPr>
            <w:tcW w:w="600" w:type="dxa"/>
          </w:tcPr>
          <w:p w14:paraId="13D176A3" w14:textId="77777777" w:rsidR="00B2583B" w:rsidRDefault="00000000">
            <w:pPr>
              <w:pStyle w:val="Compact"/>
              <w:jc w:val="right"/>
            </w:pPr>
            <w:r>
              <w:t>500.00</w:t>
            </w:r>
          </w:p>
        </w:tc>
      </w:tr>
      <w:tr w:rsidR="00B2583B" w14:paraId="2E878C0D" w14:textId="77777777">
        <w:tc>
          <w:tcPr>
            <w:tcW w:w="1560" w:type="dxa"/>
          </w:tcPr>
          <w:p w14:paraId="38F49298" w14:textId="77777777" w:rsidR="00B2583B" w:rsidRDefault="00000000">
            <w:pPr>
              <w:pStyle w:val="Compact"/>
            </w:pPr>
            <w:r>
              <w:t>Chlamydomonas_priscui</w:t>
            </w:r>
          </w:p>
        </w:tc>
        <w:tc>
          <w:tcPr>
            <w:tcW w:w="1140" w:type="dxa"/>
          </w:tcPr>
          <w:p w14:paraId="19A8993A" w14:textId="77777777" w:rsidR="00B2583B" w:rsidRDefault="00000000">
            <w:pPr>
              <w:pStyle w:val="Compact"/>
              <w:jc w:val="right"/>
            </w:pPr>
            <w:r>
              <w:t>1</w:t>
            </w:r>
          </w:p>
        </w:tc>
        <w:tc>
          <w:tcPr>
            <w:tcW w:w="1800" w:type="dxa"/>
          </w:tcPr>
          <w:p w14:paraId="740B0EE6" w14:textId="77777777" w:rsidR="00B2583B" w:rsidRDefault="00000000">
            <w:pPr>
              <w:pStyle w:val="Compact"/>
              <w:jc w:val="right"/>
            </w:pPr>
            <w:r>
              <w:t>16</w:t>
            </w:r>
          </w:p>
        </w:tc>
        <w:tc>
          <w:tcPr>
            <w:tcW w:w="1320" w:type="dxa"/>
          </w:tcPr>
          <w:p w14:paraId="67477CAC" w14:textId="77777777" w:rsidR="00B2583B" w:rsidRDefault="00000000">
            <w:pPr>
              <w:pStyle w:val="Compact"/>
              <w:jc w:val="right"/>
            </w:pPr>
            <w:r>
              <w:t>0.67108</w:t>
            </w:r>
          </w:p>
        </w:tc>
        <w:tc>
          <w:tcPr>
            <w:tcW w:w="1500" w:type="dxa"/>
          </w:tcPr>
          <w:p w14:paraId="3C86BAB6" w14:textId="77777777" w:rsidR="00B2583B" w:rsidRDefault="00000000">
            <w:pPr>
              <w:pStyle w:val="Compact"/>
              <w:jc w:val="right"/>
            </w:pPr>
            <w:r>
              <w:t>4</w:t>
            </w:r>
          </w:p>
        </w:tc>
        <w:tc>
          <w:tcPr>
            <w:tcW w:w="600" w:type="dxa"/>
          </w:tcPr>
          <w:p w14:paraId="17B5A4FF" w14:textId="77777777" w:rsidR="00B2583B" w:rsidRDefault="00000000">
            <w:pPr>
              <w:pStyle w:val="Compact"/>
              <w:jc w:val="right"/>
            </w:pPr>
            <w:r>
              <w:t>70.00</w:t>
            </w:r>
          </w:p>
        </w:tc>
      </w:tr>
      <w:tr w:rsidR="00B2583B" w14:paraId="37DC1C7C" w14:textId="77777777">
        <w:tc>
          <w:tcPr>
            <w:tcW w:w="1560" w:type="dxa"/>
          </w:tcPr>
          <w:p w14:paraId="21149828" w14:textId="77777777" w:rsidR="00B2583B" w:rsidRDefault="00000000">
            <w:pPr>
              <w:pStyle w:val="Compact"/>
            </w:pPr>
            <w:r>
              <w:t>Chlamydomonas_priscui</w:t>
            </w:r>
          </w:p>
        </w:tc>
        <w:tc>
          <w:tcPr>
            <w:tcW w:w="1140" w:type="dxa"/>
          </w:tcPr>
          <w:p w14:paraId="2E1DEA4F" w14:textId="77777777" w:rsidR="00B2583B" w:rsidRDefault="00000000">
            <w:pPr>
              <w:pStyle w:val="Compact"/>
              <w:jc w:val="right"/>
            </w:pPr>
            <w:r>
              <w:t>1</w:t>
            </w:r>
          </w:p>
        </w:tc>
        <w:tc>
          <w:tcPr>
            <w:tcW w:w="1800" w:type="dxa"/>
          </w:tcPr>
          <w:p w14:paraId="4CB29FE1" w14:textId="77777777" w:rsidR="00B2583B" w:rsidRDefault="00000000">
            <w:pPr>
              <w:pStyle w:val="Compact"/>
              <w:jc w:val="right"/>
            </w:pPr>
            <w:r>
              <w:t>16</w:t>
            </w:r>
          </w:p>
        </w:tc>
        <w:tc>
          <w:tcPr>
            <w:tcW w:w="1320" w:type="dxa"/>
          </w:tcPr>
          <w:p w14:paraId="7BAC6A01" w14:textId="77777777" w:rsidR="00B2583B" w:rsidRDefault="00000000">
            <w:pPr>
              <w:pStyle w:val="Compact"/>
              <w:jc w:val="right"/>
            </w:pPr>
            <w:r>
              <w:t>0.79219</w:t>
            </w:r>
          </w:p>
        </w:tc>
        <w:tc>
          <w:tcPr>
            <w:tcW w:w="1500" w:type="dxa"/>
          </w:tcPr>
          <w:p w14:paraId="206B9E74" w14:textId="77777777" w:rsidR="00B2583B" w:rsidRDefault="00000000">
            <w:pPr>
              <w:pStyle w:val="Compact"/>
              <w:jc w:val="right"/>
            </w:pPr>
            <w:r>
              <w:t>4</w:t>
            </w:r>
          </w:p>
        </w:tc>
        <w:tc>
          <w:tcPr>
            <w:tcW w:w="600" w:type="dxa"/>
          </w:tcPr>
          <w:p w14:paraId="5BAA85CE" w14:textId="77777777" w:rsidR="00B2583B" w:rsidRDefault="00000000">
            <w:pPr>
              <w:pStyle w:val="Compact"/>
              <w:jc w:val="right"/>
            </w:pPr>
            <w:r>
              <w:t>30.00</w:t>
            </w:r>
          </w:p>
        </w:tc>
      </w:tr>
      <w:tr w:rsidR="00B2583B" w14:paraId="79D7E74B" w14:textId="77777777">
        <w:tc>
          <w:tcPr>
            <w:tcW w:w="1560" w:type="dxa"/>
          </w:tcPr>
          <w:p w14:paraId="123D8310" w14:textId="77777777" w:rsidR="00B2583B" w:rsidRDefault="00000000">
            <w:pPr>
              <w:pStyle w:val="Compact"/>
            </w:pPr>
            <w:r>
              <w:t>Chlamydomonas_priscui</w:t>
            </w:r>
          </w:p>
        </w:tc>
        <w:tc>
          <w:tcPr>
            <w:tcW w:w="1140" w:type="dxa"/>
          </w:tcPr>
          <w:p w14:paraId="5CD9B143" w14:textId="77777777" w:rsidR="00B2583B" w:rsidRDefault="00000000">
            <w:pPr>
              <w:pStyle w:val="Compact"/>
              <w:jc w:val="right"/>
            </w:pPr>
            <w:r>
              <w:t>2</w:t>
            </w:r>
          </w:p>
        </w:tc>
        <w:tc>
          <w:tcPr>
            <w:tcW w:w="1800" w:type="dxa"/>
          </w:tcPr>
          <w:p w14:paraId="267236E0" w14:textId="77777777" w:rsidR="00B2583B" w:rsidRDefault="00000000">
            <w:pPr>
              <w:pStyle w:val="Compact"/>
              <w:jc w:val="right"/>
            </w:pPr>
            <w:r>
              <w:t>2</w:t>
            </w:r>
          </w:p>
        </w:tc>
        <w:tc>
          <w:tcPr>
            <w:tcW w:w="1320" w:type="dxa"/>
          </w:tcPr>
          <w:p w14:paraId="06AFF98F" w14:textId="77777777" w:rsidR="00B2583B" w:rsidRDefault="00000000">
            <w:pPr>
              <w:pStyle w:val="Compact"/>
              <w:jc w:val="right"/>
            </w:pPr>
            <w:r>
              <w:t>0.34937</w:t>
            </w:r>
          </w:p>
        </w:tc>
        <w:tc>
          <w:tcPr>
            <w:tcW w:w="1500" w:type="dxa"/>
          </w:tcPr>
          <w:p w14:paraId="28058FAF" w14:textId="77777777" w:rsidR="00B2583B" w:rsidRDefault="00000000">
            <w:pPr>
              <w:pStyle w:val="Compact"/>
              <w:jc w:val="right"/>
            </w:pPr>
            <w:r>
              <w:t>4</w:t>
            </w:r>
          </w:p>
        </w:tc>
        <w:tc>
          <w:tcPr>
            <w:tcW w:w="600" w:type="dxa"/>
          </w:tcPr>
          <w:p w14:paraId="7865F0E8" w14:textId="77777777" w:rsidR="00B2583B" w:rsidRDefault="00000000">
            <w:pPr>
              <w:pStyle w:val="Compact"/>
              <w:jc w:val="right"/>
            </w:pPr>
            <w:r>
              <w:t>500.00</w:t>
            </w:r>
          </w:p>
        </w:tc>
      </w:tr>
      <w:tr w:rsidR="00B2583B" w14:paraId="49BAC7BE" w14:textId="77777777">
        <w:tc>
          <w:tcPr>
            <w:tcW w:w="1560" w:type="dxa"/>
          </w:tcPr>
          <w:p w14:paraId="6AD1218D" w14:textId="77777777" w:rsidR="00B2583B" w:rsidRDefault="00000000">
            <w:pPr>
              <w:pStyle w:val="Compact"/>
            </w:pPr>
            <w:r>
              <w:t>Chlamydomonas_priscui</w:t>
            </w:r>
          </w:p>
        </w:tc>
        <w:tc>
          <w:tcPr>
            <w:tcW w:w="1140" w:type="dxa"/>
          </w:tcPr>
          <w:p w14:paraId="7401216B" w14:textId="77777777" w:rsidR="00B2583B" w:rsidRDefault="00000000">
            <w:pPr>
              <w:pStyle w:val="Compact"/>
              <w:jc w:val="right"/>
            </w:pPr>
            <w:r>
              <w:t>2</w:t>
            </w:r>
          </w:p>
        </w:tc>
        <w:tc>
          <w:tcPr>
            <w:tcW w:w="1800" w:type="dxa"/>
          </w:tcPr>
          <w:p w14:paraId="6A6C082B" w14:textId="77777777" w:rsidR="00B2583B" w:rsidRDefault="00000000">
            <w:pPr>
              <w:pStyle w:val="Compact"/>
              <w:jc w:val="right"/>
            </w:pPr>
            <w:r>
              <w:t>2</w:t>
            </w:r>
          </w:p>
        </w:tc>
        <w:tc>
          <w:tcPr>
            <w:tcW w:w="1320" w:type="dxa"/>
          </w:tcPr>
          <w:p w14:paraId="4D825507" w14:textId="77777777" w:rsidR="00B2583B" w:rsidRDefault="00000000">
            <w:pPr>
              <w:pStyle w:val="Compact"/>
              <w:jc w:val="right"/>
            </w:pPr>
            <w:r>
              <w:t>0.40357</w:t>
            </w:r>
          </w:p>
        </w:tc>
        <w:tc>
          <w:tcPr>
            <w:tcW w:w="1500" w:type="dxa"/>
          </w:tcPr>
          <w:p w14:paraId="1C04CD9B" w14:textId="77777777" w:rsidR="00B2583B" w:rsidRDefault="00000000">
            <w:pPr>
              <w:pStyle w:val="Compact"/>
              <w:jc w:val="right"/>
            </w:pPr>
            <w:r>
              <w:t>4</w:t>
            </w:r>
          </w:p>
        </w:tc>
        <w:tc>
          <w:tcPr>
            <w:tcW w:w="600" w:type="dxa"/>
          </w:tcPr>
          <w:p w14:paraId="7F506189" w14:textId="77777777" w:rsidR="00B2583B" w:rsidRDefault="00000000">
            <w:pPr>
              <w:pStyle w:val="Compact"/>
              <w:jc w:val="right"/>
            </w:pPr>
            <w:r>
              <w:t>70.00</w:t>
            </w:r>
          </w:p>
        </w:tc>
      </w:tr>
      <w:tr w:rsidR="00B2583B" w14:paraId="3FCF2AFD" w14:textId="77777777">
        <w:tc>
          <w:tcPr>
            <w:tcW w:w="1560" w:type="dxa"/>
          </w:tcPr>
          <w:p w14:paraId="1D8DB159" w14:textId="77777777" w:rsidR="00B2583B" w:rsidRDefault="00000000">
            <w:pPr>
              <w:pStyle w:val="Compact"/>
            </w:pPr>
            <w:r>
              <w:t>Chlamydomonas_priscui</w:t>
            </w:r>
          </w:p>
        </w:tc>
        <w:tc>
          <w:tcPr>
            <w:tcW w:w="1140" w:type="dxa"/>
          </w:tcPr>
          <w:p w14:paraId="5FD95755" w14:textId="77777777" w:rsidR="00B2583B" w:rsidRDefault="00000000">
            <w:pPr>
              <w:pStyle w:val="Compact"/>
              <w:jc w:val="right"/>
            </w:pPr>
            <w:r>
              <w:t>2</w:t>
            </w:r>
          </w:p>
        </w:tc>
        <w:tc>
          <w:tcPr>
            <w:tcW w:w="1800" w:type="dxa"/>
          </w:tcPr>
          <w:p w14:paraId="2FF833F8" w14:textId="77777777" w:rsidR="00B2583B" w:rsidRDefault="00000000">
            <w:pPr>
              <w:pStyle w:val="Compact"/>
              <w:jc w:val="right"/>
            </w:pPr>
            <w:r>
              <w:t>2</w:t>
            </w:r>
          </w:p>
        </w:tc>
        <w:tc>
          <w:tcPr>
            <w:tcW w:w="1320" w:type="dxa"/>
          </w:tcPr>
          <w:p w14:paraId="5FEE6DA2" w14:textId="77777777" w:rsidR="00B2583B" w:rsidRDefault="00000000">
            <w:pPr>
              <w:pStyle w:val="Compact"/>
              <w:jc w:val="right"/>
            </w:pPr>
            <w:r>
              <w:t>0.41525</w:t>
            </w:r>
          </w:p>
        </w:tc>
        <w:tc>
          <w:tcPr>
            <w:tcW w:w="1500" w:type="dxa"/>
          </w:tcPr>
          <w:p w14:paraId="58F0D710" w14:textId="77777777" w:rsidR="00B2583B" w:rsidRDefault="00000000">
            <w:pPr>
              <w:pStyle w:val="Compact"/>
              <w:jc w:val="right"/>
            </w:pPr>
            <w:r>
              <w:t>4</w:t>
            </w:r>
          </w:p>
        </w:tc>
        <w:tc>
          <w:tcPr>
            <w:tcW w:w="600" w:type="dxa"/>
          </w:tcPr>
          <w:p w14:paraId="2A775A47" w14:textId="77777777" w:rsidR="00B2583B" w:rsidRDefault="00000000">
            <w:pPr>
              <w:pStyle w:val="Compact"/>
              <w:jc w:val="right"/>
            </w:pPr>
            <w:r>
              <w:t>30.00</w:t>
            </w:r>
          </w:p>
        </w:tc>
      </w:tr>
      <w:tr w:rsidR="00B2583B" w14:paraId="1C90DE8C" w14:textId="77777777">
        <w:tc>
          <w:tcPr>
            <w:tcW w:w="1560" w:type="dxa"/>
          </w:tcPr>
          <w:p w14:paraId="09B0F38C" w14:textId="77777777" w:rsidR="00B2583B" w:rsidRDefault="00000000">
            <w:pPr>
              <w:pStyle w:val="Compact"/>
            </w:pPr>
            <w:r>
              <w:t>Chlamydomonas_priscui</w:t>
            </w:r>
          </w:p>
        </w:tc>
        <w:tc>
          <w:tcPr>
            <w:tcW w:w="1140" w:type="dxa"/>
          </w:tcPr>
          <w:p w14:paraId="647BE7D9" w14:textId="77777777" w:rsidR="00B2583B" w:rsidRDefault="00000000">
            <w:pPr>
              <w:pStyle w:val="Compact"/>
              <w:jc w:val="right"/>
            </w:pPr>
            <w:r>
              <w:t>2</w:t>
            </w:r>
          </w:p>
        </w:tc>
        <w:tc>
          <w:tcPr>
            <w:tcW w:w="1800" w:type="dxa"/>
          </w:tcPr>
          <w:p w14:paraId="007A4D32" w14:textId="77777777" w:rsidR="00B2583B" w:rsidRDefault="00000000">
            <w:pPr>
              <w:pStyle w:val="Compact"/>
              <w:jc w:val="right"/>
            </w:pPr>
            <w:r>
              <w:t>4</w:t>
            </w:r>
          </w:p>
        </w:tc>
        <w:tc>
          <w:tcPr>
            <w:tcW w:w="1320" w:type="dxa"/>
          </w:tcPr>
          <w:p w14:paraId="6EF03713" w14:textId="77777777" w:rsidR="00B2583B" w:rsidRDefault="00000000">
            <w:pPr>
              <w:pStyle w:val="Compact"/>
              <w:jc w:val="right"/>
            </w:pPr>
            <w:r>
              <w:t>0.33507</w:t>
            </w:r>
          </w:p>
        </w:tc>
        <w:tc>
          <w:tcPr>
            <w:tcW w:w="1500" w:type="dxa"/>
          </w:tcPr>
          <w:p w14:paraId="107DD1C9" w14:textId="77777777" w:rsidR="00B2583B" w:rsidRDefault="00000000">
            <w:pPr>
              <w:pStyle w:val="Compact"/>
              <w:jc w:val="right"/>
            </w:pPr>
            <w:r>
              <w:t>4</w:t>
            </w:r>
          </w:p>
        </w:tc>
        <w:tc>
          <w:tcPr>
            <w:tcW w:w="600" w:type="dxa"/>
          </w:tcPr>
          <w:p w14:paraId="45E5D107" w14:textId="77777777" w:rsidR="00B2583B" w:rsidRDefault="00000000">
            <w:pPr>
              <w:pStyle w:val="Compact"/>
              <w:jc w:val="right"/>
            </w:pPr>
            <w:r>
              <w:t>500.00</w:t>
            </w:r>
          </w:p>
        </w:tc>
      </w:tr>
      <w:tr w:rsidR="00B2583B" w14:paraId="06BA66EF" w14:textId="77777777">
        <w:tc>
          <w:tcPr>
            <w:tcW w:w="1560" w:type="dxa"/>
          </w:tcPr>
          <w:p w14:paraId="7CB67500" w14:textId="77777777" w:rsidR="00B2583B" w:rsidRDefault="00000000">
            <w:pPr>
              <w:pStyle w:val="Compact"/>
            </w:pPr>
            <w:r>
              <w:t>Chlamydomonas_priscui</w:t>
            </w:r>
          </w:p>
        </w:tc>
        <w:tc>
          <w:tcPr>
            <w:tcW w:w="1140" w:type="dxa"/>
          </w:tcPr>
          <w:p w14:paraId="7EB38086" w14:textId="77777777" w:rsidR="00B2583B" w:rsidRDefault="00000000">
            <w:pPr>
              <w:pStyle w:val="Compact"/>
              <w:jc w:val="right"/>
            </w:pPr>
            <w:r>
              <w:t>2</w:t>
            </w:r>
          </w:p>
        </w:tc>
        <w:tc>
          <w:tcPr>
            <w:tcW w:w="1800" w:type="dxa"/>
          </w:tcPr>
          <w:p w14:paraId="47569AE0" w14:textId="77777777" w:rsidR="00B2583B" w:rsidRDefault="00000000">
            <w:pPr>
              <w:pStyle w:val="Compact"/>
              <w:jc w:val="right"/>
            </w:pPr>
            <w:r>
              <w:t>4</w:t>
            </w:r>
          </w:p>
        </w:tc>
        <w:tc>
          <w:tcPr>
            <w:tcW w:w="1320" w:type="dxa"/>
          </w:tcPr>
          <w:p w14:paraId="60806980" w14:textId="77777777" w:rsidR="00B2583B" w:rsidRDefault="00000000">
            <w:pPr>
              <w:pStyle w:val="Compact"/>
              <w:jc w:val="right"/>
            </w:pPr>
            <w:r>
              <w:t>0.38457</w:t>
            </w:r>
          </w:p>
        </w:tc>
        <w:tc>
          <w:tcPr>
            <w:tcW w:w="1500" w:type="dxa"/>
          </w:tcPr>
          <w:p w14:paraId="395C4372" w14:textId="77777777" w:rsidR="00B2583B" w:rsidRDefault="00000000">
            <w:pPr>
              <w:pStyle w:val="Compact"/>
              <w:jc w:val="right"/>
            </w:pPr>
            <w:r>
              <w:t>4</w:t>
            </w:r>
          </w:p>
        </w:tc>
        <w:tc>
          <w:tcPr>
            <w:tcW w:w="600" w:type="dxa"/>
          </w:tcPr>
          <w:p w14:paraId="23942E21" w14:textId="77777777" w:rsidR="00B2583B" w:rsidRDefault="00000000">
            <w:pPr>
              <w:pStyle w:val="Compact"/>
              <w:jc w:val="right"/>
            </w:pPr>
            <w:r>
              <w:t>70.00</w:t>
            </w:r>
          </w:p>
        </w:tc>
      </w:tr>
      <w:tr w:rsidR="00B2583B" w14:paraId="1051C068" w14:textId="77777777">
        <w:tc>
          <w:tcPr>
            <w:tcW w:w="1560" w:type="dxa"/>
          </w:tcPr>
          <w:p w14:paraId="380B821E" w14:textId="77777777" w:rsidR="00B2583B" w:rsidRDefault="00000000">
            <w:pPr>
              <w:pStyle w:val="Compact"/>
            </w:pPr>
            <w:r>
              <w:t>Chlamydomonas_priscui</w:t>
            </w:r>
          </w:p>
        </w:tc>
        <w:tc>
          <w:tcPr>
            <w:tcW w:w="1140" w:type="dxa"/>
          </w:tcPr>
          <w:p w14:paraId="2C8B8195" w14:textId="77777777" w:rsidR="00B2583B" w:rsidRDefault="00000000">
            <w:pPr>
              <w:pStyle w:val="Compact"/>
              <w:jc w:val="right"/>
            </w:pPr>
            <w:r>
              <w:t>2</w:t>
            </w:r>
          </w:p>
        </w:tc>
        <w:tc>
          <w:tcPr>
            <w:tcW w:w="1800" w:type="dxa"/>
          </w:tcPr>
          <w:p w14:paraId="7EF6EBF2" w14:textId="77777777" w:rsidR="00B2583B" w:rsidRDefault="00000000">
            <w:pPr>
              <w:pStyle w:val="Compact"/>
              <w:jc w:val="right"/>
            </w:pPr>
            <w:r>
              <w:t>4</w:t>
            </w:r>
          </w:p>
        </w:tc>
        <w:tc>
          <w:tcPr>
            <w:tcW w:w="1320" w:type="dxa"/>
          </w:tcPr>
          <w:p w14:paraId="61C6934E" w14:textId="77777777" w:rsidR="00B2583B" w:rsidRDefault="00000000">
            <w:pPr>
              <w:pStyle w:val="Compact"/>
              <w:jc w:val="right"/>
            </w:pPr>
            <w:r>
              <w:t>0.38457</w:t>
            </w:r>
          </w:p>
        </w:tc>
        <w:tc>
          <w:tcPr>
            <w:tcW w:w="1500" w:type="dxa"/>
          </w:tcPr>
          <w:p w14:paraId="1A0E02DC" w14:textId="77777777" w:rsidR="00B2583B" w:rsidRDefault="00000000">
            <w:pPr>
              <w:pStyle w:val="Compact"/>
              <w:jc w:val="right"/>
            </w:pPr>
            <w:r>
              <w:t>4</w:t>
            </w:r>
          </w:p>
        </w:tc>
        <w:tc>
          <w:tcPr>
            <w:tcW w:w="600" w:type="dxa"/>
          </w:tcPr>
          <w:p w14:paraId="26907E80" w14:textId="77777777" w:rsidR="00B2583B" w:rsidRDefault="00000000">
            <w:pPr>
              <w:pStyle w:val="Compact"/>
              <w:jc w:val="right"/>
            </w:pPr>
            <w:r>
              <w:t>700.00</w:t>
            </w:r>
          </w:p>
        </w:tc>
      </w:tr>
      <w:tr w:rsidR="00B2583B" w14:paraId="006F4FD9" w14:textId="77777777">
        <w:tc>
          <w:tcPr>
            <w:tcW w:w="1560" w:type="dxa"/>
          </w:tcPr>
          <w:p w14:paraId="2B4F0955" w14:textId="77777777" w:rsidR="00B2583B" w:rsidRDefault="00000000">
            <w:pPr>
              <w:pStyle w:val="Compact"/>
            </w:pPr>
            <w:r>
              <w:t>Chlamydomonas_priscui</w:t>
            </w:r>
          </w:p>
        </w:tc>
        <w:tc>
          <w:tcPr>
            <w:tcW w:w="1140" w:type="dxa"/>
          </w:tcPr>
          <w:p w14:paraId="1225DA86" w14:textId="77777777" w:rsidR="00B2583B" w:rsidRDefault="00000000">
            <w:pPr>
              <w:pStyle w:val="Compact"/>
              <w:jc w:val="right"/>
            </w:pPr>
            <w:r>
              <w:t>2</w:t>
            </w:r>
          </w:p>
        </w:tc>
        <w:tc>
          <w:tcPr>
            <w:tcW w:w="1800" w:type="dxa"/>
          </w:tcPr>
          <w:p w14:paraId="513CF596" w14:textId="77777777" w:rsidR="00B2583B" w:rsidRDefault="00000000">
            <w:pPr>
              <w:pStyle w:val="Compact"/>
              <w:jc w:val="right"/>
            </w:pPr>
            <w:r>
              <w:t>4</w:t>
            </w:r>
          </w:p>
        </w:tc>
        <w:tc>
          <w:tcPr>
            <w:tcW w:w="1320" w:type="dxa"/>
          </w:tcPr>
          <w:p w14:paraId="2AA64A18" w14:textId="77777777" w:rsidR="00B2583B" w:rsidRDefault="00000000">
            <w:pPr>
              <w:pStyle w:val="Compact"/>
              <w:jc w:val="right"/>
            </w:pPr>
            <w:r>
              <w:t>0.39734</w:t>
            </w:r>
          </w:p>
        </w:tc>
        <w:tc>
          <w:tcPr>
            <w:tcW w:w="1500" w:type="dxa"/>
          </w:tcPr>
          <w:p w14:paraId="487542F3" w14:textId="77777777" w:rsidR="00B2583B" w:rsidRDefault="00000000">
            <w:pPr>
              <w:pStyle w:val="Compact"/>
              <w:jc w:val="right"/>
            </w:pPr>
            <w:r>
              <w:t>4</w:t>
            </w:r>
          </w:p>
        </w:tc>
        <w:tc>
          <w:tcPr>
            <w:tcW w:w="600" w:type="dxa"/>
          </w:tcPr>
          <w:p w14:paraId="55964203" w14:textId="77777777" w:rsidR="00B2583B" w:rsidRDefault="00000000">
            <w:pPr>
              <w:pStyle w:val="Compact"/>
              <w:jc w:val="right"/>
            </w:pPr>
            <w:r>
              <w:t>70.00</w:t>
            </w:r>
          </w:p>
        </w:tc>
      </w:tr>
      <w:tr w:rsidR="00B2583B" w14:paraId="17A7D400" w14:textId="77777777">
        <w:tc>
          <w:tcPr>
            <w:tcW w:w="1560" w:type="dxa"/>
          </w:tcPr>
          <w:p w14:paraId="4956FABE" w14:textId="77777777" w:rsidR="00B2583B" w:rsidRDefault="00000000">
            <w:pPr>
              <w:pStyle w:val="Compact"/>
            </w:pPr>
            <w:r>
              <w:t>Chlamydomonas_priscui</w:t>
            </w:r>
          </w:p>
        </w:tc>
        <w:tc>
          <w:tcPr>
            <w:tcW w:w="1140" w:type="dxa"/>
          </w:tcPr>
          <w:p w14:paraId="28DE2CBC" w14:textId="77777777" w:rsidR="00B2583B" w:rsidRDefault="00000000">
            <w:pPr>
              <w:pStyle w:val="Compact"/>
              <w:jc w:val="right"/>
            </w:pPr>
            <w:r>
              <w:t>2</w:t>
            </w:r>
          </w:p>
        </w:tc>
        <w:tc>
          <w:tcPr>
            <w:tcW w:w="1800" w:type="dxa"/>
          </w:tcPr>
          <w:p w14:paraId="6E66E1D7" w14:textId="77777777" w:rsidR="00B2583B" w:rsidRDefault="00000000">
            <w:pPr>
              <w:pStyle w:val="Compact"/>
              <w:jc w:val="right"/>
            </w:pPr>
            <w:r>
              <w:t>4</w:t>
            </w:r>
          </w:p>
        </w:tc>
        <w:tc>
          <w:tcPr>
            <w:tcW w:w="1320" w:type="dxa"/>
          </w:tcPr>
          <w:p w14:paraId="7BF2E21F" w14:textId="77777777" w:rsidR="00B2583B" w:rsidRDefault="00000000">
            <w:pPr>
              <w:pStyle w:val="Compact"/>
              <w:jc w:val="right"/>
            </w:pPr>
            <w:r>
              <w:t>0.40813</w:t>
            </w:r>
          </w:p>
        </w:tc>
        <w:tc>
          <w:tcPr>
            <w:tcW w:w="1500" w:type="dxa"/>
          </w:tcPr>
          <w:p w14:paraId="2FD9CA8E" w14:textId="77777777" w:rsidR="00B2583B" w:rsidRDefault="00000000">
            <w:pPr>
              <w:pStyle w:val="Compact"/>
              <w:jc w:val="right"/>
            </w:pPr>
            <w:r>
              <w:t>4</w:t>
            </w:r>
          </w:p>
        </w:tc>
        <w:tc>
          <w:tcPr>
            <w:tcW w:w="600" w:type="dxa"/>
          </w:tcPr>
          <w:p w14:paraId="513C76D6" w14:textId="77777777" w:rsidR="00B2583B" w:rsidRDefault="00000000">
            <w:pPr>
              <w:pStyle w:val="Compact"/>
              <w:jc w:val="right"/>
            </w:pPr>
            <w:r>
              <w:t>30.00</w:t>
            </w:r>
          </w:p>
        </w:tc>
      </w:tr>
      <w:tr w:rsidR="00B2583B" w14:paraId="7E37F1A4" w14:textId="77777777">
        <w:tc>
          <w:tcPr>
            <w:tcW w:w="1560" w:type="dxa"/>
          </w:tcPr>
          <w:p w14:paraId="1C7CB8D4" w14:textId="77777777" w:rsidR="00B2583B" w:rsidRDefault="00000000">
            <w:pPr>
              <w:pStyle w:val="Compact"/>
            </w:pPr>
            <w:r>
              <w:t>Chlamydomonas_priscui</w:t>
            </w:r>
          </w:p>
        </w:tc>
        <w:tc>
          <w:tcPr>
            <w:tcW w:w="1140" w:type="dxa"/>
          </w:tcPr>
          <w:p w14:paraId="77CB52A9" w14:textId="77777777" w:rsidR="00B2583B" w:rsidRDefault="00000000">
            <w:pPr>
              <w:pStyle w:val="Compact"/>
              <w:jc w:val="right"/>
            </w:pPr>
            <w:r>
              <w:t>2</w:t>
            </w:r>
          </w:p>
        </w:tc>
        <w:tc>
          <w:tcPr>
            <w:tcW w:w="1800" w:type="dxa"/>
          </w:tcPr>
          <w:p w14:paraId="4E2F1FB2" w14:textId="77777777" w:rsidR="00B2583B" w:rsidRDefault="00000000">
            <w:pPr>
              <w:pStyle w:val="Compact"/>
              <w:jc w:val="right"/>
            </w:pPr>
            <w:r>
              <w:t>8</w:t>
            </w:r>
          </w:p>
        </w:tc>
        <w:tc>
          <w:tcPr>
            <w:tcW w:w="1320" w:type="dxa"/>
          </w:tcPr>
          <w:p w14:paraId="00DFC4B6" w14:textId="77777777" w:rsidR="00B2583B" w:rsidRDefault="00000000">
            <w:pPr>
              <w:pStyle w:val="Compact"/>
              <w:jc w:val="right"/>
            </w:pPr>
            <w:r>
              <w:t>0.32823</w:t>
            </w:r>
          </w:p>
        </w:tc>
        <w:tc>
          <w:tcPr>
            <w:tcW w:w="1500" w:type="dxa"/>
          </w:tcPr>
          <w:p w14:paraId="238A33D0" w14:textId="77777777" w:rsidR="00B2583B" w:rsidRDefault="00000000">
            <w:pPr>
              <w:pStyle w:val="Compact"/>
              <w:jc w:val="right"/>
            </w:pPr>
            <w:r>
              <w:t>4</w:t>
            </w:r>
          </w:p>
        </w:tc>
        <w:tc>
          <w:tcPr>
            <w:tcW w:w="600" w:type="dxa"/>
          </w:tcPr>
          <w:p w14:paraId="07F28729" w14:textId="77777777" w:rsidR="00B2583B" w:rsidRDefault="00000000">
            <w:pPr>
              <w:pStyle w:val="Compact"/>
              <w:jc w:val="right"/>
            </w:pPr>
            <w:r>
              <w:t>500.00</w:t>
            </w:r>
          </w:p>
        </w:tc>
      </w:tr>
      <w:tr w:rsidR="00B2583B" w14:paraId="61F3B768" w14:textId="77777777">
        <w:tc>
          <w:tcPr>
            <w:tcW w:w="1560" w:type="dxa"/>
          </w:tcPr>
          <w:p w14:paraId="433E1C8C" w14:textId="77777777" w:rsidR="00B2583B" w:rsidRDefault="00000000">
            <w:pPr>
              <w:pStyle w:val="Compact"/>
            </w:pPr>
            <w:r>
              <w:lastRenderedPageBreak/>
              <w:t>Chlamydomonas_priscui</w:t>
            </w:r>
          </w:p>
        </w:tc>
        <w:tc>
          <w:tcPr>
            <w:tcW w:w="1140" w:type="dxa"/>
          </w:tcPr>
          <w:p w14:paraId="40DA01BF" w14:textId="77777777" w:rsidR="00B2583B" w:rsidRDefault="00000000">
            <w:pPr>
              <w:pStyle w:val="Compact"/>
              <w:jc w:val="right"/>
            </w:pPr>
            <w:r>
              <w:t>2</w:t>
            </w:r>
          </w:p>
        </w:tc>
        <w:tc>
          <w:tcPr>
            <w:tcW w:w="1800" w:type="dxa"/>
          </w:tcPr>
          <w:p w14:paraId="0681E2E4" w14:textId="77777777" w:rsidR="00B2583B" w:rsidRDefault="00000000">
            <w:pPr>
              <w:pStyle w:val="Compact"/>
              <w:jc w:val="right"/>
            </w:pPr>
            <w:r>
              <w:t>8</w:t>
            </w:r>
          </w:p>
        </w:tc>
        <w:tc>
          <w:tcPr>
            <w:tcW w:w="1320" w:type="dxa"/>
          </w:tcPr>
          <w:p w14:paraId="3FEA0AE3" w14:textId="77777777" w:rsidR="00B2583B" w:rsidRDefault="00000000">
            <w:pPr>
              <w:pStyle w:val="Compact"/>
              <w:jc w:val="right"/>
            </w:pPr>
            <w:r>
              <w:t>0.35141</w:t>
            </w:r>
          </w:p>
        </w:tc>
        <w:tc>
          <w:tcPr>
            <w:tcW w:w="1500" w:type="dxa"/>
          </w:tcPr>
          <w:p w14:paraId="10B079F0" w14:textId="77777777" w:rsidR="00B2583B" w:rsidRDefault="00000000">
            <w:pPr>
              <w:pStyle w:val="Compact"/>
              <w:jc w:val="right"/>
            </w:pPr>
            <w:r>
              <w:t>4</w:t>
            </w:r>
          </w:p>
        </w:tc>
        <w:tc>
          <w:tcPr>
            <w:tcW w:w="600" w:type="dxa"/>
          </w:tcPr>
          <w:p w14:paraId="5D42AD00" w14:textId="77777777" w:rsidR="00B2583B" w:rsidRDefault="00000000">
            <w:pPr>
              <w:pStyle w:val="Compact"/>
              <w:jc w:val="right"/>
            </w:pPr>
            <w:r>
              <w:t>70.00</w:t>
            </w:r>
          </w:p>
        </w:tc>
      </w:tr>
      <w:tr w:rsidR="00B2583B" w14:paraId="545A665A" w14:textId="77777777">
        <w:tc>
          <w:tcPr>
            <w:tcW w:w="1560" w:type="dxa"/>
          </w:tcPr>
          <w:p w14:paraId="5DD00BE3" w14:textId="77777777" w:rsidR="00B2583B" w:rsidRDefault="00000000">
            <w:pPr>
              <w:pStyle w:val="Compact"/>
            </w:pPr>
            <w:r>
              <w:t>Chlamydomonas_priscui</w:t>
            </w:r>
          </w:p>
        </w:tc>
        <w:tc>
          <w:tcPr>
            <w:tcW w:w="1140" w:type="dxa"/>
          </w:tcPr>
          <w:p w14:paraId="1164EE04" w14:textId="77777777" w:rsidR="00B2583B" w:rsidRDefault="00000000">
            <w:pPr>
              <w:pStyle w:val="Compact"/>
              <w:jc w:val="right"/>
            </w:pPr>
            <w:r>
              <w:t>2</w:t>
            </w:r>
          </w:p>
        </w:tc>
        <w:tc>
          <w:tcPr>
            <w:tcW w:w="1800" w:type="dxa"/>
          </w:tcPr>
          <w:p w14:paraId="680BCE2A" w14:textId="77777777" w:rsidR="00B2583B" w:rsidRDefault="00000000">
            <w:pPr>
              <w:pStyle w:val="Compact"/>
              <w:jc w:val="right"/>
            </w:pPr>
            <w:r>
              <w:t>8</w:t>
            </w:r>
          </w:p>
        </w:tc>
        <w:tc>
          <w:tcPr>
            <w:tcW w:w="1320" w:type="dxa"/>
          </w:tcPr>
          <w:p w14:paraId="27F122BC" w14:textId="77777777" w:rsidR="00B2583B" w:rsidRDefault="00000000">
            <w:pPr>
              <w:pStyle w:val="Compact"/>
              <w:jc w:val="right"/>
            </w:pPr>
            <w:r>
              <w:t>0.35141</w:t>
            </w:r>
          </w:p>
        </w:tc>
        <w:tc>
          <w:tcPr>
            <w:tcW w:w="1500" w:type="dxa"/>
          </w:tcPr>
          <w:p w14:paraId="68CE5B57" w14:textId="77777777" w:rsidR="00B2583B" w:rsidRDefault="00000000">
            <w:pPr>
              <w:pStyle w:val="Compact"/>
              <w:jc w:val="right"/>
            </w:pPr>
            <w:r>
              <w:t>4</w:t>
            </w:r>
          </w:p>
        </w:tc>
        <w:tc>
          <w:tcPr>
            <w:tcW w:w="600" w:type="dxa"/>
          </w:tcPr>
          <w:p w14:paraId="4F92F8AA" w14:textId="77777777" w:rsidR="00B2583B" w:rsidRDefault="00000000">
            <w:pPr>
              <w:pStyle w:val="Compact"/>
              <w:jc w:val="right"/>
            </w:pPr>
            <w:r>
              <w:t>700.00</w:t>
            </w:r>
          </w:p>
        </w:tc>
      </w:tr>
      <w:tr w:rsidR="00B2583B" w14:paraId="7A5E8FBE" w14:textId="77777777">
        <w:tc>
          <w:tcPr>
            <w:tcW w:w="1560" w:type="dxa"/>
          </w:tcPr>
          <w:p w14:paraId="2B15674F" w14:textId="77777777" w:rsidR="00B2583B" w:rsidRDefault="00000000">
            <w:pPr>
              <w:pStyle w:val="Compact"/>
            </w:pPr>
            <w:r>
              <w:t>Chlamydomonas_priscui</w:t>
            </w:r>
          </w:p>
        </w:tc>
        <w:tc>
          <w:tcPr>
            <w:tcW w:w="1140" w:type="dxa"/>
          </w:tcPr>
          <w:p w14:paraId="6F2908A7" w14:textId="77777777" w:rsidR="00B2583B" w:rsidRDefault="00000000">
            <w:pPr>
              <w:pStyle w:val="Compact"/>
              <w:jc w:val="right"/>
            </w:pPr>
            <w:r>
              <w:t>2</w:t>
            </w:r>
          </w:p>
        </w:tc>
        <w:tc>
          <w:tcPr>
            <w:tcW w:w="1800" w:type="dxa"/>
          </w:tcPr>
          <w:p w14:paraId="143DEF66" w14:textId="77777777" w:rsidR="00B2583B" w:rsidRDefault="00000000">
            <w:pPr>
              <w:pStyle w:val="Compact"/>
              <w:jc w:val="right"/>
            </w:pPr>
            <w:r>
              <w:t>8</w:t>
            </w:r>
          </w:p>
        </w:tc>
        <w:tc>
          <w:tcPr>
            <w:tcW w:w="1320" w:type="dxa"/>
          </w:tcPr>
          <w:p w14:paraId="2715D1EE" w14:textId="77777777" w:rsidR="00B2583B" w:rsidRDefault="00000000">
            <w:pPr>
              <w:pStyle w:val="Compact"/>
              <w:jc w:val="right"/>
            </w:pPr>
            <w:r>
              <w:t>0.37875</w:t>
            </w:r>
          </w:p>
        </w:tc>
        <w:tc>
          <w:tcPr>
            <w:tcW w:w="1500" w:type="dxa"/>
          </w:tcPr>
          <w:p w14:paraId="0B2361F1" w14:textId="77777777" w:rsidR="00B2583B" w:rsidRDefault="00000000">
            <w:pPr>
              <w:pStyle w:val="Compact"/>
              <w:jc w:val="right"/>
            </w:pPr>
            <w:r>
              <w:t>4</w:t>
            </w:r>
          </w:p>
        </w:tc>
        <w:tc>
          <w:tcPr>
            <w:tcW w:w="600" w:type="dxa"/>
          </w:tcPr>
          <w:p w14:paraId="67712327" w14:textId="77777777" w:rsidR="00B2583B" w:rsidRDefault="00000000">
            <w:pPr>
              <w:pStyle w:val="Compact"/>
              <w:jc w:val="right"/>
            </w:pPr>
            <w:r>
              <w:t>30.00</w:t>
            </w:r>
          </w:p>
        </w:tc>
      </w:tr>
      <w:tr w:rsidR="00B2583B" w14:paraId="3824E4B9" w14:textId="77777777">
        <w:tc>
          <w:tcPr>
            <w:tcW w:w="1560" w:type="dxa"/>
          </w:tcPr>
          <w:p w14:paraId="18BD608A" w14:textId="77777777" w:rsidR="00B2583B" w:rsidRDefault="00000000">
            <w:pPr>
              <w:pStyle w:val="Compact"/>
            </w:pPr>
            <w:r>
              <w:t>Chlamydomonas_priscui</w:t>
            </w:r>
          </w:p>
        </w:tc>
        <w:tc>
          <w:tcPr>
            <w:tcW w:w="1140" w:type="dxa"/>
          </w:tcPr>
          <w:p w14:paraId="342D52FE" w14:textId="77777777" w:rsidR="00B2583B" w:rsidRDefault="00000000">
            <w:pPr>
              <w:pStyle w:val="Compact"/>
              <w:jc w:val="right"/>
            </w:pPr>
            <w:r>
              <w:t>2</w:t>
            </w:r>
          </w:p>
        </w:tc>
        <w:tc>
          <w:tcPr>
            <w:tcW w:w="1800" w:type="dxa"/>
          </w:tcPr>
          <w:p w14:paraId="49D5B157" w14:textId="77777777" w:rsidR="00B2583B" w:rsidRDefault="00000000">
            <w:pPr>
              <w:pStyle w:val="Compact"/>
              <w:jc w:val="right"/>
            </w:pPr>
            <w:r>
              <w:t>8</w:t>
            </w:r>
          </w:p>
        </w:tc>
        <w:tc>
          <w:tcPr>
            <w:tcW w:w="1320" w:type="dxa"/>
          </w:tcPr>
          <w:p w14:paraId="260132FE" w14:textId="77777777" w:rsidR="00B2583B" w:rsidRDefault="00000000">
            <w:pPr>
              <w:pStyle w:val="Compact"/>
              <w:jc w:val="right"/>
            </w:pPr>
            <w:r>
              <w:t>0.38475</w:t>
            </w:r>
          </w:p>
        </w:tc>
        <w:tc>
          <w:tcPr>
            <w:tcW w:w="1500" w:type="dxa"/>
          </w:tcPr>
          <w:p w14:paraId="170E12B1" w14:textId="77777777" w:rsidR="00B2583B" w:rsidRDefault="00000000">
            <w:pPr>
              <w:pStyle w:val="Compact"/>
              <w:jc w:val="right"/>
            </w:pPr>
            <w:r>
              <w:t>4</w:t>
            </w:r>
          </w:p>
        </w:tc>
        <w:tc>
          <w:tcPr>
            <w:tcW w:w="600" w:type="dxa"/>
          </w:tcPr>
          <w:p w14:paraId="11EFD0AB" w14:textId="77777777" w:rsidR="00B2583B" w:rsidRDefault="00000000">
            <w:pPr>
              <w:pStyle w:val="Compact"/>
              <w:jc w:val="right"/>
            </w:pPr>
            <w:r>
              <w:t>70.00</w:t>
            </w:r>
          </w:p>
        </w:tc>
      </w:tr>
      <w:tr w:rsidR="00B2583B" w14:paraId="0A9E31CF" w14:textId="77777777">
        <w:tc>
          <w:tcPr>
            <w:tcW w:w="1560" w:type="dxa"/>
          </w:tcPr>
          <w:p w14:paraId="7A675450" w14:textId="77777777" w:rsidR="00B2583B" w:rsidRDefault="00000000">
            <w:pPr>
              <w:pStyle w:val="Compact"/>
            </w:pPr>
            <w:r>
              <w:t>Chlamydomonas_priscui</w:t>
            </w:r>
          </w:p>
        </w:tc>
        <w:tc>
          <w:tcPr>
            <w:tcW w:w="1140" w:type="dxa"/>
          </w:tcPr>
          <w:p w14:paraId="691A695C" w14:textId="77777777" w:rsidR="00B2583B" w:rsidRDefault="00000000">
            <w:pPr>
              <w:pStyle w:val="Compact"/>
              <w:jc w:val="right"/>
            </w:pPr>
            <w:r>
              <w:t>2</w:t>
            </w:r>
          </w:p>
        </w:tc>
        <w:tc>
          <w:tcPr>
            <w:tcW w:w="1800" w:type="dxa"/>
          </w:tcPr>
          <w:p w14:paraId="3548E8A2" w14:textId="77777777" w:rsidR="00B2583B" w:rsidRDefault="00000000">
            <w:pPr>
              <w:pStyle w:val="Compact"/>
              <w:jc w:val="right"/>
            </w:pPr>
            <w:r>
              <w:t>12</w:t>
            </w:r>
          </w:p>
        </w:tc>
        <w:tc>
          <w:tcPr>
            <w:tcW w:w="1320" w:type="dxa"/>
          </w:tcPr>
          <w:p w14:paraId="49114C25" w14:textId="77777777" w:rsidR="00B2583B" w:rsidRDefault="00000000">
            <w:pPr>
              <w:pStyle w:val="Compact"/>
              <w:jc w:val="right"/>
            </w:pPr>
            <w:r>
              <w:t>0.32278</w:t>
            </w:r>
          </w:p>
        </w:tc>
        <w:tc>
          <w:tcPr>
            <w:tcW w:w="1500" w:type="dxa"/>
          </w:tcPr>
          <w:p w14:paraId="37A2F13F" w14:textId="77777777" w:rsidR="00B2583B" w:rsidRDefault="00000000">
            <w:pPr>
              <w:pStyle w:val="Compact"/>
              <w:jc w:val="right"/>
            </w:pPr>
            <w:r>
              <w:t>4</w:t>
            </w:r>
          </w:p>
        </w:tc>
        <w:tc>
          <w:tcPr>
            <w:tcW w:w="600" w:type="dxa"/>
          </w:tcPr>
          <w:p w14:paraId="010DD482" w14:textId="77777777" w:rsidR="00B2583B" w:rsidRDefault="00000000">
            <w:pPr>
              <w:pStyle w:val="Compact"/>
              <w:jc w:val="right"/>
            </w:pPr>
            <w:r>
              <w:t>70.00</w:t>
            </w:r>
          </w:p>
        </w:tc>
      </w:tr>
      <w:tr w:rsidR="00B2583B" w14:paraId="2716284A" w14:textId="77777777">
        <w:tc>
          <w:tcPr>
            <w:tcW w:w="1560" w:type="dxa"/>
          </w:tcPr>
          <w:p w14:paraId="71E9769D" w14:textId="77777777" w:rsidR="00B2583B" w:rsidRDefault="00000000">
            <w:pPr>
              <w:pStyle w:val="Compact"/>
            </w:pPr>
            <w:r>
              <w:t>Chlamydomonas_priscui</w:t>
            </w:r>
          </w:p>
        </w:tc>
        <w:tc>
          <w:tcPr>
            <w:tcW w:w="1140" w:type="dxa"/>
          </w:tcPr>
          <w:p w14:paraId="24785504" w14:textId="77777777" w:rsidR="00B2583B" w:rsidRDefault="00000000">
            <w:pPr>
              <w:pStyle w:val="Compact"/>
              <w:jc w:val="right"/>
            </w:pPr>
            <w:r>
              <w:t>2</w:t>
            </w:r>
          </w:p>
        </w:tc>
        <w:tc>
          <w:tcPr>
            <w:tcW w:w="1800" w:type="dxa"/>
          </w:tcPr>
          <w:p w14:paraId="376252F2" w14:textId="77777777" w:rsidR="00B2583B" w:rsidRDefault="00000000">
            <w:pPr>
              <w:pStyle w:val="Compact"/>
              <w:jc w:val="right"/>
            </w:pPr>
            <w:r>
              <w:t>12</w:t>
            </w:r>
          </w:p>
        </w:tc>
        <w:tc>
          <w:tcPr>
            <w:tcW w:w="1320" w:type="dxa"/>
          </w:tcPr>
          <w:p w14:paraId="5214D53F" w14:textId="77777777" w:rsidR="00B2583B" w:rsidRDefault="00000000">
            <w:pPr>
              <w:pStyle w:val="Compact"/>
              <w:jc w:val="right"/>
            </w:pPr>
            <w:r>
              <w:t>0.32662</w:t>
            </w:r>
          </w:p>
        </w:tc>
        <w:tc>
          <w:tcPr>
            <w:tcW w:w="1500" w:type="dxa"/>
          </w:tcPr>
          <w:p w14:paraId="0445A8BC" w14:textId="77777777" w:rsidR="00B2583B" w:rsidRDefault="00000000">
            <w:pPr>
              <w:pStyle w:val="Compact"/>
              <w:jc w:val="right"/>
            </w:pPr>
            <w:r>
              <w:t>4</w:t>
            </w:r>
          </w:p>
        </w:tc>
        <w:tc>
          <w:tcPr>
            <w:tcW w:w="600" w:type="dxa"/>
          </w:tcPr>
          <w:p w14:paraId="7F66D569" w14:textId="77777777" w:rsidR="00B2583B" w:rsidRDefault="00000000">
            <w:pPr>
              <w:pStyle w:val="Compact"/>
              <w:jc w:val="right"/>
            </w:pPr>
            <w:r>
              <w:t>70.00</w:t>
            </w:r>
          </w:p>
        </w:tc>
      </w:tr>
      <w:tr w:rsidR="00B2583B" w14:paraId="19546BA3" w14:textId="77777777">
        <w:tc>
          <w:tcPr>
            <w:tcW w:w="1560" w:type="dxa"/>
          </w:tcPr>
          <w:p w14:paraId="18145E33" w14:textId="77777777" w:rsidR="00B2583B" w:rsidRDefault="00000000">
            <w:pPr>
              <w:pStyle w:val="Compact"/>
            </w:pPr>
            <w:r>
              <w:t>Chlamydomonas_priscui</w:t>
            </w:r>
          </w:p>
        </w:tc>
        <w:tc>
          <w:tcPr>
            <w:tcW w:w="1140" w:type="dxa"/>
          </w:tcPr>
          <w:p w14:paraId="606E90A9" w14:textId="77777777" w:rsidR="00B2583B" w:rsidRDefault="00000000">
            <w:pPr>
              <w:pStyle w:val="Compact"/>
              <w:jc w:val="right"/>
            </w:pPr>
            <w:r>
              <w:t>2</w:t>
            </w:r>
          </w:p>
        </w:tc>
        <w:tc>
          <w:tcPr>
            <w:tcW w:w="1800" w:type="dxa"/>
          </w:tcPr>
          <w:p w14:paraId="0CB07DD6" w14:textId="77777777" w:rsidR="00B2583B" w:rsidRDefault="00000000">
            <w:pPr>
              <w:pStyle w:val="Compact"/>
              <w:jc w:val="right"/>
            </w:pPr>
            <w:r>
              <w:t>12</w:t>
            </w:r>
          </w:p>
        </w:tc>
        <w:tc>
          <w:tcPr>
            <w:tcW w:w="1320" w:type="dxa"/>
          </w:tcPr>
          <w:p w14:paraId="69D8376F" w14:textId="77777777" w:rsidR="00B2583B" w:rsidRDefault="00000000">
            <w:pPr>
              <w:pStyle w:val="Compact"/>
              <w:jc w:val="right"/>
            </w:pPr>
            <w:r>
              <w:t>0.32662</w:t>
            </w:r>
          </w:p>
        </w:tc>
        <w:tc>
          <w:tcPr>
            <w:tcW w:w="1500" w:type="dxa"/>
          </w:tcPr>
          <w:p w14:paraId="26D37C1C" w14:textId="77777777" w:rsidR="00B2583B" w:rsidRDefault="00000000">
            <w:pPr>
              <w:pStyle w:val="Compact"/>
              <w:jc w:val="right"/>
            </w:pPr>
            <w:r>
              <w:t>4</w:t>
            </w:r>
          </w:p>
        </w:tc>
        <w:tc>
          <w:tcPr>
            <w:tcW w:w="600" w:type="dxa"/>
          </w:tcPr>
          <w:p w14:paraId="1A4D0F66" w14:textId="77777777" w:rsidR="00B2583B" w:rsidRDefault="00000000">
            <w:pPr>
              <w:pStyle w:val="Compact"/>
              <w:jc w:val="right"/>
            </w:pPr>
            <w:r>
              <w:t>700.00</w:t>
            </w:r>
          </w:p>
        </w:tc>
      </w:tr>
      <w:tr w:rsidR="00B2583B" w14:paraId="375F959A" w14:textId="77777777">
        <w:tc>
          <w:tcPr>
            <w:tcW w:w="1560" w:type="dxa"/>
          </w:tcPr>
          <w:p w14:paraId="56B20CCD" w14:textId="77777777" w:rsidR="00B2583B" w:rsidRDefault="00000000">
            <w:pPr>
              <w:pStyle w:val="Compact"/>
            </w:pPr>
            <w:r>
              <w:t>Chlamydomonas_priscui</w:t>
            </w:r>
          </w:p>
        </w:tc>
        <w:tc>
          <w:tcPr>
            <w:tcW w:w="1140" w:type="dxa"/>
          </w:tcPr>
          <w:p w14:paraId="07A20458" w14:textId="77777777" w:rsidR="00B2583B" w:rsidRDefault="00000000">
            <w:pPr>
              <w:pStyle w:val="Compact"/>
              <w:jc w:val="right"/>
            </w:pPr>
            <w:r>
              <w:t>2</w:t>
            </w:r>
          </w:p>
        </w:tc>
        <w:tc>
          <w:tcPr>
            <w:tcW w:w="1800" w:type="dxa"/>
          </w:tcPr>
          <w:p w14:paraId="6D8D5EB6" w14:textId="77777777" w:rsidR="00B2583B" w:rsidRDefault="00000000">
            <w:pPr>
              <w:pStyle w:val="Compact"/>
              <w:jc w:val="right"/>
            </w:pPr>
            <w:r>
              <w:t>12</w:t>
            </w:r>
          </w:p>
        </w:tc>
        <w:tc>
          <w:tcPr>
            <w:tcW w:w="1320" w:type="dxa"/>
          </w:tcPr>
          <w:p w14:paraId="6377558A" w14:textId="77777777" w:rsidR="00B2583B" w:rsidRDefault="00000000">
            <w:pPr>
              <w:pStyle w:val="Compact"/>
              <w:jc w:val="right"/>
            </w:pPr>
            <w:r>
              <w:t>0.34593</w:t>
            </w:r>
          </w:p>
        </w:tc>
        <w:tc>
          <w:tcPr>
            <w:tcW w:w="1500" w:type="dxa"/>
          </w:tcPr>
          <w:p w14:paraId="74197ED9" w14:textId="77777777" w:rsidR="00B2583B" w:rsidRDefault="00000000">
            <w:pPr>
              <w:pStyle w:val="Compact"/>
              <w:jc w:val="right"/>
            </w:pPr>
            <w:r>
              <w:t>4</w:t>
            </w:r>
          </w:p>
        </w:tc>
        <w:tc>
          <w:tcPr>
            <w:tcW w:w="600" w:type="dxa"/>
          </w:tcPr>
          <w:p w14:paraId="1124445E" w14:textId="77777777" w:rsidR="00B2583B" w:rsidRDefault="00000000">
            <w:pPr>
              <w:pStyle w:val="Compact"/>
              <w:jc w:val="right"/>
            </w:pPr>
            <w:r>
              <w:t>30.00</w:t>
            </w:r>
          </w:p>
        </w:tc>
      </w:tr>
      <w:tr w:rsidR="00B2583B" w14:paraId="5E92FF5B" w14:textId="77777777">
        <w:tc>
          <w:tcPr>
            <w:tcW w:w="1560" w:type="dxa"/>
          </w:tcPr>
          <w:p w14:paraId="68FB0B69" w14:textId="77777777" w:rsidR="00B2583B" w:rsidRDefault="00000000">
            <w:pPr>
              <w:pStyle w:val="Compact"/>
            </w:pPr>
            <w:r>
              <w:t>Chlamydomonas_priscui</w:t>
            </w:r>
          </w:p>
        </w:tc>
        <w:tc>
          <w:tcPr>
            <w:tcW w:w="1140" w:type="dxa"/>
          </w:tcPr>
          <w:p w14:paraId="01F1AC84" w14:textId="77777777" w:rsidR="00B2583B" w:rsidRDefault="00000000">
            <w:pPr>
              <w:pStyle w:val="Compact"/>
              <w:jc w:val="right"/>
            </w:pPr>
            <w:r>
              <w:t>2</w:t>
            </w:r>
          </w:p>
        </w:tc>
        <w:tc>
          <w:tcPr>
            <w:tcW w:w="1800" w:type="dxa"/>
          </w:tcPr>
          <w:p w14:paraId="2F73F09D" w14:textId="77777777" w:rsidR="00B2583B" w:rsidRDefault="00000000">
            <w:pPr>
              <w:pStyle w:val="Compact"/>
              <w:jc w:val="right"/>
            </w:pPr>
            <w:r>
              <w:t>12</w:t>
            </w:r>
          </w:p>
        </w:tc>
        <w:tc>
          <w:tcPr>
            <w:tcW w:w="1320" w:type="dxa"/>
          </w:tcPr>
          <w:p w14:paraId="0DE27468" w14:textId="77777777" w:rsidR="00B2583B" w:rsidRDefault="00000000">
            <w:pPr>
              <w:pStyle w:val="Compact"/>
              <w:jc w:val="right"/>
            </w:pPr>
            <w:r>
              <w:t>0.36895</w:t>
            </w:r>
          </w:p>
        </w:tc>
        <w:tc>
          <w:tcPr>
            <w:tcW w:w="1500" w:type="dxa"/>
          </w:tcPr>
          <w:p w14:paraId="43987B32" w14:textId="77777777" w:rsidR="00B2583B" w:rsidRDefault="00000000">
            <w:pPr>
              <w:pStyle w:val="Compact"/>
              <w:jc w:val="right"/>
            </w:pPr>
            <w:r>
              <w:t>4</w:t>
            </w:r>
          </w:p>
        </w:tc>
        <w:tc>
          <w:tcPr>
            <w:tcW w:w="600" w:type="dxa"/>
          </w:tcPr>
          <w:p w14:paraId="4BBAF698" w14:textId="77777777" w:rsidR="00B2583B" w:rsidRDefault="00000000">
            <w:pPr>
              <w:pStyle w:val="Compact"/>
              <w:jc w:val="right"/>
            </w:pPr>
            <w:r>
              <w:t>500.00</w:t>
            </w:r>
          </w:p>
        </w:tc>
      </w:tr>
      <w:tr w:rsidR="00B2583B" w14:paraId="152B3A8B" w14:textId="77777777">
        <w:tc>
          <w:tcPr>
            <w:tcW w:w="1560" w:type="dxa"/>
          </w:tcPr>
          <w:p w14:paraId="485B339B" w14:textId="77777777" w:rsidR="00B2583B" w:rsidRDefault="00000000">
            <w:pPr>
              <w:pStyle w:val="Compact"/>
            </w:pPr>
            <w:r>
              <w:t>Chlamydomonas_priscui</w:t>
            </w:r>
          </w:p>
        </w:tc>
        <w:tc>
          <w:tcPr>
            <w:tcW w:w="1140" w:type="dxa"/>
          </w:tcPr>
          <w:p w14:paraId="6DD78A36" w14:textId="77777777" w:rsidR="00B2583B" w:rsidRDefault="00000000">
            <w:pPr>
              <w:pStyle w:val="Compact"/>
              <w:jc w:val="right"/>
            </w:pPr>
            <w:r>
              <w:t>2</w:t>
            </w:r>
          </w:p>
        </w:tc>
        <w:tc>
          <w:tcPr>
            <w:tcW w:w="1800" w:type="dxa"/>
          </w:tcPr>
          <w:p w14:paraId="00DE2FB5" w14:textId="77777777" w:rsidR="00B2583B" w:rsidRDefault="00000000">
            <w:pPr>
              <w:pStyle w:val="Compact"/>
              <w:jc w:val="right"/>
            </w:pPr>
            <w:r>
              <w:t>16</w:t>
            </w:r>
          </w:p>
        </w:tc>
        <w:tc>
          <w:tcPr>
            <w:tcW w:w="1320" w:type="dxa"/>
          </w:tcPr>
          <w:p w14:paraId="66D8F06B" w14:textId="77777777" w:rsidR="00B2583B" w:rsidRDefault="00000000">
            <w:pPr>
              <w:pStyle w:val="Compact"/>
              <w:jc w:val="right"/>
            </w:pPr>
            <w:r>
              <w:t>0.30769</w:t>
            </w:r>
          </w:p>
        </w:tc>
        <w:tc>
          <w:tcPr>
            <w:tcW w:w="1500" w:type="dxa"/>
          </w:tcPr>
          <w:p w14:paraId="2B8C2585" w14:textId="77777777" w:rsidR="00B2583B" w:rsidRDefault="00000000">
            <w:pPr>
              <w:pStyle w:val="Compact"/>
              <w:jc w:val="right"/>
            </w:pPr>
            <w:r>
              <w:t>4</w:t>
            </w:r>
          </w:p>
        </w:tc>
        <w:tc>
          <w:tcPr>
            <w:tcW w:w="600" w:type="dxa"/>
          </w:tcPr>
          <w:p w14:paraId="3A882CCB" w14:textId="77777777" w:rsidR="00B2583B" w:rsidRDefault="00000000">
            <w:pPr>
              <w:pStyle w:val="Compact"/>
              <w:jc w:val="right"/>
            </w:pPr>
            <w:r>
              <w:t>500.00</w:t>
            </w:r>
          </w:p>
        </w:tc>
      </w:tr>
      <w:tr w:rsidR="00B2583B" w14:paraId="1F41A3B4" w14:textId="77777777">
        <w:tc>
          <w:tcPr>
            <w:tcW w:w="1560" w:type="dxa"/>
          </w:tcPr>
          <w:p w14:paraId="3671B552" w14:textId="77777777" w:rsidR="00B2583B" w:rsidRDefault="00000000">
            <w:pPr>
              <w:pStyle w:val="Compact"/>
            </w:pPr>
            <w:r>
              <w:t>Chlamydomonas_priscui</w:t>
            </w:r>
          </w:p>
        </w:tc>
        <w:tc>
          <w:tcPr>
            <w:tcW w:w="1140" w:type="dxa"/>
          </w:tcPr>
          <w:p w14:paraId="4345E7ED" w14:textId="77777777" w:rsidR="00B2583B" w:rsidRDefault="00000000">
            <w:pPr>
              <w:pStyle w:val="Compact"/>
              <w:jc w:val="right"/>
            </w:pPr>
            <w:r>
              <w:t>2</w:t>
            </w:r>
          </w:p>
        </w:tc>
        <w:tc>
          <w:tcPr>
            <w:tcW w:w="1800" w:type="dxa"/>
          </w:tcPr>
          <w:p w14:paraId="6BDF4078" w14:textId="77777777" w:rsidR="00B2583B" w:rsidRDefault="00000000">
            <w:pPr>
              <w:pStyle w:val="Compact"/>
              <w:jc w:val="right"/>
            </w:pPr>
            <w:r>
              <w:t>16</w:t>
            </w:r>
          </w:p>
        </w:tc>
        <w:tc>
          <w:tcPr>
            <w:tcW w:w="1320" w:type="dxa"/>
          </w:tcPr>
          <w:p w14:paraId="6EB91F78" w14:textId="77777777" w:rsidR="00B2583B" w:rsidRDefault="00000000">
            <w:pPr>
              <w:pStyle w:val="Compact"/>
              <w:jc w:val="right"/>
            </w:pPr>
            <w:r>
              <w:t>0.35922</w:t>
            </w:r>
          </w:p>
        </w:tc>
        <w:tc>
          <w:tcPr>
            <w:tcW w:w="1500" w:type="dxa"/>
          </w:tcPr>
          <w:p w14:paraId="4EF943BE" w14:textId="77777777" w:rsidR="00B2583B" w:rsidRDefault="00000000">
            <w:pPr>
              <w:pStyle w:val="Compact"/>
              <w:jc w:val="right"/>
            </w:pPr>
            <w:r>
              <w:t>4</w:t>
            </w:r>
          </w:p>
        </w:tc>
        <w:tc>
          <w:tcPr>
            <w:tcW w:w="600" w:type="dxa"/>
          </w:tcPr>
          <w:p w14:paraId="4BA8A152" w14:textId="77777777" w:rsidR="00B2583B" w:rsidRDefault="00000000">
            <w:pPr>
              <w:pStyle w:val="Compact"/>
              <w:jc w:val="right"/>
            </w:pPr>
            <w:r>
              <w:t>70.00</w:t>
            </w:r>
          </w:p>
        </w:tc>
      </w:tr>
      <w:tr w:rsidR="00B2583B" w14:paraId="4D330BAA" w14:textId="77777777">
        <w:tc>
          <w:tcPr>
            <w:tcW w:w="1560" w:type="dxa"/>
          </w:tcPr>
          <w:p w14:paraId="3431ECDC" w14:textId="77777777" w:rsidR="00B2583B" w:rsidRDefault="00000000">
            <w:pPr>
              <w:pStyle w:val="Compact"/>
            </w:pPr>
            <w:r>
              <w:t>Chlamydomonas_priscui</w:t>
            </w:r>
          </w:p>
        </w:tc>
        <w:tc>
          <w:tcPr>
            <w:tcW w:w="1140" w:type="dxa"/>
          </w:tcPr>
          <w:p w14:paraId="7A587DCC" w14:textId="77777777" w:rsidR="00B2583B" w:rsidRDefault="00000000">
            <w:pPr>
              <w:pStyle w:val="Compact"/>
              <w:jc w:val="right"/>
            </w:pPr>
            <w:r>
              <w:t>2</w:t>
            </w:r>
          </w:p>
        </w:tc>
        <w:tc>
          <w:tcPr>
            <w:tcW w:w="1800" w:type="dxa"/>
          </w:tcPr>
          <w:p w14:paraId="2FDEFF0F" w14:textId="77777777" w:rsidR="00B2583B" w:rsidRDefault="00000000">
            <w:pPr>
              <w:pStyle w:val="Compact"/>
              <w:jc w:val="right"/>
            </w:pPr>
            <w:r>
              <w:t>16</w:t>
            </w:r>
          </w:p>
        </w:tc>
        <w:tc>
          <w:tcPr>
            <w:tcW w:w="1320" w:type="dxa"/>
          </w:tcPr>
          <w:p w14:paraId="18EBB758" w14:textId="77777777" w:rsidR="00B2583B" w:rsidRDefault="00000000">
            <w:pPr>
              <w:pStyle w:val="Compact"/>
              <w:jc w:val="right"/>
            </w:pPr>
            <w:r>
              <w:t>0.39011</w:t>
            </w:r>
          </w:p>
        </w:tc>
        <w:tc>
          <w:tcPr>
            <w:tcW w:w="1500" w:type="dxa"/>
          </w:tcPr>
          <w:p w14:paraId="25E57D18" w14:textId="77777777" w:rsidR="00B2583B" w:rsidRDefault="00000000">
            <w:pPr>
              <w:pStyle w:val="Compact"/>
              <w:jc w:val="right"/>
            </w:pPr>
            <w:r>
              <w:t>4</w:t>
            </w:r>
          </w:p>
        </w:tc>
        <w:tc>
          <w:tcPr>
            <w:tcW w:w="600" w:type="dxa"/>
          </w:tcPr>
          <w:p w14:paraId="6FFCB830" w14:textId="77777777" w:rsidR="00B2583B" w:rsidRDefault="00000000">
            <w:pPr>
              <w:pStyle w:val="Compact"/>
              <w:jc w:val="right"/>
            </w:pPr>
            <w:r>
              <w:t>70.00</w:t>
            </w:r>
          </w:p>
        </w:tc>
      </w:tr>
      <w:tr w:rsidR="00B2583B" w14:paraId="65EA5117" w14:textId="77777777">
        <w:tc>
          <w:tcPr>
            <w:tcW w:w="1560" w:type="dxa"/>
          </w:tcPr>
          <w:p w14:paraId="3A5346E9" w14:textId="77777777" w:rsidR="00B2583B" w:rsidRDefault="00000000">
            <w:pPr>
              <w:pStyle w:val="Compact"/>
            </w:pPr>
            <w:r>
              <w:t>Chlamydomonas_priscui</w:t>
            </w:r>
          </w:p>
        </w:tc>
        <w:tc>
          <w:tcPr>
            <w:tcW w:w="1140" w:type="dxa"/>
          </w:tcPr>
          <w:p w14:paraId="27D41D6E" w14:textId="77777777" w:rsidR="00B2583B" w:rsidRDefault="00000000">
            <w:pPr>
              <w:pStyle w:val="Compact"/>
              <w:jc w:val="right"/>
            </w:pPr>
            <w:r>
              <w:t>2</w:t>
            </w:r>
          </w:p>
        </w:tc>
        <w:tc>
          <w:tcPr>
            <w:tcW w:w="1800" w:type="dxa"/>
          </w:tcPr>
          <w:p w14:paraId="0F79D510" w14:textId="77777777" w:rsidR="00B2583B" w:rsidRDefault="00000000">
            <w:pPr>
              <w:pStyle w:val="Compact"/>
              <w:jc w:val="right"/>
            </w:pPr>
            <w:r>
              <w:t>16</w:t>
            </w:r>
          </w:p>
        </w:tc>
        <w:tc>
          <w:tcPr>
            <w:tcW w:w="1320" w:type="dxa"/>
          </w:tcPr>
          <w:p w14:paraId="4FEF80F5" w14:textId="77777777" w:rsidR="00B2583B" w:rsidRDefault="00000000">
            <w:pPr>
              <w:pStyle w:val="Compact"/>
              <w:jc w:val="right"/>
            </w:pPr>
            <w:r>
              <w:t>0.39025</w:t>
            </w:r>
          </w:p>
        </w:tc>
        <w:tc>
          <w:tcPr>
            <w:tcW w:w="1500" w:type="dxa"/>
          </w:tcPr>
          <w:p w14:paraId="32330F0C" w14:textId="77777777" w:rsidR="00B2583B" w:rsidRDefault="00000000">
            <w:pPr>
              <w:pStyle w:val="Compact"/>
              <w:jc w:val="right"/>
            </w:pPr>
            <w:r>
              <w:t>4</w:t>
            </w:r>
          </w:p>
        </w:tc>
        <w:tc>
          <w:tcPr>
            <w:tcW w:w="600" w:type="dxa"/>
          </w:tcPr>
          <w:p w14:paraId="6BD5033E" w14:textId="77777777" w:rsidR="00B2583B" w:rsidRDefault="00000000">
            <w:pPr>
              <w:pStyle w:val="Compact"/>
              <w:jc w:val="right"/>
            </w:pPr>
            <w:r>
              <w:t>30.00</w:t>
            </w:r>
          </w:p>
        </w:tc>
      </w:tr>
      <w:tr w:rsidR="00B2583B" w14:paraId="14CF62E4" w14:textId="77777777">
        <w:tc>
          <w:tcPr>
            <w:tcW w:w="1560" w:type="dxa"/>
          </w:tcPr>
          <w:p w14:paraId="6935CB06" w14:textId="77777777" w:rsidR="00B2583B" w:rsidRDefault="00000000">
            <w:pPr>
              <w:pStyle w:val="Compact"/>
            </w:pPr>
            <w:r>
              <w:t>Chlamydomonas_priscui</w:t>
            </w:r>
          </w:p>
        </w:tc>
        <w:tc>
          <w:tcPr>
            <w:tcW w:w="1140" w:type="dxa"/>
          </w:tcPr>
          <w:p w14:paraId="4FBAA60E" w14:textId="77777777" w:rsidR="00B2583B" w:rsidRDefault="00000000">
            <w:pPr>
              <w:pStyle w:val="Compact"/>
              <w:jc w:val="right"/>
            </w:pPr>
            <w:r>
              <w:t>2</w:t>
            </w:r>
          </w:p>
        </w:tc>
        <w:tc>
          <w:tcPr>
            <w:tcW w:w="1800" w:type="dxa"/>
          </w:tcPr>
          <w:p w14:paraId="4681511C" w14:textId="77777777" w:rsidR="00B2583B" w:rsidRDefault="00000000">
            <w:pPr>
              <w:pStyle w:val="Compact"/>
              <w:jc w:val="right"/>
            </w:pPr>
            <w:r>
              <w:t>16</w:t>
            </w:r>
          </w:p>
        </w:tc>
        <w:tc>
          <w:tcPr>
            <w:tcW w:w="1320" w:type="dxa"/>
          </w:tcPr>
          <w:p w14:paraId="6A1179D5" w14:textId="77777777" w:rsidR="00B2583B" w:rsidRDefault="00000000">
            <w:pPr>
              <w:pStyle w:val="Compact"/>
              <w:jc w:val="right"/>
            </w:pPr>
            <w:r>
              <w:t>0.51235</w:t>
            </w:r>
          </w:p>
        </w:tc>
        <w:tc>
          <w:tcPr>
            <w:tcW w:w="1500" w:type="dxa"/>
          </w:tcPr>
          <w:p w14:paraId="3B7BD857" w14:textId="77777777" w:rsidR="00B2583B" w:rsidRDefault="00000000">
            <w:pPr>
              <w:pStyle w:val="Compact"/>
              <w:jc w:val="right"/>
            </w:pPr>
            <w:r>
              <w:t>4</w:t>
            </w:r>
          </w:p>
        </w:tc>
        <w:tc>
          <w:tcPr>
            <w:tcW w:w="600" w:type="dxa"/>
          </w:tcPr>
          <w:p w14:paraId="19275407" w14:textId="77777777" w:rsidR="00B2583B" w:rsidRDefault="00000000">
            <w:pPr>
              <w:pStyle w:val="Compact"/>
              <w:jc w:val="right"/>
            </w:pPr>
            <w:r>
              <w:t>500.00</w:t>
            </w:r>
          </w:p>
        </w:tc>
      </w:tr>
      <w:tr w:rsidR="00B2583B" w14:paraId="28497081" w14:textId="77777777">
        <w:tc>
          <w:tcPr>
            <w:tcW w:w="1560" w:type="dxa"/>
          </w:tcPr>
          <w:p w14:paraId="73119034" w14:textId="77777777" w:rsidR="00B2583B" w:rsidRDefault="00000000">
            <w:pPr>
              <w:pStyle w:val="Compact"/>
            </w:pPr>
            <w:r>
              <w:t>Chlamydomonas_priscui</w:t>
            </w:r>
          </w:p>
        </w:tc>
        <w:tc>
          <w:tcPr>
            <w:tcW w:w="1140" w:type="dxa"/>
          </w:tcPr>
          <w:p w14:paraId="03D610C2" w14:textId="77777777" w:rsidR="00B2583B" w:rsidRDefault="00000000">
            <w:pPr>
              <w:pStyle w:val="Compact"/>
              <w:jc w:val="right"/>
            </w:pPr>
            <w:r>
              <w:t>4</w:t>
            </w:r>
          </w:p>
        </w:tc>
        <w:tc>
          <w:tcPr>
            <w:tcW w:w="1800" w:type="dxa"/>
          </w:tcPr>
          <w:p w14:paraId="464D8B50" w14:textId="77777777" w:rsidR="00B2583B" w:rsidRDefault="00000000">
            <w:pPr>
              <w:pStyle w:val="Compact"/>
              <w:jc w:val="right"/>
            </w:pPr>
            <w:r>
              <w:t>2</w:t>
            </w:r>
          </w:p>
        </w:tc>
        <w:tc>
          <w:tcPr>
            <w:tcW w:w="1320" w:type="dxa"/>
          </w:tcPr>
          <w:p w14:paraId="27E655AE" w14:textId="77777777" w:rsidR="00B2583B" w:rsidRDefault="00000000">
            <w:pPr>
              <w:pStyle w:val="Compact"/>
              <w:jc w:val="right"/>
            </w:pPr>
            <w:r>
              <w:t>0.17514</w:t>
            </w:r>
          </w:p>
        </w:tc>
        <w:tc>
          <w:tcPr>
            <w:tcW w:w="1500" w:type="dxa"/>
          </w:tcPr>
          <w:p w14:paraId="4A71B0FA" w14:textId="77777777" w:rsidR="00B2583B" w:rsidRDefault="00000000">
            <w:pPr>
              <w:pStyle w:val="Compact"/>
              <w:jc w:val="right"/>
            </w:pPr>
            <w:r>
              <w:t>4</w:t>
            </w:r>
          </w:p>
        </w:tc>
        <w:tc>
          <w:tcPr>
            <w:tcW w:w="600" w:type="dxa"/>
          </w:tcPr>
          <w:p w14:paraId="069F4C94" w14:textId="77777777" w:rsidR="00B2583B" w:rsidRDefault="00000000">
            <w:pPr>
              <w:pStyle w:val="Compact"/>
              <w:jc w:val="right"/>
            </w:pPr>
            <w:r>
              <w:t>500.00</w:t>
            </w:r>
          </w:p>
        </w:tc>
      </w:tr>
      <w:tr w:rsidR="00B2583B" w14:paraId="787B2A74" w14:textId="77777777">
        <w:tc>
          <w:tcPr>
            <w:tcW w:w="1560" w:type="dxa"/>
          </w:tcPr>
          <w:p w14:paraId="246DDB2F" w14:textId="77777777" w:rsidR="00B2583B" w:rsidRDefault="00000000">
            <w:pPr>
              <w:pStyle w:val="Compact"/>
            </w:pPr>
            <w:r>
              <w:t>Chlamydomonas_priscui</w:t>
            </w:r>
          </w:p>
        </w:tc>
        <w:tc>
          <w:tcPr>
            <w:tcW w:w="1140" w:type="dxa"/>
          </w:tcPr>
          <w:p w14:paraId="257E5725" w14:textId="77777777" w:rsidR="00B2583B" w:rsidRDefault="00000000">
            <w:pPr>
              <w:pStyle w:val="Compact"/>
              <w:jc w:val="right"/>
            </w:pPr>
            <w:r>
              <w:t>4</w:t>
            </w:r>
          </w:p>
        </w:tc>
        <w:tc>
          <w:tcPr>
            <w:tcW w:w="1800" w:type="dxa"/>
          </w:tcPr>
          <w:p w14:paraId="7AE1DB56" w14:textId="77777777" w:rsidR="00B2583B" w:rsidRDefault="00000000">
            <w:pPr>
              <w:pStyle w:val="Compact"/>
              <w:jc w:val="right"/>
            </w:pPr>
            <w:r>
              <w:t>2</w:t>
            </w:r>
          </w:p>
        </w:tc>
        <w:tc>
          <w:tcPr>
            <w:tcW w:w="1320" w:type="dxa"/>
          </w:tcPr>
          <w:p w14:paraId="45A87B96" w14:textId="77777777" w:rsidR="00B2583B" w:rsidRDefault="00000000">
            <w:pPr>
              <w:pStyle w:val="Compact"/>
              <w:jc w:val="right"/>
            </w:pPr>
            <w:r>
              <w:t>0.20122</w:t>
            </w:r>
          </w:p>
        </w:tc>
        <w:tc>
          <w:tcPr>
            <w:tcW w:w="1500" w:type="dxa"/>
          </w:tcPr>
          <w:p w14:paraId="6B9A0161" w14:textId="77777777" w:rsidR="00B2583B" w:rsidRDefault="00000000">
            <w:pPr>
              <w:pStyle w:val="Compact"/>
              <w:jc w:val="right"/>
            </w:pPr>
            <w:r>
              <w:t>4</w:t>
            </w:r>
          </w:p>
        </w:tc>
        <w:tc>
          <w:tcPr>
            <w:tcW w:w="600" w:type="dxa"/>
          </w:tcPr>
          <w:p w14:paraId="0E33E8EB" w14:textId="77777777" w:rsidR="00B2583B" w:rsidRDefault="00000000">
            <w:pPr>
              <w:pStyle w:val="Compact"/>
              <w:jc w:val="right"/>
            </w:pPr>
            <w:r>
              <w:t>70.00</w:t>
            </w:r>
          </w:p>
        </w:tc>
      </w:tr>
      <w:tr w:rsidR="00B2583B" w14:paraId="282D2EA2" w14:textId="77777777">
        <w:tc>
          <w:tcPr>
            <w:tcW w:w="1560" w:type="dxa"/>
          </w:tcPr>
          <w:p w14:paraId="28188EFD" w14:textId="77777777" w:rsidR="00B2583B" w:rsidRDefault="00000000">
            <w:pPr>
              <w:pStyle w:val="Compact"/>
            </w:pPr>
            <w:r>
              <w:t>Chlamydomonas_priscui</w:t>
            </w:r>
          </w:p>
        </w:tc>
        <w:tc>
          <w:tcPr>
            <w:tcW w:w="1140" w:type="dxa"/>
          </w:tcPr>
          <w:p w14:paraId="51325AA6" w14:textId="77777777" w:rsidR="00B2583B" w:rsidRDefault="00000000">
            <w:pPr>
              <w:pStyle w:val="Compact"/>
              <w:jc w:val="right"/>
            </w:pPr>
            <w:r>
              <w:t>4</w:t>
            </w:r>
          </w:p>
        </w:tc>
        <w:tc>
          <w:tcPr>
            <w:tcW w:w="1800" w:type="dxa"/>
          </w:tcPr>
          <w:p w14:paraId="13CC6ADF" w14:textId="77777777" w:rsidR="00B2583B" w:rsidRDefault="00000000">
            <w:pPr>
              <w:pStyle w:val="Compact"/>
              <w:jc w:val="right"/>
            </w:pPr>
            <w:r>
              <w:t>2</w:t>
            </w:r>
          </w:p>
        </w:tc>
        <w:tc>
          <w:tcPr>
            <w:tcW w:w="1320" w:type="dxa"/>
          </w:tcPr>
          <w:p w14:paraId="242CBB50" w14:textId="77777777" w:rsidR="00B2583B" w:rsidRDefault="00000000">
            <w:pPr>
              <w:pStyle w:val="Compact"/>
              <w:jc w:val="right"/>
            </w:pPr>
            <w:r>
              <w:t>0.20896</w:t>
            </w:r>
          </w:p>
        </w:tc>
        <w:tc>
          <w:tcPr>
            <w:tcW w:w="1500" w:type="dxa"/>
          </w:tcPr>
          <w:p w14:paraId="631ABEC8" w14:textId="77777777" w:rsidR="00B2583B" w:rsidRDefault="00000000">
            <w:pPr>
              <w:pStyle w:val="Compact"/>
              <w:jc w:val="right"/>
            </w:pPr>
            <w:r>
              <w:t>4</w:t>
            </w:r>
          </w:p>
        </w:tc>
        <w:tc>
          <w:tcPr>
            <w:tcW w:w="600" w:type="dxa"/>
          </w:tcPr>
          <w:p w14:paraId="1415ECE1" w14:textId="77777777" w:rsidR="00B2583B" w:rsidRDefault="00000000">
            <w:pPr>
              <w:pStyle w:val="Compact"/>
              <w:jc w:val="right"/>
            </w:pPr>
            <w:r>
              <w:t>30.00</w:t>
            </w:r>
          </w:p>
        </w:tc>
      </w:tr>
      <w:tr w:rsidR="00B2583B" w14:paraId="064E3D4F" w14:textId="77777777">
        <w:tc>
          <w:tcPr>
            <w:tcW w:w="1560" w:type="dxa"/>
          </w:tcPr>
          <w:p w14:paraId="6862CDD9" w14:textId="77777777" w:rsidR="00B2583B" w:rsidRDefault="00000000">
            <w:pPr>
              <w:pStyle w:val="Compact"/>
            </w:pPr>
            <w:r>
              <w:t>Chlamydomonas_priscui</w:t>
            </w:r>
          </w:p>
        </w:tc>
        <w:tc>
          <w:tcPr>
            <w:tcW w:w="1140" w:type="dxa"/>
          </w:tcPr>
          <w:p w14:paraId="317FE53C" w14:textId="77777777" w:rsidR="00B2583B" w:rsidRDefault="00000000">
            <w:pPr>
              <w:pStyle w:val="Compact"/>
              <w:jc w:val="right"/>
            </w:pPr>
            <w:r>
              <w:t>4</w:t>
            </w:r>
          </w:p>
        </w:tc>
        <w:tc>
          <w:tcPr>
            <w:tcW w:w="1800" w:type="dxa"/>
          </w:tcPr>
          <w:p w14:paraId="1289FBC0" w14:textId="77777777" w:rsidR="00B2583B" w:rsidRDefault="00000000">
            <w:pPr>
              <w:pStyle w:val="Compact"/>
              <w:jc w:val="right"/>
            </w:pPr>
            <w:r>
              <w:t>4</w:t>
            </w:r>
          </w:p>
        </w:tc>
        <w:tc>
          <w:tcPr>
            <w:tcW w:w="1320" w:type="dxa"/>
          </w:tcPr>
          <w:p w14:paraId="528BBD21" w14:textId="77777777" w:rsidR="00B2583B" w:rsidRDefault="00000000">
            <w:pPr>
              <w:pStyle w:val="Compact"/>
              <w:jc w:val="right"/>
            </w:pPr>
            <w:r>
              <w:t>0.17948</w:t>
            </w:r>
          </w:p>
        </w:tc>
        <w:tc>
          <w:tcPr>
            <w:tcW w:w="1500" w:type="dxa"/>
          </w:tcPr>
          <w:p w14:paraId="55E386A9" w14:textId="77777777" w:rsidR="00B2583B" w:rsidRDefault="00000000">
            <w:pPr>
              <w:pStyle w:val="Compact"/>
              <w:jc w:val="right"/>
            </w:pPr>
            <w:r>
              <w:t>4</w:t>
            </w:r>
          </w:p>
        </w:tc>
        <w:tc>
          <w:tcPr>
            <w:tcW w:w="600" w:type="dxa"/>
          </w:tcPr>
          <w:p w14:paraId="14B1DBE9" w14:textId="77777777" w:rsidR="00B2583B" w:rsidRDefault="00000000">
            <w:pPr>
              <w:pStyle w:val="Compact"/>
              <w:jc w:val="right"/>
            </w:pPr>
            <w:r>
              <w:t>500.00</w:t>
            </w:r>
          </w:p>
        </w:tc>
      </w:tr>
      <w:tr w:rsidR="00B2583B" w14:paraId="2B143B3E" w14:textId="77777777">
        <w:tc>
          <w:tcPr>
            <w:tcW w:w="1560" w:type="dxa"/>
          </w:tcPr>
          <w:p w14:paraId="0292B401" w14:textId="77777777" w:rsidR="00B2583B" w:rsidRDefault="00000000">
            <w:pPr>
              <w:pStyle w:val="Compact"/>
            </w:pPr>
            <w:r>
              <w:t>Chlamydomonas_priscui</w:t>
            </w:r>
          </w:p>
        </w:tc>
        <w:tc>
          <w:tcPr>
            <w:tcW w:w="1140" w:type="dxa"/>
          </w:tcPr>
          <w:p w14:paraId="51103599" w14:textId="77777777" w:rsidR="00B2583B" w:rsidRDefault="00000000">
            <w:pPr>
              <w:pStyle w:val="Compact"/>
              <w:jc w:val="right"/>
            </w:pPr>
            <w:r>
              <w:t>4</w:t>
            </w:r>
          </w:p>
        </w:tc>
        <w:tc>
          <w:tcPr>
            <w:tcW w:w="1800" w:type="dxa"/>
          </w:tcPr>
          <w:p w14:paraId="75E50101" w14:textId="77777777" w:rsidR="00B2583B" w:rsidRDefault="00000000">
            <w:pPr>
              <w:pStyle w:val="Compact"/>
              <w:jc w:val="right"/>
            </w:pPr>
            <w:r>
              <w:t>4</w:t>
            </w:r>
          </w:p>
        </w:tc>
        <w:tc>
          <w:tcPr>
            <w:tcW w:w="1320" w:type="dxa"/>
          </w:tcPr>
          <w:p w14:paraId="6D646CB6" w14:textId="77777777" w:rsidR="00B2583B" w:rsidRDefault="00000000">
            <w:pPr>
              <w:pStyle w:val="Compact"/>
              <w:jc w:val="right"/>
            </w:pPr>
            <w:r>
              <w:t>0.19277</w:t>
            </w:r>
          </w:p>
        </w:tc>
        <w:tc>
          <w:tcPr>
            <w:tcW w:w="1500" w:type="dxa"/>
          </w:tcPr>
          <w:p w14:paraId="40AB6AF1" w14:textId="77777777" w:rsidR="00B2583B" w:rsidRDefault="00000000">
            <w:pPr>
              <w:pStyle w:val="Compact"/>
              <w:jc w:val="right"/>
            </w:pPr>
            <w:r>
              <w:t>4</w:t>
            </w:r>
          </w:p>
        </w:tc>
        <w:tc>
          <w:tcPr>
            <w:tcW w:w="600" w:type="dxa"/>
          </w:tcPr>
          <w:p w14:paraId="0B327DE4" w14:textId="77777777" w:rsidR="00B2583B" w:rsidRDefault="00000000">
            <w:pPr>
              <w:pStyle w:val="Compact"/>
              <w:jc w:val="right"/>
            </w:pPr>
            <w:r>
              <w:t>70.00</w:t>
            </w:r>
          </w:p>
        </w:tc>
      </w:tr>
      <w:tr w:rsidR="00B2583B" w14:paraId="498EC331" w14:textId="77777777">
        <w:tc>
          <w:tcPr>
            <w:tcW w:w="1560" w:type="dxa"/>
          </w:tcPr>
          <w:p w14:paraId="423181D4" w14:textId="77777777" w:rsidR="00B2583B" w:rsidRDefault="00000000">
            <w:pPr>
              <w:pStyle w:val="Compact"/>
            </w:pPr>
            <w:r>
              <w:t>Chlamydomonas_priscui</w:t>
            </w:r>
          </w:p>
        </w:tc>
        <w:tc>
          <w:tcPr>
            <w:tcW w:w="1140" w:type="dxa"/>
          </w:tcPr>
          <w:p w14:paraId="004E86B9" w14:textId="77777777" w:rsidR="00B2583B" w:rsidRDefault="00000000">
            <w:pPr>
              <w:pStyle w:val="Compact"/>
              <w:jc w:val="right"/>
            </w:pPr>
            <w:r>
              <w:t>4</w:t>
            </w:r>
          </w:p>
        </w:tc>
        <w:tc>
          <w:tcPr>
            <w:tcW w:w="1800" w:type="dxa"/>
          </w:tcPr>
          <w:p w14:paraId="5F931F7A" w14:textId="77777777" w:rsidR="00B2583B" w:rsidRDefault="00000000">
            <w:pPr>
              <w:pStyle w:val="Compact"/>
              <w:jc w:val="right"/>
            </w:pPr>
            <w:r>
              <w:t>4</w:t>
            </w:r>
          </w:p>
        </w:tc>
        <w:tc>
          <w:tcPr>
            <w:tcW w:w="1320" w:type="dxa"/>
          </w:tcPr>
          <w:p w14:paraId="2A2B74F9" w14:textId="77777777" w:rsidR="00B2583B" w:rsidRDefault="00000000">
            <w:pPr>
              <w:pStyle w:val="Compact"/>
              <w:jc w:val="right"/>
            </w:pPr>
            <w:r>
              <w:t>0.19277</w:t>
            </w:r>
          </w:p>
        </w:tc>
        <w:tc>
          <w:tcPr>
            <w:tcW w:w="1500" w:type="dxa"/>
          </w:tcPr>
          <w:p w14:paraId="60333AAA" w14:textId="77777777" w:rsidR="00B2583B" w:rsidRDefault="00000000">
            <w:pPr>
              <w:pStyle w:val="Compact"/>
              <w:jc w:val="right"/>
            </w:pPr>
            <w:r>
              <w:t>4</w:t>
            </w:r>
          </w:p>
        </w:tc>
        <w:tc>
          <w:tcPr>
            <w:tcW w:w="600" w:type="dxa"/>
          </w:tcPr>
          <w:p w14:paraId="285E6D2B" w14:textId="77777777" w:rsidR="00B2583B" w:rsidRDefault="00000000">
            <w:pPr>
              <w:pStyle w:val="Compact"/>
              <w:jc w:val="right"/>
            </w:pPr>
            <w:r>
              <w:t>700.00</w:t>
            </w:r>
          </w:p>
        </w:tc>
      </w:tr>
      <w:tr w:rsidR="00B2583B" w14:paraId="6CF96B3A" w14:textId="77777777">
        <w:tc>
          <w:tcPr>
            <w:tcW w:w="1560" w:type="dxa"/>
          </w:tcPr>
          <w:p w14:paraId="04E30DF7" w14:textId="77777777" w:rsidR="00B2583B" w:rsidRDefault="00000000">
            <w:pPr>
              <w:pStyle w:val="Compact"/>
            </w:pPr>
            <w:r>
              <w:t>Chlamydomonas_priscui</w:t>
            </w:r>
          </w:p>
        </w:tc>
        <w:tc>
          <w:tcPr>
            <w:tcW w:w="1140" w:type="dxa"/>
          </w:tcPr>
          <w:p w14:paraId="159B6412" w14:textId="77777777" w:rsidR="00B2583B" w:rsidRDefault="00000000">
            <w:pPr>
              <w:pStyle w:val="Compact"/>
              <w:jc w:val="right"/>
            </w:pPr>
            <w:r>
              <w:t>4</w:t>
            </w:r>
          </w:p>
        </w:tc>
        <w:tc>
          <w:tcPr>
            <w:tcW w:w="1800" w:type="dxa"/>
          </w:tcPr>
          <w:p w14:paraId="055AC7E1" w14:textId="77777777" w:rsidR="00B2583B" w:rsidRDefault="00000000">
            <w:pPr>
              <w:pStyle w:val="Compact"/>
              <w:jc w:val="right"/>
            </w:pPr>
            <w:r>
              <w:t>4</w:t>
            </w:r>
          </w:p>
        </w:tc>
        <w:tc>
          <w:tcPr>
            <w:tcW w:w="1320" w:type="dxa"/>
          </w:tcPr>
          <w:p w14:paraId="06B2C534" w14:textId="77777777" w:rsidR="00B2583B" w:rsidRDefault="00000000">
            <w:pPr>
              <w:pStyle w:val="Compact"/>
              <w:jc w:val="right"/>
            </w:pPr>
            <w:r>
              <w:t>0.19802</w:t>
            </w:r>
          </w:p>
        </w:tc>
        <w:tc>
          <w:tcPr>
            <w:tcW w:w="1500" w:type="dxa"/>
          </w:tcPr>
          <w:p w14:paraId="134413CA" w14:textId="77777777" w:rsidR="00B2583B" w:rsidRDefault="00000000">
            <w:pPr>
              <w:pStyle w:val="Compact"/>
              <w:jc w:val="right"/>
            </w:pPr>
            <w:r>
              <w:t>4</w:t>
            </w:r>
          </w:p>
        </w:tc>
        <w:tc>
          <w:tcPr>
            <w:tcW w:w="600" w:type="dxa"/>
          </w:tcPr>
          <w:p w14:paraId="35B7F331" w14:textId="77777777" w:rsidR="00B2583B" w:rsidRDefault="00000000">
            <w:pPr>
              <w:pStyle w:val="Compact"/>
              <w:jc w:val="right"/>
            </w:pPr>
            <w:r>
              <w:t>70.00</w:t>
            </w:r>
          </w:p>
        </w:tc>
      </w:tr>
      <w:tr w:rsidR="00B2583B" w14:paraId="2912089B" w14:textId="77777777">
        <w:tc>
          <w:tcPr>
            <w:tcW w:w="1560" w:type="dxa"/>
          </w:tcPr>
          <w:p w14:paraId="37937466" w14:textId="77777777" w:rsidR="00B2583B" w:rsidRDefault="00000000">
            <w:pPr>
              <w:pStyle w:val="Compact"/>
            </w:pPr>
            <w:r>
              <w:t>Chlamydomonas_priscui</w:t>
            </w:r>
          </w:p>
        </w:tc>
        <w:tc>
          <w:tcPr>
            <w:tcW w:w="1140" w:type="dxa"/>
          </w:tcPr>
          <w:p w14:paraId="2EE54F49" w14:textId="77777777" w:rsidR="00B2583B" w:rsidRDefault="00000000">
            <w:pPr>
              <w:pStyle w:val="Compact"/>
              <w:jc w:val="right"/>
            </w:pPr>
            <w:r>
              <w:t>4</w:t>
            </w:r>
          </w:p>
        </w:tc>
        <w:tc>
          <w:tcPr>
            <w:tcW w:w="1800" w:type="dxa"/>
          </w:tcPr>
          <w:p w14:paraId="2E1F8261" w14:textId="77777777" w:rsidR="00B2583B" w:rsidRDefault="00000000">
            <w:pPr>
              <w:pStyle w:val="Compact"/>
              <w:jc w:val="right"/>
            </w:pPr>
            <w:r>
              <w:t>4</w:t>
            </w:r>
          </w:p>
        </w:tc>
        <w:tc>
          <w:tcPr>
            <w:tcW w:w="1320" w:type="dxa"/>
          </w:tcPr>
          <w:p w14:paraId="09D99B6F" w14:textId="77777777" w:rsidR="00B2583B" w:rsidRDefault="00000000">
            <w:pPr>
              <w:pStyle w:val="Compact"/>
              <w:jc w:val="right"/>
            </w:pPr>
            <w:r>
              <w:t>0.20141</w:t>
            </w:r>
          </w:p>
        </w:tc>
        <w:tc>
          <w:tcPr>
            <w:tcW w:w="1500" w:type="dxa"/>
          </w:tcPr>
          <w:p w14:paraId="7C2C9CC7" w14:textId="77777777" w:rsidR="00B2583B" w:rsidRDefault="00000000">
            <w:pPr>
              <w:pStyle w:val="Compact"/>
              <w:jc w:val="right"/>
            </w:pPr>
            <w:r>
              <w:t>4</w:t>
            </w:r>
          </w:p>
        </w:tc>
        <w:tc>
          <w:tcPr>
            <w:tcW w:w="600" w:type="dxa"/>
          </w:tcPr>
          <w:p w14:paraId="56878BFB" w14:textId="77777777" w:rsidR="00B2583B" w:rsidRDefault="00000000">
            <w:pPr>
              <w:pStyle w:val="Compact"/>
              <w:jc w:val="right"/>
            </w:pPr>
            <w:r>
              <w:t>30.00</w:t>
            </w:r>
          </w:p>
        </w:tc>
      </w:tr>
      <w:tr w:rsidR="00B2583B" w14:paraId="61CB24DE" w14:textId="77777777">
        <w:tc>
          <w:tcPr>
            <w:tcW w:w="1560" w:type="dxa"/>
          </w:tcPr>
          <w:p w14:paraId="33E0F5C8" w14:textId="77777777" w:rsidR="00B2583B" w:rsidRDefault="00000000">
            <w:pPr>
              <w:pStyle w:val="Compact"/>
            </w:pPr>
            <w:r>
              <w:lastRenderedPageBreak/>
              <w:t>Chlamydomonas_priscui</w:t>
            </w:r>
          </w:p>
        </w:tc>
        <w:tc>
          <w:tcPr>
            <w:tcW w:w="1140" w:type="dxa"/>
          </w:tcPr>
          <w:p w14:paraId="5841BA78" w14:textId="77777777" w:rsidR="00B2583B" w:rsidRDefault="00000000">
            <w:pPr>
              <w:pStyle w:val="Compact"/>
              <w:jc w:val="right"/>
            </w:pPr>
            <w:r>
              <w:t>4</w:t>
            </w:r>
          </w:p>
        </w:tc>
        <w:tc>
          <w:tcPr>
            <w:tcW w:w="1800" w:type="dxa"/>
          </w:tcPr>
          <w:p w14:paraId="6C9B6C00" w14:textId="77777777" w:rsidR="00B2583B" w:rsidRDefault="00000000">
            <w:pPr>
              <w:pStyle w:val="Compact"/>
              <w:jc w:val="right"/>
            </w:pPr>
            <w:r>
              <w:t>8</w:t>
            </w:r>
          </w:p>
        </w:tc>
        <w:tc>
          <w:tcPr>
            <w:tcW w:w="1320" w:type="dxa"/>
          </w:tcPr>
          <w:p w14:paraId="218B371C" w14:textId="77777777" w:rsidR="00B2583B" w:rsidRDefault="00000000">
            <w:pPr>
              <w:pStyle w:val="Compact"/>
              <w:jc w:val="right"/>
            </w:pPr>
            <w:r>
              <w:t>0.16319</w:t>
            </w:r>
          </w:p>
        </w:tc>
        <w:tc>
          <w:tcPr>
            <w:tcW w:w="1500" w:type="dxa"/>
          </w:tcPr>
          <w:p w14:paraId="74CDF16E" w14:textId="77777777" w:rsidR="00B2583B" w:rsidRDefault="00000000">
            <w:pPr>
              <w:pStyle w:val="Compact"/>
              <w:jc w:val="right"/>
            </w:pPr>
            <w:r>
              <w:t>4</w:t>
            </w:r>
          </w:p>
        </w:tc>
        <w:tc>
          <w:tcPr>
            <w:tcW w:w="600" w:type="dxa"/>
          </w:tcPr>
          <w:p w14:paraId="1BB3F503" w14:textId="77777777" w:rsidR="00B2583B" w:rsidRDefault="00000000">
            <w:pPr>
              <w:pStyle w:val="Compact"/>
              <w:jc w:val="right"/>
            </w:pPr>
            <w:r>
              <w:t>500.00</w:t>
            </w:r>
          </w:p>
        </w:tc>
      </w:tr>
      <w:tr w:rsidR="00B2583B" w14:paraId="041BDA13" w14:textId="77777777">
        <w:tc>
          <w:tcPr>
            <w:tcW w:w="1560" w:type="dxa"/>
          </w:tcPr>
          <w:p w14:paraId="49523C01" w14:textId="77777777" w:rsidR="00B2583B" w:rsidRDefault="00000000">
            <w:pPr>
              <w:pStyle w:val="Compact"/>
            </w:pPr>
            <w:r>
              <w:t>Chlamydomonas_priscui</w:t>
            </w:r>
          </w:p>
        </w:tc>
        <w:tc>
          <w:tcPr>
            <w:tcW w:w="1140" w:type="dxa"/>
          </w:tcPr>
          <w:p w14:paraId="72D4C6A8" w14:textId="77777777" w:rsidR="00B2583B" w:rsidRDefault="00000000">
            <w:pPr>
              <w:pStyle w:val="Compact"/>
              <w:jc w:val="right"/>
            </w:pPr>
            <w:r>
              <w:t>4</w:t>
            </w:r>
          </w:p>
        </w:tc>
        <w:tc>
          <w:tcPr>
            <w:tcW w:w="1800" w:type="dxa"/>
          </w:tcPr>
          <w:p w14:paraId="67D60221" w14:textId="77777777" w:rsidR="00B2583B" w:rsidRDefault="00000000">
            <w:pPr>
              <w:pStyle w:val="Compact"/>
              <w:jc w:val="right"/>
            </w:pPr>
            <w:r>
              <w:t>8</w:t>
            </w:r>
          </w:p>
        </w:tc>
        <w:tc>
          <w:tcPr>
            <w:tcW w:w="1320" w:type="dxa"/>
          </w:tcPr>
          <w:p w14:paraId="181CA9CC" w14:textId="77777777" w:rsidR="00B2583B" w:rsidRDefault="00000000">
            <w:pPr>
              <w:pStyle w:val="Compact"/>
              <w:jc w:val="right"/>
            </w:pPr>
            <w:r>
              <w:t>0.17520</w:t>
            </w:r>
          </w:p>
        </w:tc>
        <w:tc>
          <w:tcPr>
            <w:tcW w:w="1500" w:type="dxa"/>
          </w:tcPr>
          <w:p w14:paraId="1EAAA99D" w14:textId="77777777" w:rsidR="00B2583B" w:rsidRDefault="00000000">
            <w:pPr>
              <w:pStyle w:val="Compact"/>
              <w:jc w:val="right"/>
            </w:pPr>
            <w:r>
              <w:t>4</w:t>
            </w:r>
          </w:p>
        </w:tc>
        <w:tc>
          <w:tcPr>
            <w:tcW w:w="600" w:type="dxa"/>
          </w:tcPr>
          <w:p w14:paraId="1439AFD9" w14:textId="77777777" w:rsidR="00B2583B" w:rsidRDefault="00000000">
            <w:pPr>
              <w:pStyle w:val="Compact"/>
              <w:jc w:val="right"/>
            </w:pPr>
            <w:r>
              <w:t>70.00</w:t>
            </w:r>
          </w:p>
        </w:tc>
      </w:tr>
      <w:tr w:rsidR="00B2583B" w14:paraId="55854DBD" w14:textId="77777777">
        <w:tc>
          <w:tcPr>
            <w:tcW w:w="1560" w:type="dxa"/>
          </w:tcPr>
          <w:p w14:paraId="3B89ADE5" w14:textId="77777777" w:rsidR="00B2583B" w:rsidRDefault="00000000">
            <w:pPr>
              <w:pStyle w:val="Compact"/>
            </w:pPr>
            <w:r>
              <w:t>Chlamydomonas_priscui</w:t>
            </w:r>
          </w:p>
        </w:tc>
        <w:tc>
          <w:tcPr>
            <w:tcW w:w="1140" w:type="dxa"/>
          </w:tcPr>
          <w:p w14:paraId="2BE0FD5D" w14:textId="77777777" w:rsidR="00B2583B" w:rsidRDefault="00000000">
            <w:pPr>
              <w:pStyle w:val="Compact"/>
              <w:jc w:val="right"/>
            </w:pPr>
            <w:r>
              <w:t>4</w:t>
            </w:r>
          </w:p>
        </w:tc>
        <w:tc>
          <w:tcPr>
            <w:tcW w:w="1800" w:type="dxa"/>
          </w:tcPr>
          <w:p w14:paraId="7164A416" w14:textId="77777777" w:rsidR="00B2583B" w:rsidRDefault="00000000">
            <w:pPr>
              <w:pStyle w:val="Compact"/>
              <w:jc w:val="right"/>
            </w:pPr>
            <w:r>
              <w:t>8</w:t>
            </w:r>
          </w:p>
        </w:tc>
        <w:tc>
          <w:tcPr>
            <w:tcW w:w="1320" w:type="dxa"/>
          </w:tcPr>
          <w:p w14:paraId="3CF7CEE3" w14:textId="77777777" w:rsidR="00B2583B" w:rsidRDefault="00000000">
            <w:pPr>
              <w:pStyle w:val="Compact"/>
              <w:jc w:val="right"/>
            </w:pPr>
            <w:r>
              <w:t>0.17520</w:t>
            </w:r>
          </w:p>
        </w:tc>
        <w:tc>
          <w:tcPr>
            <w:tcW w:w="1500" w:type="dxa"/>
          </w:tcPr>
          <w:p w14:paraId="09C8ADB7" w14:textId="77777777" w:rsidR="00B2583B" w:rsidRDefault="00000000">
            <w:pPr>
              <w:pStyle w:val="Compact"/>
              <w:jc w:val="right"/>
            </w:pPr>
            <w:r>
              <w:t>4</w:t>
            </w:r>
          </w:p>
        </w:tc>
        <w:tc>
          <w:tcPr>
            <w:tcW w:w="600" w:type="dxa"/>
          </w:tcPr>
          <w:p w14:paraId="72BCF163" w14:textId="77777777" w:rsidR="00B2583B" w:rsidRDefault="00000000">
            <w:pPr>
              <w:pStyle w:val="Compact"/>
              <w:jc w:val="right"/>
            </w:pPr>
            <w:r>
              <w:t>700.00</w:t>
            </w:r>
          </w:p>
        </w:tc>
      </w:tr>
      <w:tr w:rsidR="00B2583B" w14:paraId="1F8D2515" w14:textId="77777777">
        <w:tc>
          <w:tcPr>
            <w:tcW w:w="1560" w:type="dxa"/>
          </w:tcPr>
          <w:p w14:paraId="76041F5A" w14:textId="77777777" w:rsidR="00B2583B" w:rsidRDefault="00000000">
            <w:pPr>
              <w:pStyle w:val="Compact"/>
            </w:pPr>
            <w:r>
              <w:t>Chlamydomonas_priscui</w:t>
            </w:r>
          </w:p>
        </w:tc>
        <w:tc>
          <w:tcPr>
            <w:tcW w:w="1140" w:type="dxa"/>
          </w:tcPr>
          <w:p w14:paraId="1733BBC8" w14:textId="77777777" w:rsidR="00B2583B" w:rsidRDefault="00000000">
            <w:pPr>
              <w:pStyle w:val="Compact"/>
              <w:jc w:val="right"/>
            </w:pPr>
            <w:r>
              <w:t>4</w:t>
            </w:r>
          </w:p>
        </w:tc>
        <w:tc>
          <w:tcPr>
            <w:tcW w:w="1800" w:type="dxa"/>
          </w:tcPr>
          <w:p w14:paraId="36B79357" w14:textId="77777777" w:rsidR="00B2583B" w:rsidRDefault="00000000">
            <w:pPr>
              <w:pStyle w:val="Compact"/>
              <w:jc w:val="right"/>
            </w:pPr>
            <w:r>
              <w:t>8</w:t>
            </w:r>
          </w:p>
        </w:tc>
        <w:tc>
          <w:tcPr>
            <w:tcW w:w="1320" w:type="dxa"/>
          </w:tcPr>
          <w:p w14:paraId="3B9C4679" w14:textId="77777777" w:rsidR="00B2583B" w:rsidRDefault="00000000">
            <w:pPr>
              <w:pStyle w:val="Compact"/>
              <w:jc w:val="right"/>
            </w:pPr>
            <w:r>
              <w:t>0.18819</w:t>
            </w:r>
          </w:p>
        </w:tc>
        <w:tc>
          <w:tcPr>
            <w:tcW w:w="1500" w:type="dxa"/>
          </w:tcPr>
          <w:p w14:paraId="75486FF0" w14:textId="77777777" w:rsidR="00B2583B" w:rsidRDefault="00000000">
            <w:pPr>
              <w:pStyle w:val="Compact"/>
              <w:jc w:val="right"/>
            </w:pPr>
            <w:r>
              <w:t>4</w:t>
            </w:r>
          </w:p>
        </w:tc>
        <w:tc>
          <w:tcPr>
            <w:tcW w:w="600" w:type="dxa"/>
          </w:tcPr>
          <w:p w14:paraId="76FB3E2C" w14:textId="77777777" w:rsidR="00B2583B" w:rsidRDefault="00000000">
            <w:pPr>
              <w:pStyle w:val="Compact"/>
              <w:jc w:val="right"/>
            </w:pPr>
            <w:r>
              <w:t>30.00</w:t>
            </w:r>
          </w:p>
        </w:tc>
      </w:tr>
      <w:tr w:rsidR="00B2583B" w14:paraId="398E3C5F" w14:textId="77777777">
        <w:tc>
          <w:tcPr>
            <w:tcW w:w="1560" w:type="dxa"/>
          </w:tcPr>
          <w:p w14:paraId="04D45D4A" w14:textId="77777777" w:rsidR="00B2583B" w:rsidRDefault="00000000">
            <w:pPr>
              <w:pStyle w:val="Compact"/>
            </w:pPr>
            <w:r>
              <w:t>Chlamydomonas_priscui</w:t>
            </w:r>
          </w:p>
        </w:tc>
        <w:tc>
          <w:tcPr>
            <w:tcW w:w="1140" w:type="dxa"/>
          </w:tcPr>
          <w:p w14:paraId="620B9E5F" w14:textId="77777777" w:rsidR="00B2583B" w:rsidRDefault="00000000">
            <w:pPr>
              <w:pStyle w:val="Compact"/>
              <w:jc w:val="right"/>
            </w:pPr>
            <w:r>
              <w:t>4</w:t>
            </w:r>
          </w:p>
        </w:tc>
        <w:tc>
          <w:tcPr>
            <w:tcW w:w="1800" w:type="dxa"/>
          </w:tcPr>
          <w:p w14:paraId="72C78F14" w14:textId="77777777" w:rsidR="00B2583B" w:rsidRDefault="00000000">
            <w:pPr>
              <w:pStyle w:val="Compact"/>
              <w:jc w:val="right"/>
            </w:pPr>
            <w:r>
              <w:t>8</w:t>
            </w:r>
          </w:p>
        </w:tc>
        <w:tc>
          <w:tcPr>
            <w:tcW w:w="1320" w:type="dxa"/>
          </w:tcPr>
          <w:p w14:paraId="6CC8FA09" w14:textId="77777777" w:rsidR="00B2583B" w:rsidRDefault="00000000">
            <w:pPr>
              <w:pStyle w:val="Compact"/>
              <w:jc w:val="right"/>
            </w:pPr>
            <w:r>
              <w:t>0.19212</w:t>
            </w:r>
          </w:p>
        </w:tc>
        <w:tc>
          <w:tcPr>
            <w:tcW w:w="1500" w:type="dxa"/>
          </w:tcPr>
          <w:p w14:paraId="752D0A33" w14:textId="77777777" w:rsidR="00B2583B" w:rsidRDefault="00000000">
            <w:pPr>
              <w:pStyle w:val="Compact"/>
              <w:jc w:val="right"/>
            </w:pPr>
            <w:r>
              <w:t>4</w:t>
            </w:r>
          </w:p>
        </w:tc>
        <w:tc>
          <w:tcPr>
            <w:tcW w:w="600" w:type="dxa"/>
          </w:tcPr>
          <w:p w14:paraId="5BED4C20" w14:textId="77777777" w:rsidR="00B2583B" w:rsidRDefault="00000000">
            <w:pPr>
              <w:pStyle w:val="Compact"/>
              <w:jc w:val="right"/>
            </w:pPr>
            <w:r>
              <w:t>70.00</w:t>
            </w:r>
          </w:p>
        </w:tc>
      </w:tr>
      <w:tr w:rsidR="00B2583B" w14:paraId="53255665" w14:textId="77777777">
        <w:tc>
          <w:tcPr>
            <w:tcW w:w="1560" w:type="dxa"/>
          </w:tcPr>
          <w:p w14:paraId="20AECCB3" w14:textId="77777777" w:rsidR="00B2583B" w:rsidRDefault="00000000">
            <w:pPr>
              <w:pStyle w:val="Compact"/>
            </w:pPr>
            <w:r>
              <w:t>Chlamydomonas_priscui</w:t>
            </w:r>
          </w:p>
        </w:tc>
        <w:tc>
          <w:tcPr>
            <w:tcW w:w="1140" w:type="dxa"/>
          </w:tcPr>
          <w:p w14:paraId="6CEFADBD" w14:textId="77777777" w:rsidR="00B2583B" w:rsidRDefault="00000000">
            <w:pPr>
              <w:pStyle w:val="Compact"/>
              <w:jc w:val="right"/>
            </w:pPr>
            <w:r>
              <w:t>4</w:t>
            </w:r>
          </w:p>
        </w:tc>
        <w:tc>
          <w:tcPr>
            <w:tcW w:w="1800" w:type="dxa"/>
          </w:tcPr>
          <w:p w14:paraId="41E92D23" w14:textId="77777777" w:rsidR="00B2583B" w:rsidRDefault="00000000">
            <w:pPr>
              <w:pStyle w:val="Compact"/>
              <w:jc w:val="right"/>
            </w:pPr>
            <w:r>
              <w:t>12</w:t>
            </w:r>
          </w:p>
        </w:tc>
        <w:tc>
          <w:tcPr>
            <w:tcW w:w="1320" w:type="dxa"/>
          </w:tcPr>
          <w:p w14:paraId="29756CC3" w14:textId="77777777" w:rsidR="00B2583B" w:rsidRDefault="00000000">
            <w:pPr>
              <w:pStyle w:val="Compact"/>
              <w:jc w:val="right"/>
            </w:pPr>
            <w:r>
              <w:t>0.16321</w:t>
            </w:r>
          </w:p>
        </w:tc>
        <w:tc>
          <w:tcPr>
            <w:tcW w:w="1500" w:type="dxa"/>
          </w:tcPr>
          <w:p w14:paraId="18DA2E8A" w14:textId="77777777" w:rsidR="00B2583B" w:rsidRDefault="00000000">
            <w:pPr>
              <w:pStyle w:val="Compact"/>
              <w:jc w:val="right"/>
            </w:pPr>
            <w:r>
              <w:t>4</w:t>
            </w:r>
          </w:p>
        </w:tc>
        <w:tc>
          <w:tcPr>
            <w:tcW w:w="600" w:type="dxa"/>
          </w:tcPr>
          <w:p w14:paraId="0538125E" w14:textId="77777777" w:rsidR="00B2583B" w:rsidRDefault="00000000">
            <w:pPr>
              <w:pStyle w:val="Compact"/>
              <w:jc w:val="right"/>
            </w:pPr>
            <w:r>
              <w:t>70.00</w:t>
            </w:r>
          </w:p>
        </w:tc>
      </w:tr>
      <w:tr w:rsidR="00B2583B" w14:paraId="7A1267AF" w14:textId="77777777">
        <w:tc>
          <w:tcPr>
            <w:tcW w:w="1560" w:type="dxa"/>
          </w:tcPr>
          <w:p w14:paraId="5A704E03" w14:textId="77777777" w:rsidR="00B2583B" w:rsidRDefault="00000000">
            <w:pPr>
              <w:pStyle w:val="Compact"/>
            </w:pPr>
            <w:r>
              <w:t>Chlamydomonas_priscui</w:t>
            </w:r>
          </w:p>
        </w:tc>
        <w:tc>
          <w:tcPr>
            <w:tcW w:w="1140" w:type="dxa"/>
          </w:tcPr>
          <w:p w14:paraId="216DA375" w14:textId="77777777" w:rsidR="00B2583B" w:rsidRDefault="00000000">
            <w:pPr>
              <w:pStyle w:val="Compact"/>
              <w:jc w:val="right"/>
            </w:pPr>
            <w:r>
              <w:t>4</w:t>
            </w:r>
          </w:p>
        </w:tc>
        <w:tc>
          <w:tcPr>
            <w:tcW w:w="1800" w:type="dxa"/>
          </w:tcPr>
          <w:p w14:paraId="0624753B" w14:textId="77777777" w:rsidR="00B2583B" w:rsidRDefault="00000000">
            <w:pPr>
              <w:pStyle w:val="Compact"/>
              <w:jc w:val="right"/>
            </w:pPr>
            <w:r>
              <w:t>12</w:t>
            </w:r>
          </w:p>
        </w:tc>
        <w:tc>
          <w:tcPr>
            <w:tcW w:w="1320" w:type="dxa"/>
          </w:tcPr>
          <w:p w14:paraId="3FB214FA" w14:textId="77777777" w:rsidR="00B2583B" w:rsidRDefault="00000000">
            <w:pPr>
              <w:pStyle w:val="Compact"/>
              <w:jc w:val="right"/>
            </w:pPr>
            <w:r>
              <w:t>0.16321</w:t>
            </w:r>
          </w:p>
        </w:tc>
        <w:tc>
          <w:tcPr>
            <w:tcW w:w="1500" w:type="dxa"/>
          </w:tcPr>
          <w:p w14:paraId="2DDB8BAB" w14:textId="77777777" w:rsidR="00B2583B" w:rsidRDefault="00000000">
            <w:pPr>
              <w:pStyle w:val="Compact"/>
              <w:jc w:val="right"/>
            </w:pPr>
            <w:r>
              <w:t>4</w:t>
            </w:r>
          </w:p>
        </w:tc>
        <w:tc>
          <w:tcPr>
            <w:tcW w:w="600" w:type="dxa"/>
          </w:tcPr>
          <w:p w14:paraId="5A89F896" w14:textId="77777777" w:rsidR="00B2583B" w:rsidRDefault="00000000">
            <w:pPr>
              <w:pStyle w:val="Compact"/>
              <w:jc w:val="right"/>
            </w:pPr>
            <w:r>
              <w:t>700.00</w:t>
            </w:r>
          </w:p>
        </w:tc>
      </w:tr>
      <w:tr w:rsidR="00B2583B" w14:paraId="26956A26" w14:textId="77777777">
        <w:tc>
          <w:tcPr>
            <w:tcW w:w="1560" w:type="dxa"/>
          </w:tcPr>
          <w:p w14:paraId="2F209292" w14:textId="77777777" w:rsidR="00B2583B" w:rsidRDefault="00000000">
            <w:pPr>
              <w:pStyle w:val="Compact"/>
            </w:pPr>
            <w:r>
              <w:t>Chlamydomonas_priscui</w:t>
            </w:r>
          </w:p>
        </w:tc>
        <w:tc>
          <w:tcPr>
            <w:tcW w:w="1140" w:type="dxa"/>
          </w:tcPr>
          <w:p w14:paraId="0FA3B765" w14:textId="77777777" w:rsidR="00B2583B" w:rsidRDefault="00000000">
            <w:pPr>
              <w:pStyle w:val="Compact"/>
              <w:jc w:val="right"/>
            </w:pPr>
            <w:r>
              <w:t>4</w:t>
            </w:r>
          </w:p>
        </w:tc>
        <w:tc>
          <w:tcPr>
            <w:tcW w:w="1800" w:type="dxa"/>
          </w:tcPr>
          <w:p w14:paraId="16BF54B1" w14:textId="77777777" w:rsidR="00B2583B" w:rsidRDefault="00000000">
            <w:pPr>
              <w:pStyle w:val="Compact"/>
              <w:jc w:val="right"/>
            </w:pPr>
            <w:r>
              <w:t>12</w:t>
            </w:r>
          </w:p>
        </w:tc>
        <w:tc>
          <w:tcPr>
            <w:tcW w:w="1320" w:type="dxa"/>
          </w:tcPr>
          <w:p w14:paraId="4520CA37" w14:textId="77777777" w:rsidR="00B2583B" w:rsidRDefault="00000000">
            <w:pPr>
              <w:pStyle w:val="Compact"/>
              <w:jc w:val="right"/>
            </w:pPr>
            <w:r>
              <w:t>0.16723</w:t>
            </w:r>
          </w:p>
        </w:tc>
        <w:tc>
          <w:tcPr>
            <w:tcW w:w="1500" w:type="dxa"/>
          </w:tcPr>
          <w:p w14:paraId="15FA7780" w14:textId="77777777" w:rsidR="00B2583B" w:rsidRDefault="00000000">
            <w:pPr>
              <w:pStyle w:val="Compact"/>
              <w:jc w:val="right"/>
            </w:pPr>
            <w:r>
              <w:t>4</w:t>
            </w:r>
          </w:p>
        </w:tc>
        <w:tc>
          <w:tcPr>
            <w:tcW w:w="600" w:type="dxa"/>
          </w:tcPr>
          <w:p w14:paraId="44C722F8" w14:textId="77777777" w:rsidR="00B2583B" w:rsidRDefault="00000000">
            <w:pPr>
              <w:pStyle w:val="Compact"/>
              <w:jc w:val="right"/>
            </w:pPr>
            <w:r>
              <w:t>500.00</w:t>
            </w:r>
          </w:p>
        </w:tc>
      </w:tr>
      <w:tr w:rsidR="00B2583B" w14:paraId="291B35C7" w14:textId="77777777">
        <w:tc>
          <w:tcPr>
            <w:tcW w:w="1560" w:type="dxa"/>
          </w:tcPr>
          <w:p w14:paraId="4D15F66A" w14:textId="77777777" w:rsidR="00B2583B" w:rsidRDefault="00000000">
            <w:pPr>
              <w:pStyle w:val="Compact"/>
            </w:pPr>
            <w:r>
              <w:t>Chlamydomonas_priscui</w:t>
            </w:r>
          </w:p>
        </w:tc>
        <w:tc>
          <w:tcPr>
            <w:tcW w:w="1140" w:type="dxa"/>
          </w:tcPr>
          <w:p w14:paraId="5E9B2CB4" w14:textId="77777777" w:rsidR="00B2583B" w:rsidRDefault="00000000">
            <w:pPr>
              <w:pStyle w:val="Compact"/>
              <w:jc w:val="right"/>
            </w:pPr>
            <w:r>
              <w:t>4</w:t>
            </w:r>
          </w:p>
        </w:tc>
        <w:tc>
          <w:tcPr>
            <w:tcW w:w="1800" w:type="dxa"/>
          </w:tcPr>
          <w:p w14:paraId="020EDA53" w14:textId="77777777" w:rsidR="00B2583B" w:rsidRDefault="00000000">
            <w:pPr>
              <w:pStyle w:val="Compact"/>
              <w:jc w:val="right"/>
            </w:pPr>
            <w:r>
              <w:t>12</w:t>
            </w:r>
          </w:p>
        </w:tc>
        <w:tc>
          <w:tcPr>
            <w:tcW w:w="1320" w:type="dxa"/>
          </w:tcPr>
          <w:p w14:paraId="0EDA48F8" w14:textId="77777777" w:rsidR="00B2583B" w:rsidRDefault="00000000">
            <w:pPr>
              <w:pStyle w:val="Compact"/>
              <w:jc w:val="right"/>
            </w:pPr>
            <w:r>
              <w:t>0.19074</w:t>
            </w:r>
          </w:p>
        </w:tc>
        <w:tc>
          <w:tcPr>
            <w:tcW w:w="1500" w:type="dxa"/>
          </w:tcPr>
          <w:p w14:paraId="672E0904" w14:textId="77777777" w:rsidR="00B2583B" w:rsidRDefault="00000000">
            <w:pPr>
              <w:pStyle w:val="Compact"/>
              <w:jc w:val="right"/>
            </w:pPr>
            <w:r>
              <w:t>4</w:t>
            </w:r>
          </w:p>
        </w:tc>
        <w:tc>
          <w:tcPr>
            <w:tcW w:w="600" w:type="dxa"/>
          </w:tcPr>
          <w:p w14:paraId="6C1CD4C3" w14:textId="77777777" w:rsidR="00B2583B" w:rsidRDefault="00000000">
            <w:pPr>
              <w:pStyle w:val="Compact"/>
              <w:jc w:val="right"/>
            </w:pPr>
            <w:r>
              <w:t>30.00</w:t>
            </w:r>
          </w:p>
        </w:tc>
      </w:tr>
      <w:tr w:rsidR="00B2583B" w14:paraId="6EBB8F13" w14:textId="77777777">
        <w:tc>
          <w:tcPr>
            <w:tcW w:w="1560" w:type="dxa"/>
          </w:tcPr>
          <w:p w14:paraId="13EACD5E" w14:textId="77777777" w:rsidR="00B2583B" w:rsidRDefault="00000000">
            <w:pPr>
              <w:pStyle w:val="Compact"/>
            </w:pPr>
            <w:r>
              <w:t>Chlamydomonas_priscui</w:t>
            </w:r>
          </w:p>
        </w:tc>
        <w:tc>
          <w:tcPr>
            <w:tcW w:w="1140" w:type="dxa"/>
          </w:tcPr>
          <w:p w14:paraId="31D539DC" w14:textId="77777777" w:rsidR="00B2583B" w:rsidRDefault="00000000">
            <w:pPr>
              <w:pStyle w:val="Compact"/>
              <w:jc w:val="right"/>
            </w:pPr>
            <w:r>
              <w:t>4</w:t>
            </w:r>
          </w:p>
        </w:tc>
        <w:tc>
          <w:tcPr>
            <w:tcW w:w="1800" w:type="dxa"/>
          </w:tcPr>
          <w:p w14:paraId="5C1974ED" w14:textId="77777777" w:rsidR="00B2583B" w:rsidRDefault="00000000">
            <w:pPr>
              <w:pStyle w:val="Compact"/>
              <w:jc w:val="right"/>
            </w:pPr>
            <w:r>
              <w:t>12</w:t>
            </w:r>
          </w:p>
        </w:tc>
        <w:tc>
          <w:tcPr>
            <w:tcW w:w="1320" w:type="dxa"/>
          </w:tcPr>
          <w:p w14:paraId="57A7974A" w14:textId="77777777" w:rsidR="00B2583B" w:rsidRDefault="00000000">
            <w:pPr>
              <w:pStyle w:val="Compact"/>
              <w:jc w:val="right"/>
            </w:pPr>
            <w:r>
              <w:t>0.19644</w:t>
            </w:r>
          </w:p>
        </w:tc>
        <w:tc>
          <w:tcPr>
            <w:tcW w:w="1500" w:type="dxa"/>
          </w:tcPr>
          <w:p w14:paraId="5363E100" w14:textId="77777777" w:rsidR="00B2583B" w:rsidRDefault="00000000">
            <w:pPr>
              <w:pStyle w:val="Compact"/>
              <w:jc w:val="right"/>
            </w:pPr>
            <w:r>
              <w:t>4</w:t>
            </w:r>
          </w:p>
        </w:tc>
        <w:tc>
          <w:tcPr>
            <w:tcW w:w="600" w:type="dxa"/>
          </w:tcPr>
          <w:p w14:paraId="39BBA527" w14:textId="77777777" w:rsidR="00B2583B" w:rsidRDefault="00000000">
            <w:pPr>
              <w:pStyle w:val="Compact"/>
              <w:jc w:val="right"/>
            </w:pPr>
            <w:r>
              <w:t>70.00</w:t>
            </w:r>
          </w:p>
        </w:tc>
      </w:tr>
      <w:tr w:rsidR="00B2583B" w14:paraId="2B587D07" w14:textId="77777777">
        <w:tc>
          <w:tcPr>
            <w:tcW w:w="1560" w:type="dxa"/>
          </w:tcPr>
          <w:p w14:paraId="2C6CB7CD" w14:textId="77777777" w:rsidR="00B2583B" w:rsidRDefault="00000000">
            <w:pPr>
              <w:pStyle w:val="Compact"/>
            </w:pPr>
            <w:r>
              <w:t>Chlamydomonas_priscui</w:t>
            </w:r>
          </w:p>
        </w:tc>
        <w:tc>
          <w:tcPr>
            <w:tcW w:w="1140" w:type="dxa"/>
          </w:tcPr>
          <w:p w14:paraId="61D3FC87" w14:textId="77777777" w:rsidR="00B2583B" w:rsidRDefault="00000000">
            <w:pPr>
              <w:pStyle w:val="Compact"/>
              <w:jc w:val="right"/>
            </w:pPr>
            <w:r>
              <w:t>4</w:t>
            </w:r>
          </w:p>
        </w:tc>
        <w:tc>
          <w:tcPr>
            <w:tcW w:w="1800" w:type="dxa"/>
          </w:tcPr>
          <w:p w14:paraId="1C8BA4B5" w14:textId="77777777" w:rsidR="00B2583B" w:rsidRDefault="00000000">
            <w:pPr>
              <w:pStyle w:val="Compact"/>
              <w:jc w:val="right"/>
            </w:pPr>
            <w:r>
              <w:t>16</w:t>
            </w:r>
          </w:p>
        </w:tc>
        <w:tc>
          <w:tcPr>
            <w:tcW w:w="1320" w:type="dxa"/>
          </w:tcPr>
          <w:p w14:paraId="343A692E" w14:textId="77777777" w:rsidR="00B2583B" w:rsidRDefault="00000000">
            <w:pPr>
              <w:pStyle w:val="Compact"/>
              <w:jc w:val="right"/>
            </w:pPr>
            <w:r>
              <w:t>0.16327</w:t>
            </w:r>
          </w:p>
        </w:tc>
        <w:tc>
          <w:tcPr>
            <w:tcW w:w="1500" w:type="dxa"/>
          </w:tcPr>
          <w:p w14:paraId="3FE1D0BE" w14:textId="77777777" w:rsidR="00B2583B" w:rsidRDefault="00000000">
            <w:pPr>
              <w:pStyle w:val="Compact"/>
              <w:jc w:val="right"/>
            </w:pPr>
            <w:r>
              <w:t>4</w:t>
            </w:r>
          </w:p>
        </w:tc>
        <w:tc>
          <w:tcPr>
            <w:tcW w:w="600" w:type="dxa"/>
          </w:tcPr>
          <w:p w14:paraId="5511EA5B" w14:textId="77777777" w:rsidR="00B2583B" w:rsidRDefault="00000000">
            <w:pPr>
              <w:pStyle w:val="Compact"/>
              <w:jc w:val="right"/>
            </w:pPr>
            <w:r>
              <w:t>500.00</w:t>
            </w:r>
          </w:p>
        </w:tc>
      </w:tr>
      <w:tr w:rsidR="00B2583B" w14:paraId="2BD3AD32" w14:textId="77777777">
        <w:tc>
          <w:tcPr>
            <w:tcW w:w="1560" w:type="dxa"/>
          </w:tcPr>
          <w:p w14:paraId="7CC13275" w14:textId="77777777" w:rsidR="00B2583B" w:rsidRDefault="00000000">
            <w:pPr>
              <w:pStyle w:val="Compact"/>
            </w:pPr>
            <w:r>
              <w:t>Chlamydomonas_priscui</w:t>
            </w:r>
          </w:p>
        </w:tc>
        <w:tc>
          <w:tcPr>
            <w:tcW w:w="1140" w:type="dxa"/>
          </w:tcPr>
          <w:p w14:paraId="1AB9A632" w14:textId="77777777" w:rsidR="00B2583B" w:rsidRDefault="00000000">
            <w:pPr>
              <w:pStyle w:val="Compact"/>
              <w:jc w:val="right"/>
            </w:pPr>
            <w:r>
              <w:t>4</w:t>
            </w:r>
          </w:p>
        </w:tc>
        <w:tc>
          <w:tcPr>
            <w:tcW w:w="1800" w:type="dxa"/>
          </w:tcPr>
          <w:p w14:paraId="5F299106" w14:textId="77777777" w:rsidR="00B2583B" w:rsidRDefault="00000000">
            <w:pPr>
              <w:pStyle w:val="Compact"/>
              <w:jc w:val="right"/>
            </w:pPr>
            <w:r>
              <w:t>16</w:t>
            </w:r>
          </w:p>
        </w:tc>
        <w:tc>
          <w:tcPr>
            <w:tcW w:w="1320" w:type="dxa"/>
          </w:tcPr>
          <w:p w14:paraId="58AD6A3F" w14:textId="77777777" w:rsidR="00B2583B" w:rsidRDefault="00000000">
            <w:pPr>
              <w:pStyle w:val="Compact"/>
              <w:jc w:val="right"/>
            </w:pPr>
            <w:r>
              <w:t>0.16513</w:t>
            </w:r>
          </w:p>
        </w:tc>
        <w:tc>
          <w:tcPr>
            <w:tcW w:w="1500" w:type="dxa"/>
          </w:tcPr>
          <w:p w14:paraId="0FD1CF47" w14:textId="77777777" w:rsidR="00B2583B" w:rsidRDefault="00000000">
            <w:pPr>
              <w:pStyle w:val="Compact"/>
              <w:jc w:val="right"/>
            </w:pPr>
            <w:r>
              <w:t>4</w:t>
            </w:r>
          </w:p>
        </w:tc>
        <w:tc>
          <w:tcPr>
            <w:tcW w:w="600" w:type="dxa"/>
          </w:tcPr>
          <w:p w14:paraId="7F0988D7" w14:textId="77777777" w:rsidR="00B2583B" w:rsidRDefault="00000000">
            <w:pPr>
              <w:pStyle w:val="Compact"/>
              <w:jc w:val="right"/>
            </w:pPr>
            <w:r>
              <w:t>70.00</w:t>
            </w:r>
          </w:p>
        </w:tc>
      </w:tr>
      <w:tr w:rsidR="00B2583B" w14:paraId="07DC8EAB" w14:textId="77777777">
        <w:tc>
          <w:tcPr>
            <w:tcW w:w="1560" w:type="dxa"/>
          </w:tcPr>
          <w:p w14:paraId="72A83233" w14:textId="77777777" w:rsidR="00B2583B" w:rsidRDefault="00000000">
            <w:pPr>
              <w:pStyle w:val="Compact"/>
            </w:pPr>
            <w:r>
              <w:t>Chlamydomonas_priscui</w:t>
            </w:r>
          </w:p>
        </w:tc>
        <w:tc>
          <w:tcPr>
            <w:tcW w:w="1140" w:type="dxa"/>
          </w:tcPr>
          <w:p w14:paraId="399AC2F7" w14:textId="77777777" w:rsidR="00B2583B" w:rsidRDefault="00000000">
            <w:pPr>
              <w:pStyle w:val="Compact"/>
              <w:jc w:val="right"/>
            </w:pPr>
            <w:r>
              <w:t>4</w:t>
            </w:r>
          </w:p>
        </w:tc>
        <w:tc>
          <w:tcPr>
            <w:tcW w:w="1800" w:type="dxa"/>
          </w:tcPr>
          <w:p w14:paraId="01366210" w14:textId="77777777" w:rsidR="00B2583B" w:rsidRDefault="00000000">
            <w:pPr>
              <w:pStyle w:val="Compact"/>
              <w:jc w:val="right"/>
            </w:pPr>
            <w:r>
              <w:t>16</w:t>
            </w:r>
          </w:p>
        </w:tc>
        <w:tc>
          <w:tcPr>
            <w:tcW w:w="1320" w:type="dxa"/>
          </w:tcPr>
          <w:p w14:paraId="1E5CBB9C" w14:textId="77777777" w:rsidR="00B2583B" w:rsidRDefault="00000000">
            <w:pPr>
              <w:pStyle w:val="Compact"/>
              <w:jc w:val="right"/>
            </w:pPr>
            <w:r>
              <w:t>0.19307</w:t>
            </w:r>
          </w:p>
        </w:tc>
        <w:tc>
          <w:tcPr>
            <w:tcW w:w="1500" w:type="dxa"/>
          </w:tcPr>
          <w:p w14:paraId="66960133" w14:textId="77777777" w:rsidR="00B2583B" w:rsidRDefault="00000000">
            <w:pPr>
              <w:pStyle w:val="Compact"/>
              <w:jc w:val="right"/>
            </w:pPr>
            <w:r>
              <w:t>4</w:t>
            </w:r>
          </w:p>
        </w:tc>
        <w:tc>
          <w:tcPr>
            <w:tcW w:w="600" w:type="dxa"/>
          </w:tcPr>
          <w:p w14:paraId="23B8E958" w14:textId="77777777" w:rsidR="00B2583B" w:rsidRDefault="00000000">
            <w:pPr>
              <w:pStyle w:val="Compact"/>
              <w:jc w:val="right"/>
            </w:pPr>
            <w:r>
              <w:t>30.00</w:t>
            </w:r>
          </w:p>
        </w:tc>
      </w:tr>
      <w:tr w:rsidR="00B2583B" w14:paraId="5E379D60" w14:textId="77777777">
        <w:tc>
          <w:tcPr>
            <w:tcW w:w="1560" w:type="dxa"/>
          </w:tcPr>
          <w:p w14:paraId="3359E45A" w14:textId="77777777" w:rsidR="00B2583B" w:rsidRDefault="00000000">
            <w:pPr>
              <w:pStyle w:val="Compact"/>
            </w:pPr>
            <w:r>
              <w:t>Chlamydomonas_priscui</w:t>
            </w:r>
          </w:p>
        </w:tc>
        <w:tc>
          <w:tcPr>
            <w:tcW w:w="1140" w:type="dxa"/>
          </w:tcPr>
          <w:p w14:paraId="1A9A2D4F" w14:textId="77777777" w:rsidR="00B2583B" w:rsidRDefault="00000000">
            <w:pPr>
              <w:pStyle w:val="Compact"/>
              <w:jc w:val="right"/>
            </w:pPr>
            <w:r>
              <w:t>8</w:t>
            </w:r>
          </w:p>
        </w:tc>
        <w:tc>
          <w:tcPr>
            <w:tcW w:w="1800" w:type="dxa"/>
          </w:tcPr>
          <w:p w14:paraId="27C8F6A8" w14:textId="77777777" w:rsidR="00B2583B" w:rsidRDefault="00000000">
            <w:pPr>
              <w:pStyle w:val="Compact"/>
              <w:jc w:val="right"/>
            </w:pPr>
            <w:r>
              <w:t>2</w:t>
            </w:r>
          </w:p>
        </w:tc>
        <w:tc>
          <w:tcPr>
            <w:tcW w:w="1320" w:type="dxa"/>
          </w:tcPr>
          <w:p w14:paraId="63AB6565" w14:textId="77777777" w:rsidR="00B2583B" w:rsidRDefault="00000000">
            <w:pPr>
              <w:pStyle w:val="Compact"/>
              <w:jc w:val="right"/>
            </w:pPr>
            <w:r>
              <w:t>0.08950</w:t>
            </w:r>
          </w:p>
        </w:tc>
        <w:tc>
          <w:tcPr>
            <w:tcW w:w="1500" w:type="dxa"/>
          </w:tcPr>
          <w:p w14:paraId="415DAFC7" w14:textId="77777777" w:rsidR="00B2583B" w:rsidRDefault="00000000">
            <w:pPr>
              <w:pStyle w:val="Compact"/>
              <w:jc w:val="right"/>
            </w:pPr>
            <w:r>
              <w:t>4</w:t>
            </w:r>
          </w:p>
        </w:tc>
        <w:tc>
          <w:tcPr>
            <w:tcW w:w="600" w:type="dxa"/>
          </w:tcPr>
          <w:p w14:paraId="422D4833" w14:textId="77777777" w:rsidR="00B2583B" w:rsidRDefault="00000000">
            <w:pPr>
              <w:pStyle w:val="Compact"/>
              <w:jc w:val="right"/>
            </w:pPr>
            <w:r>
              <w:t>500.00</w:t>
            </w:r>
          </w:p>
        </w:tc>
      </w:tr>
      <w:tr w:rsidR="00B2583B" w14:paraId="4E7EC66B" w14:textId="77777777">
        <w:tc>
          <w:tcPr>
            <w:tcW w:w="1560" w:type="dxa"/>
          </w:tcPr>
          <w:p w14:paraId="169D4558" w14:textId="77777777" w:rsidR="00B2583B" w:rsidRDefault="00000000">
            <w:pPr>
              <w:pStyle w:val="Compact"/>
            </w:pPr>
            <w:r>
              <w:t>Chlamydomonas_priscui</w:t>
            </w:r>
          </w:p>
        </w:tc>
        <w:tc>
          <w:tcPr>
            <w:tcW w:w="1140" w:type="dxa"/>
          </w:tcPr>
          <w:p w14:paraId="2A79EFCD" w14:textId="77777777" w:rsidR="00B2583B" w:rsidRDefault="00000000">
            <w:pPr>
              <w:pStyle w:val="Compact"/>
              <w:jc w:val="right"/>
            </w:pPr>
            <w:r>
              <w:t>8</w:t>
            </w:r>
          </w:p>
        </w:tc>
        <w:tc>
          <w:tcPr>
            <w:tcW w:w="1800" w:type="dxa"/>
          </w:tcPr>
          <w:p w14:paraId="22F1531B" w14:textId="77777777" w:rsidR="00B2583B" w:rsidRDefault="00000000">
            <w:pPr>
              <w:pStyle w:val="Compact"/>
              <w:jc w:val="right"/>
            </w:pPr>
            <w:r>
              <w:t>2</w:t>
            </w:r>
          </w:p>
        </w:tc>
        <w:tc>
          <w:tcPr>
            <w:tcW w:w="1320" w:type="dxa"/>
          </w:tcPr>
          <w:p w14:paraId="1F0DFF2A" w14:textId="77777777" w:rsidR="00B2583B" w:rsidRDefault="00000000">
            <w:pPr>
              <w:pStyle w:val="Compact"/>
              <w:jc w:val="right"/>
            </w:pPr>
            <w:r>
              <w:t>0.10132</w:t>
            </w:r>
          </w:p>
        </w:tc>
        <w:tc>
          <w:tcPr>
            <w:tcW w:w="1500" w:type="dxa"/>
          </w:tcPr>
          <w:p w14:paraId="7702A541" w14:textId="77777777" w:rsidR="00B2583B" w:rsidRDefault="00000000">
            <w:pPr>
              <w:pStyle w:val="Compact"/>
              <w:jc w:val="right"/>
            </w:pPr>
            <w:r>
              <w:t>4</w:t>
            </w:r>
          </w:p>
        </w:tc>
        <w:tc>
          <w:tcPr>
            <w:tcW w:w="600" w:type="dxa"/>
          </w:tcPr>
          <w:p w14:paraId="3B8A94E4" w14:textId="77777777" w:rsidR="00B2583B" w:rsidRDefault="00000000">
            <w:pPr>
              <w:pStyle w:val="Compact"/>
              <w:jc w:val="right"/>
            </w:pPr>
            <w:r>
              <w:t>70.00</w:t>
            </w:r>
          </w:p>
        </w:tc>
      </w:tr>
      <w:tr w:rsidR="00B2583B" w14:paraId="3A1ACFE4" w14:textId="77777777">
        <w:tc>
          <w:tcPr>
            <w:tcW w:w="1560" w:type="dxa"/>
          </w:tcPr>
          <w:p w14:paraId="708EDDAC" w14:textId="77777777" w:rsidR="00B2583B" w:rsidRDefault="00000000">
            <w:pPr>
              <w:pStyle w:val="Compact"/>
            </w:pPr>
            <w:r>
              <w:t>Chlamydomonas_priscui</w:t>
            </w:r>
          </w:p>
        </w:tc>
        <w:tc>
          <w:tcPr>
            <w:tcW w:w="1140" w:type="dxa"/>
          </w:tcPr>
          <w:p w14:paraId="33DAF16B" w14:textId="77777777" w:rsidR="00B2583B" w:rsidRDefault="00000000">
            <w:pPr>
              <w:pStyle w:val="Compact"/>
              <w:jc w:val="right"/>
            </w:pPr>
            <w:r>
              <w:t>8</w:t>
            </w:r>
          </w:p>
        </w:tc>
        <w:tc>
          <w:tcPr>
            <w:tcW w:w="1800" w:type="dxa"/>
          </w:tcPr>
          <w:p w14:paraId="716C58EE" w14:textId="77777777" w:rsidR="00B2583B" w:rsidRDefault="00000000">
            <w:pPr>
              <w:pStyle w:val="Compact"/>
              <w:jc w:val="right"/>
            </w:pPr>
            <w:r>
              <w:t>2</w:t>
            </w:r>
          </w:p>
        </w:tc>
        <w:tc>
          <w:tcPr>
            <w:tcW w:w="1320" w:type="dxa"/>
          </w:tcPr>
          <w:p w14:paraId="649C921A" w14:textId="77777777" w:rsidR="00B2583B" w:rsidRDefault="00000000">
            <w:pPr>
              <w:pStyle w:val="Compact"/>
              <w:jc w:val="right"/>
            </w:pPr>
            <w:r>
              <w:t>0.10249</w:t>
            </w:r>
          </w:p>
        </w:tc>
        <w:tc>
          <w:tcPr>
            <w:tcW w:w="1500" w:type="dxa"/>
          </w:tcPr>
          <w:p w14:paraId="659DE229" w14:textId="77777777" w:rsidR="00B2583B" w:rsidRDefault="00000000">
            <w:pPr>
              <w:pStyle w:val="Compact"/>
              <w:jc w:val="right"/>
            </w:pPr>
            <w:r>
              <w:t>4</w:t>
            </w:r>
          </w:p>
        </w:tc>
        <w:tc>
          <w:tcPr>
            <w:tcW w:w="600" w:type="dxa"/>
          </w:tcPr>
          <w:p w14:paraId="74FA1C41" w14:textId="77777777" w:rsidR="00B2583B" w:rsidRDefault="00000000">
            <w:pPr>
              <w:pStyle w:val="Compact"/>
              <w:jc w:val="right"/>
            </w:pPr>
            <w:r>
              <w:t>30.00</w:t>
            </w:r>
          </w:p>
        </w:tc>
      </w:tr>
      <w:tr w:rsidR="00B2583B" w14:paraId="323EB718" w14:textId="77777777">
        <w:tc>
          <w:tcPr>
            <w:tcW w:w="1560" w:type="dxa"/>
          </w:tcPr>
          <w:p w14:paraId="31A6356C" w14:textId="77777777" w:rsidR="00B2583B" w:rsidRDefault="00000000">
            <w:pPr>
              <w:pStyle w:val="Compact"/>
            </w:pPr>
            <w:r>
              <w:t>Chlamydomonas_priscui</w:t>
            </w:r>
          </w:p>
        </w:tc>
        <w:tc>
          <w:tcPr>
            <w:tcW w:w="1140" w:type="dxa"/>
          </w:tcPr>
          <w:p w14:paraId="505C30AC" w14:textId="77777777" w:rsidR="00B2583B" w:rsidRDefault="00000000">
            <w:pPr>
              <w:pStyle w:val="Compact"/>
              <w:jc w:val="right"/>
            </w:pPr>
            <w:r>
              <w:t>8</w:t>
            </w:r>
          </w:p>
        </w:tc>
        <w:tc>
          <w:tcPr>
            <w:tcW w:w="1800" w:type="dxa"/>
          </w:tcPr>
          <w:p w14:paraId="7BC4186A" w14:textId="77777777" w:rsidR="00B2583B" w:rsidRDefault="00000000">
            <w:pPr>
              <w:pStyle w:val="Compact"/>
              <w:jc w:val="right"/>
            </w:pPr>
            <w:r>
              <w:t>4</w:t>
            </w:r>
          </w:p>
        </w:tc>
        <w:tc>
          <w:tcPr>
            <w:tcW w:w="1320" w:type="dxa"/>
          </w:tcPr>
          <w:p w14:paraId="2CE983DC" w14:textId="77777777" w:rsidR="00B2583B" w:rsidRDefault="00000000">
            <w:pPr>
              <w:pStyle w:val="Compact"/>
              <w:jc w:val="right"/>
            </w:pPr>
            <w:r>
              <w:t>0.09120</w:t>
            </w:r>
          </w:p>
        </w:tc>
        <w:tc>
          <w:tcPr>
            <w:tcW w:w="1500" w:type="dxa"/>
          </w:tcPr>
          <w:p w14:paraId="15745163" w14:textId="77777777" w:rsidR="00B2583B" w:rsidRDefault="00000000">
            <w:pPr>
              <w:pStyle w:val="Compact"/>
              <w:jc w:val="right"/>
            </w:pPr>
            <w:r>
              <w:t>4</w:t>
            </w:r>
          </w:p>
        </w:tc>
        <w:tc>
          <w:tcPr>
            <w:tcW w:w="600" w:type="dxa"/>
          </w:tcPr>
          <w:p w14:paraId="2A62FADD" w14:textId="77777777" w:rsidR="00B2583B" w:rsidRDefault="00000000">
            <w:pPr>
              <w:pStyle w:val="Compact"/>
              <w:jc w:val="right"/>
            </w:pPr>
            <w:r>
              <w:t>500.00</w:t>
            </w:r>
          </w:p>
        </w:tc>
      </w:tr>
      <w:tr w:rsidR="00B2583B" w14:paraId="0FE90F91" w14:textId="77777777">
        <w:tc>
          <w:tcPr>
            <w:tcW w:w="1560" w:type="dxa"/>
          </w:tcPr>
          <w:p w14:paraId="2B02E026" w14:textId="77777777" w:rsidR="00B2583B" w:rsidRDefault="00000000">
            <w:pPr>
              <w:pStyle w:val="Compact"/>
            </w:pPr>
            <w:r>
              <w:t>Chlamydomonas_priscui</w:t>
            </w:r>
          </w:p>
        </w:tc>
        <w:tc>
          <w:tcPr>
            <w:tcW w:w="1140" w:type="dxa"/>
          </w:tcPr>
          <w:p w14:paraId="285DCFC6" w14:textId="77777777" w:rsidR="00B2583B" w:rsidRDefault="00000000">
            <w:pPr>
              <w:pStyle w:val="Compact"/>
              <w:jc w:val="right"/>
            </w:pPr>
            <w:r>
              <w:t>8</w:t>
            </w:r>
          </w:p>
        </w:tc>
        <w:tc>
          <w:tcPr>
            <w:tcW w:w="1800" w:type="dxa"/>
          </w:tcPr>
          <w:p w14:paraId="31F89AB9" w14:textId="77777777" w:rsidR="00B2583B" w:rsidRDefault="00000000">
            <w:pPr>
              <w:pStyle w:val="Compact"/>
              <w:jc w:val="right"/>
            </w:pPr>
            <w:r>
              <w:t>4</w:t>
            </w:r>
          </w:p>
        </w:tc>
        <w:tc>
          <w:tcPr>
            <w:tcW w:w="1320" w:type="dxa"/>
          </w:tcPr>
          <w:p w14:paraId="2954831A" w14:textId="77777777" w:rsidR="00B2583B" w:rsidRDefault="00000000">
            <w:pPr>
              <w:pStyle w:val="Compact"/>
              <w:jc w:val="right"/>
            </w:pPr>
            <w:r>
              <w:t>0.09560</w:t>
            </w:r>
          </w:p>
        </w:tc>
        <w:tc>
          <w:tcPr>
            <w:tcW w:w="1500" w:type="dxa"/>
          </w:tcPr>
          <w:p w14:paraId="2A363265" w14:textId="77777777" w:rsidR="00B2583B" w:rsidRDefault="00000000">
            <w:pPr>
              <w:pStyle w:val="Compact"/>
              <w:jc w:val="right"/>
            </w:pPr>
            <w:r>
              <w:t>4</w:t>
            </w:r>
          </w:p>
        </w:tc>
        <w:tc>
          <w:tcPr>
            <w:tcW w:w="600" w:type="dxa"/>
          </w:tcPr>
          <w:p w14:paraId="7C381E23" w14:textId="77777777" w:rsidR="00B2583B" w:rsidRDefault="00000000">
            <w:pPr>
              <w:pStyle w:val="Compact"/>
              <w:jc w:val="right"/>
            </w:pPr>
            <w:r>
              <w:t>70.00</w:t>
            </w:r>
          </w:p>
        </w:tc>
      </w:tr>
      <w:tr w:rsidR="00B2583B" w14:paraId="0279396E" w14:textId="77777777">
        <w:tc>
          <w:tcPr>
            <w:tcW w:w="1560" w:type="dxa"/>
          </w:tcPr>
          <w:p w14:paraId="7B06E20C" w14:textId="77777777" w:rsidR="00B2583B" w:rsidRDefault="00000000">
            <w:pPr>
              <w:pStyle w:val="Compact"/>
            </w:pPr>
            <w:r>
              <w:t>Chlamydomonas_priscui</w:t>
            </w:r>
          </w:p>
        </w:tc>
        <w:tc>
          <w:tcPr>
            <w:tcW w:w="1140" w:type="dxa"/>
          </w:tcPr>
          <w:p w14:paraId="521AE54A" w14:textId="77777777" w:rsidR="00B2583B" w:rsidRDefault="00000000">
            <w:pPr>
              <w:pStyle w:val="Compact"/>
              <w:jc w:val="right"/>
            </w:pPr>
            <w:r>
              <w:t>8</w:t>
            </w:r>
          </w:p>
        </w:tc>
        <w:tc>
          <w:tcPr>
            <w:tcW w:w="1800" w:type="dxa"/>
          </w:tcPr>
          <w:p w14:paraId="6CDB1655" w14:textId="77777777" w:rsidR="00B2583B" w:rsidRDefault="00000000">
            <w:pPr>
              <w:pStyle w:val="Compact"/>
              <w:jc w:val="right"/>
            </w:pPr>
            <w:r>
              <w:t>4</w:t>
            </w:r>
          </w:p>
        </w:tc>
        <w:tc>
          <w:tcPr>
            <w:tcW w:w="1320" w:type="dxa"/>
          </w:tcPr>
          <w:p w14:paraId="2BF49B8A" w14:textId="77777777" w:rsidR="00B2583B" w:rsidRDefault="00000000">
            <w:pPr>
              <w:pStyle w:val="Compact"/>
              <w:jc w:val="right"/>
            </w:pPr>
            <w:r>
              <w:t>0.09560</w:t>
            </w:r>
          </w:p>
        </w:tc>
        <w:tc>
          <w:tcPr>
            <w:tcW w:w="1500" w:type="dxa"/>
          </w:tcPr>
          <w:p w14:paraId="61FFBCE5" w14:textId="77777777" w:rsidR="00B2583B" w:rsidRDefault="00000000">
            <w:pPr>
              <w:pStyle w:val="Compact"/>
              <w:jc w:val="right"/>
            </w:pPr>
            <w:r>
              <w:t>4</w:t>
            </w:r>
          </w:p>
        </w:tc>
        <w:tc>
          <w:tcPr>
            <w:tcW w:w="600" w:type="dxa"/>
          </w:tcPr>
          <w:p w14:paraId="2AFE8D23" w14:textId="77777777" w:rsidR="00B2583B" w:rsidRDefault="00000000">
            <w:pPr>
              <w:pStyle w:val="Compact"/>
              <w:jc w:val="right"/>
            </w:pPr>
            <w:r>
              <w:t>700.00</w:t>
            </w:r>
          </w:p>
        </w:tc>
      </w:tr>
      <w:tr w:rsidR="00B2583B" w14:paraId="0C3C54F9" w14:textId="77777777">
        <w:tc>
          <w:tcPr>
            <w:tcW w:w="1560" w:type="dxa"/>
          </w:tcPr>
          <w:p w14:paraId="7F9CEFE6" w14:textId="77777777" w:rsidR="00B2583B" w:rsidRDefault="00000000">
            <w:pPr>
              <w:pStyle w:val="Compact"/>
            </w:pPr>
            <w:r>
              <w:t>Chlamydomonas_priscui</w:t>
            </w:r>
          </w:p>
        </w:tc>
        <w:tc>
          <w:tcPr>
            <w:tcW w:w="1140" w:type="dxa"/>
          </w:tcPr>
          <w:p w14:paraId="42AC3A93" w14:textId="77777777" w:rsidR="00B2583B" w:rsidRDefault="00000000">
            <w:pPr>
              <w:pStyle w:val="Compact"/>
              <w:jc w:val="right"/>
            </w:pPr>
            <w:r>
              <w:t>8</w:t>
            </w:r>
          </w:p>
        </w:tc>
        <w:tc>
          <w:tcPr>
            <w:tcW w:w="1800" w:type="dxa"/>
          </w:tcPr>
          <w:p w14:paraId="644FF915" w14:textId="77777777" w:rsidR="00B2583B" w:rsidRDefault="00000000">
            <w:pPr>
              <w:pStyle w:val="Compact"/>
              <w:jc w:val="right"/>
            </w:pPr>
            <w:r>
              <w:t>4</w:t>
            </w:r>
          </w:p>
        </w:tc>
        <w:tc>
          <w:tcPr>
            <w:tcW w:w="1320" w:type="dxa"/>
          </w:tcPr>
          <w:p w14:paraId="6B13991B" w14:textId="77777777" w:rsidR="00B2583B" w:rsidRDefault="00000000">
            <w:pPr>
              <w:pStyle w:val="Compact"/>
              <w:jc w:val="right"/>
            </w:pPr>
            <w:r>
              <w:t>0.09934</w:t>
            </w:r>
          </w:p>
        </w:tc>
        <w:tc>
          <w:tcPr>
            <w:tcW w:w="1500" w:type="dxa"/>
          </w:tcPr>
          <w:p w14:paraId="69E59206" w14:textId="77777777" w:rsidR="00B2583B" w:rsidRDefault="00000000">
            <w:pPr>
              <w:pStyle w:val="Compact"/>
              <w:jc w:val="right"/>
            </w:pPr>
            <w:r>
              <w:t>4</w:t>
            </w:r>
          </w:p>
        </w:tc>
        <w:tc>
          <w:tcPr>
            <w:tcW w:w="600" w:type="dxa"/>
          </w:tcPr>
          <w:p w14:paraId="271FDBB4" w14:textId="77777777" w:rsidR="00B2583B" w:rsidRDefault="00000000">
            <w:pPr>
              <w:pStyle w:val="Compact"/>
              <w:jc w:val="right"/>
            </w:pPr>
            <w:r>
              <w:t>30.00</w:t>
            </w:r>
          </w:p>
        </w:tc>
      </w:tr>
      <w:tr w:rsidR="00B2583B" w14:paraId="2079D0E2" w14:textId="77777777">
        <w:tc>
          <w:tcPr>
            <w:tcW w:w="1560" w:type="dxa"/>
          </w:tcPr>
          <w:p w14:paraId="01947A00" w14:textId="77777777" w:rsidR="00B2583B" w:rsidRDefault="00000000">
            <w:pPr>
              <w:pStyle w:val="Compact"/>
            </w:pPr>
            <w:r>
              <w:t>Chlamydomonas_priscui</w:t>
            </w:r>
          </w:p>
        </w:tc>
        <w:tc>
          <w:tcPr>
            <w:tcW w:w="1140" w:type="dxa"/>
          </w:tcPr>
          <w:p w14:paraId="3819058D" w14:textId="77777777" w:rsidR="00B2583B" w:rsidRDefault="00000000">
            <w:pPr>
              <w:pStyle w:val="Compact"/>
              <w:jc w:val="right"/>
            </w:pPr>
            <w:r>
              <w:t>8</w:t>
            </w:r>
          </w:p>
        </w:tc>
        <w:tc>
          <w:tcPr>
            <w:tcW w:w="1800" w:type="dxa"/>
          </w:tcPr>
          <w:p w14:paraId="32F6CADD" w14:textId="77777777" w:rsidR="00B2583B" w:rsidRDefault="00000000">
            <w:pPr>
              <w:pStyle w:val="Compact"/>
              <w:jc w:val="right"/>
            </w:pPr>
            <w:r>
              <w:t>4</w:t>
            </w:r>
          </w:p>
        </w:tc>
        <w:tc>
          <w:tcPr>
            <w:tcW w:w="1320" w:type="dxa"/>
          </w:tcPr>
          <w:p w14:paraId="40D16105" w14:textId="77777777" w:rsidR="00B2583B" w:rsidRDefault="00000000">
            <w:pPr>
              <w:pStyle w:val="Compact"/>
              <w:jc w:val="right"/>
            </w:pPr>
            <w:r>
              <w:t>0.10002</w:t>
            </w:r>
          </w:p>
        </w:tc>
        <w:tc>
          <w:tcPr>
            <w:tcW w:w="1500" w:type="dxa"/>
          </w:tcPr>
          <w:p w14:paraId="3B83C366" w14:textId="77777777" w:rsidR="00B2583B" w:rsidRDefault="00000000">
            <w:pPr>
              <w:pStyle w:val="Compact"/>
              <w:jc w:val="right"/>
            </w:pPr>
            <w:r>
              <w:t>4</w:t>
            </w:r>
          </w:p>
        </w:tc>
        <w:tc>
          <w:tcPr>
            <w:tcW w:w="600" w:type="dxa"/>
          </w:tcPr>
          <w:p w14:paraId="48EBFDF1" w14:textId="77777777" w:rsidR="00B2583B" w:rsidRDefault="00000000">
            <w:pPr>
              <w:pStyle w:val="Compact"/>
              <w:jc w:val="right"/>
            </w:pPr>
            <w:r>
              <w:t>70.00</w:t>
            </w:r>
          </w:p>
        </w:tc>
      </w:tr>
      <w:tr w:rsidR="00B2583B" w14:paraId="31C62D23" w14:textId="77777777">
        <w:tc>
          <w:tcPr>
            <w:tcW w:w="1560" w:type="dxa"/>
          </w:tcPr>
          <w:p w14:paraId="7C4F28C4" w14:textId="77777777" w:rsidR="00B2583B" w:rsidRDefault="00000000">
            <w:pPr>
              <w:pStyle w:val="Compact"/>
            </w:pPr>
            <w:r>
              <w:t>Chlamydomonas_priscui</w:t>
            </w:r>
          </w:p>
        </w:tc>
        <w:tc>
          <w:tcPr>
            <w:tcW w:w="1140" w:type="dxa"/>
          </w:tcPr>
          <w:p w14:paraId="03DBF007" w14:textId="77777777" w:rsidR="00B2583B" w:rsidRDefault="00000000">
            <w:pPr>
              <w:pStyle w:val="Compact"/>
              <w:jc w:val="right"/>
            </w:pPr>
            <w:r>
              <w:t>8</w:t>
            </w:r>
          </w:p>
        </w:tc>
        <w:tc>
          <w:tcPr>
            <w:tcW w:w="1800" w:type="dxa"/>
          </w:tcPr>
          <w:p w14:paraId="2793E3BB" w14:textId="77777777" w:rsidR="00B2583B" w:rsidRDefault="00000000">
            <w:pPr>
              <w:pStyle w:val="Compact"/>
              <w:jc w:val="right"/>
            </w:pPr>
            <w:r>
              <w:t>8</w:t>
            </w:r>
          </w:p>
        </w:tc>
        <w:tc>
          <w:tcPr>
            <w:tcW w:w="1320" w:type="dxa"/>
          </w:tcPr>
          <w:p w14:paraId="6F9456B2" w14:textId="77777777" w:rsidR="00B2583B" w:rsidRDefault="00000000">
            <w:pPr>
              <w:pStyle w:val="Compact"/>
              <w:jc w:val="right"/>
            </w:pPr>
            <w:r>
              <w:t>0.08298</w:t>
            </w:r>
          </w:p>
        </w:tc>
        <w:tc>
          <w:tcPr>
            <w:tcW w:w="1500" w:type="dxa"/>
          </w:tcPr>
          <w:p w14:paraId="28CEDBBC" w14:textId="77777777" w:rsidR="00B2583B" w:rsidRDefault="00000000">
            <w:pPr>
              <w:pStyle w:val="Compact"/>
              <w:jc w:val="right"/>
            </w:pPr>
            <w:r>
              <w:t>4</w:t>
            </w:r>
          </w:p>
        </w:tc>
        <w:tc>
          <w:tcPr>
            <w:tcW w:w="600" w:type="dxa"/>
          </w:tcPr>
          <w:p w14:paraId="22D07285" w14:textId="77777777" w:rsidR="00B2583B" w:rsidRDefault="00000000">
            <w:pPr>
              <w:pStyle w:val="Compact"/>
              <w:jc w:val="right"/>
            </w:pPr>
            <w:r>
              <w:t>500.00</w:t>
            </w:r>
          </w:p>
        </w:tc>
      </w:tr>
      <w:tr w:rsidR="00B2583B" w14:paraId="71BA4802" w14:textId="77777777">
        <w:tc>
          <w:tcPr>
            <w:tcW w:w="1560" w:type="dxa"/>
          </w:tcPr>
          <w:p w14:paraId="1ABE62DF" w14:textId="77777777" w:rsidR="00B2583B" w:rsidRDefault="00000000">
            <w:pPr>
              <w:pStyle w:val="Compact"/>
            </w:pPr>
            <w:r>
              <w:lastRenderedPageBreak/>
              <w:t>Chlamydomonas_priscui</w:t>
            </w:r>
          </w:p>
        </w:tc>
        <w:tc>
          <w:tcPr>
            <w:tcW w:w="1140" w:type="dxa"/>
          </w:tcPr>
          <w:p w14:paraId="14E3BF9C" w14:textId="77777777" w:rsidR="00B2583B" w:rsidRDefault="00000000">
            <w:pPr>
              <w:pStyle w:val="Compact"/>
              <w:jc w:val="right"/>
            </w:pPr>
            <w:r>
              <w:t>8</w:t>
            </w:r>
          </w:p>
        </w:tc>
        <w:tc>
          <w:tcPr>
            <w:tcW w:w="1800" w:type="dxa"/>
          </w:tcPr>
          <w:p w14:paraId="003A78CD" w14:textId="77777777" w:rsidR="00B2583B" w:rsidRDefault="00000000">
            <w:pPr>
              <w:pStyle w:val="Compact"/>
              <w:jc w:val="right"/>
            </w:pPr>
            <w:r>
              <w:t>8</w:t>
            </w:r>
          </w:p>
        </w:tc>
        <w:tc>
          <w:tcPr>
            <w:tcW w:w="1320" w:type="dxa"/>
          </w:tcPr>
          <w:p w14:paraId="5E38FBA1" w14:textId="77777777" w:rsidR="00B2583B" w:rsidRDefault="00000000">
            <w:pPr>
              <w:pStyle w:val="Compact"/>
              <w:jc w:val="right"/>
            </w:pPr>
            <w:r>
              <w:t>0.08747</w:t>
            </w:r>
          </w:p>
        </w:tc>
        <w:tc>
          <w:tcPr>
            <w:tcW w:w="1500" w:type="dxa"/>
          </w:tcPr>
          <w:p w14:paraId="4B1A414E" w14:textId="77777777" w:rsidR="00B2583B" w:rsidRDefault="00000000">
            <w:pPr>
              <w:pStyle w:val="Compact"/>
              <w:jc w:val="right"/>
            </w:pPr>
            <w:r>
              <w:t>4</w:t>
            </w:r>
          </w:p>
        </w:tc>
        <w:tc>
          <w:tcPr>
            <w:tcW w:w="600" w:type="dxa"/>
          </w:tcPr>
          <w:p w14:paraId="49483230" w14:textId="77777777" w:rsidR="00B2583B" w:rsidRDefault="00000000">
            <w:pPr>
              <w:pStyle w:val="Compact"/>
              <w:jc w:val="right"/>
            </w:pPr>
            <w:r>
              <w:t>70.00</w:t>
            </w:r>
          </w:p>
        </w:tc>
      </w:tr>
      <w:tr w:rsidR="00B2583B" w14:paraId="69555E4D" w14:textId="77777777">
        <w:tc>
          <w:tcPr>
            <w:tcW w:w="1560" w:type="dxa"/>
          </w:tcPr>
          <w:p w14:paraId="12695623" w14:textId="77777777" w:rsidR="00B2583B" w:rsidRDefault="00000000">
            <w:pPr>
              <w:pStyle w:val="Compact"/>
            </w:pPr>
            <w:r>
              <w:t>Chlamydomonas_priscui</w:t>
            </w:r>
          </w:p>
        </w:tc>
        <w:tc>
          <w:tcPr>
            <w:tcW w:w="1140" w:type="dxa"/>
          </w:tcPr>
          <w:p w14:paraId="6E1A3549" w14:textId="77777777" w:rsidR="00B2583B" w:rsidRDefault="00000000">
            <w:pPr>
              <w:pStyle w:val="Compact"/>
              <w:jc w:val="right"/>
            </w:pPr>
            <w:r>
              <w:t>8</w:t>
            </w:r>
          </w:p>
        </w:tc>
        <w:tc>
          <w:tcPr>
            <w:tcW w:w="1800" w:type="dxa"/>
          </w:tcPr>
          <w:p w14:paraId="7E7B10AD" w14:textId="77777777" w:rsidR="00B2583B" w:rsidRDefault="00000000">
            <w:pPr>
              <w:pStyle w:val="Compact"/>
              <w:jc w:val="right"/>
            </w:pPr>
            <w:r>
              <w:t>8</w:t>
            </w:r>
          </w:p>
        </w:tc>
        <w:tc>
          <w:tcPr>
            <w:tcW w:w="1320" w:type="dxa"/>
          </w:tcPr>
          <w:p w14:paraId="523BB110" w14:textId="77777777" w:rsidR="00B2583B" w:rsidRDefault="00000000">
            <w:pPr>
              <w:pStyle w:val="Compact"/>
              <w:jc w:val="right"/>
            </w:pPr>
            <w:r>
              <w:t>0.08747</w:t>
            </w:r>
          </w:p>
        </w:tc>
        <w:tc>
          <w:tcPr>
            <w:tcW w:w="1500" w:type="dxa"/>
          </w:tcPr>
          <w:p w14:paraId="57048229" w14:textId="77777777" w:rsidR="00B2583B" w:rsidRDefault="00000000">
            <w:pPr>
              <w:pStyle w:val="Compact"/>
              <w:jc w:val="right"/>
            </w:pPr>
            <w:r>
              <w:t>4</w:t>
            </w:r>
          </w:p>
        </w:tc>
        <w:tc>
          <w:tcPr>
            <w:tcW w:w="600" w:type="dxa"/>
          </w:tcPr>
          <w:p w14:paraId="63024672" w14:textId="77777777" w:rsidR="00B2583B" w:rsidRDefault="00000000">
            <w:pPr>
              <w:pStyle w:val="Compact"/>
              <w:jc w:val="right"/>
            </w:pPr>
            <w:r>
              <w:t>700.00</w:t>
            </w:r>
          </w:p>
        </w:tc>
      </w:tr>
      <w:tr w:rsidR="00B2583B" w14:paraId="00ABF812" w14:textId="77777777">
        <w:tc>
          <w:tcPr>
            <w:tcW w:w="1560" w:type="dxa"/>
          </w:tcPr>
          <w:p w14:paraId="0B0F967A" w14:textId="77777777" w:rsidR="00B2583B" w:rsidRDefault="00000000">
            <w:pPr>
              <w:pStyle w:val="Compact"/>
            </w:pPr>
            <w:r>
              <w:t>Chlamydomonas_priscui</w:t>
            </w:r>
          </w:p>
        </w:tc>
        <w:tc>
          <w:tcPr>
            <w:tcW w:w="1140" w:type="dxa"/>
          </w:tcPr>
          <w:p w14:paraId="700C8C60" w14:textId="77777777" w:rsidR="00B2583B" w:rsidRDefault="00000000">
            <w:pPr>
              <w:pStyle w:val="Compact"/>
              <w:jc w:val="right"/>
            </w:pPr>
            <w:r>
              <w:t>8</w:t>
            </w:r>
          </w:p>
        </w:tc>
        <w:tc>
          <w:tcPr>
            <w:tcW w:w="1800" w:type="dxa"/>
          </w:tcPr>
          <w:p w14:paraId="2C7238B6" w14:textId="77777777" w:rsidR="00B2583B" w:rsidRDefault="00000000">
            <w:pPr>
              <w:pStyle w:val="Compact"/>
              <w:jc w:val="right"/>
            </w:pPr>
            <w:r>
              <w:t>8</w:t>
            </w:r>
          </w:p>
        </w:tc>
        <w:tc>
          <w:tcPr>
            <w:tcW w:w="1320" w:type="dxa"/>
          </w:tcPr>
          <w:p w14:paraId="34F65F15" w14:textId="77777777" w:rsidR="00B2583B" w:rsidRDefault="00000000">
            <w:pPr>
              <w:pStyle w:val="Compact"/>
              <w:jc w:val="right"/>
            </w:pPr>
            <w:r>
              <w:t>0.09134</w:t>
            </w:r>
          </w:p>
        </w:tc>
        <w:tc>
          <w:tcPr>
            <w:tcW w:w="1500" w:type="dxa"/>
          </w:tcPr>
          <w:p w14:paraId="6AAA6E9C" w14:textId="77777777" w:rsidR="00B2583B" w:rsidRDefault="00000000">
            <w:pPr>
              <w:pStyle w:val="Compact"/>
              <w:jc w:val="right"/>
            </w:pPr>
            <w:r>
              <w:t>4</w:t>
            </w:r>
          </w:p>
        </w:tc>
        <w:tc>
          <w:tcPr>
            <w:tcW w:w="600" w:type="dxa"/>
          </w:tcPr>
          <w:p w14:paraId="2762498A" w14:textId="77777777" w:rsidR="00B2583B" w:rsidRDefault="00000000">
            <w:pPr>
              <w:pStyle w:val="Compact"/>
              <w:jc w:val="right"/>
            </w:pPr>
            <w:r>
              <w:t>30.00</w:t>
            </w:r>
          </w:p>
        </w:tc>
      </w:tr>
      <w:tr w:rsidR="00B2583B" w14:paraId="059956BF" w14:textId="77777777">
        <w:tc>
          <w:tcPr>
            <w:tcW w:w="1560" w:type="dxa"/>
          </w:tcPr>
          <w:p w14:paraId="60588236" w14:textId="77777777" w:rsidR="00B2583B" w:rsidRDefault="00000000">
            <w:pPr>
              <w:pStyle w:val="Compact"/>
            </w:pPr>
            <w:r>
              <w:t>Chlamydomonas_priscui</w:t>
            </w:r>
          </w:p>
        </w:tc>
        <w:tc>
          <w:tcPr>
            <w:tcW w:w="1140" w:type="dxa"/>
          </w:tcPr>
          <w:p w14:paraId="3E8829E2" w14:textId="77777777" w:rsidR="00B2583B" w:rsidRDefault="00000000">
            <w:pPr>
              <w:pStyle w:val="Compact"/>
              <w:jc w:val="right"/>
            </w:pPr>
            <w:r>
              <w:t>8</w:t>
            </w:r>
          </w:p>
        </w:tc>
        <w:tc>
          <w:tcPr>
            <w:tcW w:w="1800" w:type="dxa"/>
          </w:tcPr>
          <w:p w14:paraId="08BBA75C" w14:textId="77777777" w:rsidR="00B2583B" w:rsidRDefault="00000000">
            <w:pPr>
              <w:pStyle w:val="Compact"/>
              <w:jc w:val="right"/>
            </w:pPr>
            <w:r>
              <w:t>8</w:t>
            </w:r>
          </w:p>
        </w:tc>
        <w:tc>
          <w:tcPr>
            <w:tcW w:w="1320" w:type="dxa"/>
          </w:tcPr>
          <w:p w14:paraId="22102940" w14:textId="77777777" w:rsidR="00B2583B" w:rsidRDefault="00000000">
            <w:pPr>
              <w:pStyle w:val="Compact"/>
              <w:jc w:val="right"/>
            </w:pPr>
            <w:r>
              <w:t>0.09536</w:t>
            </w:r>
          </w:p>
        </w:tc>
        <w:tc>
          <w:tcPr>
            <w:tcW w:w="1500" w:type="dxa"/>
          </w:tcPr>
          <w:p w14:paraId="610B31E6" w14:textId="77777777" w:rsidR="00B2583B" w:rsidRDefault="00000000">
            <w:pPr>
              <w:pStyle w:val="Compact"/>
              <w:jc w:val="right"/>
            </w:pPr>
            <w:r>
              <w:t>4</w:t>
            </w:r>
          </w:p>
        </w:tc>
        <w:tc>
          <w:tcPr>
            <w:tcW w:w="600" w:type="dxa"/>
          </w:tcPr>
          <w:p w14:paraId="0586207F" w14:textId="77777777" w:rsidR="00B2583B" w:rsidRDefault="00000000">
            <w:pPr>
              <w:pStyle w:val="Compact"/>
              <w:jc w:val="right"/>
            </w:pPr>
            <w:r>
              <w:t>70.00</w:t>
            </w:r>
          </w:p>
        </w:tc>
      </w:tr>
      <w:tr w:rsidR="00B2583B" w14:paraId="074F3C49" w14:textId="77777777">
        <w:tc>
          <w:tcPr>
            <w:tcW w:w="1560" w:type="dxa"/>
          </w:tcPr>
          <w:p w14:paraId="66A1901C" w14:textId="77777777" w:rsidR="00B2583B" w:rsidRDefault="00000000">
            <w:pPr>
              <w:pStyle w:val="Compact"/>
            </w:pPr>
            <w:r>
              <w:t>Chlamydomonas_priscui</w:t>
            </w:r>
          </w:p>
        </w:tc>
        <w:tc>
          <w:tcPr>
            <w:tcW w:w="1140" w:type="dxa"/>
          </w:tcPr>
          <w:p w14:paraId="5F228140" w14:textId="77777777" w:rsidR="00B2583B" w:rsidRDefault="00000000">
            <w:pPr>
              <w:pStyle w:val="Compact"/>
              <w:jc w:val="right"/>
            </w:pPr>
            <w:r>
              <w:t>8</w:t>
            </w:r>
          </w:p>
        </w:tc>
        <w:tc>
          <w:tcPr>
            <w:tcW w:w="1800" w:type="dxa"/>
          </w:tcPr>
          <w:p w14:paraId="49C5507D" w14:textId="77777777" w:rsidR="00B2583B" w:rsidRDefault="00000000">
            <w:pPr>
              <w:pStyle w:val="Compact"/>
              <w:jc w:val="right"/>
            </w:pPr>
            <w:r>
              <w:t>12</w:t>
            </w:r>
          </w:p>
        </w:tc>
        <w:tc>
          <w:tcPr>
            <w:tcW w:w="1320" w:type="dxa"/>
          </w:tcPr>
          <w:p w14:paraId="31AD95E4" w14:textId="77777777" w:rsidR="00B2583B" w:rsidRDefault="00000000">
            <w:pPr>
              <w:pStyle w:val="Compact"/>
              <w:jc w:val="right"/>
            </w:pPr>
            <w:r>
              <w:t>0.08198</w:t>
            </w:r>
          </w:p>
        </w:tc>
        <w:tc>
          <w:tcPr>
            <w:tcW w:w="1500" w:type="dxa"/>
          </w:tcPr>
          <w:p w14:paraId="6B5C146E" w14:textId="77777777" w:rsidR="00B2583B" w:rsidRDefault="00000000">
            <w:pPr>
              <w:pStyle w:val="Compact"/>
              <w:jc w:val="right"/>
            </w:pPr>
            <w:r>
              <w:t>4</w:t>
            </w:r>
          </w:p>
        </w:tc>
        <w:tc>
          <w:tcPr>
            <w:tcW w:w="600" w:type="dxa"/>
          </w:tcPr>
          <w:p w14:paraId="4688C08A" w14:textId="77777777" w:rsidR="00B2583B" w:rsidRDefault="00000000">
            <w:pPr>
              <w:pStyle w:val="Compact"/>
              <w:jc w:val="right"/>
            </w:pPr>
            <w:r>
              <w:t>70.00</w:t>
            </w:r>
          </w:p>
        </w:tc>
      </w:tr>
      <w:tr w:rsidR="00B2583B" w14:paraId="0A998BD5" w14:textId="77777777">
        <w:tc>
          <w:tcPr>
            <w:tcW w:w="1560" w:type="dxa"/>
          </w:tcPr>
          <w:p w14:paraId="05C8814F" w14:textId="77777777" w:rsidR="00B2583B" w:rsidRDefault="00000000">
            <w:pPr>
              <w:pStyle w:val="Compact"/>
            </w:pPr>
            <w:r>
              <w:t>Chlamydomonas_priscui</w:t>
            </w:r>
          </w:p>
        </w:tc>
        <w:tc>
          <w:tcPr>
            <w:tcW w:w="1140" w:type="dxa"/>
          </w:tcPr>
          <w:p w14:paraId="78155D6E" w14:textId="77777777" w:rsidR="00B2583B" w:rsidRDefault="00000000">
            <w:pPr>
              <w:pStyle w:val="Compact"/>
              <w:jc w:val="right"/>
            </w:pPr>
            <w:r>
              <w:t>8</w:t>
            </w:r>
          </w:p>
        </w:tc>
        <w:tc>
          <w:tcPr>
            <w:tcW w:w="1800" w:type="dxa"/>
          </w:tcPr>
          <w:p w14:paraId="66AE4BD4" w14:textId="77777777" w:rsidR="00B2583B" w:rsidRDefault="00000000">
            <w:pPr>
              <w:pStyle w:val="Compact"/>
              <w:jc w:val="right"/>
            </w:pPr>
            <w:r>
              <w:t>12</w:t>
            </w:r>
          </w:p>
        </w:tc>
        <w:tc>
          <w:tcPr>
            <w:tcW w:w="1320" w:type="dxa"/>
          </w:tcPr>
          <w:p w14:paraId="47A0026B" w14:textId="77777777" w:rsidR="00B2583B" w:rsidRDefault="00000000">
            <w:pPr>
              <w:pStyle w:val="Compact"/>
              <w:jc w:val="right"/>
            </w:pPr>
            <w:r>
              <w:t>0.08198</w:t>
            </w:r>
          </w:p>
        </w:tc>
        <w:tc>
          <w:tcPr>
            <w:tcW w:w="1500" w:type="dxa"/>
          </w:tcPr>
          <w:p w14:paraId="6089AD1E" w14:textId="77777777" w:rsidR="00B2583B" w:rsidRDefault="00000000">
            <w:pPr>
              <w:pStyle w:val="Compact"/>
              <w:jc w:val="right"/>
            </w:pPr>
            <w:r>
              <w:t>4</w:t>
            </w:r>
          </w:p>
        </w:tc>
        <w:tc>
          <w:tcPr>
            <w:tcW w:w="600" w:type="dxa"/>
          </w:tcPr>
          <w:p w14:paraId="1CC34778" w14:textId="77777777" w:rsidR="00B2583B" w:rsidRDefault="00000000">
            <w:pPr>
              <w:pStyle w:val="Compact"/>
              <w:jc w:val="right"/>
            </w:pPr>
            <w:r>
              <w:t>700.00</w:t>
            </w:r>
          </w:p>
        </w:tc>
      </w:tr>
      <w:tr w:rsidR="00B2583B" w14:paraId="6F488FC0" w14:textId="77777777">
        <w:tc>
          <w:tcPr>
            <w:tcW w:w="1560" w:type="dxa"/>
          </w:tcPr>
          <w:p w14:paraId="3F961790" w14:textId="77777777" w:rsidR="00B2583B" w:rsidRDefault="00000000">
            <w:pPr>
              <w:pStyle w:val="Compact"/>
            </w:pPr>
            <w:r>
              <w:t>Chlamydomonas_priscui</w:t>
            </w:r>
          </w:p>
        </w:tc>
        <w:tc>
          <w:tcPr>
            <w:tcW w:w="1140" w:type="dxa"/>
          </w:tcPr>
          <w:p w14:paraId="7C12B717" w14:textId="77777777" w:rsidR="00B2583B" w:rsidRDefault="00000000">
            <w:pPr>
              <w:pStyle w:val="Compact"/>
              <w:jc w:val="right"/>
            </w:pPr>
            <w:r>
              <w:t>8</w:t>
            </w:r>
          </w:p>
        </w:tc>
        <w:tc>
          <w:tcPr>
            <w:tcW w:w="1800" w:type="dxa"/>
          </w:tcPr>
          <w:p w14:paraId="7506EE01" w14:textId="77777777" w:rsidR="00B2583B" w:rsidRDefault="00000000">
            <w:pPr>
              <w:pStyle w:val="Compact"/>
              <w:jc w:val="right"/>
            </w:pPr>
            <w:r>
              <w:t>12</w:t>
            </w:r>
          </w:p>
        </w:tc>
        <w:tc>
          <w:tcPr>
            <w:tcW w:w="1320" w:type="dxa"/>
          </w:tcPr>
          <w:p w14:paraId="25E597EC" w14:textId="77777777" w:rsidR="00B2583B" w:rsidRDefault="00000000">
            <w:pPr>
              <w:pStyle w:val="Compact"/>
              <w:jc w:val="right"/>
            </w:pPr>
            <w:r>
              <w:t>0.08317</w:t>
            </w:r>
          </w:p>
        </w:tc>
        <w:tc>
          <w:tcPr>
            <w:tcW w:w="1500" w:type="dxa"/>
          </w:tcPr>
          <w:p w14:paraId="74020070" w14:textId="77777777" w:rsidR="00B2583B" w:rsidRDefault="00000000">
            <w:pPr>
              <w:pStyle w:val="Compact"/>
              <w:jc w:val="right"/>
            </w:pPr>
            <w:r>
              <w:t>4</w:t>
            </w:r>
          </w:p>
        </w:tc>
        <w:tc>
          <w:tcPr>
            <w:tcW w:w="600" w:type="dxa"/>
          </w:tcPr>
          <w:p w14:paraId="0BD7C260" w14:textId="77777777" w:rsidR="00B2583B" w:rsidRDefault="00000000">
            <w:pPr>
              <w:pStyle w:val="Compact"/>
              <w:jc w:val="right"/>
            </w:pPr>
            <w:r>
              <w:t>500.00</w:t>
            </w:r>
          </w:p>
        </w:tc>
      </w:tr>
      <w:tr w:rsidR="00B2583B" w14:paraId="2EBEE938" w14:textId="77777777">
        <w:tc>
          <w:tcPr>
            <w:tcW w:w="1560" w:type="dxa"/>
          </w:tcPr>
          <w:p w14:paraId="4DBF9F67" w14:textId="77777777" w:rsidR="00B2583B" w:rsidRDefault="00000000">
            <w:pPr>
              <w:pStyle w:val="Compact"/>
            </w:pPr>
            <w:r>
              <w:t>Chlamydomonas_priscui</w:t>
            </w:r>
          </w:p>
        </w:tc>
        <w:tc>
          <w:tcPr>
            <w:tcW w:w="1140" w:type="dxa"/>
          </w:tcPr>
          <w:p w14:paraId="4B530690" w14:textId="77777777" w:rsidR="00B2583B" w:rsidRDefault="00000000">
            <w:pPr>
              <w:pStyle w:val="Compact"/>
              <w:jc w:val="right"/>
            </w:pPr>
            <w:r>
              <w:t>8</w:t>
            </w:r>
          </w:p>
        </w:tc>
        <w:tc>
          <w:tcPr>
            <w:tcW w:w="1800" w:type="dxa"/>
          </w:tcPr>
          <w:p w14:paraId="4B2F9B7A" w14:textId="77777777" w:rsidR="00B2583B" w:rsidRDefault="00000000">
            <w:pPr>
              <w:pStyle w:val="Compact"/>
              <w:jc w:val="right"/>
            </w:pPr>
            <w:r>
              <w:t>12</w:t>
            </w:r>
          </w:p>
        </w:tc>
        <w:tc>
          <w:tcPr>
            <w:tcW w:w="1320" w:type="dxa"/>
          </w:tcPr>
          <w:p w14:paraId="7C6C7700" w14:textId="77777777" w:rsidR="00B2583B" w:rsidRDefault="00000000">
            <w:pPr>
              <w:pStyle w:val="Compact"/>
              <w:jc w:val="right"/>
            </w:pPr>
            <w:r>
              <w:t>0.09279</w:t>
            </w:r>
          </w:p>
        </w:tc>
        <w:tc>
          <w:tcPr>
            <w:tcW w:w="1500" w:type="dxa"/>
          </w:tcPr>
          <w:p w14:paraId="681E397A" w14:textId="77777777" w:rsidR="00B2583B" w:rsidRDefault="00000000">
            <w:pPr>
              <w:pStyle w:val="Compact"/>
              <w:jc w:val="right"/>
            </w:pPr>
            <w:r>
              <w:t>4</w:t>
            </w:r>
          </w:p>
        </w:tc>
        <w:tc>
          <w:tcPr>
            <w:tcW w:w="600" w:type="dxa"/>
          </w:tcPr>
          <w:p w14:paraId="6A8FEE89" w14:textId="77777777" w:rsidR="00B2583B" w:rsidRDefault="00000000">
            <w:pPr>
              <w:pStyle w:val="Compact"/>
              <w:jc w:val="right"/>
            </w:pPr>
            <w:r>
              <w:t>30.00</w:t>
            </w:r>
          </w:p>
        </w:tc>
      </w:tr>
      <w:tr w:rsidR="00B2583B" w14:paraId="4584BE22" w14:textId="77777777">
        <w:tc>
          <w:tcPr>
            <w:tcW w:w="1560" w:type="dxa"/>
          </w:tcPr>
          <w:p w14:paraId="6D05CEF3" w14:textId="77777777" w:rsidR="00B2583B" w:rsidRDefault="00000000">
            <w:pPr>
              <w:pStyle w:val="Compact"/>
            </w:pPr>
            <w:r>
              <w:t>Chlamydomonas_priscui</w:t>
            </w:r>
          </w:p>
        </w:tc>
        <w:tc>
          <w:tcPr>
            <w:tcW w:w="1140" w:type="dxa"/>
          </w:tcPr>
          <w:p w14:paraId="12E136AB" w14:textId="77777777" w:rsidR="00B2583B" w:rsidRDefault="00000000">
            <w:pPr>
              <w:pStyle w:val="Compact"/>
              <w:jc w:val="right"/>
            </w:pPr>
            <w:r>
              <w:t>8</w:t>
            </w:r>
          </w:p>
        </w:tc>
        <w:tc>
          <w:tcPr>
            <w:tcW w:w="1800" w:type="dxa"/>
          </w:tcPr>
          <w:p w14:paraId="64FAF14C" w14:textId="77777777" w:rsidR="00B2583B" w:rsidRDefault="00000000">
            <w:pPr>
              <w:pStyle w:val="Compact"/>
              <w:jc w:val="right"/>
            </w:pPr>
            <w:r>
              <w:t>12</w:t>
            </w:r>
          </w:p>
        </w:tc>
        <w:tc>
          <w:tcPr>
            <w:tcW w:w="1320" w:type="dxa"/>
          </w:tcPr>
          <w:p w14:paraId="0A07CCC6" w14:textId="77777777" w:rsidR="00B2583B" w:rsidRDefault="00000000">
            <w:pPr>
              <w:pStyle w:val="Compact"/>
              <w:jc w:val="right"/>
            </w:pPr>
            <w:r>
              <w:t>0.09544</w:t>
            </w:r>
          </w:p>
        </w:tc>
        <w:tc>
          <w:tcPr>
            <w:tcW w:w="1500" w:type="dxa"/>
          </w:tcPr>
          <w:p w14:paraId="68478B70" w14:textId="77777777" w:rsidR="00B2583B" w:rsidRDefault="00000000">
            <w:pPr>
              <w:pStyle w:val="Compact"/>
              <w:jc w:val="right"/>
            </w:pPr>
            <w:r>
              <w:t>4</w:t>
            </w:r>
          </w:p>
        </w:tc>
        <w:tc>
          <w:tcPr>
            <w:tcW w:w="600" w:type="dxa"/>
          </w:tcPr>
          <w:p w14:paraId="1BBD3AC8" w14:textId="77777777" w:rsidR="00B2583B" w:rsidRDefault="00000000">
            <w:pPr>
              <w:pStyle w:val="Compact"/>
              <w:jc w:val="right"/>
            </w:pPr>
            <w:r>
              <w:t>70.00</w:t>
            </w:r>
          </w:p>
        </w:tc>
      </w:tr>
      <w:tr w:rsidR="00B2583B" w14:paraId="07804433" w14:textId="77777777">
        <w:tc>
          <w:tcPr>
            <w:tcW w:w="1560" w:type="dxa"/>
          </w:tcPr>
          <w:p w14:paraId="107EF007" w14:textId="77777777" w:rsidR="00B2583B" w:rsidRDefault="00000000">
            <w:pPr>
              <w:pStyle w:val="Compact"/>
            </w:pPr>
            <w:r>
              <w:t>Chlamydomonas_priscui</w:t>
            </w:r>
          </w:p>
        </w:tc>
        <w:tc>
          <w:tcPr>
            <w:tcW w:w="1140" w:type="dxa"/>
          </w:tcPr>
          <w:p w14:paraId="70CAEF91" w14:textId="77777777" w:rsidR="00B2583B" w:rsidRDefault="00000000">
            <w:pPr>
              <w:pStyle w:val="Compact"/>
              <w:jc w:val="right"/>
            </w:pPr>
            <w:r>
              <w:t>8</w:t>
            </w:r>
          </w:p>
        </w:tc>
        <w:tc>
          <w:tcPr>
            <w:tcW w:w="1800" w:type="dxa"/>
          </w:tcPr>
          <w:p w14:paraId="34558244" w14:textId="77777777" w:rsidR="00B2583B" w:rsidRDefault="00000000">
            <w:pPr>
              <w:pStyle w:val="Compact"/>
              <w:jc w:val="right"/>
            </w:pPr>
            <w:r>
              <w:t>16</w:t>
            </w:r>
          </w:p>
        </w:tc>
        <w:tc>
          <w:tcPr>
            <w:tcW w:w="1320" w:type="dxa"/>
          </w:tcPr>
          <w:p w14:paraId="4F733674" w14:textId="77777777" w:rsidR="00B2583B" w:rsidRDefault="00000000">
            <w:pPr>
              <w:pStyle w:val="Compact"/>
              <w:jc w:val="right"/>
            </w:pPr>
            <w:r>
              <w:t>0.08186</w:t>
            </w:r>
          </w:p>
        </w:tc>
        <w:tc>
          <w:tcPr>
            <w:tcW w:w="1500" w:type="dxa"/>
          </w:tcPr>
          <w:p w14:paraId="11FCF27C" w14:textId="77777777" w:rsidR="00B2583B" w:rsidRDefault="00000000">
            <w:pPr>
              <w:pStyle w:val="Compact"/>
              <w:jc w:val="right"/>
            </w:pPr>
            <w:r>
              <w:t>4</w:t>
            </w:r>
          </w:p>
        </w:tc>
        <w:tc>
          <w:tcPr>
            <w:tcW w:w="600" w:type="dxa"/>
          </w:tcPr>
          <w:p w14:paraId="2FEF3991" w14:textId="77777777" w:rsidR="00B2583B" w:rsidRDefault="00000000">
            <w:pPr>
              <w:pStyle w:val="Compact"/>
              <w:jc w:val="right"/>
            </w:pPr>
            <w:r>
              <w:t>500.00</w:t>
            </w:r>
          </w:p>
        </w:tc>
      </w:tr>
      <w:tr w:rsidR="00B2583B" w14:paraId="22CCFBD8" w14:textId="77777777">
        <w:tc>
          <w:tcPr>
            <w:tcW w:w="1560" w:type="dxa"/>
          </w:tcPr>
          <w:p w14:paraId="5EC507CE" w14:textId="77777777" w:rsidR="00B2583B" w:rsidRDefault="00000000">
            <w:pPr>
              <w:pStyle w:val="Compact"/>
            </w:pPr>
            <w:r>
              <w:t>Chlamydomonas_priscui</w:t>
            </w:r>
          </w:p>
        </w:tc>
        <w:tc>
          <w:tcPr>
            <w:tcW w:w="1140" w:type="dxa"/>
          </w:tcPr>
          <w:p w14:paraId="47C95B47" w14:textId="77777777" w:rsidR="00B2583B" w:rsidRDefault="00000000">
            <w:pPr>
              <w:pStyle w:val="Compact"/>
              <w:jc w:val="right"/>
            </w:pPr>
            <w:r>
              <w:t>8</w:t>
            </w:r>
          </w:p>
        </w:tc>
        <w:tc>
          <w:tcPr>
            <w:tcW w:w="1800" w:type="dxa"/>
          </w:tcPr>
          <w:p w14:paraId="12BF8CC9" w14:textId="77777777" w:rsidR="00B2583B" w:rsidRDefault="00000000">
            <w:pPr>
              <w:pStyle w:val="Compact"/>
              <w:jc w:val="right"/>
            </w:pPr>
            <w:r>
              <w:t>16</w:t>
            </w:r>
          </w:p>
        </w:tc>
        <w:tc>
          <w:tcPr>
            <w:tcW w:w="1320" w:type="dxa"/>
          </w:tcPr>
          <w:p w14:paraId="5988B443" w14:textId="77777777" w:rsidR="00B2583B" w:rsidRDefault="00000000">
            <w:pPr>
              <w:pStyle w:val="Compact"/>
              <w:jc w:val="right"/>
            </w:pPr>
            <w:r>
              <w:t>0.08318</w:t>
            </w:r>
          </w:p>
        </w:tc>
        <w:tc>
          <w:tcPr>
            <w:tcW w:w="1500" w:type="dxa"/>
          </w:tcPr>
          <w:p w14:paraId="6C7865D9" w14:textId="77777777" w:rsidR="00B2583B" w:rsidRDefault="00000000">
            <w:pPr>
              <w:pStyle w:val="Compact"/>
              <w:jc w:val="right"/>
            </w:pPr>
            <w:r>
              <w:t>4</w:t>
            </w:r>
          </w:p>
        </w:tc>
        <w:tc>
          <w:tcPr>
            <w:tcW w:w="600" w:type="dxa"/>
          </w:tcPr>
          <w:p w14:paraId="61E82B2B" w14:textId="77777777" w:rsidR="00B2583B" w:rsidRDefault="00000000">
            <w:pPr>
              <w:pStyle w:val="Compact"/>
              <w:jc w:val="right"/>
            </w:pPr>
            <w:r>
              <w:t>70.00</w:t>
            </w:r>
          </w:p>
        </w:tc>
      </w:tr>
      <w:tr w:rsidR="00B2583B" w14:paraId="184E8940" w14:textId="77777777">
        <w:tc>
          <w:tcPr>
            <w:tcW w:w="1560" w:type="dxa"/>
          </w:tcPr>
          <w:p w14:paraId="2CE66489" w14:textId="77777777" w:rsidR="00B2583B" w:rsidRDefault="00000000">
            <w:pPr>
              <w:pStyle w:val="Compact"/>
            </w:pPr>
            <w:r>
              <w:t>Chlamydomonas_priscui</w:t>
            </w:r>
          </w:p>
        </w:tc>
        <w:tc>
          <w:tcPr>
            <w:tcW w:w="1140" w:type="dxa"/>
          </w:tcPr>
          <w:p w14:paraId="1DABB829" w14:textId="77777777" w:rsidR="00B2583B" w:rsidRDefault="00000000">
            <w:pPr>
              <w:pStyle w:val="Compact"/>
              <w:jc w:val="right"/>
            </w:pPr>
            <w:r>
              <w:t>8</w:t>
            </w:r>
          </w:p>
        </w:tc>
        <w:tc>
          <w:tcPr>
            <w:tcW w:w="1800" w:type="dxa"/>
          </w:tcPr>
          <w:p w14:paraId="5FC4AEF2" w14:textId="77777777" w:rsidR="00B2583B" w:rsidRDefault="00000000">
            <w:pPr>
              <w:pStyle w:val="Compact"/>
              <w:jc w:val="right"/>
            </w:pPr>
            <w:r>
              <w:t>16</w:t>
            </w:r>
          </w:p>
        </w:tc>
        <w:tc>
          <w:tcPr>
            <w:tcW w:w="1320" w:type="dxa"/>
          </w:tcPr>
          <w:p w14:paraId="177860A5" w14:textId="77777777" w:rsidR="00B2583B" w:rsidRDefault="00000000">
            <w:pPr>
              <w:pStyle w:val="Compact"/>
              <w:jc w:val="right"/>
            </w:pPr>
            <w:r>
              <w:t>0.09356</w:t>
            </w:r>
          </w:p>
        </w:tc>
        <w:tc>
          <w:tcPr>
            <w:tcW w:w="1500" w:type="dxa"/>
          </w:tcPr>
          <w:p w14:paraId="00204E8C" w14:textId="77777777" w:rsidR="00B2583B" w:rsidRDefault="00000000">
            <w:pPr>
              <w:pStyle w:val="Compact"/>
              <w:jc w:val="right"/>
            </w:pPr>
            <w:r>
              <w:t>4</w:t>
            </w:r>
          </w:p>
        </w:tc>
        <w:tc>
          <w:tcPr>
            <w:tcW w:w="600" w:type="dxa"/>
          </w:tcPr>
          <w:p w14:paraId="7271F19A" w14:textId="77777777" w:rsidR="00B2583B" w:rsidRDefault="00000000">
            <w:pPr>
              <w:pStyle w:val="Compact"/>
              <w:jc w:val="right"/>
            </w:pPr>
            <w:r>
              <w:t>30.00</w:t>
            </w:r>
          </w:p>
        </w:tc>
      </w:tr>
      <w:tr w:rsidR="00B2583B" w14:paraId="0C25C2B6" w14:textId="77777777">
        <w:tc>
          <w:tcPr>
            <w:tcW w:w="1560" w:type="dxa"/>
          </w:tcPr>
          <w:p w14:paraId="17F4181F" w14:textId="77777777" w:rsidR="00B2583B" w:rsidRDefault="00000000">
            <w:pPr>
              <w:pStyle w:val="Compact"/>
            </w:pPr>
            <w:r>
              <w:t>Chlamydomonas_priscui</w:t>
            </w:r>
          </w:p>
        </w:tc>
        <w:tc>
          <w:tcPr>
            <w:tcW w:w="1140" w:type="dxa"/>
          </w:tcPr>
          <w:p w14:paraId="0A4E15C3" w14:textId="77777777" w:rsidR="00B2583B" w:rsidRDefault="00000000">
            <w:pPr>
              <w:pStyle w:val="Compact"/>
              <w:jc w:val="right"/>
            </w:pPr>
            <w:r>
              <w:t>16</w:t>
            </w:r>
          </w:p>
        </w:tc>
        <w:tc>
          <w:tcPr>
            <w:tcW w:w="1800" w:type="dxa"/>
          </w:tcPr>
          <w:p w14:paraId="70A58BAA" w14:textId="77777777" w:rsidR="00B2583B" w:rsidRDefault="00000000">
            <w:pPr>
              <w:pStyle w:val="Compact"/>
              <w:jc w:val="right"/>
            </w:pPr>
            <w:r>
              <w:t>2</w:t>
            </w:r>
          </w:p>
        </w:tc>
        <w:tc>
          <w:tcPr>
            <w:tcW w:w="1320" w:type="dxa"/>
          </w:tcPr>
          <w:p w14:paraId="19EBF0F2" w14:textId="77777777" w:rsidR="00B2583B" w:rsidRDefault="00000000">
            <w:pPr>
              <w:pStyle w:val="Compact"/>
              <w:jc w:val="right"/>
            </w:pPr>
            <w:r>
              <w:t>0.04628</w:t>
            </w:r>
          </w:p>
        </w:tc>
        <w:tc>
          <w:tcPr>
            <w:tcW w:w="1500" w:type="dxa"/>
          </w:tcPr>
          <w:p w14:paraId="0B8734E1" w14:textId="77777777" w:rsidR="00B2583B" w:rsidRDefault="00000000">
            <w:pPr>
              <w:pStyle w:val="Compact"/>
              <w:jc w:val="right"/>
            </w:pPr>
            <w:r>
              <w:t>4</w:t>
            </w:r>
          </w:p>
        </w:tc>
        <w:tc>
          <w:tcPr>
            <w:tcW w:w="600" w:type="dxa"/>
          </w:tcPr>
          <w:p w14:paraId="5D0461B8" w14:textId="77777777" w:rsidR="00B2583B" w:rsidRDefault="00000000">
            <w:pPr>
              <w:pStyle w:val="Compact"/>
              <w:jc w:val="right"/>
            </w:pPr>
            <w:r>
              <w:t>500.00</w:t>
            </w:r>
          </w:p>
        </w:tc>
      </w:tr>
      <w:tr w:rsidR="00B2583B" w14:paraId="4557B627" w14:textId="77777777">
        <w:tc>
          <w:tcPr>
            <w:tcW w:w="1560" w:type="dxa"/>
          </w:tcPr>
          <w:p w14:paraId="1FAB850E" w14:textId="77777777" w:rsidR="00B2583B" w:rsidRDefault="00000000">
            <w:pPr>
              <w:pStyle w:val="Compact"/>
            </w:pPr>
            <w:r>
              <w:t>Chlamydomonas_priscui</w:t>
            </w:r>
          </w:p>
        </w:tc>
        <w:tc>
          <w:tcPr>
            <w:tcW w:w="1140" w:type="dxa"/>
          </w:tcPr>
          <w:p w14:paraId="121C21C3" w14:textId="77777777" w:rsidR="00B2583B" w:rsidRDefault="00000000">
            <w:pPr>
              <w:pStyle w:val="Compact"/>
              <w:jc w:val="right"/>
            </w:pPr>
            <w:r>
              <w:t>16</w:t>
            </w:r>
          </w:p>
        </w:tc>
        <w:tc>
          <w:tcPr>
            <w:tcW w:w="1800" w:type="dxa"/>
          </w:tcPr>
          <w:p w14:paraId="5C47E7BE" w14:textId="77777777" w:rsidR="00B2583B" w:rsidRDefault="00000000">
            <w:pPr>
              <w:pStyle w:val="Compact"/>
              <w:jc w:val="right"/>
            </w:pPr>
            <w:r>
              <w:t>2</w:t>
            </w:r>
          </w:p>
        </w:tc>
        <w:tc>
          <w:tcPr>
            <w:tcW w:w="1320" w:type="dxa"/>
          </w:tcPr>
          <w:p w14:paraId="4D923CD0" w14:textId="77777777" w:rsidR="00B2583B" w:rsidRDefault="00000000">
            <w:pPr>
              <w:pStyle w:val="Compact"/>
              <w:jc w:val="right"/>
            </w:pPr>
            <w:r>
              <w:t>0.05054</w:t>
            </w:r>
          </w:p>
        </w:tc>
        <w:tc>
          <w:tcPr>
            <w:tcW w:w="1500" w:type="dxa"/>
          </w:tcPr>
          <w:p w14:paraId="7E33DAC4" w14:textId="77777777" w:rsidR="00B2583B" w:rsidRDefault="00000000">
            <w:pPr>
              <w:pStyle w:val="Compact"/>
              <w:jc w:val="right"/>
            </w:pPr>
            <w:r>
              <w:t>4</w:t>
            </w:r>
          </w:p>
        </w:tc>
        <w:tc>
          <w:tcPr>
            <w:tcW w:w="600" w:type="dxa"/>
          </w:tcPr>
          <w:p w14:paraId="265C7DED" w14:textId="77777777" w:rsidR="00B2583B" w:rsidRDefault="00000000">
            <w:pPr>
              <w:pStyle w:val="Compact"/>
              <w:jc w:val="right"/>
            </w:pPr>
            <w:r>
              <w:t>70.00</w:t>
            </w:r>
          </w:p>
        </w:tc>
      </w:tr>
      <w:tr w:rsidR="00B2583B" w14:paraId="5AD04051" w14:textId="77777777">
        <w:tc>
          <w:tcPr>
            <w:tcW w:w="1560" w:type="dxa"/>
          </w:tcPr>
          <w:p w14:paraId="50F3D3D4" w14:textId="77777777" w:rsidR="00B2583B" w:rsidRDefault="00000000">
            <w:pPr>
              <w:pStyle w:val="Compact"/>
            </w:pPr>
            <w:r>
              <w:t>Chlamydomonas_priscui</w:t>
            </w:r>
          </w:p>
        </w:tc>
        <w:tc>
          <w:tcPr>
            <w:tcW w:w="1140" w:type="dxa"/>
          </w:tcPr>
          <w:p w14:paraId="351247CE" w14:textId="77777777" w:rsidR="00B2583B" w:rsidRDefault="00000000">
            <w:pPr>
              <w:pStyle w:val="Compact"/>
              <w:jc w:val="right"/>
            </w:pPr>
            <w:r>
              <w:t>16</w:t>
            </w:r>
          </w:p>
        </w:tc>
        <w:tc>
          <w:tcPr>
            <w:tcW w:w="1800" w:type="dxa"/>
          </w:tcPr>
          <w:p w14:paraId="195970DF" w14:textId="77777777" w:rsidR="00B2583B" w:rsidRDefault="00000000">
            <w:pPr>
              <w:pStyle w:val="Compact"/>
              <w:jc w:val="right"/>
            </w:pPr>
            <w:r>
              <w:t>2</w:t>
            </w:r>
          </w:p>
        </w:tc>
        <w:tc>
          <w:tcPr>
            <w:tcW w:w="1320" w:type="dxa"/>
          </w:tcPr>
          <w:p w14:paraId="174BD5FC" w14:textId="77777777" w:rsidR="00B2583B" w:rsidRDefault="00000000">
            <w:pPr>
              <w:pStyle w:val="Compact"/>
              <w:jc w:val="right"/>
            </w:pPr>
            <w:r>
              <w:t>0.05055</w:t>
            </w:r>
          </w:p>
        </w:tc>
        <w:tc>
          <w:tcPr>
            <w:tcW w:w="1500" w:type="dxa"/>
          </w:tcPr>
          <w:p w14:paraId="535CD626" w14:textId="77777777" w:rsidR="00B2583B" w:rsidRDefault="00000000">
            <w:pPr>
              <w:pStyle w:val="Compact"/>
              <w:jc w:val="right"/>
            </w:pPr>
            <w:r>
              <w:t>4</w:t>
            </w:r>
          </w:p>
        </w:tc>
        <w:tc>
          <w:tcPr>
            <w:tcW w:w="600" w:type="dxa"/>
          </w:tcPr>
          <w:p w14:paraId="2B905316" w14:textId="77777777" w:rsidR="00B2583B" w:rsidRDefault="00000000">
            <w:pPr>
              <w:pStyle w:val="Compact"/>
              <w:jc w:val="right"/>
            </w:pPr>
            <w:r>
              <w:t>30.00</w:t>
            </w:r>
          </w:p>
        </w:tc>
      </w:tr>
      <w:tr w:rsidR="00B2583B" w14:paraId="1B3E6256" w14:textId="77777777">
        <w:tc>
          <w:tcPr>
            <w:tcW w:w="1560" w:type="dxa"/>
          </w:tcPr>
          <w:p w14:paraId="02404EA7" w14:textId="77777777" w:rsidR="00B2583B" w:rsidRDefault="00000000">
            <w:pPr>
              <w:pStyle w:val="Compact"/>
            </w:pPr>
            <w:r>
              <w:t>Chlamydomonas_priscui</w:t>
            </w:r>
          </w:p>
        </w:tc>
        <w:tc>
          <w:tcPr>
            <w:tcW w:w="1140" w:type="dxa"/>
          </w:tcPr>
          <w:p w14:paraId="78160D5E" w14:textId="77777777" w:rsidR="00B2583B" w:rsidRDefault="00000000">
            <w:pPr>
              <w:pStyle w:val="Compact"/>
              <w:jc w:val="right"/>
            </w:pPr>
            <w:r>
              <w:t>16</w:t>
            </w:r>
          </w:p>
        </w:tc>
        <w:tc>
          <w:tcPr>
            <w:tcW w:w="1800" w:type="dxa"/>
          </w:tcPr>
          <w:p w14:paraId="010BD1E8" w14:textId="77777777" w:rsidR="00B2583B" w:rsidRDefault="00000000">
            <w:pPr>
              <w:pStyle w:val="Compact"/>
              <w:jc w:val="right"/>
            </w:pPr>
            <w:r>
              <w:t>4</w:t>
            </w:r>
          </w:p>
        </w:tc>
        <w:tc>
          <w:tcPr>
            <w:tcW w:w="1320" w:type="dxa"/>
          </w:tcPr>
          <w:p w14:paraId="3D8053F9" w14:textId="77777777" w:rsidR="00B2583B" w:rsidRDefault="00000000">
            <w:pPr>
              <w:pStyle w:val="Compact"/>
              <w:jc w:val="right"/>
            </w:pPr>
            <w:r>
              <w:t>0.04565</w:t>
            </w:r>
          </w:p>
        </w:tc>
        <w:tc>
          <w:tcPr>
            <w:tcW w:w="1500" w:type="dxa"/>
          </w:tcPr>
          <w:p w14:paraId="7F22551D" w14:textId="77777777" w:rsidR="00B2583B" w:rsidRDefault="00000000">
            <w:pPr>
              <w:pStyle w:val="Compact"/>
              <w:jc w:val="right"/>
            </w:pPr>
            <w:r>
              <w:t>4</w:t>
            </w:r>
          </w:p>
        </w:tc>
        <w:tc>
          <w:tcPr>
            <w:tcW w:w="600" w:type="dxa"/>
          </w:tcPr>
          <w:p w14:paraId="63284726" w14:textId="77777777" w:rsidR="00B2583B" w:rsidRDefault="00000000">
            <w:pPr>
              <w:pStyle w:val="Compact"/>
              <w:jc w:val="right"/>
            </w:pPr>
            <w:r>
              <w:t>70.00</w:t>
            </w:r>
          </w:p>
        </w:tc>
      </w:tr>
      <w:tr w:rsidR="00B2583B" w14:paraId="4FD793F2" w14:textId="77777777">
        <w:tc>
          <w:tcPr>
            <w:tcW w:w="1560" w:type="dxa"/>
          </w:tcPr>
          <w:p w14:paraId="434F3570" w14:textId="77777777" w:rsidR="00B2583B" w:rsidRDefault="00000000">
            <w:pPr>
              <w:pStyle w:val="Compact"/>
            </w:pPr>
            <w:r>
              <w:t>Chlamydomonas_priscui</w:t>
            </w:r>
          </w:p>
        </w:tc>
        <w:tc>
          <w:tcPr>
            <w:tcW w:w="1140" w:type="dxa"/>
          </w:tcPr>
          <w:p w14:paraId="50C1EC5E" w14:textId="77777777" w:rsidR="00B2583B" w:rsidRDefault="00000000">
            <w:pPr>
              <w:pStyle w:val="Compact"/>
              <w:jc w:val="right"/>
            </w:pPr>
            <w:r>
              <w:t>16</w:t>
            </w:r>
          </w:p>
        </w:tc>
        <w:tc>
          <w:tcPr>
            <w:tcW w:w="1800" w:type="dxa"/>
          </w:tcPr>
          <w:p w14:paraId="3A95B474" w14:textId="77777777" w:rsidR="00B2583B" w:rsidRDefault="00000000">
            <w:pPr>
              <w:pStyle w:val="Compact"/>
              <w:jc w:val="right"/>
            </w:pPr>
            <w:r>
              <w:t>4</w:t>
            </w:r>
          </w:p>
        </w:tc>
        <w:tc>
          <w:tcPr>
            <w:tcW w:w="1320" w:type="dxa"/>
          </w:tcPr>
          <w:p w14:paraId="1C38ABF8" w14:textId="77777777" w:rsidR="00B2583B" w:rsidRDefault="00000000">
            <w:pPr>
              <w:pStyle w:val="Compact"/>
              <w:jc w:val="right"/>
            </w:pPr>
            <w:r>
              <w:t>0.04565</w:t>
            </w:r>
          </w:p>
        </w:tc>
        <w:tc>
          <w:tcPr>
            <w:tcW w:w="1500" w:type="dxa"/>
          </w:tcPr>
          <w:p w14:paraId="452A1D2A" w14:textId="77777777" w:rsidR="00B2583B" w:rsidRDefault="00000000">
            <w:pPr>
              <w:pStyle w:val="Compact"/>
              <w:jc w:val="right"/>
            </w:pPr>
            <w:r>
              <w:t>4</w:t>
            </w:r>
          </w:p>
        </w:tc>
        <w:tc>
          <w:tcPr>
            <w:tcW w:w="600" w:type="dxa"/>
          </w:tcPr>
          <w:p w14:paraId="7BADA673" w14:textId="77777777" w:rsidR="00B2583B" w:rsidRDefault="00000000">
            <w:pPr>
              <w:pStyle w:val="Compact"/>
              <w:jc w:val="right"/>
            </w:pPr>
            <w:r>
              <w:t>700.00</w:t>
            </w:r>
          </w:p>
        </w:tc>
      </w:tr>
      <w:tr w:rsidR="00B2583B" w14:paraId="19D7CAC5" w14:textId="77777777">
        <w:tc>
          <w:tcPr>
            <w:tcW w:w="1560" w:type="dxa"/>
          </w:tcPr>
          <w:p w14:paraId="1C5382A8" w14:textId="77777777" w:rsidR="00B2583B" w:rsidRDefault="00000000">
            <w:pPr>
              <w:pStyle w:val="Compact"/>
            </w:pPr>
            <w:r>
              <w:t>Chlamydomonas_priscui</w:t>
            </w:r>
          </w:p>
        </w:tc>
        <w:tc>
          <w:tcPr>
            <w:tcW w:w="1140" w:type="dxa"/>
          </w:tcPr>
          <w:p w14:paraId="4AC83568" w14:textId="77777777" w:rsidR="00B2583B" w:rsidRDefault="00000000">
            <w:pPr>
              <w:pStyle w:val="Compact"/>
              <w:jc w:val="right"/>
            </w:pPr>
            <w:r>
              <w:t>16</w:t>
            </w:r>
          </w:p>
        </w:tc>
        <w:tc>
          <w:tcPr>
            <w:tcW w:w="1800" w:type="dxa"/>
          </w:tcPr>
          <w:p w14:paraId="7DB5B078" w14:textId="77777777" w:rsidR="00B2583B" w:rsidRDefault="00000000">
            <w:pPr>
              <w:pStyle w:val="Compact"/>
              <w:jc w:val="right"/>
            </w:pPr>
            <w:r>
              <w:t>4</w:t>
            </w:r>
          </w:p>
        </w:tc>
        <w:tc>
          <w:tcPr>
            <w:tcW w:w="1320" w:type="dxa"/>
          </w:tcPr>
          <w:p w14:paraId="3E3FD5B1" w14:textId="77777777" w:rsidR="00B2583B" w:rsidRDefault="00000000">
            <w:pPr>
              <w:pStyle w:val="Compact"/>
              <w:jc w:val="right"/>
            </w:pPr>
            <w:r>
              <w:t>0.04648</w:t>
            </w:r>
          </w:p>
        </w:tc>
        <w:tc>
          <w:tcPr>
            <w:tcW w:w="1500" w:type="dxa"/>
          </w:tcPr>
          <w:p w14:paraId="31F5C8EF" w14:textId="77777777" w:rsidR="00B2583B" w:rsidRDefault="00000000">
            <w:pPr>
              <w:pStyle w:val="Compact"/>
              <w:jc w:val="right"/>
            </w:pPr>
            <w:r>
              <w:t>4</w:t>
            </w:r>
          </w:p>
        </w:tc>
        <w:tc>
          <w:tcPr>
            <w:tcW w:w="600" w:type="dxa"/>
          </w:tcPr>
          <w:p w14:paraId="3D2A464D" w14:textId="77777777" w:rsidR="00B2583B" w:rsidRDefault="00000000">
            <w:pPr>
              <w:pStyle w:val="Compact"/>
              <w:jc w:val="right"/>
            </w:pPr>
            <w:r>
              <w:t>500.00</w:t>
            </w:r>
          </w:p>
        </w:tc>
      </w:tr>
      <w:tr w:rsidR="00B2583B" w14:paraId="28E87E97" w14:textId="77777777">
        <w:tc>
          <w:tcPr>
            <w:tcW w:w="1560" w:type="dxa"/>
          </w:tcPr>
          <w:p w14:paraId="068AB665" w14:textId="77777777" w:rsidR="00B2583B" w:rsidRDefault="00000000">
            <w:pPr>
              <w:pStyle w:val="Compact"/>
            </w:pPr>
            <w:r>
              <w:t>Chlamydomonas_priscui</w:t>
            </w:r>
          </w:p>
        </w:tc>
        <w:tc>
          <w:tcPr>
            <w:tcW w:w="1140" w:type="dxa"/>
          </w:tcPr>
          <w:p w14:paraId="1283F778" w14:textId="77777777" w:rsidR="00B2583B" w:rsidRDefault="00000000">
            <w:pPr>
              <w:pStyle w:val="Compact"/>
              <w:jc w:val="right"/>
            </w:pPr>
            <w:r>
              <w:t>16</w:t>
            </w:r>
          </w:p>
        </w:tc>
        <w:tc>
          <w:tcPr>
            <w:tcW w:w="1800" w:type="dxa"/>
          </w:tcPr>
          <w:p w14:paraId="6BB9619A" w14:textId="77777777" w:rsidR="00B2583B" w:rsidRDefault="00000000">
            <w:pPr>
              <w:pStyle w:val="Compact"/>
              <w:jc w:val="right"/>
            </w:pPr>
            <w:r>
              <w:t>4</w:t>
            </w:r>
          </w:p>
        </w:tc>
        <w:tc>
          <w:tcPr>
            <w:tcW w:w="1320" w:type="dxa"/>
          </w:tcPr>
          <w:p w14:paraId="41E234D3" w14:textId="77777777" w:rsidR="00B2583B" w:rsidRDefault="00000000">
            <w:pPr>
              <w:pStyle w:val="Compact"/>
              <w:jc w:val="right"/>
            </w:pPr>
            <w:r>
              <w:t>0.04860</w:t>
            </w:r>
          </w:p>
        </w:tc>
        <w:tc>
          <w:tcPr>
            <w:tcW w:w="1500" w:type="dxa"/>
          </w:tcPr>
          <w:p w14:paraId="1E116170" w14:textId="77777777" w:rsidR="00B2583B" w:rsidRDefault="00000000">
            <w:pPr>
              <w:pStyle w:val="Compact"/>
              <w:jc w:val="right"/>
            </w:pPr>
            <w:r>
              <w:t>4</w:t>
            </w:r>
          </w:p>
        </w:tc>
        <w:tc>
          <w:tcPr>
            <w:tcW w:w="600" w:type="dxa"/>
          </w:tcPr>
          <w:p w14:paraId="1BD3D6EA" w14:textId="77777777" w:rsidR="00B2583B" w:rsidRDefault="00000000">
            <w:pPr>
              <w:pStyle w:val="Compact"/>
              <w:jc w:val="right"/>
            </w:pPr>
            <w:r>
              <w:t>30.00</w:t>
            </w:r>
          </w:p>
        </w:tc>
      </w:tr>
      <w:tr w:rsidR="00B2583B" w14:paraId="484B970A" w14:textId="77777777">
        <w:tc>
          <w:tcPr>
            <w:tcW w:w="1560" w:type="dxa"/>
          </w:tcPr>
          <w:p w14:paraId="7A4D2771" w14:textId="77777777" w:rsidR="00B2583B" w:rsidRDefault="00000000">
            <w:pPr>
              <w:pStyle w:val="Compact"/>
            </w:pPr>
            <w:r>
              <w:t>Chlamydomonas_priscui</w:t>
            </w:r>
          </w:p>
        </w:tc>
        <w:tc>
          <w:tcPr>
            <w:tcW w:w="1140" w:type="dxa"/>
          </w:tcPr>
          <w:p w14:paraId="7CEF09EA" w14:textId="77777777" w:rsidR="00B2583B" w:rsidRDefault="00000000">
            <w:pPr>
              <w:pStyle w:val="Compact"/>
              <w:jc w:val="right"/>
            </w:pPr>
            <w:r>
              <w:t>16</w:t>
            </w:r>
          </w:p>
        </w:tc>
        <w:tc>
          <w:tcPr>
            <w:tcW w:w="1800" w:type="dxa"/>
          </w:tcPr>
          <w:p w14:paraId="795C5D8D" w14:textId="77777777" w:rsidR="00B2583B" w:rsidRDefault="00000000">
            <w:pPr>
              <w:pStyle w:val="Compact"/>
              <w:jc w:val="right"/>
            </w:pPr>
            <w:r>
              <w:t>4</w:t>
            </w:r>
          </w:p>
        </w:tc>
        <w:tc>
          <w:tcPr>
            <w:tcW w:w="1320" w:type="dxa"/>
          </w:tcPr>
          <w:p w14:paraId="677DDAB0" w14:textId="77777777" w:rsidR="00B2583B" w:rsidRDefault="00000000">
            <w:pPr>
              <w:pStyle w:val="Compact"/>
              <w:jc w:val="right"/>
            </w:pPr>
            <w:r>
              <w:t>0.04907</w:t>
            </w:r>
          </w:p>
        </w:tc>
        <w:tc>
          <w:tcPr>
            <w:tcW w:w="1500" w:type="dxa"/>
          </w:tcPr>
          <w:p w14:paraId="623B8480" w14:textId="77777777" w:rsidR="00B2583B" w:rsidRDefault="00000000">
            <w:pPr>
              <w:pStyle w:val="Compact"/>
              <w:jc w:val="right"/>
            </w:pPr>
            <w:r>
              <w:t>4</w:t>
            </w:r>
          </w:p>
        </w:tc>
        <w:tc>
          <w:tcPr>
            <w:tcW w:w="600" w:type="dxa"/>
          </w:tcPr>
          <w:p w14:paraId="2057184A" w14:textId="77777777" w:rsidR="00B2583B" w:rsidRDefault="00000000">
            <w:pPr>
              <w:pStyle w:val="Compact"/>
              <w:jc w:val="right"/>
            </w:pPr>
            <w:r>
              <w:t>70.00</w:t>
            </w:r>
          </w:p>
        </w:tc>
      </w:tr>
      <w:tr w:rsidR="00B2583B" w14:paraId="6C42B1BA" w14:textId="77777777">
        <w:tc>
          <w:tcPr>
            <w:tcW w:w="1560" w:type="dxa"/>
          </w:tcPr>
          <w:p w14:paraId="16EE3167" w14:textId="77777777" w:rsidR="00B2583B" w:rsidRDefault="00000000">
            <w:pPr>
              <w:pStyle w:val="Compact"/>
            </w:pPr>
            <w:r>
              <w:t>Chlamydomonas_priscui</w:t>
            </w:r>
          </w:p>
        </w:tc>
        <w:tc>
          <w:tcPr>
            <w:tcW w:w="1140" w:type="dxa"/>
          </w:tcPr>
          <w:p w14:paraId="4AE9FCEE" w14:textId="77777777" w:rsidR="00B2583B" w:rsidRDefault="00000000">
            <w:pPr>
              <w:pStyle w:val="Compact"/>
              <w:jc w:val="right"/>
            </w:pPr>
            <w:r>
              <w:t>16</w:t>
            </w:r>
          </w:p>
        </w:tc>
        <w:tc>
          <w:tcPr>
            <w:tcW w:w="1800" w:type="dxa"/>
          </w:tcPr>
          <w:p w14:paraId="0D991F5D" w14:textId="77777777" w:rsidR="00B2583B" w:rsidRDefault="00000000">
            <w:pPr>
              <w:pStyle w:val="Compact"/>
              <w:jc w:val="right"/>
            </w:pPr>
            <w:r>
              <w:t>8</w:t>
            </w:r>
          </w:p>
        </w:tc>
        <w:tc>
          <w:tcPr>
            <w:tcW w:w="1320" w:type="dxa"/>
          </w:tcPr>
          <w:p w14:paraId="4654F1A6" w14:textId="77777777" w:rsidR="00B2583B" w:rsidRDefault="00000000">
            <w:pPr>
              <w:pStyle w:val="Compact"/>
              <w:jc w:val="right"/>
            </w:pPr>
            <w:r>
              <w:t>0.04163</w:t>
            </w:r>
          </w:p>
        </w:tc>
        <w:tc>
          <w:tcPr>
            <w:tcW w:w="1500" w:type="dxa"/>
          </w:tcPr>
          <w:p w14:paraId="43C7565B" w14:textId="77777777" w:rsidR="00B2583B" w:rsidRDefault="00000000">
            <w:pPr>
              <w:pStyle w:val="Compact"/>
              <w:jc w:val="right"/>
            </w:pPr>
            <w:r>
              <w:t>4</w:t>
            </w:r>
          </w:p>
        </w:tc>
        <w:tc>
          <w:tcPr>
            <w:tcW w:w="600" w:type="dxa"/>
          </w:tcPr>
          <w:p w14:paraId="5148ADDC" w14:textId="77777777" w:rsidR="00B2583B" w:rsidRDefault="00000000">
            <w:pPr>
              <w:pStyle w:val="Compact"/>
              <w:jc w:val="right"/>
            </w:pPr>
            <w:r>
              <w:t>500.00</w:t>
            </w:r>
          </w:p>
        </w:tc>
      </w:tr>
      <w:tr w:rsidR="00B2583B" w14:paraId="77B2713B" w14:textId="77777777">
        <w:tc>
          <w:tcPr>
            <w:tcW w:w="1560" w:type="dxa"/>
          </w:tcPr>
          <w:p w14:paraId="55A9207C" w14:textId="77777777" w:rsidR="00B2583B" w:rsidRDefault="00000000">
            <w:pPr>
              <w:pStyle w:val="Compact"/>
            </w:pPr>
            <w:r>
              <w:t>Chlamydomonas_priscui</w:t>
            </w:r>
          </w:p>
        </w:tc>
        <w:tc>
          <w:tcPr>
            <w:tcW w:w="1140" w:type="dxa"/>
          </w:tcPr>
          <w:p w14:paraId="54500EE3" w14:textId="77777777" w:rsidR="00B2583B" w:rsidRDefault="00000000">
            <w:pPr>
              <w:pStyle w:val="Compact"/>
              <w:jc w:val="right"/>
            </w:pPr>
            <w:r>
              <w:t>16</w:t>
            </w:r>
          </w:p>
        </w:tc>
        <w:tc>
          <w:tcPr>
            <w:tcW w:w="1800" w:type="dxa"/>
          </w:tcPr>
          <w:p w14:paraId="1E57EC24" w14:textId="77777777" w:rsidR="00B2583B" w:rsidRDefault="00000000">
            <w:pPr>
              <w:pStyle w:val="Compact"/>
              <w:jc w:val="right"/>
            </w:pPr>
            <w:r>
              <w:t>8</w:t>
            </w:r>
          </w:p>
        </w:tc>
        <w:tc>
          <w:tcPr>
            <w:tcW w:w="1320" w:type="dxa"/>
          </w:tcPr>
          <w:p w14:paraId="2E0AD41B" w14:textId="77777777" w:rsidR="00B2583B" w:rsidRDefault="00000000">
            <w:pPr>
              <w:pStyle w:val="Compact"/>
              <w:jc w:val="right"/>
            </w:pPr>
            <w:r>
              <w:t>0.04418</w:t>
            </w:r>
          </w:p>
        </w:tc>
        <w:tc>
          <w:tcPr>
            <w:tcW w:w="1500" w:type="dxa"/>
          </w:tcPr>
          <w:p w14:paraId="7077DE08" w14:textId="77777777" w:rsidR="00B2583B" w:rsidRDefault="00000000">
            <w:pPr>
              <w:pStyle w:val="Compact"/>
              <w:jc w:val="right"/>
            </w:pPr>
            <w:r>
              <w:t>4</w:t>
            </w:r>
          </w:p>
        </w:tc>
        <w:tc>
          <w:tcPr>
            <w:tcW w:w="600" w:type="dxa"/>
          </w:tcPr>
          <w:p w14:paraId="418DCB06" w14:textId="77777777" w:rsidR="00B2583B" w:rsidRDefault="00000000">
            <w:pPr>
              <w:pStyle w:val="Compact"/>
              <w:jc w:val="right"/>
            </w:pPr>
            <w:r>
              <w:t>70.00</w:t>
            </w:r>
          </w:p>
        </w:tc>
      </w:tr>
      <w:tr w:rsidR="00B2583B" w14:paraId="2DCF5FC8" w14:textId="77777777">
        <w:tc>
          <w:tcPr>
            <w:tcW w:w="1560" w:type="dxa"/>
          </w:tcPr>
          <w:p w14:paraId="13AECC4A" w14:textId="77777777" w:rsidR="00B2583B" w:rsidRDefault="00000000">
            <w:pPr>
              <w:pStyle w:val="Compact"/>
            </w:pPr>
            <w:r>
              <w:lastRenderedPageBreak/>
              <w:t>Chlamydomonas_priscui</w:t>
            </w:r>
          </w:p>
        </w:tc>
        <w:tc>
          <w:tcPr>
            <w:tcW w:w="1140" w:type="dxa"/>
          </w:tcPr>
          <w:p w14:paraId="33DFDD12" w14:textId="77777777" w:rsidR="00B2583B" w:rsidRDefault="00000000">
            <w:pPr>
              <w:pStyle w:val="Compact"/>
              <w:jc w:val="right"/>
            </w:pPr>
            <w:r>
              <w:t>16</w:t>
            </w:r>
          </w:p>
        </w:tc>
        <w:tc>
          <w:tcPr>
            <w:tcW w:w="1800" w:type="dxa"/>
          </w:tcPr>
          <w:p w14:paraId="2E30B922" w14:textId="77777777" w:rsidR="00B2583B" w:rsidRDefault="00000000">
            <w:pPr>
              <w:pStyle w:val="Compact"/>
              <w:jc w:val="right"/>
            </w:pPr>
            <w:r>
              <w:t>8</w:t>
            </w:r>
          </w:p>
        </w:tc>
        <w:tc>
          <w:tcPr>
            <w:tcW w:w="1320" w:type="dxa"/>
          </w:tcPr>
          <w:p w14:paraId="1E3B0CAB" w14:textId="77777777" w:rsidR="00B2583B" w:rsidRDefault="00000000">
            <w:pPr>
              <w:pStyle w:val="Compact"/>
              <w:jc w:val="right"/>
            </w:pPr>
            <w:r>
              <w:t>0.04418</w:t>
            </w:r>
          </w:p>
        </w:tc>
        <w:tc>
          <w:tcPr>
            <w:tcW w:w="1500" w:type="dxa"/>
          </w:tcPr>
          <w:p w14:paraId="5A61C241" w14:textId="77777777" w:rsidR="00B2583B" w:rsidRDefault="00000000">
            <w:pPr>
              <w:pStyle w:val="Compact"/>
              <w:jc w:val="right"/>
            </w:pPr>
            <w:r>
              <w:t>4</w:t>
            </w:r>
          </w:p>
        </w:tc>
        <w:tc>
          <w:tcPr>
            <w:tcW w:w="600" w:type="dxa"/>
          </w:tcPr>
          <w:p w14:paraId="7366120D" w14:textId="77777777" w:rsidR="00B2583B" w:rsidRDefault="00000000">
            <w:pPr>
              <w:pStyle w:val="Compact"/>
              <w:jc w:val="right"/>
            </w:pPr>
            <w:r>
              <w:t>700.00</w:t>
            </w:r>
          </w:p>
        </w:tc>
      </w:tr>
      <w:tr w:rsidR="00B2583B" w14:paraId="765A4D11" w14:textId="77777777">
        <w:tc>
          <w:tcPr>
            <w:tcW w:w="1560" w:type="dxa"/>
          </w:tcPr>
          <w:p w14:paraId="079A343B" w14:textId="77777777" w:rsidR="00B2583B" w:rsidRDefault="00000000">
            <w:pPr>
              <w:pStyle w:val="Compact"/>
            </w:pPr>
            <w:r>
              <w:t>Chlamydomonas_priscui</w:t>
            </w:r>
          </w:p>
        </w:tc>
        <w:tc>
          <w:tcPr>
            <w:tcW w:w="1140" w:type="dxa"/>
          </w:tcPr>
          <w:p w14:paraId="41D2743B" w14:textId="77777777" w:rsidR="00B2583B" w:rsidRDefault="00000000">
            <w:pPr>
              <w:pStyle w:val="Compact"/>
              <w:jc w:val="right"/>
            </w:pPr>
            <w:r>
              <w:t>16</w:t>
            </w:r>
          </w:p>
        </w:tc>
        <w:tc>
          <w:tcPr>
            <w:tcW w:w="1800" w:type="dxa"/>
          </w:tcPr>
          <w:p w14:paraId="41C1C922" w14:textId="77777777" w:rsidR="00B2583B" w:rsidRDefault="00000000">
            <w:pPr>
              <w:pStyle w:val="Compact"/>
              <w:jc w:val="right"/>
            </w:pPr>
            <w:r>
              <w:t>8</w:t>
            </w:r>
          </w:p>
        </w:tc>
        <w:tc>
          <w:tcPr>
            <w:tcW w:w="1320" w:type="dxa"/>
          </w:tcPr>
          <w:p w14:paraId="424E050D" w14:textId="77777777" w:rsidR="00B2583B" w:rsidRDefault="00000000">
            <w:pPr>
              <w:pStyle w:val="Compact"/>
              <w:jc w:val="right"/>
            </w:pPr>
            <w:r>
              <w:t>0.04454</w:t>
            </w:r>
          </w:p>
        </w:tc>
        <w:tc>
          <w:tcPr>
            <w:tcW w:w="1500" w:type="dxa"/>
          </w:tcPr>
          <w:p w14:paraId="4624AC8C" w14:textId="77777777" w:rsidR="00B2583B" w:rsidRDefault="00000000">
            <w:pPr>
              <w:pStyle w:val="Compact"/>
              <w:jc w:val="right"/>
            </w:pPr>
            <w:r>
              <w:t>4</w:t>
            </w:r>
          </w:p>
        </w:tc>
        <w:tc>
          <w:tcPr>
            <w:tcW w:w="600" w:type="dxa"/>
          </w:tcPr>
          <w:p w14:paraId="07FC551F" w14:textId="77777777" w:rsidR="00B2583B" w:rsidRDefault="00000000">
            <w:pPr>
              <w:pStyle w:val="Compact"/>
              <w:jc w:val="right"/>
            </w:pPr>
            <w:r>
              <w:t>30.00</w:t>
            </w:r>
          </w:p>
        </w:tc>
      </w:tr>
      <w:tr w:rsidR="00B2583B" w14:paraId="29107218" w14:textId="77777777">
        <w:tc>
          <w:tcPr>
            <w:tcW w:w="1560" w:type="dxa"/>
          </w:tcPr>
          <w:p w14:paraId="014B77F8" w14:textId="77777777" w:rsidR="00B2583B" w:rsidRDefault="00000000">
            <w:pPr>
              <w:pStyle w:val="Compact"/>
            </w:pPr>
            <w:r>
              <w:t>Chlamydomonas_priscui</w:t>
            </w:r>
          </w:p>
        </w:tc>
        <w:tc>
          <w:tcPr>
            <w:tcW w:w="1140" w:type="dxa"/>
          </w:tcPr>
          <w:p w14:paraId="4746230F" w14:textId="77777777" w:rsidR="00B2583B" w:rsidRDefault="00000000">
            <w:pPr>
              <w:pStyle w:val="Compact"/>
              <w:jc w:val="right"/>
            </w:pPr>
            <w:r>
              <w:t>16</w:t>
            </w:r>
          </w:p>
        </w:tc>
        <w:tc>
          <w:tcPr>
            <w:tcW w:w="1800" w:type="dxa"/>
          </w:tcPr>
          <w:p w14:paraId="68BBD89B" w14:textId="77777777" w:rsidR="00B2583B" w:rsidRDefault="00000000">
            <w:pPr>
              <w:pStyle w:val="Compact"/>
              <w:jc w:val="right"/>
            </w:pPr>
            <w:r>
              <w:t>8</w:t>
            </w:r>
          </w:p>
        </w:tc>
        <w:tc>
          <w:tcPr>
            <w:tcW w:w="1320" w:type="dxa"/>
          </w:tcPr>
          <w:p w14:paraId="097195AB" w14:textId="77777777" w:rsidR="00B2583B" w:rsidRDefault="00000000">
            <w:pPr>
              <w:pStyle w:val="Compact"/>
              <w:jc w:val="right"/>
            </w:pPr>
            <w:r>
              <w:t>0.04495</w:t>
            </w:r>
          </w:p>
        </w:tc>
        <w:tc>
          <w:tcPr>
            <w:tcW w:w="1500" w:type="dxa"/>
          </w:tcPr>
          <w:p w14:paraId="65876F0D" w14:textId="77777777" w:rsidR="00B2583B" w:rsidRDefault="00000000">
            <w:pPr>
              <w:pStyle w:val="Compact"/>
              <w:jc w:val="right"/>
            </w:pPr>
            <w:r>
              <w:t>4</w:t>
            </w:r>
          </w:p>
        </w:tc>
        <w:tc>
          <w:tcPr>
            <w:tcW w:w="600" w:type="dxa"/>
          </w:tcPr>
          <w:p w14:paraId="17BC2CD4" w14:textId="77777777" w:rsidR="00B2583B" w:rsidRDefault="00000000">
            <w:pPr>
              <w:pStyle w:val="Compact"/>
              <w:jc w:val="right"/>
            </w:pPr>
            <w:r>
              <w:t>70.00</w:t>
            </w:r>
          </w:p>
        </w:tc>
      </w:tr>
      <w:tr w:rsidR="00B2583B" w14:paraId="5FA113B8" w14:textId="77777777">
        <w:tc>
          <w:tcPr>
            <w:tcW w:w="1560" w:type="dxa"/>
          </w:tcPr>
          <w:p w14:paraId="76F5DB95" w14:textId="77777777" w:rsidR="00B2583B" w:rsidRDefault="00000000">
            <w:pPr>
              <w:pStyle w:val="Compact"/>
            </w:pPr>
            <w:r>
              <w:t>Chlamydomonas_priscui</w:t>
            </w:r>
          </w:p>
        </w:tc>
        <w:tc>
          <w:tcPr>
            <w:tcW w:w="1140" w:type="dxa"/>
          </w:tcPr>
          <w:p w14:paraId="50F5CD4D" w14:textId="77777777" w:rsidR="00B2583B" w:rsidRDefault="00000000">
            <w:pPr>
              <w:pStyle w:val="Compact"/>
              <w:jc w:val="right"/>
            </w:pPr>
            <w:r>
              <w:t>16</w:t>
            </w:r>
          </w:p>
        </w:tc>
        <w:tc>
          <w:tcPr>
            <w:tcW w:w="1800" w:type="dxa"/>
          </w:tcPr>
          <w:p w14:paraId="00D1EBA7" w14:textId="77777777" w:rsidR="00B2583B" w:rsidRDefault="00000000">
            <w:pPr>
              <w:pStyle w:val="Compact"/>
              <w:jc w:val="right"/>
            </w:pPr>
            <w:r>
              <w:t>12</w:t>
            </w:r>
          </w:p>
        </w:tc>
        <w:tc>
          <w:tcPr>
            <w:tcW w:w="1320" w:type="dxa"/>
          </w:tcPr>
          <w:p w14:paraId="104A0FA2" w14:textId="77777777" w:rsidR="00B2583B" w:rsidRDefault="00000000">
            <w:pPr>
              <w:pStyle w:val="Compact"/>
              <w:jc w:val="right"/>
            </w:pPr>
            <w:r>
              <w:t>0.04169</w:t>
            </w:r>
          </w:p>
        </w:tc>
        <w:tc>
          <w:tcPr>
            <w:tcW w:w="1500" w:type="dxa"/>
          </w:tcPr>
          <w:p w14:paraId="0446628B" w14:textId="77777777" w:rsidR="00B2583B" w:rsidRDefault="00000000">
            <w:pPr>
              <w:pStyle w:val="Compact"/>
              <w:jc w:val="right"/>
            </w:pPr>
            <w:r>
              <w:t>4</w:t>
            </w:r>
          </w:p>
        </w:tc>
        <w:tc>
          <w:tcPr>
            <w:tcW w:w="600" w:type="dxa"/>
          </w:tcPr>
          <w:p w14:paraId="1B3F1F50" w14:textId="77777777" w:rsidR="00B2583B" w:rsidRDefault="00000000">
            <w:pPr>
              <w:pStyle w:val="Compact"/>
              <w:jc w:val="right"/>
            </w:pPr>
            <w:r>
              <w:t>500.00</w:t>
            </w:r>
          </w:p>
        </w:tc>
      </w:tr>
      <w:tr w:rsidR="00B2583B" w14:paraId="46E551C0" w14:textId="77777777">
        <w:tc>
          <w:tcPr>
            <w:tcW w:w="1560" w:type="dxa"/>
          </w:tcPr>
          <w:p w14:paraId="417E5F42" w14:textId="77777777" w:rsidR="00B2583B" w:rsidRDefault="00000000">
            <w:pPr>
              <w:pStyle w:val="Compact"/>
            </w:pPr>
            <w:r>
              <w:t>Chlamydomonas_priscui</w:t>
            </w:r>
          </w:p>
        </w:tc>
        <w:tc>
          <w:tcPr>
            <w:tcW w:w="1140" w:type="dxa"/>
          </w:tcPr>
          <w:p w14:paraId="28194E3B" w14:textId="77777777" w:rsidR="00B2583B" w:rsidRDefault="00000000">
            <w:pPr>
              <w:pStyle w:val="Compact"/>
              <w:jc w:val="right"/>
            </w:pPr>
            <w:r>
              <w:t>16</w:t>
            </w:r>
          </w:p>
        </w:tc>
        <w:tc>
          <w:tcPr>
            <w:tcW w:w="1800" w:type="dxa"/>
          </w:tcPr>
          <w:p w14:paraId="6DDAEC72" w14:textId="77777777" w:rsidR="00B2583B" w:rsidRDefault="00000000">
            <w:pPr>
              <w:pStyle w:val="Compact"/>
              <w:jc w:val="right"/>
            </w:pPr>
            <w:r>
              <w:t>12</w:t>
            </w:r>
          </w:p>
        </w:tc>
        <w:tc>
          <w:tcPr>
            <w:tcW w:w="1320" w:type="dxa"/>
          </w:tcPr>
          <w:p w14:paraId="02ADC867" w14:textId="77777777" w:rsidR="00B2583B" w:rsidRDefault="00000000">
            <w:pPr>
              <w:pStyle w:val="Compact"/>
              <w:jc w:val="right"/>
            </w:pPr>
            <w:r>
              <w:t>0.04281</w:t>
            </w:r>
          </w:p>
        </w:tc>
        <w:tc>
          <w:tcPr>
            <w:tcW w:w="1500" w:type="dxa"/>
          </w:tcPr>
          <w:p w14:paraId="5FEDDBFA" w14:textId="77777777" w:rsidR="00B2583B" w:rsidRDefault="00000000">
            <w:pPr>
              <w:pStyle w:val="Compact"/>
              <w:jc w:val="right"/>
            </w:pPr>
            <w:r>
              <w:t>4</w:t>
            </w:r>
          </w:p>
        </w:tc>
        <w:tc>
          <w:tcPr>
            <w:tcW w:w="600" w:type="dxa"/>
          </w:tcPr>
          <w:p w14:paraId="431CE761" w14:textId="77777777" w:rsidR="00B2583B" w:rsidRDefault="00000000">
            <w:pPr>
              <w:pStyle w:val="Compact"/>
              <w:jc w:val="right"/>
            </w:pPr>
            <w:r>
              <w:t>70.00</w:t>
            </w:r>
          </w:p>
        </w:tc>
      </w:tr>
      <w:tr w:rsidR="00B2583B" w14:paraId="09D7DA48" w14:textId="77777777">
        <w:tc>
          <w:tcPr>
            <w:tcW w:w="1560" w:type="dxa"/>
          </w:tcPr>
          <w:p w14:paraId="667E0099" w14:textId="77777777" w:rsidR="00B2583B" w:rsidRDefault="00000000">
            <w:pPr>
              <w:pStyle w:val="Compact"/>
            </w:pPr>
            <w:r>
              <w:t>Chlamydomonas_priscui</w:t>
            </w:r>
          </w:p>
        </w:tc>
        <w:tc>
          <w:tcPr>
            <w:tcW w:w="1140" w:type="dxa"/>
          </w:tcPr>
          <w:p w14:paraId="0AE9E339" w14:textId="77777777" w:rsidR="00B2583B" w:rsidRDefault="00000000">
            <w:pPr>
              <w:pStyle w:val="Compact"/>
              <w:jc w:val="right"/>
            </w:pPr>
            <w:r>
              <w:t>16</w:t>
            </w:r>
          </w:p>
        </w:tc>
        <w:tc>
          <w:tcPr>
            <w:tcW w:w="1800" w:type="dxa"/>
          </w:tcPr>
          <w:p w14:paraId="49BEBBED" w14:textId="77777777" w:rsidR="00B2583B" w:rsidRDefault="00000000">
            <w:pPr>
              <w:pStyle w:val="Compact"/>
              <w:jc w:val="right"/>
            </w:pPr>
            <w:r>
              <w:t>12</w:t>
            </w:r>
          </w:p>
        </w:tc>
        <w:tc>
          <w:tcPr>
            <w:tcW w:w="1320" w:type="dxa"/>
          </w:tcPr>
          <w:p w14:paraId="353C521C" w14:textId="77777777" w:rsidR="00B2583B" w:rsidRDefault="00000000">
            <w:pPr>
              <w:pStyle w:val="Compact"/>
              <w:jc w:val="right"/>
            </w:pPr>
            <w:r>
              <w:t>0.04281</w:t>
            </w:r>
          </w:p>
        </w:tc>
        <w:tc>
          <w:tcPr>
            <w:tcW w:w="1500" w:type="dxa"/>
          </w:tcPr>
          <w:p w14:paraId="6626BBEF" w14:textId="77777777" w:rsidR="00B2583B" w:rsidRDefault="00000000">
            <w:pPr>
              <w:pStyle w:val="Compact"/>
              <w:jc w:val="right"/>
            </w:pPr>
            <w:r>
              <w:t>4</w:t>
            </w:r>
          </w:p>
        </w:tc>
        <w:tc>
          <w:tcPr>
            <w:tcW w:w="600" w:type="dxa"/>
          </w:tcPr>
          <w:p w14:paraId="7704AFC4" w14:textId="77777777" w:rsidR="00B2583B" w:rsidRDefault="00000000">
            <w:pPr>
              <w:pStyle w:val="Compact"/>
              <w:jc w:val="right"/>
            </w:pPr>
            <w:r>
              <w:t>700.00</w:t>
            </w:r>
          </w:p>
        </w:tc>
      </w:tr>
      <w:tr w:rsidR="00B2583B" w14:paraId="39D546B9" w14:textId="77777777">
        <w:tc>
          <w:tcPr>
            <w:tcW w:w="1560" w:type="dxa"/>
          </w:tcPr>
          <w:p w14:paraId="38DDBB2C" w14:textId="77777777" w:rsidR="00B2583B" w:rsidRDefault="00000000">
            <w:pPr>
              <w:pStyle w:val="Compact"/>
            </w:pPr>
            <w:r>
              <w:t>Chlamydomonas_priscui</w:t>
            </w:r>
          </w:p>
        </w:tc>
        <w:tc>
          <w:tcPr>
            <w:tcW w:w="1140" w:type="dxa"/>
          </w:tcPr>
          <w:p w14:paraId="2D62579C" w14:textId="77777777" w:rsidR="00B2583B" w:rsidRDefault="00000000">
            <w:pPr>
              <w:pStyle w:val="Compact"/>
              <w:jc w:val="right"/>
            </w:pPr>
            <w:r>
              <w:t>16</w:t>
            </w:r>
          </w:p>
        </w:tc>
        <w:tc>
          <w:tcPr>
            <w:tcW w:w="1800" w:type="dxa"/>
          </w:tcPr>
          <w:p w14:paraId="30C7C03C" w14:textId="77777777" w:rsidR="00B2583B" w:rsidRDefault="00000000">
            <w:pPr>
              <w:pStyle w:val="Compact"/>
              <w:jc w:val="right"/>
            </w:pPr>
            <w:r>
              <w:t>12</w:t>
            </w:r>
          </w:p>
        </w:tc>
        <w:tc>
          <w:tcPr>
            <w:tcW w:w="1320" w:type="dxa"/>
          </w:tcPr>
          <w:p w14:paraId="7A2678FD" w14:textId="77777777" w:rsidR="00B2583B" w:rsidRDefault="00000000">
            <w:pPr>
              <w:pStyle w:val="Compact"/>
              <w:jc w:val="right"/>
            </w:pPr>
            <w:r>
              <w:t>0.04585</w:t>
            </w:r>
          </w:p>
        </w:tc>
        <w:tc>
          <w:tcPr>
            <w:tcW w:w="1500" w:type="dxa"/>
          </w:tcPr>
          <w:p w14:paraId="30FC6EC8" w14:textId="77777777" w:rsidR="00B2583B" w:rsidRDefault="00000000">
            <w:pPr>
              <w:pStyle w:val="Compact"/>
              <w:jc w:val="right"/>
            </w:pPr>
            <w:r>
              <w:t>4</w:t>
            </w:r>
          </w:p>
        </w:tc>
        <w:tc>
          <w:tcPr>
            <w:tcW w:w="600" w:type="dxa"/>
          </w:tcPr>
          <w:p w14:paraId="5F32C5A5" w14:textId="77777777" w:rsidR="00B2583B" w:rsidRDefault="00000000">
            <w:pPr>
              <w:pStyle w:val="Compact"/>
              <w:jc w:val="right"/>
            </w:pPr>
            <w:r>
              <w:t>70.00</w:t>
            </w:r>
          </w:p>
        </w:tc>
      </w:tr>
      <w:tr w:rsidR="00B2583B" w14:paraId="20F56047" w14:textId="77777777">
        <w:tc>
          <w:tcPr>
            <w:tcW w:w="1560" w:type="dxa"/>
          </w:tcPr>
          <w:p w14:paraId="460703BE" w14:textId="77777777" w:rsidR="00B2583B" w:rsidRDefault="00000000">
            <w:pPr>
              <w:pStyle w:val="Compact"/>
            </w:pPr>
            <w:r>
              <w:t>Chlamydomonas_priscui</w:t>
            </w:r>
          </w:p>
        </w:tc>
        <w:tc>
          <w:tcPr>
            <w:tcW w:w="1140" w:type="dxa"/>
          </w:tcPr>
          <w:p w14:paraId="16277661" w14:textId="77777777" w:rsidR="00B2583B" w:rsidRDefault="00000000">
            <w:pPr>
              <w:pStyle w:val="Compact"/>
              <w:jc w:val="right"/>
            </w:pPr>
            <w:r>
              <w:t>16</w:t>
            </w:r>
          </w:p>
        </w:tc>
        <w:tc>
          <w:tcPr>
            <w:tcW w:w="1800" w:type="dxa"/>
          </w:tcPr>
          <w:p w14:paraId="02F51F5D" w14:textId="77777777" w:rsidR="00B2583B" w:rsidRDefault="00000000">
            <w:pPr>
              <w:pStyle w:val="Compact"/>
              <w:jc w:val="right"/>
            </w:pPr>
            <w:r>
              <w:t>12</w:t>
            </w:r>
          </w:p>
        </w:tc>
        <w:tc>
          <w:tcPr>
            <w:tcW w:w="1320" w:type="dxa"/>
          </w:tcPr>
          <w:p w14:paraId="10C0E823" w14:textId="77777777" w:rsidR="00B2583B" w:rsidRDefault="00000000">
            <w:pPr>
              <w:pStyle w:val="Compact"/>
              <w:jc w:val="right"/>
            </w:pPr>
            <w:r>
              <w:t>0.04617</w:t>
            </w:r>
          </w:p>
        </w:tc>
        <w:tc>
          <w:tcPr>
            <w:tcW w:w="1500" w:type="dxa"/>
          </w:tcPr>
          <w:p w14:paraId="539646C8" w14:textId="77777777" w:rsidR="00B2583B" w:rsidRDefault="00000000">
            <w:pPr>
              <w:pStyle w:val="Compact"/>
              <w:jc w:val="right"/>
            </w:pPr>
            <w:r>
              <w:t>4</w:t>
            </w:r>
          </w:p>
        </w:tc>
        <w:tc>
          <w:tcPr>
            <w:tcW w:w="600" w:type="dxa"/>
          </w:tcPr>
          <w:p w14:paraId="47263CC0" w14:textId="77777777" w:rsidR="00B2583B" w:rsidRDefault="00000000">
            <w:pPr>
              <w:pStyle w:val="Compact"/>
              <w:jc w:val="right"/>
            </w:pPr>
            <w:r>
              <w:t>30.00</w:t>
            </w:r>
          </w:p>
        </w:tc>
      </w:tr>
      <w:tr w:rsidR="00B2583B" w14:paraId="38CA2177" w14:textId="77777777">
        <w:tc>
          <w:tcPr>
            <w:tcW w:w="1560" w:type="dxa"/>
          </w:tcPr>
          <w:p w14:paraId="007B450F" w14:textId="77777777" w:rsidR="00B2583B" w:rsidRDefault="00000000">
            <w:pPr>
              <w:pStyle w:val="Compact"/>
            </w:pPr>
            <w:r>
              <w:t>Chlamydomonas_priscui</w:t>
            </w:r>
          </w:p>
        </w:tc>
        <w:tc>
          <w:tcPr>
            <w:tcW w:w="1140" w:type="dxa"/>
          </w:tcPr>
          <w:p w14:paraId="14150BF2" w14:textId="77777777" w:rsidR="00B2583B" w:rsidRDefault="00000000">
            <w:pPr>
              <w:pStyle w:val="Compact"/>
              <w:jc w:val="right"/>
            </w:pPr>
            <w:r>
              <w:t>16</w:t>
            </w:r>
          </w:p>
        </w:tc>
        <w:tc>
          <w:tcPr>
            <w:tcW w:w="1800" w:type="dxa"/>
          </w:tcPr>
          <w:p w14:paraId="0677FEF0" w14:textId="77777777" w:rsidR="00B2583B" w:rsidRDefault="00000000">
            <w:pPr>
              <w:pStyle w:val="Compact"/>
              <w:jc w:val="right"/>
            </w:pPr>
            <w:r>
              <w:t>16</w:t>
            </w:r>
          </w:p>
        </w:tc>
        <w:tc>
          <w:tcPr>
            <w:tcW w:w="1320" w:type="dxa"/>
          </w:tcPr>
          <w:p w14:paraId="447BE8C2" w14:textId="77777777" w:rsidR="00B2583B" w:rsidRDefault="00000000">
            <w:pPr>
              <w:pStyle w:val="Compact"/>
              <w:jc w:val="right"/>
            </w:pPr>
            <w:r>
              <w:t>0.04225</w:t>
            </w:r>
          </w:p>
        </w:tc>
        <w:tc>
          <w:tcPr>
            <w:tcW w:w="1500" w:type="dxa"/>
          </w:tcPr>
          <w:p w14:paraId="609D3912" w14:textId="77777777" w:rsidR="00B2583B" w:rsidRDefault="00000000">
            <w:pPr>
              <w:pStyle w:val="Compact"/>
              <w:jc w:val="right"/>
            </w:pPr>
            <w:r>
              <w:t>4</w:t>
            </w:r>
          </w:p>
        </w:tc>
        <w:tc>
          <w:tcPr>
            <w:tcW w:w="600" w:type="dxa"/>
          </w:tcPr>
          <w:p w14:paraId="0AA360ED" w14:textId="77777777" w:rsidR="00B2583B" w:rsidRDefault="00000000">
            <w:pPr>
              <w:pStyle w:val="Compact"/>
              <w:jc w:val="right"/>
            </w:pPr>
            <w:r>
              <w:t>500.00</w:t>
            </w:r>
          </w:p>
        </w:tc>
      </w:tr>
      <w:tr w:rsidR="00B2583B" w14:paraId="685FA350" w14:textId="77777777">
        <w:tc>
          <w:tcPr>
            <w:tcW w:w="1560" w:type="dxa"/>
          </w:tcPr>
          <w:p w14:paraId="3D72A301" w14:textId="77777777" w:rsidR="00B2583B" w:rsidRDefault="00000000">
            <w:pPr>
              <w:pStyle w:val="Compact"/>
            </w:pPr>
            <w:r>
              <w:t>Chlamydomonas_priscui</w:t>
            </w:r>
          </w:p>
        </w:tc>
        <w:tc>
          <w:tcPr>
            <w:tcW w:w="1140" w:type="dxa"/>
          </w:tcPr>
          <w:p w14:paraId="71E42FDB" w14:textId="77777777" w:rsidR="00B2583B" w:rsidRDefault="00000000">
            <w:pPr>
              <w:pStyle w:val="Compact"/>
              <w:jc w:val="right"/>
            </w:pPr>
            <w:r>
              <w:t>16</w:t>
            </w:r>
          </w:p>
        </w:tc>
        <w:tc>
          <w:tcPr>
            <w:tcW w:w="1800" w:type="dxa"/>
          </w:tcPr>
          <w:p w14:paraId="5A0CE43C" w14:textId="77777777" w:rsidR="00B2583B" w:rsidRDefault="00000000">
            <w:pPr>
              <w:pStyle w:val="Compact"/>
              <w:jc w:val="right"/>
            </w:pPr>
            <w:r>
              <w:t>16</w:t>
            </w:r>
          </w:p>
        </w:tc>
        <w:tc>
          <w:tcPr>
            <w:tcW w:w="1320" w:type="dxa"/>
          </w:tcPr>
          <w:p w14:paraId="3B9CBF6B" w14:textId="77777777" w:rsidR="00B2583B" w:rsidRDefault="00000000">
            <w:pPr>
              <w:pStyle w:val="Compact"/>
              <w:jc w:val="right"/>
            </w:pPr>
            <w:r>
              <w:t>0.04312</w:t>
            </w:r>
          </w:p>
        </w:tc>
        <w:tc>
          <w:tcPr>
            <w:tcW w:w="1500" w:type="dxa"/>
          </w:tcPr>
          <w:p w14:paraId="07683BC0" w14:textId="77777777" w:rsidR="00B2583B" w:rsidRDefault="00000000">
            <w:pPr>
              <w:pStyle w:val="Compact"/>
              <w:jc w:val="right"/>
            </w:pPr>
            <w:r>
              <w:t>4</w:t>
            </w:r>
          </w:p>
        </w:tc>
        <w:tc>
          <w:tcPr>
            <w:tcW w:w="600" w:type="dxa"/>
          </w:tcPr>
          <w:p w14:paraId="44C8D9FD" w14:textId="77777777" w:rsidR="00B2583B" w:rsidRDefault="00000000">
            <w:pPr>
              <w:pStyle w:val="Compact"/>
              <w:jc w:val="right"/>
            </w:pPr>
            <w:r>
              <w:t>70.00</w:t>
            </w:r>
          </w:p>
        </w:tc>
      </w:tr>
      <w:tr w:rsidR="00B2583B" w14:paraId="6190132F" w14:textId="77777777">
        <w:tc>
          <w:tcPr>
            <w:tcW w:w="1560" w:type="dxa"/>
          </w:tcPr>
          <w:p w14:paraId="38091D30" w14:textId="77777777" w:rsidR="00B2583B" w:rsidRDefault="00000000">
            <w:pPr>
              <w:pStyle w:val="Compact"/>
            </w:pPr>
            <w:r>
              <w:t>Chlamydomonas_priscui</w:t>
            </w:r>
          </w:p>
        </w:tc>
        <w:tc>
          <w:tcPr>
            <w:tcW w:w="1140" w:type="dxa"/>
          </w:tcPr>
          <w:p w14:paraId="50B18E35" w14:textId="77777777" w:rsidR="00B2583B" w:rsidRDefault="00000000">
            <w:pPr>
              <w:pStyle w:val="Compact"/>
              <w:jc w:val="right"/>
            </w:pPr>
            <w:r>
              <w:t>16</w:t>
            </w:r>
          </w:p>
        </w:tc>
        <w:tc>
          <w:tcPr>
            <w:tcW w:w="1800" w:type="dxa"/>
          </w:tcPr>
          <w:p w14:paraId="46A963F1" w14:textId="77777777" w:rsidR="00B2583B" w:rsidRDefault="00000000">
            <w:pPr>
              <w:pStyle w:val="Compact"/>
              <w:jc w:val="right"/>
            </w:pPr>
            <w:r>
              <w:t>16</w:t>
            </w:r>
          </w:p>
        </w:tc>
        <w:tc>
          <w:tcPr>
            <w:tcW w:w="1320" w:type="dxa"/>
          </w:tcPr>
          <w:p w14:paraId="6B6BE279" w14:textId="77777777" w:rsidR="00B2583B" w:rsidRDefault="00000000">
            <w:pPr>
              <w:pStyle w:val="Compact"/>
              <w:jc w:val="right"/>
            </w:pPr>
            <w:r>
              <w:t>0.04671</w:t>
            </w:r>
          </w:p>
        </w:tc>
        <w:tc>
          <w:tcPr>
            <w:tcW w:w="1500" w:type="dxa"/>
          </w:tcPr>
          <w:p w14:paraId="24DC3891" w14:textId="77777777" w:rsidR="00B2583B" w:rsidRDefault="00000000">
            <w:pPr>
              <w:pStyle w:val="Compact"/>
              <w:jc w:val="right"/>
            </w:pPr>
            <w:r>
              <w:t>4</w:t>
            </w:r>
          </w:p>
        </w:tc>
        <w:tc>
          <w:tcPr>
            <w:tcW w:w="600" w:type="dxa"/>
          </w:tcPr>
          <w:p w14:paraId="2F72C8DA" w14:textId="77777777" w:rsidR="00B2583B" w:rsidRDefault="00000000">
            <w:pPr>
              <w:pStyle w:val="Compact"/>
              <w:jc w:val="right"/>
            </w:pPr>
            <w:r>
              <w:t>30.00</w:t>
            </w:r>
          </w:p>
        </w:tc>
      </w:tr>
      <w:tr w:rsidR="00B2583B" w14:paraId="02966F75" w14:textId="77777777">
        <w:tc>
          <w:tcPr>
            <w:tcW w:w="1560" w:type="dxa"/>
          </w:tcPr>
          <w:p w14:paraId="6F3CD08E" w14:textId="77777777" w:rsidR="00B2583B" w:rsidRDefault="00000000">
            <w:pPr>
              <w:pStyle w:val="Compact"/>
            </w:pPr>
            <w:r>
              <w:t>Chlamydomonas_priscui</w:t>
            </w:r>
          </w:p>
        </w:tc>
        <w:tc>
          <w:tcPr>
            <w:tcW w:w="1140" w:type="dxa"/>
          </w:tcPr>
          <w:p w14:paraId="0B19D9AA" w14:textId="77777777" w:rsidR="00B2583B" w:rsidRDefault="00000000">
            <w:pPr>
              <w:pStyle w:val="Compact"/>
              <w:jc w:val="right"/>
            </w:pPr>
            <w:r>
              <w:t>NA</w:t>
            </w:r>
          </w:p>
        </w:tc>
        <w:tc>
          <w:tcPr>
            <w:tcW w:w="1800" w:type="dxa"/>
          </w:tcPr>
          <w:p w14:paraId="79C00ED1" w14:textId="77777777" w:rsidR="00B2583B" w:rsidRDefault="00000000">
            <w:pPr>
              <w:pStyle w:val="Compact"/>
              <w:jc w:val="right"/>
            </w:pPr>
            <w:r>
              <w:t>4</w:t>
            </w:r>
          </w:p>
        </w:tc>
        <w:tc>
          <w:tcPr>
            <w:tcW w:w="1320" w:type="dxa"/>
          </w:tcPr>
          <w:p w14:paraId="580573BE" w14:textId="77777777" w:rsidR="00B2583B" w:rsidRDefault="00000000">
            <w:pPr>
              <w:pStyle w:val="Compact"/>
              <w:jc w:val="right"/>
            </w:pPr>
            <w:r>
              <w:t>NA</w:t>
            </w:r>
          </w:p>
        </w:tc>
        <w:tc>
          <w:tcPr>
            <w:tcW w:w="1500" w:type="dxa"/>
          </w:tcPr>
          <w:p w14:paraId="643617C3" w14:textId="77777777" w:rsidR="00B2583B" w:rsidRDefault="00000000">
            <w:pPr>
              <w:pStyle w:val="Compact"/>
              <w:jc w:val="right"/>
            </w:pPr>
            <w:r>
              <w:t>4</w:t>
            </w:r>
          </w:p>
        </w:tc>
        <w:tc>
          <w:tcPr>
            <w:tcW w:w="600" w:type="dxa"/>
          </w:tcPr>
          <w:p w14:paraId="0A3A8895" w14:textId="77777777" w:rsidR="00B2583B" w:rsidRDefault="00000000">
            <w:pPr>
              <w:pStyle w:val="Compact"/>
              <w:jc w:val="right"/>
            </w:pPr>
            <w:r>
              <w:t>70.00</w:t>
            </w:r>
          </w:p>
        </w:tc>
      </w:tr>
      <w:tr w:rsidR="00B2583B" w14:paraId="79FB2D8E" w14:textId="77777777">
        <w:tc>
          <w:tcPr>
            <w:tcW w:w="1560" w:type="dxa"/>
          </w:tcPr>
          <w:p w14:paraId="603E9F3D" w14:textId="77777777" w:rsidR="00B2583B" w:rsidRDefault="00000000">
            <w:pPr>
              <w:pStyle w:val="Compact"/>
            </w:pPr>
            <w:r>
              <w:t>Chlamydomonas_reinhardtii</w:t>
            </w:r>
          </w:p>
        </w:tc>
        <w:tc>
          <w:tcPr>
            <w:tcW w:w="1140" w:type="dxa"/>
          </w:tcPr>
          <w:p w14:paraId="5D6FC8CB" w14:textId="77777777" w:rsidR="00B2583B" w:rsidRDefault="00000000">
            <w:pPr>
              <w:pStyle w:val="Compact"/>
              <w:jc w:val="right"/>
            </w:pPr>
            <w:r>
              <w:t>1</w:t>
            </w:r>
          </w:p>
        </w:tc>
        <w:tc>
          <w:tcPr>
            <w:tcW w:w="1800" w:type="dxa"/>
          </w:tcPr>
          <w:p w14:paraId="2476F83A" w14:textId="77777777" w:rsidR="00B2583B" w:rsidRDefault="00000000">
            <w:pPr>
              <w:pStyle w:val="Compact"/>
              <w:jc w:val="right"/>
            </w:pPr>
            <w:r>
              <w:t>12</w:t>
            </w:r>
          </w:p>
        </w:tc>
        <w:tc>
          <w:tcPr>
            <w:tcW w:w="1320" w:type="dxa"/>
          </w:tcPr>
          <w:p w14:paraId="031D92CE" w14:textId="77777777" w:rsidR="00B2583B" w:rsidRDefault="00000000">
            <w:pPr>
              <w:pStyle w:val="Compact"/>
              <w:jc w:val="right"/>
            </w:pPr>
            <w:r>
              <w:t>0.83039</w:t>
            </w:r>
          </w:p>
        </w:tc>
        <w:tc>
          <w:tcPr>
            <w:tcW w:w="1500" w:type="dxa"/>
          </w:tcPr>
          <w:p w14:paraId="20959220" w14:textId="77777777" w:rsidR="00B2583B" w:rsidRDefault="00000000">
            <w:pPr>
              <w:pStyle w:val="Compact"/>
              <w:jc w:val="right"/>
            </w:pPr>
            <w:r>
              <w:t>24</w:t>
            </w:r>
          </w:p>
        </w:tc>
        <w:tc>
          <w:tcPr>
            <w:tcW w:w="600" w:type="dxa"/>
          </w:tcPr>
          <w:p w14:paraId="25138C54" w14:textId="77777777" w:rsidR="00B2583B" w:rsidRDefault="00000000">
            <w:pPr>
              <w:pStyle w:val="Compact"/>
              <w:jc w:val="right"/>
            </w:pPr>
            <w:r>
              <w:t>0.43</w:t>
            </w:r>
          </w:p>
        </w:tc>
      </w:tr>
      <w:tr w:rsidR="00B2583B" w14:paraId="5D1F9345" w14:textId="77777777">
        <w:tc>
          <w:tcPr>
            <w:tcW w:w="1560" w:type="dxa"/>
          </w:tcPr>
          <w:p w14:paraId="340FA5E2" w14:textId="77777777" w:rsidR="00B2583B" w:rsidRDefault="00000000">
            <w:pPr>
              <w:pStyle w:val="Compact"/>
            </w:pPr>
            <w:r>
              <w:t>Chlamydomonas_reinhardtii</w:t>
            </w:r>
          </w:p>
        </w:tc>
        <w:tc>
          <w:tcPr>
            <w:tcW w:w="1140" w:type="dxa"/>
          </w:tcPr>
          <w:p w14:paraId="575BAE56" w14:textId="77777777" w:rsidR="00B2583B" w:rsidRDefault="00000000">
            <w:pPr>
              <w:pStyle w:val="Compact"/>
              <w:jc w:val="right"/>
            </w:pPr>
            <w:r>
              <w:t>1</w:t>
            </w:r>
          </w:p>
        </w:tc>
        <w:tc>
          <w:tcPr>
            <w:tcW w:w="1800" w:type="dxa"/>
          </w:tcPr>
          <w:p w14:paraId="733BEDE9" w14:textId="77777777" w:rsidR="00B2583B" w:rsidRDefault="00000000">
            <w:pPr>
              <w:pStyle w:val="Compact"/>
              <w:jc w:val="right"/>
            </w:pPr>
            <w:r>
              <w:t>12</w:t>
            </w:r>
          </w:p>
        </w:tc>
        <w:tc>
          <w:tcPr>
            <w:tcW w:w="1320" w:type="dxa"/>
          </w:tcPr>
          <w:p w14:paraId="5D22E739" w14:textId="77777777" w:rsidR="00B2583B" w:rsidRDefault="00000000">
            <w:pPr>
              <w:pStyle w:val="Compact"/>
              <w:jc w:val="right"/>
            </w:pPr>
            <w:r>
              <w:t>1.00406</w:t>
            </w:r>
          </w:p>
        </w:tc>
        <w:tc>
          <w:tcPr>
            <w:tcW w:w="1500" w:type="dxa"/>
          </w:tcPr>
          <w:p w14:paraId="1F0D5EFC" w14:textId="77777777" w:rsidR="00B2583B" w:rsidRDefault="00000000">
            <w:pPr>
              <w:pStyle w:val="Compact"/>
              <w:jc w:val="right"/>
            </w:pPr>
            <w:r>
              <w:t>24</w:t>
            </w:r>
          </w:p>
        </w:tc>
        <w:tc>
          <w:tcPr>
            <w:tcW w:w="600" w:type="dxa"/>
          </w:tcPr>
          <w:p w14:paraId="5F01A4E3" w14:textId="77777777" w:rsidR="00B2583B" w:rsidRDefault="00000000">
            <w:pPr>
              <w:pStyle w:val="Compact"/>
              <w:jc w:val="right"/>
            </w:pPr>
            <w:r>
              <w:t>10.00</w:t>
            </w:r>
          </w:p>
        </w:tc>
      </w:tr>
      <w:tr w:rsidR="00B2583B" w14:paraId="182FB247" w14:textId="77777777">
        <w:tc>
          <w:tcPr>
            <w:tcW w:w="1560" w:type="dxa"/>
          </w:tcPr>
          <w:p w14:paraId="1F61B31B" w14:textId="77777777" w:rsidR="00B2583B" w:rsidRDefault="00000000">
            <w:pPr>
              <w:pStyle w:val="Compact"/>
            </w:pPr>
            <w:r>
              <w:t>Chlamydomonas_reinhardtii</w:t>
            </w:r>
          </w:p>
        </w:tc>
        <w:tc>
          <w:tcPr>
            <w:tcW w:w="1140" w:type="dxa"/>
          </w:tcPr>
          <w:p w14:paraId="0220E203" w14:textId="77777777" w:rsidR="00B2583B" w:rsidRDefault="00000000">
            <w:pPr>
              <w:pStyle w:val="Compact"/>
              <w:jc w:val="right"/>
            </w:pPr>
            <w:r>
              <w:t>1</w:t>
            </w:r>
          </w:p>
        </w:tc>
        <w:tc>
          <w:tcPr>
            <w:tcW w:w="1800" w:type="dxa"/>
          </w:tcPr>
          <w:p w14:paraId="428B4057" w14:textId="77777777" w:rsidR="00B2583B" w:rsidRDefault="00000000">
            <w:pPr>
              <w:pStyle w:val="Compact"/>
              <w:jc w:val="right"/>
            </w:pPr>
            <w:r>
              <w:t>12</w:t>
            </w:r>
          </w:p>
        </w:tc>
        <w:tc>
          <w:tcPr>
            <w:tcW w:w="1320" w:type="dxa"/>
          </w:tcPr>
          <w:p w14:paraId="73302CBC" w14:textId="77777777" w:rsidR="00B2583B" w:rsidRDefault="00000000">
            <w:pPr>
              <w:pStyle w:val="Compact"/>
              <w:jc w:val="right"/>
            </w:pPr>
            <w:r>
              <w:t>1.00963</w:t>
            </w:r>
          </w:p>
        </w:tc>
        <w:tc>
          <w:tcPr>
            <w:tcW w:w="1500" w:type="dxa"/>
          </w:tcPr>
          <w:p w14:paraId="1A31250E" w14:textId="77777777" w:rsidR="00B2583B" w:rsidRDefault="00000000">
            <w:pPr>
              <w:pStyle w:val="Compact"/>
              <w:jc w:val="right"/>
            </w:pPr>
            <w:r>
              <w:t>24</w:t>
            </w:r>
          </w:p>
        </w:tc>
        <w:tc>
          <w:tcPr>
            <w:tcW w:w="600" w:type="dxa"/>
          </w:tcPr>
          <w:p w14:paraId="6A674E32" w14:textId="77777777" w:rsidR="00B2583B" w:rsidRDefault="00000000">
            <w:pPr>
              <w:pStyle w:val="Compact"/>
              <w:jc w:val="right"/>
            </w:pPr>
            <w:r>
              <w:t>30.00</w:t>
            </w:r>
          </w:p>
        </w:tc>
      </w:tr>
      <w:tr w:rsidR="00B2583B" w14:paraId="7D17420B" w14:textId="77777777">
        <w:tc>
          <w:tcPr>
            <w:tcW w:w="1560" w:type="dxa"/>
          </w:tcPr>
          <w:p w14:paraId="78D706A9" w14:textId="77777777" w:rsidR="00B2583B" w:rsidRDefault="00000000">
            <w:pPr>
              <w:pStyle w:val="Compact"/>
            </w:pPr>
            <w:r>
              <w:t>Chlamydomonas_reinhardtii</w:t>
            </w:r>
          </w:p>
        </w:tc>
        <w:tc>
          <w:tcPr>
            <w:tcW w:w="1140" w:type="dxa"/>
          </w:tcPr>
          <w:p w14:paraId="6C277C6D" w14:textId="77777777" w:rsidR="00B2583B" w:rsidRDefault="00000000">
            <w:pPr>
              <w:pStyle w:val="Compact"/>
              <w:jc w:val="right"/>
            </w:pPr>
            <w:r>
              <w:t>1</w:t>
            </w:r>
          </w:p>
        </w:tc>
        <w:tc>
          <w:tcPr>
            <w:tcW w:w="1800" w:type="dxa"/>
          </w:tcPr>
          <w:p w14:paraId="41DD4554" w14:textId="77777777" w:rsidR="00B2583B" w:rsidRDefault="00000000">
            <w:pPr>
              <w:pStyle w:val="Compact"/>
              <w:jc w:val="right"/>
            </w:pPr>
            <w:r>
              <w:t>12</w:t>
            </w:r>
          </w:p>
        </w:tc>
        <w:tc>
          <w:tcPr>
            <w:tcW w:w="1320" w:type="dxa"/>
          </w:tcPr>
          <w:p w14:paraId="60B9785D" w14:textId="77777777" w:rsidR="00B2583B" w:rsidRDefault="00000000">
            <w:pPr>
              <w:pStyle w:val="Compact"/>
              <w:jc w:val="right"/>
            </w:pPr>
            <w:r>
              <w:t>1.02789</w:t>
            </w:r>
          </w:p>
        </w:tc>
        <w:tc>
          <w:tcPr>
            <w:tcW w:w="1500" w:type="dxa"/>
          </w:tcPr>
          <w:p w14:paraId="464B6140" w14:textId="77777777" w:rsidR="00B2583B" w:rsidRDefault="00000000">
            <w:pPr>
              <w:pStyle w:val="Compact"/>
              <w:jc w:val="right"/>
            </w:pPr>
            <w:r>
              <w:t>24</w:t>
            </w:r>
          </w:p>
        </w:tc>
        <w:tc>
          <w:tcPr>
            <w:tcW w:w="600" w:type="dxa"/>
          </w:tcPr>
          <w:p w14:paraId="54DEA971" w14:textId="77777777" w:rsidR="00B2583B" w:rsidRDefault="00000000">
            <w:pPr>
              <w:pStyle w:val="Compact"/>
              <w:jc w:val="right"/>
            </w:pPr>
            <w:r>
              <w:t>0.43</w:t>
            </w:r>
          </w:p>
        </w:tc>
      </w:tr>
      <w:tr w:rsidR="00B2583B" w14:paraId="5B1B6B43" w14:textId="77777777">
        <w:tc>
          <w:tcPr>
            <w:tcW w:w="1560" w:type="dxa"/>
          </w:tcPr>
          <w:p w14:paraId="004D92B7" w14:textId="77777777" w:rsidR="00B2583B" w:rsidRDefault="00000000">
            <w:pPr>
              <w:pStyle w:val="Compact"/>
            </w:pPr>
            <w:r>
              <w:t>Chlamydomonas_reinhardtii</w:t>
            </w:r>
          </w:p>
        </w:tc>
        <w:tc>
          <w:tcPr>
            <w:tcW w:w="1140" w:type="dxa"/>
          </w:tcPr>
          <w:p w14:paraId="3B022D8E" w14:textId="77777777" w:rsidR="00B2583B" w:rsidRDefault="00000000">
            <w:pPr>
              <w:pStyle w:val="Compact"/>
              <w:jc w:val="right"/>
            </w:pPr>
            <w:r>
              <w:t>1</w:t>
            </w:r>
          </w:p>
        </w:tc>
        <w:tc>
          <w:tcPr>
            <w:tcW w:w="1800" w:type="dxa"/>
          </w:tcPr>
          <w:p w14:paraId="5D9A6778" w14:textId="77777777" w:rsidR="00B2583B" w:rsidRDefault="00000000">
            <w:pPr>
              <w:pStyle w:val="Compact"/>
              <w:jc w:val="right"/>
            </w:pPr>
            <w:r>
              <w:t>16</w:t>
            </w:r>
          </w:p>
        </w:tc>
        <w:tc>
          <w:tcPr>
            <w:tcW w:w="1320" w:type="dxa"/>
          </w:tcPr>
          <w:p w14:paraId="07804861" w14:textId="77777777" w:rsidR="00B2583B" w:rsidRDefault="00000000">
            <w:pPr>
              <w:pStyle w:val="Compact"/>
              <w:jc w:val="right"/>
            </w:pPr>
            <w:r>
              <w:t>0.77838</w:t>
            </w:r>
          </w:p>
        </w:tc>
        <w:tc>
          <w:tcPr>
            <w:tcW w:w="1500" w:type="dxa"/>
          </w:tcPr>
          <w:p w14:paraId="5F656649" w14:textId="77777777" w:rsidR="00B2583B" w:rsidRDefault="00000000">
            <w:pPr>
              <w:pStyle w:val="Compact"/>
              <w:jc w:val="right"/>
            </w:pPr>
            <w:r>
              <w:t>24</w:t>
            </w:r>
          </w:p>
        </w:tc>
        <w:tc>
          <w:tcPr>
            <w:tcW w:w="600" w:type="dxa"/>
          </w:tcPr>
          <w:p w14:paraId="5011EF70" w14:textId="77777777" w:rsidR="00B2583B" w:rsidRDefault="00000000">
            <w:pPr>
              <w:pStyle w:val="Compact"/>
              <w:jc w:val="right"/>
            </w:pPr>
            <w:r>
              <w:t>0.43</w:t>
            </w:r>
          </w:p>
        </w:tc>
      </w:tr>
      <w:tr w:rsidR="00B2583B" w14:paraId="7524AA1B" w14:textId="77777777">
        <w:tc>
          <w:tcPr>
            <w:tcW w:w="1560" w:type="dxa"/>
          </w:tcPr>
          <w:p w14:paraId="45EEBF6F" w14:textId="77777777" w:rsidR="00B2583B" w:rsidRDefault="00000000">
            <w:pPr>
              <w:pStyle w:val="Compact"/>
            </w:pPr>
            <w:r>
              <w:t>Chlamydomonas_reinhardtii</w:t>
            </w:r>
          </w:p>
        </w:tc>
        <w:tc>
          <w:tcPr>
            <w:tcW w:w="1140" w:type="dxa"/>
          </w:tcPr>
          <w:p w14:paraId="7332D3D9" w14:textId="77777777" w:rsidR="00B2583B" w:rsidRDefault="00000000">
            <w:pPr>
              <w:pStyle w:val="Compact"/>
              <w:jc w:val="right"/>
            </w:pPr>
            <w:r>
              <w:t>1</w:t>
            </w:r>
          </w:p>
        </w:tc>
        <w:tc>
          <w:tcPr>
            <w:tcW w:w="1800" w:type="dxa"/>
          </w:tcPr>
          <w:p w14:paraId="7FF61374" w14:textId="77777777" w:rsidR="00B2583B" w:rsidRDefault="00000000">
            <w:pPr>
              <w:pStyle w:val="Compact"/>
              <w:jc w:val="right"/>
            </w:pPr>
            <w:r>
              <w:t>16</w:t>
            </w:r>
          </w:p>
        </w:tc>
        <w:tc>
          <w:tcPr>
            <w:tcW w:w="1320" w:type="dxa"/>
          </w:tcPr>
          <w:p w14:paraId="1E555170" w14:textId="77777777" w:rsidR="00B2583B" w:rsidRDefault="00000000">
            <w:pPr>
              <w:pStyle w:val="Compact"/>
              <w:jc w:val="right"/>
            </w:pPr>
            <w:r>
              <w:t>0.96127</w:t>
            </w:r>
          </w:p>
        </w:tc>
        <w:tc>
          <w:tcPr>
            <w:tcW w:w="1500" w:type="dxa"/>
          </w:tcPr>
          <w:p w14:paraId="4A21F8BF" w14:textId="77777777" w:rsidR="00B2583B" w:rsidRDefault="00000000">
            <w:pPr>
              <w:pStyle w:val="Compact"/>
              <w:jc w:val="right"/>
            </w:pPr>
            <w:r>
              <w:t>24</w:t>
            </w:r>
          </w:p>
        </w:tc>
        <w:tc>
          <w:tcPr>
            <w:tcW w:w="600" w:type="dxa"/>
          </w:tcPr>
          <w:p w14:paraId="1450A708" w14:textId="77777777" w:rsidR="00B2583B" w:rsidRDefault="00000000">
            <w:pPr>
              <w:pStyle w:val="Compact"/>
              <w:jc w:val="right"/>
            </w:pPr>
            <w:r>
              <w:t>0.43</w:t>
            </w:r>
          </w:p>
        </w:tc>
      </w:tr>
      <w:tr w:rsidR="00B2583B" w14:paraId="64024111" w14:textId="77777777">
        <w:tc>
          <w:tcPr>
            <w:tcW w:w="1560" w:type="dxa"/>
          </w:tcPr>
          <w:p w14:paraId="1A9EC399" w14:textId="77777777" w:rsidR="00B2583B" w:rsidRDefault="00000000">
            <w:pPr>
              <w:pStyle w:val="Compact"/>
            </w:pPr>
            <w:r>
              <w:t>Chlamydomonas_reinhardtii</w:t>
            </w:r>
          </w:p>
        </w:tc>
        <w:tc>
          <w:tcPr>
            <w:tcW w:w="1140" w:type="dxa"/>
          </w:tcPr>
          <w:p w14:paraId="57C28CBD" w14:textId="77777777" w:rsidR="00B2583B" w:rsidRDefault="00000000">
            <w:pPr>
              <w:pStyle w:val="Compact"/>
              <w:jc w:val="right"/>
            </w:pPr>
            <w:r>
              <w:t>1</w:t>
            </w:r>
          </w:p>
        </w:tc>
        <w:tc>
          <w:tcPr>
            <w:tcW w:w="1800" w:type="dxa"/>
          </w:tcPr>
          <w:p w14:paraId="5D9E056D" w14:textId="77777777" w:rsidR="00B2583B" w:rsidRDefault="00000000">
            <w:pPr>
              <w:pStyle w:val="Compact"/>
              <w:jc w:val="right"/>
            </w:pPr>
            <w:r>
              <w:t>16</w:t>
            </w:r>
          </w:p>
        </w:tc>
        <w:tc>
          <w:tcPr>
            <w:tcW w:w="1320" w:type="dxa"/>
          </w:tcPr>
          <w:p w14:paraId="12430D7A" w14:textId="77777777" w:rsidR="00B2583B" w:rsidRDefault="00000000">
            <w:pPr>
              <w:pStyle w:val="Compact"/>
              <w:jc w:val="right"/>
            </w:pPr>
            <w:r>
              <w:t>1.06233</w:t>
            </w:r>
          </w:p>
        </w:tc>
        <w:tc>
          <w:tcPr>
            <w:tcW w:w="1500" w:type="dxa"/>
          </w:tcPr>
          <w:p w14:paraId="3168C3DC" w14:textId="77777777" w:rsidR="00B2583B" w:rsidRDefault="00000000">
            <w:pPr>
              <w:pStyle w:val="Compact"/>
              <w:jc w:val="right"/>
            </w:pPr>
            <w:r>
              <w:t>24</w:t>
            </w:r>
          </w:p>
        </w:tc>
        <w:tc>
          <w:tcPr>
            <w:tcW w:w="600" w:type="dxa"/>
          </w:tcPr>
          <w:p w14:paraId="1B2E8DCA" w14:textId="77777777" w:rsidR="00B2583B" w:rsidRDefault="00000000">
            <w:pPr>
              <w:pStyle w:val="Compact"/>
              <w:jc w:val="right"/>
            </w:pPr>
            <w:r>
              <w:t>10.00</w:t>
            </w:r>
          </w:p>
        </w:tc>
      </w:tr>
      <w:tr w:rsidR="00B2583B" w14:paraId="6E3B980B" w14:textId="77777777">
        <w:tc>
          <w:tcPr>
            <w:tcW w:w="1560" w:type="dxa"/>
          </w:tcPr>
          <w:p w14:paraId="45871C57" w14:textId="77777777" w:rsidR="00B2583B" w:rsidRDefault="00000000">
            <w:pPr>
              <w:pStyle w:val="Compact"/>
            </w:pPr>
            <w:r>
              <w:t>Chlamydomonas_reinhardtii</w:t>
            </w:r>
          </w:p>
        </w:tc>
        <w:tc>
          <w:tcPr>
            <w:tcW w:w="1140" w:type="dxa"/>
          </w:tcPr>
          <w:p w14:paraId="6B571669" w14:textId="77777777" w:rsidR="00B2583B" w:rsidRDefault="00000000">
            <w:pPr>
              <w:pStyle w:val="Compact"/>
              <w:jc w:val="right"/>
            </w:pPr>
            <w:r>
              <w:t>1</w:t>
            </w:r>
          </w:p>
        </w:tc>
        <w:tc>
          <w:tcPr>
            <w:tcW w:w="1800" w:type="dxa"/>
          </w:tcPr>
          <w:p w14:paraId="0703AE10" w14:textId="77777777" w:rsidR="00B2583B" w:rsidRDefault="00000000">
            <w:pPr>
              <w:pStyle w:val="Compact"/>
              <w:jc w:val="right"/>
            </w:pPr>
            <w:r>
              <w:t>16</w:t>
            </w:r>
          </w:p>
        </w:tc>
        <w:tc>
          <w:tcPr>
            <w:tcW w:w="1320" w:type="dxa"/>
          </w:tcPr>
          <w:p w14:paraId="33394F4A" w14:textId="77777777" w:rsidR="00B2583B" w:rsidRDefault="00000000">
            <w:pPr>
              <w:pStyle w:val="Compact"/>
              <w:jc w:val="right"/>
            </w:pPr>
            <w:r>
              <w:t>1.07464</w:t>
            </w:r>
          </w:p>
        </w:tc>
        <w:tc>
          <w:tcPr>
            <w:tcW w:w="1500" w:type="dxa"/>
          </w:tcPr>
          <w:p w14:paraId="38A39B8E" w14:textId="77777777" w:rsidR="00B2583B" w:rsidRDefault="00000000">
            <w:pPr>
              <w:pStyle w:val="Compact"/>
              <w:jc w:val="right"/>
            </w:pPr>
            <w:r>
              <w:t>24</w:t>
            </w:r>
          </w:p>
        </w:tc>
        <w:tc>
          <w:tcPr>
            <w:tcW w:w="600" w:type="dxa"/>
          </w:tcPr>
          <w:p w14:paraId="77936FF9" w14:textId="77777777" w:rsidR="00B2583B" w:rsidRDefault="00000000">
            <w:pPr>
              <w:pStyle w:val="Compact"/>
              <w:jc w:val="right"/>
            </w:pPr>
            <w:r>
              <w:t>30.00</w:t>
            </w:r>
          </w:p>
        </w:tc>
      </w:tr>
      <w:tr w:rsidR="00B2583B" w14:paraId="0E5F2878" w14:textId="77777777">
        <w:tc>
          <w:tcPr>
            <w:tcW w:w="1560" w:type="dxa"/>
          </w:tcPr>
          <w:p w14:paraId="7F44D01C" w14:textId="77777777" w:rsidR="00B2583B" w:rsidRDefault="00000000">
            <w:pPr>
              <w:pStyle w:val="Compact"/>
            </w:pPr>
            <w:r>
              <w:t>Chlamydomonas_reinhardtii</w:t>
            </w:r>
          </w:p>
        </w:tc>
        <w:tc>
          <w:tcPr>
            <w:tcW w:w="1140" w:type="dxa"/>
          </w:tcPr>
          <w:p w14:paraId="0DF0B497" w14:textId="77777777" w:rsidR="00B2583B" w:rsidRDefault="00000000">
            <w:pPr>
              <w:pStyle w:val="Compact"/>
              <w:jc w:val="right"/>
            </w:pPr>
            <w:r>
              <w:t>1</w:t>
            </w:r>
          </w:p>
        </w:tc>
        <w:tc>
          <w:tcPr>
            <w:tcW w:w="1800" w:type="dxa"/>
          </w:tcPr>
          <w:p w14:paraId="664CC66A" w14:textId="77777777" w:rsidR="00B2583B" w:rsidRDefault="00000000">
            <w:pPr>
              <w:pStyle w:val="Compact"/>
              <w:jc w:val="right"/>
            </w:pPr>
            <w:r>
              <w:t>20</w:t>
            </w:r>
          </w:p>
        </w:tc>
        <w:tc>
          <w:tcPr>
            <w:tcW w:w="1320" w:type="dxa"/>
          </w:tcPr>
          <w:p w14:paraId="2A64CE3D" w14:textId="77777777" w:rsidR="00B2583B" w:rsidRDefault="00000000">
            <w:pPr>
              <w:pStyle w:val="Compact"/>
              <w:jc w:val="right"/>
            </w:pPr>
            <w:r>
              <w:t>0.80831</w:t>
            </w:r>
          </w:p>
        </w:tc>
        <w:tc>
          <w:tcPr>
            <w:tcW w:w="1500" w:type="dxa"/>
          </w:tcPr>
          <w:p w14:paraId="7848CC0E" w14:textId="77777777" w:rsidR="00B2583B" w:rsidRDefault="00000000">
            <w:pPr>
              <w:pStyle w:val="Compact"/>
              <w:jc w:val="right"/>
            </w:pPr>
            <w:r>
              <w:t>24</w:t>
            </w:r>
          </w:p>
        </w:tc>
        <w:tc>
          <w:tcPr>
            <w:tcW w:w="600" w:type="dxa"/>
          </w:tcPr>
          <w:p w14:paraId="1BC92362" w14:textId="77777777" w:rsidR="00B2583B" w:rsidRDefault="00000000">
            <w:pPr>
              <w:pStyle w:val="Compact"/>
              <w:jc w:val="right"/>
            </w:pPr>
            <w:r>
              <w:t>0.43</w:t>
            </w:r>
          </w:p>
        </w:tc>
      </w:tr>
      <w:tr w:rsidR="00B2583B" w14:paraId="712C05A6" w14:textId="77777777">
        <w:tc>
          <w:tcPr>
            <w:tcW w:w="1560" w:type="dxa"/>
          </w:tcPr>
          <w:p w14:paraId="73A02A1B" w14:textId="77777777" w:rsidR="00B2583B" w:rsidRDefault="00000000">
            <w:pPr>
              <w:pStyle w:val="Compact"/>
            </w:pPr>
            <w:r>
              <w:t>Chlamydomonas_reinhardtii</w:t>
            </w:r>
          </w:p>
        </w:tc>
        <w:tc>
          <w:tcPr>
            <w:tcW w:w="1140" w:type="dxa"/>
          </w:tcPr>
          <w:p w14:paraId="627C3595" w14:textId="77777777" w:rsidR="00B2583B" w:rsidRDefault="00000000">
            <w:pPr>
              <w:pStyle w:val="Compact"/>
              <w:jc w:val="right"/>
            </w:pPr>
            <w:r>
              <w:t>1</w:t>
            </w:r>
          </w:p>
        </w:tc>
        <w:tc>
          <w:tcPr>
            <w:tcW w:w="1800" w:type="dxa"/>
          </w:tcPr>
          <w:p w14:paraId="522084FF" w14:textId="77777777" w:rsidR="00B2583B" w:rsidRDefault="00000000">
            <w:pPr>
              <w:pStyle w:val="Compact"/>
              <w:jc w:val="right"/>
            </w:pPr>
            <w:r>
              <w:t>20</w:t>
            </w:r>
          </w:p>
        </w:tc>
        <w:tc>
          <w:tcPr>
            <w:tcW w:w="1320" w:type="dxa"/>
          </w:tcPr>
          <w:p w14:paraId="449B0BBE" w14:textId="77777777" w:rsidR="00B2583B" w:rsidRDefault="00000000">
            <w:pPr>
              <w:pStyle w:val="Compact"/>
              <w:jc w:val="right"/>
            </w:pPr>
            <w:r>
              <w:t>1.03039</w:t>
            </w:r>
          </w:p>
        </w:tc>
        <w:tc>
          <w:tcPr>
            <w:tcW w:w="1500" w:type="dxa"/>
          </w:tcPr>
          <w:p w14:paraId="0B1E6173" w14:textId="77777777" w:rsidR="00B2583B" w:rsidRDefault="00000000">
            <w:pPr>
              <w:pStyle w:val="Compact"/>
              <w:jc w:val="right"/>
            </w:pPr>
            <w:r>
              <w:t>24</w:t>
            </w:r>
          </w:p>
        </w:tc>
        <w:tc>
          <w:tcPr>
            <w:tcW w:w="600" w:type="dxa"/>
          </w:tcPr>
          <w:p w14:paraId="278D420F" w14:textId="77777777" w:rsidR="00B2583B" w:rsidRDefault="00000000">
            <w:pPr>
              <w:pStyle w:val="Compact"/>
              <w:jc w:val="right"/>
            </w:pPr>
            <w:r>
              <w:t>0.43</w:t>
            </w:r>
          </w:p>
        </w:tc>
      </w:tr>
      <w:tr w:rsidR="00B2583B" w14:paraId="6015E4BB" w14:textId="77777777">
        <w:tc>
          <w:tcPr>
            <w:tcW w:w="1560" w:type="dxa"/>
          </w:tcPr>
          <w:p w14:paraId="40E1A718" w14:textId="77777777" w:rsidR="00B2583B" w:rsidRDefault="00000000">
            <w:pPr>
              <w:pStyle w:val="Compact"/>
            </w:pPr>
            <w:r>
              <w:lastRenderedPageBreak/>
              <w:t>Chlamydomonas_reinhardtii</w:t>
            </w:r>
          </w:p>
        </w:tc>
        <w:tc>
          <w:tcPr>
            <w:tcW w:w="1140" w:type="dxa"/>
          </w:tcPr>
          <w:p w14:paraId="2BD40BE0" w14:textId="77777777" w:rsidR="00B2583B" w:rsidRDefault="00000000">
            <w:pPr>
              <w:pStyle w:val="Compact"/>
              <w:jc w:val="right"/>
            </w:pPr>
            <w:r>
              <w:t>1</w:t>
            </w:r>
          </w:p>
        </w:tc>
        <w:tc>
          <w:tcPr>
            <w:tcW w:w="1800" w:type="dxa"/>
          </w:tcPr>
          <w:p w14:paraId="00D86725" w14:textId="77777777" w:rsidR="00B2583B" w:rsidRDefault="00000000">
            <w:pPr>
              <w:pStyle w:val="Compact"/>
              <w:jc w:val="right"/>
            </w:pPr>
            <w:r>
              <w:t>20</w:t>
            </w:r>
          </w:p>
        </w:tc>
        <w:tc>
          <w:tcPr>
            <w:tcW w:w="1320" w:type="dxa"/>
          </w:tcPr>
          <w:p w14:paraId="08F9B6F5" w14:textId="77777777" w:rsidR="00B2583B" w:rsidRDefault="00000000">
            <w:pPr>
              <w:pStyle w:val="Compact"/>
              <w:jc w:val="right"/>
            </w:pPr>
            <w:r>
              <w:t>1.03987</w:t>
            </w:r>
          </w:p>
        </w:tc>
        <w:tc>
          <w:tcPr>
            <w:tcW w:w="1500" w:type="dxa"/>
          </w:tcPr>
          <w:p w14:paraId="6EEC978A" w14:textId="77777777" w:rsidR="00B2583B" w:rsidRDefault="00000000">
            <w:pPr>
              <w:pStyle w:val="Compact"/>
              <w:jc w:val="right"/>
            </w:pPr>
            <w:r>
              <w:t>24</w:t>
            </w:r>
          </w:p>
        </w:tc>
        <w:tc>
          <w:tcPr>
            <w:tcW w:w="600" w:type="dxa"/>
          </w:tcPr>
          <w:p w14:paraId="057E79DE" w14:textId="77777777" w:rsidR="00B2583B" w:rsidRDefault="00000000">
            <w:pPr>
              <w:pStyle w:val="Compact"/>
              <w:jc w:val="right"/>
            </w:pPr>
            <w:r>
              <w:t>10.00</w:t>
            </w:r>
          </w:p>
        </w:tc>
      </w:tr>
      <w:tr w:rsidR="00B2583B" w14:paraId="590DD9A4" w14:textId="77777777">
        <w:tc>
          <w:tcPr>
            <w:tcW w:w="1560" w:type="dxa"/>
          </w:tcPr>
          <w:p w14:paraId="42F4C4C8" w14:textId="77777777" w:rsidR="00B2583B" w:rsidRDefault="00000000">
            <w:pPr>
              <w:pStyle w:val="Compact"/>
            </w:pPr>
            <w:r>
              <w:t>Chlamydomonas_reinhardtii</w:t>
            </w:r>
          </w:p>
        </w:tc>
        <w:tc>
          <w:tcPr>
            <w:tcW w:w="1140" w:type="dxa"/>
          </w:tcPr>
          <w:p w14:paraId="432E073F" w14:textId="77777777" w:rsidR="00B2583B" w:rsidRDefault="00000000">
            <w:pPr>
              <w:pStyle w:val="Compact"/>
              <w:jc w:val="right"/>
            </w:pPr>
            <w:r>
              <w:t>1</w:t>
            </w:r>
          </w:p>
        </w:tc>
        <w:tc>
          <w:tcPr>
            <w:tcW w:w="1800" w:type="dxa"/>
          </w:tcPr>
          <w:p w14:paraId="57D8C684" w14:textId="77777777" w:rsidR="00B2583B" w:rsidRDefault="00000000">
            <w:pPr>
              <w:pStyle w:val="Compact"/>
              <w:jc w:val="right"/>
            </w:pPr>
            <w:r>
              <w:t>20</w:t>
            </w:r>
          </w:p>
        </w:tc>
        <w:tc>
          <w:tcPr>
            <w:tcW w:w="1320" w:type="dxa"/>
          </w:tcPr>
          <w:p w14:paraId="32448C7F" w14:textId="77777777" w:rsidR="00B2583B" w:rsidRDefault="00000000">
            <w:pPr>
              <w:pStyle w:val="Compact"/>
              <w:jc w:val="right"/>
            </w:pPr>
            <w:r>
              <w:t>1.05276</w:t>
            </w:r>
          </w:p>
        </w:tc>
        <w:tc>
          <w:tcPr>
            <w:tcW w:w="1500" w:type="dxa"/>
          </w:tcPr>
          <w:p w14:paraId="0ACEB61D" w14:textId="77777777" w:rsidR="00B2583B" w:rsidRDefault="00000000">
            <w:pPr>
              <w:pStyle w:val="Compact"/>
              <w:jc w:val="right"/>
            </w:pPr>
            <w:r>
              <w:t>24</w:t>
            </w:r>
          </w:p>
        </w:tc>
        <w:tc>
          <w:tcPr>
            <w:tcW w:w="600" w:type="dxa"/>
          </w:tcPr>
          <w:p w14:paraId="372D1F12" w14:textId="77777777" w:rsidR="00B2583B" w:rsidRDefault="00000000">
            <w:pPr>
              <w:pStyle w:val="Compact"/>
              <w:jc w:val="right"/>
            </w:pPr>
            <w:r>
              <w:t>30.00</w:t>
            </w:r>
          </w:p>
        </w:tc>
      </w:tr>
      <w:tr w:rsidR="00B2583B" w14:paraId="4FF4A9D4" w14:textId="77777777">
        <w:tc>
          <w:tcPr>
            <w:tcW w:w="1560" w:type="dxa"/>
          </w:tcPr>
          <w:p w14:paraId="03635C32" w14:textId="77777777" w:rsidR="00B2583B" w:rsidRDefault="00000000">
            <w:pPr>
              <w:pStyle w:val="Compact"/>
            </w:pPr>
            <w:r>
              <w:t>Chlamydomonas_reinhardtii</w:t>
            </w:r>
          </w:p>
        </w:tc>
        <w:tc>
          <w:tcPr>
            <w:tcW w:w="1140" w:type="dxa"/>
          </w:tcPr>
          <w:p w14:paraId="15D4A80F" w14:textId="77777777" w:rsidR="00B2583B" w:rsidRDefault="00000000">
            <w:pPr>
              <w:pStyle w:val="Compact"/>
              <w:jc w:val="right"/>
            </w:pPr>
            <w:r>
              <w:t>1</w:t>
            </w:r>
          </w:p>
        </w:tc>
        <w:tc>
          <w:tcPr>
            <w:tcW w:w="1800" w:type="dxa"/>
          </w:tcPr>
          <w:p w14:paraId="1A3FFC47" w14:textId="77777777" w:rsidR="00B2583B" w:rsidRDefault="00000000">
            <w:pPr>
              <w:pStyle w:val="Compact"/>
              <w:jc w:val="right"/>
            </w:pPr>
            <w:r>
              <w:t>24</w:t>
            </w:r>
          </w:p>
        </w:tc>
        <w:tc>
          <w:tcPr>
            <w:tcW w:w="1320" w:type="dxa"/>
          </w:tcPr>
          <w:p w14:paraId="23BDE572" w14:textId="77777777" w:rsidR="00B2583B" w:rsidRDefault="00000000">
            <w:pPr>
              <w:pStyle w:val="Compact"/>
              <w:jc w:val="right"/>
            </w:pPr>
            <w:r>
              <w:t>0.84377</w:t>
            </w:r>
          </w:p>
        </w:tc>
        <w:tc>
          <w:tcPr>
            <w:tcW w:w="1500" w:type="dxa"/>
          </w:tcPr>
          <w:p w14:paraId="4717FBFD" w14:textId="77777777" w:rsidR="00B2583B" w:rsidRDefault="00000000">
            <w:pPr>
              <w:pStyle w:val="Compact"/>
              <w:jc w:val="right"/>
            </w:pPr>
            <w:r>
              <w:t>24</w:t>
            </w:r>
          </w:p>
        </w:tc>
        <w:tc>
          <w:tcPr>
            <w:tcW w:w="600" w:type="dxa"/>
          </w:tcPr>
          <w:p w14:paraId="7E2AEDE0" w14:textId="77777777" w:rsidR="00B2583B" w:rsidRDefault="00000000">
            <w:pPr>
              <w:pStyle w:val="Compact"/>
              <w:jc w:val="right"/>
            </w:pPr>
            <w:r>
              <w:t>0.43</w:t>
            </w:r>
          </w:p>
        </w:tc>
      </w:tr>
      <w:tr w:rsidR="00B2583B" w14:paraId="741DD678" w14:textId="77777777">
        <w:tc>
          <w:tcPr>
            <w:tcW w:w="1560" w:type="dxa"/>
          </w:tcPr>
          <w:p w14:paraId="782402CD" w14:textId="77777777" w:rsidR="00B2583B" w:rsidRDefault="00000000">
            <w:pPr>
              <w:pStyle w:val="Compact"/>
            </w:pPr>
            <w:r>
              <w:t>Chlamydomonas_reinhardtii</w:t>
            </w:r>
          </w:p>
        </w:tc>
        <w:tc>
          <w:tcPr>
            <w:tcW w:w="1140" w:type="dxa"/>
          </w:tcPr>
          <w:p w14:paraId="188C7C0B" w14:textId="77777777" w:rsidR="00B2583B" w:rsidRDefault="00000000">
            <w:pPr>
              <w:pStyle w:val="Compact"/>
              <w:jc w:val="right"/>
            </w:pPr>
            <w:r>
              <w:t>1</w:t>
            </w:r>
          </w:p>
        </w:tc>
        <w:tc>
          <w:tcPr>
            <w:tcW w:w="1800" w:type="dxa"/>
          </w:tcPr>
          <w:p w14:paraId="607F785A" w14:textId="77777777" w:rsidR="00B2583B" w:rsidRDefault="00000000">
            <w:pPr>
              <w:pStyle w:val="Compact"/>
              <w:jc w:val="right"/>
            </w:pPr>
            <w:r>
              <w:t>24</w:t>
            </w:r>
          </w:p>
        </w:tc>
        <w:tc>
          <w:tcPr>
            <w:tcW w:w="1320" w:type="dxa"/>
          </w:tcPr>
          <w:p w14:paraId="1539040B" w14:textId="77777777" w:rsidR="00B2583B" w:rsidRDefault="00000000">
            <w:pPr>
              <w:pStyle w:val="Compact"/>
              <w:jc w:val="right"/>
            </w:pPr>
            <w:r>
              <w:t>0.92300</w:t>
            </w:r>
          </w:p>
        </w:tc>
        <w:tc>
          <w:tcPr>
            <w:tcW w:w="1500" w:type="dxa"/>
          </w:tcPr>
          <w:p w14:paraId="475CCA53" w14:textId="77777777" w:rsidR="00B2583B" w:rsidRDefault="00000000">
            <w:pPr>
              <w:pStyle w:val="Compact"/>
              <w:jc w:val="right"/>
            </w:pPr>
            <w:r>
              <w:t>24</w:t>
            </w:r>
          </w:p>
        </w:tc>
        <w:tc>
          <w:tcPr>
            <w:tcW w:w="600" w:type="dxa"/>
          </w:tcPr>
          <w:p w14:paraId="4DCAB20F" w14:textId="77777777" w:rsidR="00B2583B" w:rsidRDefault="00000000">
            <w:pPr>
              <w:pStyle w:val="Compact"/>
              <w:jc w:val="right"/>
            </w:pPr>
            <w:r>
              <w:t>10.00</w:t>
            </w:r>
          </w:p>
        </w:tc>
      </w:tr>
      <w:tr w:rsidR="00B2583B" w14:paraId="2F1E7A9B" w14:textId="77777777">
        <w:tc>
          <w:tcPr>
            <w:tcW w:w="1560" w:type="dxa"/>
          </w:tcPr>
          <w:p w14:paraId="37B99E73" w14:textId="77777777" w:rsidR="00B2583B" w:rsidRDefault="00000000">
            <w:pPr>
              <w:pStyle w:val="Compact"/>
            </w:pPr>
            <w:r>
              <w:t>Chlamydomonas_reinhardtii</w:t>
            </w:r>
          </w:p>
        </w:tc>
        <w:tc>
          <w:tcPr>
            <w:tcW w:w="1140" w:type="dxa"/>
          </w:tcPr>
          <w:p w14:paraId="67006822" w14:textId="77777777" w:rsidR="00B2583B" w:rsidRDefault="00000000">
            <w:pPr>
              <w:pStyle w:val="Compact"/>
              <w:jc w:val="right"/>
            </w:pPr>
            <w:r>
              <w:t>1</w:t>
            </w:r>
          </w:p>
        </w:tc>
        <w:tc>
          <w:tcPr>
            <w:tcW w:w="1800" w:type="dxa"/>
          </w:tcPr>
          <w:p w14:paraId="15A7CFB3" w14:textId="77777777" w:rsidR="00B2583B" w:rsidRDefault="00000000">
            <w:pPr>
              <w:pStyle w:val="Compact"/>
              <w:jc w:val="right"/>
            </w:pPr>
            <w:r>
              <w:t>24</w:t>
            </w:r>
          </w:p>
        </w:tc>
        <w:tc>
          <w:tcPr>
            <w:tcW w:w="1320" w:type="dxa"/>
          </w:tcPr>
          <w:p w14:paraId="61D7B65B" w14:textId="77777777" w:rsidR="00B2583B" w:rsidRDefault="00000000">
            <w:pPr>
              <w:pStyle w:val="Compact"/>
              <w:jc w:val="right"/>
            </w:pPr>
            <w:r>
              <w:t>1.02344</w:t>
            </w:r>
          </w:p>
        </w:tc>
        <w:tc>
          <w:tcPr>
            <w:tcW w:w="1500" w:type="dxa"/>
          </w:tcPr>
          <w:p w14:paraId="2B7BA0F8" w14:textId="77777777" w:rsidR="00B2583B" w:rsidRDefault="00000000">
            <w:pPr>
              <w:pStyle w:val="Compact"/>
              <w:jc w:val="right"/>
            </w:pPr>
            <w:r>
              <w:t>24</w:t>
            </w:r>
          </w:p>
        </w:tc>
        <w:tc>
          <w:tcPr>
            <w:tcW w:w="600" w:type="dxa"/>
          </w:tcPr>
          <w:p w14:paraId="40DB10C0" w14:textId="77777777" w:rsidR="00B2583B" w:rsidRDefault="00000000">
            <w:pPr>
              <w:pStyle w:val="Compact"/>
              <w:jc w:val="right"/>
            </w:pPr>
            <w:r>
              <w:t>30.00</w:t>
            </w:r>
          </w:p>
        </w:tc>
      </w:tr>
      <w:tr w:rsidR="00B2583B" w14:paraId="0CEC0D46" w14:textId="77777777">
        <w:tc>
          <w:tcPr>
            <w:tcW w:w="1560" w:type="dxa"/>
          </w:tcPr>
          <w:p w14:paraId="3F525284" w14:textId="77777777" w:rsidR="00B2583B" w:rsidRDefault="00000000">
            <w:pPr>
              <w:pStyle w:val="Compact"/>
            </w:pPr>
            <w:r>
              <w:t>Chlamydomonas_reinhardtii</w:t>
            </w:r>
          </w:p>
        </w:tc>
        <w:tc>
          <w:tcPr>
            <w:tcW w:w="1140" w:type="dxa"/>
          </w:tcPr>
          <w:p w14:paraId="5434735C" w14:textId="77777777" w:rsidR="00B2583B" w:rsidRDefault="00000000">
            <w:pPr>
              <w:pStyle w:val="Compact"/>
              <w:jc w:val="right"/>
            </w:pPr>
            <w:r>
              <w:t>1</w:t>
            </w:r>
          </w:p>
        </w:tc>
        <w:tc>
          <w:tcPr>
            <w:tcW w:w="1800" w:type="dxa"/>
          </w:tcPr>
          <w:p w14:paraId="7B3A6F5A" w14:textId="77777777" w:rsidR="00B2583B" w:rsidRDefault="00000000">
            <w:pPr>
              <w:pStyle w:val="Compact"/>
              <w:jc w:val="right"/>
            </w:pPr>
            <w:r>
              <w:t>24</w:t>
            </w:r>
          </w:p>
        </w:tc>
        <w:tc>
          <w:tcPr>
            <w:tcW w:w="1320" w:type="dxa"/>
          </w:tcPr>
          <w:p w14:paraId="0BCED539" w14:textId="77777777" w:rsidR="00B2583B" w:rsidRDefault="00000000">
            <w:pPr>
              <w:pStyle w:val="Compact"/>
              <w:jc w:val="right"/>
            </w:pPr>
            <w:r>
              <w:t>1.03318</w:t>
            </w:r>
          </w:p>
        </w:tc>
        <w:tc>
          <w:tcPr>
            <w:tcW w:w="1500" w:type="dxa"/>
          </w:tcPr>
          <w:p w14:paraId="18D69332" w14:textId="77777777" w:rsidR="00B2583B" w:rsidRDefault="00000000">
            <w:pPr>
              <w:pStyle w:val="Compact"/>
              <w:jc w:val="right"/>
            </w:pPr>
            <w:r>
              <w:t>24</w:t>
            </w:r>
          </w:p>
        </w:tc>
        <w:tc>
          <w:tcPr>
            <w:tcW w:w="600" w:type="dxa"/>
          </w:tcPr>
          <w:p w14:paraId="7AD9B46F" w14:textId="77777777" w:rsidR="00B2583B" w:rsidRDefault="00000000">
            <w:pPr>
              <w:pStyle w:val="Compact"/>
              <w:jc w:val="right"/>
            </w:pPr>
            <w:r>
              <w:t>0.43</w:t>
            </w:r>
          </w:p>
        </w:tc>
      </w:tr>
      <w:tr w:rsidR="00B2583B" w14:paraId="3ED8E726" w14:textId="77777777">
        <w:tc>
          <w:tcPr>
            <w:tcW w:w="1560" w:type="dxa"/>
          </w:tcPr>
          <w:p w14:paraId="56C5EF26" w14:textId="77777777" w:rsidR="00B2583B" w:rsidRDefault="00000000">
            <w:pPr>
              <w:pStyle w:val="Compact"/>
            </w:pPr>
            <w:r>
              <w:t>Chlamydomonas_reinhardtii</w:t>
            </w:r>
          </w:p>
        </w:tc>
        <w:tc>
          <w:tcPr>
            <w:tcW w:w="1140" w:type="dxa"/>
          </w:tcPr>
          <w:p w14:paraId="027471E8" w14:textId="77777777" w:rsidR="00B2583B" w:rsidRDefault="00000000">
            <w:pPr>
              <w:pStyle w:val="Compact"/>
              <w:jc w:val="right"/>
            </w:pPr>
            <w:r>
              <w:t>1</w:t>
            </w:r>
          </w:p>
        </w:tc>
        <w:tc>
          <w:tcPr>
            <w:tcW w:w="1800" w:type="dxa"/>
          </w:tcPr>
          <w:p w14:paraId="48427060" w14:textId="77777777" w:rsidR="00B2583B" w:rsidRDefault="00000000">
            <w:pPr>
              <w:pStyle w:val="Compact"/>
              <w:jc w:val="right"/>
            </w:pPr>
            <w:r>
              <w:t>28</w:t>
            </w:r>
          </w:p>
        </w:tc>
        <w:tc>
          <w:tcPr>
            <w:tcW w:w="1320" w:type="dxa"/>
          </w:tcPr>
          <w:p w14:paraId="37DDFB54" w14:textId="77777777" w:rsidR="00B2583B" w:rsidRDefault="00000000">
            <w:pPr>
              <w:pStyle w:val="Compact"/>
              <w:jc w:val="right"/>
            </w:pPr>
            <w:r>
              <w:t>0.95515</w:t>
            </w:r>
          </w:p>
        </w:tc>
        <w:tc>
          <w:tcPr>
            <w:tcW w:w="1500" w:type="dxa"/>
          </w:tcPr>
          <w:p w14:paraId="59FF97EF" w14:textId="77777777" w:rsidR="00B2583B" w:rsidRDefault="00000000">
            <w:pPr>
              <w:pStyle w:val="Compact"/>
              <w:jc w:val="right"/>
            </w:pPr>
            <w:r>
              <w:t>24</w:t>
            </w:r>
          </w:p>
        </w:tc>
        <w:tc>
          <w:tcPr>
            <w:tcW w:w="600" w:type="dxa"/>
          </w:tcPr>
          <w:p w14:paraId="3D74A489" w14:textId="77777777" w:rsidR="00B2583B" w:rsidRDefault="00000000">
            <w:pPr>
              <w:pStyle w:val="Compact"/>
              <w:jc w:val="right"/>
            </w:pPr>
            <w:r>
              <w:t>30.00</w:t>
            </w:r>
          </w:p>
        </w:tc>
      </w:tr>
      <w:tr w:rsidR="00B2583B" w14:paraId="28B6190C" w14:textId="77777777">
        <w:tc>
          <w:tcPr>
            <w:tcW w:w="1560" w:type="dxa"/>
          </w:tcPr>
          <w:p w14:paraId="22286C4E" w14:textId="77777777" w:rsidR="00B2583B" w:rsidRDefault="00000000">
            <w:pPr>
              <w:pStyle w:val="Compact"/>
            </w:pPr>
            <w:r>
              <w:t>Chlamydomonas_reinhardtii</w:t>
            </w:r>
          </w:p>
        </w:tc>
        <w:tc>
          <w:tcPr>
            <w:tcW w:w="1140" w:type="dxa"/>
          </w:tcPr>
          <w:p w14:paraId="03CFBB77" w14:textId="77777777" w:rsidR="00B2583B" w:rsidRDefault="00000000">
            <w:pPr>
              <w:pStyle w:val="Compact"/>
              <w:jc w:val="right"/>
            </w:pPr>
            <w:r>
              <w:t>1</w:t>
            </w:r>
          </w:p>
        </w:tc>
        <w:tc>
          <w:tcPr>
            <w:tcW w:w="1800" w:type="dxa"/>
          </w:tcPr>
          <w:p w14:paraId="53577083" w14:textId="77777777" w:rsidR="00B2583B" w:rsidRDefault="00000000">
            <w:pPr>
              <w:pStyle w:val="Compact"/>
              <w:jc w:val="right"/>
            </w:pPr>
            <w:r>
              <w:t>28</w:t>
            </w:r>
          </w:p>
        </w:tc>
        <w:tc>
          <w:tcPr>
            <w:tcW w:w="1320" w:type="dxa"/>
          </w:tcPr>
          <w:p w14:paraId="5C8438D7" w14:textId="77777777" w:rsidR="00B2583B" w:rsidRDefault="00000000">
            <w:pPr>
              <w:pStyle w:val="Compact"/>
              <w:jc w:val="right"/>
            </w:pPr>
            <w:r>
              <w:t>1.00251</w:t>
            </w:r>
          </w:p>
        </w:tc>
        <w:tc>
          <w:tcPr>
            <w:tcW w:w="1500" w:type="dxa"/>
          </w:tcPr>
          <w:p w14:paraId="5785757B" w14:textId="77777777" w:rsidR="00B2583B" w:rsidRDefault="00000000">
            <w:pPr>
              <w:pStyle w:val="Compact"/>
              <w:jc w:val="right"/>
            </w:pPr>
            <w:r>
              <w:t>24</w:t>
            </w:r>
          </w:p>
        </w:tc>
        <w:tc>
          <w:tcPr>
            <w:tcW w:w="600" w:type="dxa"/>
          </w:tcPr>
          <w:p w14:paraId="35F8E6AC" w14:textId="77777777" w:rsidR="00B2583B" w:rsidRDefault="00000000">
            <w:pPr>
              <w:pStyle w:val="Compact"/>
              <w:jc w:val="right"/>
            </w:pPr>
            <w:r>
              <w:t>0.43</w:t>
            </w:r>
          </w:p>
        </w:tc>
      </w:tr>
      <w:tr w:rsidR="00B2583B" w14:paraId="1EEA986D" w14:textId="77777777">
        <w:tc>
          <w:tcPr>
            <w:tcW w:w="1560" w:type="dxa"/>
          </w:tcPr>
          <w:p w14:paraId="6CEB9C8D" w14:textId="77777777" w:rsidR="00B2583B" w:rsidRDefault="00000000">
            <w:pPr>
              <w:pStyle w:val="Compact"/>
            </w:pPr>
            <w:r>
              <w:t>Chlamydomonas_reinhardtii</w:t>
            </w:r>
          </w:p>
        </w:tc>
        <w:tc>
          <w:tcPr>
            <w:tcW w:w="1140" w:type="dxa"/>
          </w:tcPr>
          <w:p w14:paraId="25E1BA18" w14:textId="77777777" w:rsidR="00B2583B" w:rsidRDefault="00000000">
            <w:pPr>
              <w:pStyle w:val="Compact"/>
              <w:jc w:val="right"/>
            </w:pPr>
            <w:r>
              <w:t>1</w:t>
            </w:r>
          </w:p>
        </w:tc>
        <w:tc>
          <w:tcPr>
            <w:tcW w:w="1800" w:type="dxa"/>
          </w:tcPr>
          <w:p w14:paraId="5FAD01B5" w14:textId="77777777" w:rsidR="00B2583B" w:rsidRDefault="00000000">
            <w:pPr>
              <w:pStyle w:val="Compact"/>
              <w:jc w:val="right"/>
            </w:pPr>
            <w:r>
              <w:t>28</w:t>
            </w:r>
          </w:p>
        </w:tc>
        <w:tc>
          <w:tcPr>
            <w:tcW w:w="1320" w:type="dxa"/>
          </w:tcPr>
          <w:p w14:paraId="0B27788A" w14:textId="77777777" w:rsidR="00B2583B" w:rsidRDefault="00000000">
            <w:pPr>
              <w:pStyle w:val="Compact"/>
              <w:jc w:val="right"/>
            </w:pPr>
            <w:r>
              <w:t>1.01890</w:t>
            </w:r>
          </w:p>
        </w:tc>
        <w:tc>
          <w:tcPr>
            <w:tcW w:w="1500" w:type="dxa"/>
          </w:tcPr>
          <w:p w14:paraId="0447FC4F" w14:textId="77777777" w:rsidR="00B2583B" w:rsidRDefault="00000000">
            <w:pPr>
              <w:pStyle w:val="Compact"/>
              <w:jc w:val="right"/>
            </w:pPr>
            <w:r>
              <w:t>24</w:t>
            </w:r>
          </w:p>
        </w:tc>
        <w:tc>
          <w:tcPr>
            <w:tcW w:w="600" w:type="dxa"/>
          </w:tcPr>
          <w:p w14:paraId="58A722B0" w14:textId="77777777" w:rsidR="00B2583B" w:rsidRDefault="00000000">
            <w:pPr>
              <w:pStyle w:val="Compact"/>
              <w:jc w:val="right"/>
            </w:pPr>
            <w:r>
              <w:t>10.00</w:t>
            </w:r>
          </w:p>
        </w:tc>
      </w:tr>
      <w:tr w:rsidR="00B2583B" w14:paraId="371496F7" w14:textId="77777777">
        <w:tc>
          <w:tcPr>
            <w:tcW w:w="1560" w:type="dxa"/>
          </w:tcPr>
          <w:p w14:paraId="28E642F3" w14:textId="77777777" w:rsidR="00B2583B" w:rsidRDefault="00000000">
            <w:pPr>
              <w:pStyle w:val="Compact"/>
            </w:pPr>
            <w:r>
              <w:t>Chlamydomonas_reinhardtii</w:t>
            </w:r>
          </w:p>
        </w:tc>
        <w:tc>
          <w:tcPr>
            <w:tcW w:w="1140" w:type="dxa"/>
          </w:tcPr>
          <w:p w14:paraId="24A32458" w14:textId="77777777" w:rsidR="00B2583B" w:rsidRDefault="00000000">
            <w:pPr>
              <w:pStyle w:val="Compact"/>
              <w:jc w:val="right"/>
            </w:pPr>
            <w:r>
              <w:t>1</w:t>
            </w:r>
          </w:p>
        </w:tc>
        <w:tc>
          <w:tcPr>
            <w:tcW w:w="1800" w:type="dxa"/>
          </w:tcPr>
          <w:p w14:paraId="21B60310" w14:textId="77777777" w:rsidR="00B2583B" w:rsidRDefault="00000000">
            <w:pPr>
              <w:pStyle w:val="Compact"/>
              <w:jc w:val="right"/>
            </w:pPr>
            <w:r>
              <w:t>28</w:t>
            </w:r>
          </w:p>
        </w:tc>
        <w:tc>
          <w:tcPr>
            <w:tcW w:w="1320" w:type="dxa"/>
          </w:tcPr>
          <w:p w14:paraId="5EA02E0A" w14:textId="77777777" w:rsidR="00B2583B" w:rsidRDefault="00000000">
            <w:pPr>
              <w:pStyle w:val="Compact"/>
              <w:jc w:val="right"/>
            </w:pPr>
            <w:r>
              <w:t>1.01954</w:t>
            </w:r>
          </w:p>
        </w:tc>
        <w:tc>
          <w:tcPr>
            <w:tcW w:w="1500" w:type="dxa"/>
          </w:tcPr>
          <w:p w14:paraId="42131C6F" w14:textId="77777777" w:rsidR="00B2583B" w:rsidRDefault="00000000">
            <w:pPr>
              <w:pStyle w:val="Compact"/>
              <w:jc w:val="right"/>
            </w:pPr>
            <w:r>
              <w:t>24</w:t>
            </w:r>
          </w:p>
        </w:tc>
        <w:tc>
          <w:tcPr>
            <w:tcW w:w="600" w:type="dxa"/>
          </w:tcPr>
          <w:p w14:paraId="7236B041" w14:textId="77777777" w:rsidR="00B2583B" w:rsidRDefault="00000000">
            <w:pPr>
              <w:pStyle w:val="Compact"/>
              <w:jc w:val="right"/>
            </w:pPr>
            <w:r>
              <w:t>30.00</w:t>
            </w:r>
          </w:p>
        </w:tc>
      </w:tr>
      <w:tr w:rsidR="00B2583B" w14:paraId="2A426950" w14:textId="77777777">
        <w:tc>
          <w:tcPr>
            <w:tcW w:w="1560" w:type="dxa"/>
          </w:tcPr>
          <w:p w14:paraId="2BF04432" w14:textId="77777777" w:rsidR="00B2583B" w:rsidRDefault="00000000">
            <w:pPr>
              <w:pStyle w:val="Compact"/>
            </w:pPr>
            <w:r>
              <w:t>Chlamydomonas_reinhardtii</w:t>
            </w:r>
          </w:p>
        </w:tc>
        <w:tc>
          <w:tcPr>
            <w:tcW w:w="1140" w:type="dxa"/>
          </w:tcPr>
          <w:p w14:paraId="3B74EA10" w14:textId="77777777" w:rsidR="00B2583B" w:rsidRDefault="00000000">
            <w:pPr>
              <w:pStyle w:val="Compact"/>
              <w:jc w:val="right"/>
            </w:pPr>
            <w:r>
              <w:t>2</w:t>
            </w:r>
          </w:p>
        </w:tc>
        <w:tc>
          <w:tcPr>
            <w:tcW w:w="1800" w:type="dxa"/>
          </w:tcPr>
          <w:p w14:paraId="0F442E9F" w14:textId="77777777" w:rsidR="00B2583B" w:rsidRDefault="00000000">
            <w:pPr>
              <w:pStyle w:val="Compact"/>
              <w:jc w:val="right"/>
            </w:pPr>
            <w:r>
              <w:t>12</w:t>
            </w:r>
          </w:p>
        </w:tc>
        <w:tc>
          <w:tcPr>
            <w:tcW w:w="1320" w:type="dxa"/>
          </w:tcPr>
          <w:p w14:paraId="45BD5630" w14:textId="77777777" w:rsidR="00B2583B" w:rsidRDefault="00000000">
            <w:pPr>
              <w:pStyle w:val="Compact"/>
              <w:jc w:val="right"/>
            </w:pPr>
            <w:r>
              <w:t>0.41022</w:t>
            </w:r>
          </w:p>
        </w:tc>
        <w:tc>
          <w:tcPr>
            <w:tcW w:w="1500" w:type="dxa"/>
          </w:tcPr>
          <w:p w14:paraId="0BA053C5" w14:textId="77777777" w:rsidR="00B2583B" w:rsidRDefault="00000000">
            <w:pPr>
              <w:pStyle w:val="Compact"/>
              <w:jc w:val="right"/>
            </w:pPr>
            <w:r>
              <w:t>24</w:t>
            </w:r>
          </w:p>
        </w:tc>
        <w:tc>
          <w:tcPr>
            <w:tcW w:w="600" w:type="dxa"/>
          </w:tcPr>
          <w:p w14:paraId="20BA685D" w14:textId="77777777" w:rsidR="00B2583B" w:rsidRDefault="00000000">
            <w:pPr>
              <w:pStyle w:val="Compact"/>
              <w:jc w:val="right"/>
            </w:pPr>
            <w:r>
              <w:t>0.43</w:t>
            </w:r>
          </w:p>
        </w:tc>
      </w:tr>
      <w:tr w:rsidR="00B2583B" w14:paraId="0D6516E8" w14:textId="77777777">
        <w:tc>
          <w:tcPr>
            <w:tcW w:w="1560" w:type="dxa"/>
          </w:tcPr>
          <w:p w14:paraId="50CEFE60" w14:textId="77777777" w:rsidR="00B2583B" w:rsidRDefault="00000000">
            <w:pPr>
              <w:pStyle w:val="Compact"/>
            </w:pPr>
            <w:r>
              <w:t>Chlamydomonas_reinhardtii</w:t>
            </w:r>
          </w:p>
        </w:tc>
        <w:tc>
          <w:tcPr>
            <w:tcW w:w="1140" w:type="dxa"/>
          </w:tcPr>
          <w:p w14:paraId="30017A53" w14:textId="77777777" w:rsidR="00B2583B" w:rsidRDefault="00000000">
            <w:pPr>
              <w:pStyle w:val="Compact"/>
              <w:jc w:val="right"/>
            </w:pPr>
            <w:r>
              <w:t>2</w:t>
            </w:r>
          </w:p>
        </w:tc>
        <w:tc>
          <w:tcPr>
            <w:tcW w:w="1800" w:type="dxa"/>
          </w:tcPr>
          <w:p w14:paraId="43BE86A3" w14:textId="77777777" w:rsidR="00B2583B" w:rsidRDefault="00000000">
            <w:pPr>
              <w:pStyle w:val="Compact"/>
              <w:jc w:val="right"/>
            </w:pPr>
            <w:r>
              <w:t>16</w:t>
            </w:r>
          </w:p>
        </w:tc>
        <w:tc>
          <w:tcPr>
            <w:tcW w:w="1320" w:type="dxa"/>
          </w:tcPr>
          <w:p w14:paraId="7F3FF5CD" w14:textId="77777777" w:rsidR="00B2583B" w:rsidRDefault="00000000">
            <w:pPr>
              <w:pStyle w:val="Compact"/>
              <w:jc w:val="right"/>
            </w:pPr>
            <w:r>
              <w:t>0.38094</w:t>
            </w:r>
          </w:p>
        </w:tc>
        <w:tc>
          <w:tcPr>
            <w:tcW w:w="1500" w:type="dxa"/>
          </w:tcPr>
          <w:p w14:paraId="53C5AA77" w14:textId="77777777" w:rsidR="00B2583B" w:rsidRDefault="00000000">
            <w:pPr>
              <w:pStyle w:val="Compact"/>
              <w:jc w:val="right"/>
            </w:pPr>
            <w:r>
              <w:t>24</w:t>
            </w:r>
          </w:p>
        </w:tc>
        <w:tc>
          <w:tcPr>
            <w:tcW w:w="600" w:type="dxa"/>
          </w:tcPr>
          <w:p w14:paraId="61296DC5" w14:textId="77777777" w:rsidR="00B2583B" w:rsidRDefault="00000000">
            <w:pPr>
              <w:pStyle w:val="Compact"/>
              <w:jc w:val="right"/>
            </w:pPr>
            <w:r>
              <w:t>0.43</w:t>
            </w:r>
          </w:p>
        </w:tc>
      </w:tr>
      <w:tr w:rsidR="00B2583B" w14:paraId="4DCC91A4" w14:textId="77777777">
        <w:tc>
          <w:tcPr>
            <w:tcW w:w="1560" w:type="dxa"/>
          </w:tcPr>
          <w:p w14:paraId="7A2C6AD0" w14:textId="77777777" w:rsidR="00B2583B" w:rsidRDefault="00000000">
            <w:pPr>
              <w:pStyle w:val="Compact"/>
            </w:pPr>
            <w:r>
              <w:t>Chlamydomonas_reinhardtii</w:t>
            </w:r>
          </w:p>
        </w:tc>
        <w:tc>
          <w:tcPr>
            <w:tcW w:w="1140" w:type="dxa"/>
          </w:tcPr>
          <w:p w14:paraId="150AB808" w14:textId="77777777" w:rsidR="00B2583B" w:rsidRDefault="00000000">
            <w:pPr>
              <w:pStyle w:val="Compact"/>
              <w:jc w:val="right"/>
            </w:pPr>
            <w:r>
              <w:t>2</w:t>
            </w:r>
          </w:p>
        </w:tc>
        <w:tc>
          <w:tcPr>
            <w:tcW w:w="1800" w:type="dxa"/>
          </w:tcPr>
          <w:p w14:paraId="5742D828" w14:textId="77777777" w:rsidR="00B2583B" w:rsidRDefault="00000000">
            <w:pPr>
              <w:pStyle w:val="Compact"/>
              <w:jc w:val="right"/>
            </w:pPr>
            <w:r>
              <w:t>16</w:t>
            </w:r>
          </w:p>
        </w:tc>
        <w:tc>
          <w:tcPr>
            <w:tcW w:w="1320" w:type="dxa"/>
          </w:tcPr>
          <w:p w14:paraId="3A6B5AC9" w14:textId="77777777" w:rsidR="00B2583B" w:rsidRDefault="00000000">
            <w:pPr>
              <w:pStyle w:val="Compact"/>
              <w:jc w:val="right"/>
            </w:pPr>
            <w:r>
              <w:t>0.45294</w:t>
            </w:r>
          </w:p>
        </w:tc>
        <w:tc>
          <w:tcPr>
            <w:tcW w:w="1500" w:type="dxa"/>
          </w:tcPr>
          <w:p w14:paraId="4386AC35" w14:textId="77777777" w:rsidR="00B2583B" w:rsidRDefault="00000000">
            <w:pPr>
              <w:pStyle w:val="Compact"/>
              <w:jc w:val="right"/>
            </w:pPr>
            <w:r>
              <w:t>24</w:t>
            </w:r>
          </w:p>
        </w:tc>
        <w:tc>
          <w:tcPr>
            <w:tcW w:w="600" w:type="dxa"/>
          </w:tcPr>
          <w:p w14:paraId="20894945" w14:textId="77777777" w:rsidR="00B2583B" w:rsidRDefault="00000000">
            <w:pPr>
              <w:pStyle w:val="Compact"/>
              <w:jc w:val="right"/>
            </w:pPr>
            <w:r>
              <w:t>30.00</w:t>
            </w:r>
          </w:p>
        </w:tc>
      </w:tr>
      <w:tr w:rsidR="00B2583B" w14:paraId="1A3AC2A8" w14:textId="77777777">
        <w:tc>
          <w:tcPr>
            <w:tcW w:w="1560" w:type="dxa"/>
          </w:tcPr>
          <w:p w14:paraId="3BFC158C" w14:textId="77777777" w:rsidR="00B2583B" w:rsidRDefault="00000000">
            <w:pPr>
              <w:pStyle w:val="Compact"/>
            </w:pPr>
            <w:r>
              <w:t>Chlamydomonas_reinhardtii</w:t>
            </w:r>
          </w:p>
        </w:tc>
        <w:tc>
          <w:tcPr>
            <w:tcW w:w="1140" w:type="dxa"/>
          </w:tcPr>
          <w:p w14:paraId="50D374F3" w14:textId="77777777" w:rsidR="00B2583B" w:rsidRDefault="00000000">
            <w:pPr>
              <w:pStyle w:val="Compact"/>
              <w:jc w:val="right"/>
            </w:pPr>
            <w:r>
              <w:t>2</w:t>
            </w:r>
          </w:p>
        </w:tc>
        <w:tc>
          <w:tcPr>
            <w:tcW w:w="1800" w:type="dxa"/>
          </w:tcPr>
          <w:p w14:paraId="5B3A66FE" w14:textId="77777777" w:rsidR="00B2583B" w:rsidRDefault="00000000">
            <w:pPr>
              <w:pStyle w:val="Compact"/>
              <w:jc w:val="right"/>
            </w:pPr>
            <w:r>
              <w:t>16</w:t>
            </w:r>
          </w:p>
        </w:tc>
        <w:tc>
          <w:tcPr>
            <w:tcW w:w="1320" w:type="dxa"/>
          </w:tcPr>
          <w:p w14:paraId="6A8DFA82" w14:textId="77777777" w:rsidR="00B2583B" w:rsidRDefault="00000000">
            <w:pPr>
              <w:pStyle w:val="Compact"/>
              <w:jc w:val="right"/>
            </w:pPr>
            <w:r>
              <w:t>0.46377</w:t>
            </w:r>
          </w:p>
        </w:tc>
        <w:tc>
          <w:tcPr>
            <w:tcW w:w="1500" w:type="dxa"/>
          </w:tcPr>
          <w:p w14:paraId="63D03E11" w14:textId="77777777" w:rsidR="00B2583B" w:rsidRDefault="00000000">
            <w:pPr>
              <w:pStyle w:val="Compact"/>
              <w:jc w:val="right"/>
            </w:pPr>
            <w:r>
              <w:t>24</w:t>
            </w:r>
          </w:p>
        </w:tc>
        <w:tc>
          <w:tcPr>
            <w:tcW w:w="600" w:type="dxa"/>
          </w:tcPr>
          <w:p w14:paraId="46EA0125" w14:textId="77777777" w:rsidR="00B2583B" w:rsidRDefault="00000000">
            <w:pPr>
              <w:pStyle w:val="Compact"/>
              <w:jc w:val="right"/>
            </w:pPr>
            <w:r>
              <w:t>10.00</w:t>
            </w:r>
          </w:p>
        </w:tc>
      </w:tr>
      <w:tr w:rsidR="00B2583B" w14:paraId="460795CC" w14:textId="77777777">
        <w:tc>
          <w:tcPr>
            <w:tcW w:w="1560" w:type="dxa"/>
          </w:tcPr>
          <w:p w14:paraId="5B4A752E" w14:textId="77777777" w:rsidR="00B2583B" w:rsidRDefault="00000000">
            <w:pPr>
              <w:pStyle w:val="Compact"/>
            </w:pPr>
            <w:r>
              <w:t>Chlamydomonas_reinhardtii</w:t>
            </w:r>
          </w:p>
        </w:tc>
        <w:tc>
          <w:tcPr>
            <w:tcW w:w="1140" w:type="dxa"/>
          </w:tcPr>
          <w:p w14:paraId="527E50DC" w14:textId="77777777" w:rsidR="00B2583B" w:rsidRDefault="00000000">
            <w:pPr>
              <w:pStyle w:val="Compact"/>
              <w:jc w:val="right"/>
            </w:pPr>
            <w:r>
              <w:t>2</w:t>
            </w:r>
          </w:p>
        </w:tc>
        <w:tc>
          <w:tcPr>
            <w:tcW w:w="1800" w:type="dxa"/>
          </w:tcPr>
          <w:p w14:paraId="52F0D805" w14:textId="77777777" w:rsidR="00B2583B" w:rsidRDefault="00000000">
            <w:pPr>
              <w:pStyle w:val="Compact"/>
              <w:jc w:val="right"/>
            </w:pPr>
            <w:r>
              <w:t>16</w:t>
            </w:r>
          </w:p>
        </w:tc>
        <w:tc>
          <w:tcPr>
            <w:tcW w:w="1320" w:type="dxa"/>
          </w:tcPr>
          <w:p w14:paraId="7C9C1852" w14:textId="77777777" w:rsidR="00B2583B" w:rsidRDefault="00000000">
            <w:pPr>
              <w:pStyle w:val="Compact"/>
              <w:jc w:val="right"/>
            </w:pPr>
            <w:r>
              <w:t>0.51372</w:t>
            </w:r>
          </w:p>
        </w:tc>
        <w:tc>
          <w:tcPr>
            <w:tcW w:w="1500" w:type="dxa"/>
          </w:tcPr>
          <w:p w14:paraId="0B5E0032" w14:textId="77777777" w:rsidR="00B2583B" w:rsidRDefault="00000000">
            <w:pPr>
              <w:pStyle w:val="Compact"/>
              <w:jc w:val="right"/>
            </w:pPr>
            <w:r>
              <w:t>24</w:t>
            </w:r>
          </w:p>
        </w:tc>
        <w:tc>
          <w:tcPr>
            <w:tcW w:w="600" w:type="dxa"/>
          </w:tcPr>
          <w:p w14:paraId="303A4220" w14:textId="77777777" w:rsidR="00B2583B" w:rsidRDefault="00000000">
            <w:pPr>
              <w:pStyle w:val="Compact"/>
              <w:jc w:val="right"/>
            </w:pPr>
            <w:r>
              <w:t>0.43</w:t>
            </w:r>
          </w:p>
        </w:tc>
      </w:tr>
      <w:tr w:rsidR="00B2583B" w14:paraId="6DD25062" w14:textId="77777777">
        <w:tc>
          <w:tcPr>
            <w:tcW w:w="1560" w:type="dxa"/>
          </w:tcPr>
          <w:p w14:paraId="2C0A9A96" w14:textId="77777777" w:rsidR="00B2583B" w:rsidRDefault="00000000">
            <w:pPr>
              <w:pStyle w:val="Compact"/>
            </w:pPr>
            <w:r>
              <w:t>Chlamydomonas_reinhardtii</w:t>
            </w:r>
          </w:p>
        </w:tc>
        <w:tc>
          <w:tcPr>
            <w:tcW w:w="1140" w:type="dxa"/>
          </w:tcPr>
          <w:p w14:paraId="2DD9406A" w14:textId="77777777" w:rsidR="00B2583B" w:rsidRDefault="00000000">
            <w:pPr>
              <w:pStyle w:val="Compact"/>
              <w:jc w:val="right"/>
            </w:pPr>
            <w:r>
              <w:t>2</w:t>
            </w:r>
          </w:p>
        </w:tc>
        <w:tc>
          <w:tcPr>
            <w:tcW w:w="1800" w:type="dxa"/>
          </w:tcPr>
          <w:p w14:paraId="0288E6C6" w14:textId="77777777" w:rsidR="00B2583B" w:rsidRDefault="00000000">
            <w:pPr>
              <w:pStyle w:val="Compact"/>
              <w:jc w:val="right"/>
            </w:pPr>
            <w:r>
              <w:t>20</w:t>
            </w:r>
          </w:p>
        </w:tc>
        <w:tc>
          <w:tcPr>
            <w:tcW w:w="1320" w:type="dxa"/>
          </w:tcPr>
          <w:p w14:paraId="5909D940" w14:textId="77777777" w:rsidR="00B2583B" w:rsidRDefault="00000000">
            <w:pPr>
              <w:pStyle w:val="Compact"/>
              <w:jc w:val="right"/>
            </w:pPr>
            <w:r>
              <w:t>0.40132</w:t>
            </w:r>
          </w:p>
        </w:tc>
        <w:tc>
          <w:tcPr>
            <w:tcW w:w="1500" w:type="dxa"/>
          </w:tcPr>
          <w:p w14:paraId="69E0433E" w14:textId="77777777" w:rsidR="00B2583B" w:rsidRDefault="00000000">
            <w:pPr>
              <w:pStyle w:val="Compact"/>
              <w:jc w:val="right"/>
            </w:pPr>
            <w:r>
              <w:t>24</w:t>
            </w:r>
          </w:p>
        </w:tc>
        <w:tc>
          <w:tcPr>
            <w:tcW w:w="600" w:type="dxa"/>
          </w:tcPr>
          <w:p w14:paraId="5B808DF1" w14:textId="77777777" w:rsidR="00B2583B" w:rsidRDefault="00000000">
            <w:pPr>
              <w:pStyle w:val="Compact"/>
              <w:jc w:val="right"/>
            </w:pPr>
            <w:r>
              <w:t>0.43</w:t>
            </w:r>
          </w:p>
        </w:tc>
      </w:tr>
      <w:tr w:rsidR="00B2583B" w14:paraId="6AAE727F" w14:textId="77777777">
        <w:tc>
          <w:tcPr>
            <w:tcW w:w="1560" w:type="dxa"/>
          </w:tcPr>
          <w:p w14:paraId="3862A6C7" w14:textId="77777777" w:rsidR="00B2583B" w:rsidRDefault="00000000">
            <w:pPr>
              <w:pStyle w:val="Compact"/>
            </w:pPr>
            <w:r>
              <w:t>Chlamydomonas_reinhardtii</w:t>
            </w:r>
          </w:p>
        </w:tc>
        <w:tc>
          <w:tcPr>
            <w:tcW w:w="1140" w:type="dxa"/>
          </w:tcPr>
          <w:p w14:paraId="3BA4FEC7" w14:textId="77777777" w:rsidR="00B2583B" w:rsidRDefault="00000000">
            <w:pPr>
              <w:pStyle w:val="Compact"/>
              <w:jc w:val="right"/>
            </w:pPr>
            <w:r>
              <w:t>2</w:t>
            </w:r>
          </w:p>
        </w:tc>
        <w:tc>
          <w:tcPr>
            <w:tcW w:w="1800" w:type="dxa"/>
          </w:tcPr>
          <w:p w14:paraId="43CEF401" w14:textId="77777777" w:rsidR="00B2583B" w:rsidRDefault="00000000">
            <w:pPr>
              <w:pStyle w:val="Compact"/>
              <w:jc w:val="right"/>
            </w:pPr>
            <w:r>
              <w:t>20</w:t>
            </w:r>
          </w:p>
        </w:tc>
        <w:tc>
          <w:tcPr>
            <w:tcW w:w="1320" w:type="dxa"/>
          </w:tcPr>
          <w:p w14:paraId="7573B0CA" w14:textId="77777777" w:rsidR="00B2583B" w:rsidRDefault="00000000">
            <w:pPr>
              <w:pStyle w:val="Compact"/>
              <w:jc w:val="right"/>
            </w:pPr>
            <w:r>
              <w:t>0.48682</w:t>
            </w:r>
          </w:p>
        </w:tc>
        <w:tc>
          <w:tcPr>
            <w:tcW w:w="1500" w:type="dxa"/>
          </w:tcPr>
          <w:p w14:paraId="72521AD5" w14:textId="77777777" w:rsidR="00B2583B" w:rsidRDefault="00000000">
            <w:pPr>
              <w:pStyle w:val="Compact"/>
              <w:jc w:val="right"/>
            </w:pPr>
            <w:r>
              <w:t>24</w:t>
            </w:r>
          </w:p>
        </w:tc>
        <w:tc>
          <w:tcPr>
            <w:tcW w:w="600" w:type="dxa"/>
          </w:tcPr>
          <w:p w14:paraId="52DC5B7B" w14:textId="77777777" w:rsidR="00B2583B" w:rsidRDefault="00000000">
            <w:pPr>
              <w:pStyle w:val="Compact"/>
              <w:jc w:val="right"/>
            </w:pPr>
            <w:r>
              <w:t>30.00</w:t>
            </w:r>
          </w:p>
        </w:tc>
      </w:tr>
      <w:tr w:rsidR="00B2583B" w14:paraId="2E50A188" w14:textId="77777777">
        <w:tc>
          <w:tcPr>
            <w:tcW w:w="1560" w:type="dxa"/>
          </w:tcPr>
          <w:p w14:paraId="416B52CB" w14:textId="77777777" w:rsidR="00B2583B" w:rsidRDefault="00000000">
            <w:pPr>
              <w:pStyle w:val="Compact"/>
            </w:pPr>
            <w:r>
              <w:t>Chlamydomonas_reinhardtii</w:t>
            </w:r>
          </w:p>
        </w:tc>
        <w:tc>
          <w:tcPr>
            <w:tcW w:w="1140" w:type="dxa"/>
          </w:tcPr>
          <w:p w14:paraId="4D541BB9" w14:textId="77777777" w:rsidR="00B2583B" w:rsidRDefault="00000000">
            <w:pPr>
              <w:pStyle w:val="Compact"/>
              <w:jc w:val="right"/>
            </w:pPr>
            <w:r>
              <w:t>2</w:t>
            </w:r>
          </w:p>
        </w:tc>
        <w:tc>
          <w:tcPr>
            <w:tcW w:w="1800" w:type="dxa"/>
          </w:tcPr>
          <w:p w14:paraId="2EB86A37" w14:textId="77777777" w:rsidR="00B2583B" w:rsidRDefault="00000000">
            <w:pPr>
              <w:pStyle w:val="Compact"/>
              <w:jc w:val="right"/>
            </w:pPr>
            <w:r>
              <w:t>20</w:t>
            </w:r>
          </w:p>
        </w:tc>
        <w:tc>
          <w:tcPr>
            <w:tcW w:w="1320" w:type="dxa"/>
          </w:tcPr>
          <w:p w14:paraId="73CF89EF" w14:textId="77777777" w:rsidR="00B2583B" w:rsidRDefault="00000000">
            <w:pPr>
              <w:pStyle w:val="Compact"/>
              <w:jc w:val="right"/>
            </w:pPr>
            <w:r>
              <w:t>0.49294</w:t>
            </w:r>
          </w:p>
        </w:tc>
        <w:tc>
          <w:tcPr>
            <w:tcW w:w="1500" w:type="dxa"/>
          </w:tcPr>
          <w:p w14:paraId="7BEB7A60" w14:textId="77777777" w:rsidR="00B2583B" w:rsidRDefault="00000000">
            <w:pPr>
              <w:pStyle w:val="Compact"/>
              <w:jc w:val="right"/>
            </w:pPr>
            <w:r>
              <w:t>24</w:t>
            </w:r>
          </w:p>
        </w:tc>
        <w:tc>
          <w:tcPr>
            <w:tcW w:w="600" w:type="dxa"/>
          </w:tcPr>
          <w:p w14:paraId="13C2AC17" w14:textId="77777777" w:rsidR="00B2583B" w:rsidRDefault="00000000">
            <w:pPr>
              <w:pStyle w:val="Compact"/>
              <w:jc w:val="right"/>
            </w:pPr>
            <w:r>
              <w:t>10.00</w:t>
            </w:r>
          </w:p>
        </w:tc>
      </w:tr>
      <w:tr w:rsidR="00B2583B" w14:paraId="63BF7B2F" w14:textId="77777777">
        <w:tc>
          <w:tcPr>
            <w:tcW w:w="1560" w:type="dxa"/>
          </w:tcPr>
          <w:p w14:paraId="6651BA91" w14:textId="77777777" w:rsidR="00B2583B" w:rsidRDefault="00000000">
            <w:pPr>
              <w:pStyle w:val="Compact"/>
            </w:pPr>
            <w:r>
              <w:t>Chlamydomonas_reinhardtii</w:t>
            </w:r>
          </w:p>
        </w:tc>
        <w:tc>
          <w:tcPr>
            <w:tcW w:w="1140" w:type="dxa"/>
          </w:tcPr>
          <w:p w14:paraId="686F368C" w14:textId="77777777" w:rsidR="00B2583B" w:rsidRDefault="00000000">
            <w:pPr>
              <w:pStyle w:val="Compact"/>
              <w:jc w:val="right"/>
            </w:pPr>
            <w:r>
              <w:t>2</w:t>
            </w:r>
          </w:p>
        </w:tc>
        <w:tc>
          <w:tcPr>
            <w:tcW w:w="1800" w:type="dxa"/>
          </w:tcPr>
          <w:p w14:paraId="0D8C8BF4" w14:textId="77777777" w:rsidR="00B2583B" w:rsidRDefault="00000000">
            <w:pPr>
              <w:pStyle w:val="Compact"/>
              <w:jc w:val="right"/>
            </w:pPr>
            <w:r>
              <w:t>20</w:t>
            </w:r>
          </w:p>
        </w:tc>
        <w:tc>
          <w:tcPr>
            <w:tcW w:w="1320" w:type="dxa"/>
          </w:tcPr>
          <w:p w14:paraId="63E1C31D" w14:textId="77777777" w:rsidR="00B2583B" w:rsidRDefault="00000000">
            <w:pPr>
              <w:pStyle w:val="Compact"/>
              <w:jc w:val="right"/>
            </w:pPr>
            <w:r>
              <w:t>0.51033</w:t>
            </w:r>
          </w:p>
        </w:tc>
        <w:tc>
          <w:tcPr>
            <w:tcW w:w="1500" w:type="dxa"/>
          </w:tcPr>
          <w:p w14:paraId="67072791" w14:textId="77777777" w:rsidR="00B2583B" w:rsidRDefault="00000000">
            <w:pPr>
              <w:pStyle w:val="Compact"/>
              <w:jc w:val="right"/>
            </w:pPr>
            <w:r>
              <w:t>24</w:t>
            </w:r>
          </w:p>
        </w:tc>
        <w:tc>
          <w:tcPr>
            <w:tcW w:w="600" w:type="dxa"/>
          </w:tcPr>
          <w:p w14:paraId="1885E56E" w14:textId="77777777" w:rsidR="00B2583B" w:rsidRDefault="00000000">
            <w:pPr>
              <w:pStyle w:val="Compact"/>
              <w:jc w:val="right"/>
            </w:pPr>
            <w:r>
              <w:t>0.43</w:t>
            </w:r>
          </w:p>
        </w:tc>
      </w:tr>
      <w:tr w:rsidR="00B2583B" w14:paraId="6C41CC24" w14:textId="77777777">
        <w:tc>
          <w:tcPr>
            <w:tcW w:w="1560" w:type="dxa"/>
          </w:tcPr>
          <w:p w14:paraId="43E5AC31" w14:textId="77777777" w:rsidR="00B2583B" w:rsidRDefault="00000000">
            <w:pPr>
              <w:pStyle w:val="Compact"/>
            </w:pPr>
            <w:r>
              <w:t>Chlamydomonas_reinhardtii</w:t>
            </w:r>
          </w:p>
        </w:tc>
        <w:tc>
          <w:tcPr>
            <w:tcW w:w="1140" w:type="dxa"/>
          </w:tcPr>
          <w:p w14:paraId="5D0B9FC7" w14:textId="77777777" w:rsidR="00B2583B" w:rsidRDefault="00000000">
            <w:pPr>
              <w:pStyle w:val="Compact"/>
              <w:jc w:val="right"/>
            </w:pPr>
            <w:r>
              <w:t>2</w:t>
            </w:r>
          </w:p>
        </w:tc>
        <w:tc>
          <w:tcPr>
            <w:tcW w:w="1800" w:type="dxa"/>
          </w:tcPr>
          <w:p w14:paraId="21FD762D" w14:textId="77777777" w:rsidR="00B2583B" w:rsidRDefault="00000000">
            <w:pPr>
              <w:pStyle w:val="Compact"/>
              <w:jc w:val="right"/>
            </w:pPr>
            <w:r>
              <w:t>24</w:t>
            </w:r>
          </w:p>
        </w:tc>
        <w:tc>
          <w:tcPr>
            <w:tcW w:w="1320" w:type="dxa"/>
          </w:tcPr>
          <w:p w14:paraId="13AB70DF" w14:textId="77777777" w:rsidR="00B2583B" w:rsidRDefault="00000000">
            <w:pPr>
              <w:pStyle w:val="Compact"/>
              <w:jc w:val="right"/>
            </w:pPr>
            <w:r>
              <w:t>0.41131</w:t>
            </w:r>
          </w:p>
        </w:tc>
        <w:tc>
          <w:tcPr>
            <w:tcW w:w="1500" w:type="dxa"/>
          </w:tcPr>
          <w:p w14:paraId="3315CA4B" w14:textId="77777777" w:rsidR="00B2583B" w:rsidRDefault="00000000">
            <w:pPr>
              <w:pStyle w:val="Compact"/>
              <w:jc w:val="right"/>
            </w:pPr>
            <w:r>
              <w:t>24</w:t>
            </w:r>
          </w:p>
        </w:tc>
        <w:tc>
          <w:tcPr>
            <w:tcW w:w="600" w:type="dxa"/>
          </w:tcPr>
          <w:p w14:paraId="65FE6A52" w14:textId="77777777" w:rsidR="00B2583B" w:rsidRDefault="00000000">
            <w:pPr>
              <w:pStyle w:val="Compact"/>
              <w:jc w:val="right"/>
            </w:pPr>
            <w:r>
              <w:t>0.43</w:t>
            </w:r>
          </w:p>
        </w:tc>
      </w:tr>
      <w:tr w:rsidR="00B2583B" w14:paraId="4147AF62" w14:textId="77777777">
        <w:tc>
          <w:tcPr>
            <w:tcW w:w="1560" w:type="dxa"/>
          </w:tcPr>
          <w:p w14:paraId="334160B0" w14:textId="77777777" w:rsidR="00B2583B" w:rsidRDefault="00000000">
            <w:pPr>
              <w:pStyle w:val="Compact"/>
            </w:pPr>
            <w:r>
              <w:t>Chlamydomonas_reinhardtii</w:t>
            </w:r>
          </w:p>
        </w:tc>
        <w:tc>
          <w:tcPr>
            <w:tcW w:w="1140" w:type="dxa"/>
          </w:tcPr>
          <w:p w14:paraId="6E271115" w14:textId="77777777" w:rsidR="00B2583B" w:rsidRDefault="00000000">
            <w:pPr>
              <w:pStyle w:val="Compact"/>
              <w:jc w:val="right"/>
            </w:pPr>
            <w:r>
              <w:t>2</w:t>
            </w:r>
          </w:p>
        </w:tc>
        <w:tc>
          <w:tcPr>
            <w:tcW w:w="1800" w:type="dxa"/>
          </w:tcPr>
          <w:p w14:paraId="6BC747F7" w14:textId="77777777" w:rsidR="00B2583B" w:rsidRDefault="00000000">
            <w:pPr>
              <w:pStyle w:val="Compact"/>
              <w:jc w:val="right"/>
            </w:pPr>
            <w:r>
              <w:t>24</w:t>
            </w:r>
          </w:p>
        </w:tc>
        <w:tc>
          <w:tcPr>
            <w:tcW w:w="1320" w:type="dxa"/>
          </w:tcPr>
          <w:p w14:paraId="5720B9F4" w14:textId="77777777" w:rsidR="00B2583B" w:rsidRDefault="00000000">
            <w:pPr>
              <w:pStyle w:val="Compact"/>
              <w:jc w:val="right"/>
            </w:pPr>
            <w:r>
              <w:t>0.49102</w:t>
            </w:r>
          </w:p>
        </w:tc>
        <w:tc>
          <w:tcPr>
            <w:tcW w:w="1500" w:type="dxa"/>
          </w:tcPr>
          <w:p w14:paraId="1D8A9CC9" w14:textId="77777777" w:rsidR="00B2583B" w:rsidRDefault="00000000">
            <w:pPr>
              <w:pStyle w:val="Compact"/>
              <w:jc w:val="right"/>
            </w:pPr>
            <w:r>
              <w:t>24</w:t>
            </w:r>
          </w:p>
        </w:tc>
        <w:tc>
          <w:tcPr>
            <w:tcW w:w="600" w:type="dxa"/>
          </w:tcPr>
          <w:p w14:paraId="69AD8802" w14:textId="77777777" w:rsidR="00B2583B" w:rsidRDefault="00000000">
            <w:pPr>
              <w:pStyle w:val="Compact"/>
              <w:jc w:val="right"/>
            </w:pPr>
            <w:r>
              <w:t>10.00</w:t>
            </w:r>
          </w:p>
        </w:tc>
      </w:tr>
      <w:tr w:rsidR="00B2583B" w14:paraId="1B4D25C6" w14:textId="77777777">
        <w:tc>
          <w:tcPr>
            <w:tcW w:w="1560" w:type="dxa"/>
          </w:tcPr>
          <w:p w14:paraId="762029B3" w14:textId="77777777" w:rsidR="00B2583B" w:rsidRDefault="00000000">
            <w:pPr>
              <w:pStyle w:val="Compact"/>
            </w:pPr>
            <w:r>
              <w:t>Chlamydomonas_reinhardtii</w:t>
            </w:r>
          </w:p>
        </w:tc>
        <w:tc>
          <w:tcPr>
            <w:tcW w:w="1140" w:type="dxa"/>
          </w:tcPr>
          <w:p w14:paraId="4AECB5D5" w14:textId="77777777" w:rsidR="00B2583B" w:rsidRDefault="00000000">
            <w:pPr>
              <w:pStyle w:val="Compact"/>
              <w:jc w:val="right"/>
            </w:pPr>
            <w:r>
              <w:t>2</w:t>
            </w:r>
          </w:p>
        </w:tc>
        <w:tc>
          <w:tcPr>
            <w:tcW w:w="1800" w:type="dxa"/>
          </w:tcPr>
          <w:p w14:paraId="76088551" w14:textId="77777777" w:rsidR="00B2583B" w:rsidRDefault="00000000">
            <w:pPr>
              <w:pStyle w:val="Compact"/>
              <w:jc w:val="right"/>
            </w:pPr>
            <w:r>
              <w:t>24</w:t>
            </w:r>
          </w:p>
        </w:tc>
        <w:tc>
          <w:tcPr>
            <w:tcW w:w="1320" w:type="dxa"/>
          </w:tcPr>
          <w:p w14:paraId="3FEF6591" w14:textId="77777777" w:rsidR="00B2583B" w:rsidRDefault="00000000">
            <w:pPr>
              <w:pStyle w:val="Compact"/>
              <w:jc w:val="right"/>
            </w:pPr>
            <w:r>
              <w:t>0.49625</w:t>
            </w:r>
          </w:p>
        </w:tc>
        <w:tc>
          <w:tcPr>
            <w:tcW w:w="1500" w:type="dxa"/>
          </w:tcPr>
          <w:p w14:paraId="5E18504E" w14:textId="77777777" w:rsidR="00B2583B" w:rsidRDefault="00000000">
            <w:pPr>
              <w:pStyle w:val="Compact"/>
              <w:jc w:val="right"/>
            </w:pPr>
            <w:r>
              <w:t>24</w:t>
            </w:r>
          </w:p>
        </w:tc>
        <w:tc>
          <w:tcPr>
            <w:tcW w:w="600" w:type="dxa"/>
          </w:tcPr>
          <w:p w14:paraId="65CD9800" w14:textId="77777777" w:rsidR="00B2583B" w:rsidRDefault="00000000">
            <w:pPr>
              <w:pStyle w:val="Compact"/>
              <w:jc w:val="right"/>
            </w:pPr>
            <w:r>
              <w:t>30.00</w:t>
            </w:r>
          </w:p>
        </w:tc>
      </w:tr>
      <w:tr w:rsidR="00B2583B" w14:paraId="3F2E81F5" w14:textId="77777777">
        <w:tc>
          <w:tcPr>
            <w:tcW w:w="1560" w:type="dxa"/>
          </w:tcPr>
          <w:p w14:paraId="79AED460" w14:textId="77777777" w:rsidR="00B2583B" w:rsidRDefault="00000000">
            <w:pPr>
              <w:pStyle w:val="Compact"/>
            </w:pPr>
            <w:r>
              <w:lastRenderedPageBreak/>
              <w:t>Chlamydomonas_reinhardtii</w:t>
            </w:r>
          </w:p>
        </w:tc>
        <w:tc>
          <w:tcPr>
            <w:tcW w:w="1140" w:type="dxa"/>
          </w:tcPr>
          <w:p w14:paraId="43165099" w14:textId="77777777" w:rsidR="00B2583B" w:rsidRDefault="00000000">
            <w:pPr>
              <w:pStyle w:val="Compact"/>
              <w:jc w:val="right"/>
            </w:pPr>
            <w:r>
              <w:t>2</w:t>
            </w:r>
          </w:p>
        </w:tc>
        <w:tc>
          <w:tcPr>
            <w:tcW w:w="1800" w:type="dxa"/>
          </w:tcPr>
          <w:p w14:paraId="4A1EE2CF" w14:textId="77777777" w:rsidR="00B2583B" w:rsidRDefault="00000000">
            <w:pPr>
              <w:pStyle w:val="Compact"/>
              <w:jc w:val="right"/>
            </w:pPr>
            <w:r>
              <w:t>24</w:t>
            </w:r>
          </w:p>
        </w:tc>
        <w:tc>
          <w:tcPr>
            <w:tcW w:w="1320" w:type="dxa"/>
          </w:tcPr>
          <w:p w14:paraId="1DF00840" w14:textId="77777777" w:rsidR="00B2583B" w:rsidRDefault="00000000">
            <w:pPr>
              <w:pStyle w:val="Compact"/>
              <w:jc w:val="right"/>
            </w:pPr>
            <w:r>
              <w:t>0.50351</w:t>
            </w:r>
          </w:p>
        </w:tc>
        <w:tc>
          <w:tcPr>
            <w:tcW w:w="1500" w:type="dxa"/>
          </w:tcPr>
          <w:p w14:paraId="1C794C0E" w14:textId="77777777" w:rsidR="00B2583B" w:rsidRDefault="00000000">
            <w:pPr>
              <w:pStyle w:val="Compact"/>
              <w:jc w:val="right"/>
            </w:pPr>
            <w:r>
              <w:t>24</w:t>
            </w:r>
          </w:p>
        </w:tc>
        <w:tc>
          <w:tcPr>
            <w:tcW w:w="600" w:type="dxa"/>
          </w:tcPr>
          <w:p w14:paraId="74676F87" w14:textId="77777777" w:rsidR="00B2583B" w:rsidRDefault="00000000">
            <w:pPr>
              <w:pStyle w:val="Compact"/>
              <w:jc w:val="right"/>
            </w:pPr>
            <w:r>
              <w:t>0.43</w:t>
            </w:r>
          </w:p>
        </w:tc>
      </w:tr>
      <w:tr w:rsidR="00B2583B" w14:paraId="6BFFC4DB" w14:textId="77777777">
        <w:tc>
          <w:tcPr>
            <w:tcW w:w="1560" w:type="dxa"/>
          </w:tcPr>
          <w:p w14:paraId="763C6DD7" w14:textId="77777777" w:rsidR="00B2583B" w:rsidRDefault="00000000">
            <w:pPr>
              <w:pStyle w:val="Compact"/>
            </w:pPr>
            <w:r>
              <w:t>Chlamydomonas_reinhardtii</w:t>
            </w:r>
          </w:p>
        </w:tc>
        <w:tc>
          <w:tcPr>
            <w:tcW w:w="1140" w:type="dxa"/>
          </w:tcPr>
          <w:p w14:paraId="074EC925" w14:textId="77777777" w:rsidR="00B2583B" w:rsidRDefault="00000000">
            <w:pPr>
              <w:pStyle w:val="Compact"/>
              <w:jc w:val="right"/>
            </w:pPr>
            <w:r>
              <w:t>2</w:t>
            </w:r>
          </w:p>
        </w:tc>
        <w:tc>
          <w:tcPr>
            <w:tcW w:w="1800" w:type="dxa"/>
          </w:tcPr>
          <w:p w14:paraId="7487439D" w14:textId="77777777" w:rsidR="00B2583B" w:rsidRDefault="00000000">
            <w:pPr>
              <w:pStyle w:val="Compact"/>
              <w:jc w:val="right"/>
            </w:pPr>
            <w:r>
              <w:t>28</w:t>
            </w:r>
          </w:p>
        </w:tc>
        <w:tc>
          <w:tcPr>
            <w:tcW w:w="1320" w:type="dxa"/>
          </w:tcPr>
          <w:p w14:paraId="0439E090" w14:textId="77777777" w:rsidR="00B2583B" w:rsidRDefault="00000000">
            <w:pPr>
              <w:pStyle w:val="Compact"/>
              <w:jc w:val="right"/>
            </w:pPr>
            <w:r>
              <w:t>0.47645</w:t>
            </w:r>
          </w:p>
        </w:tc>
        <w:tc>
          <w:tcPr>
            <w:tcW w:w="1500" w:type="dxa"/>
          </w:tcPr>
          <w:p w14:paraId="3B68B7F9" w14:textId="77777777" w:rsidR="00B2583B" w:rsidRDefault="00000000">
            <w:pPr>
              <w:pStyle w:val="Compact"/>
              <w:jc w:val="right"/>
            </w:pPr>
            <w:r>
              <w:t>24</w:t>
            </w:r>
          </w:p>
        </w:tc>
        <w:tc>
          <w:tcPr>
            <w:tcW w:w="600" w:type="dxa"/>
          </w:tcPr>
          <w:p w14:paraId="3B66A61F" w14:textId="77777777" w:rsidR="00B2583B" w:rsidRDefault="00000000">
            <w:pPr>
              <w:pStyle w:val="Compact"/>
              <w:jc w:val="right"/>
            </w:pPr>
            <w:r>
              <w:t>30.00</w:t>
            </w:r>
          </w:p>
        </w:tc>
      </w:tr>
      <w:tr w:rsidR="00B2583B" w14:paraId="1C7AB900" w14:textId="77777777">
        <w:tc>
          <w:tcPr>
            <w:tcW w:w="1560" w:type="dxa"/>
          </w:tcPr>
          <w:p w14:paraId="4E2FFE58" w14:textId="77777777" w:rsidR="00B2583B" w:rsidRDefault="00000000">
            <w:pPr>
              <w:pStyle w:val="Compact"/>
            </w:pPr>
            <w:r>
              <w:t>Chlamydomonas_reinhardtii</w:t>
            </w:r>
          </w:p>
        </w:tc>
        <w:tc>
          <w:tcPr>
            <w:tcW w:w="1140" w:type="dxa"/>
          </w:tcPr>
          <w:p w14:paraId="223D4851" w14:textId="77777777" w:rsidR="00B2583B" w:rsidRDefault="00000000">
            <w:pPr>
              <w:pStyle w:val="Compact"/>
              <w:jc w:val="right"/>
            </w:pPr>
            <w:r>
              <w:t>2</w:t>
            </w:r>
          </w:p>
        </w:tc>
        <w:tc>
          <w:tcPr>
            <w:tcW w:w="1800" w:type="dxa"/>
          </w:tcPr>
          <w:p w14:paraId="240C16CE" w14:textId="77777777" w:rsidR="00B2583B" w:rsidRDefault="00000000">
            <w:pPr>
              <w:pStyle w:val="Compact"/>
              <w:jc w:val="right"/>
            </w:pPr>
            <w:r>
              <w:t>28</w:t>
            </w:r>
          </w:p>
        </w:tc>
        <w:tc>
          <w:tcPr>
            <w:tcW w:w="1320" w:type="dxa"/>
          </w:tcPr>
          <w:p w14:paraId="7ED3AC55" w14:textId="77777777" w:rsidR="00B2583B" w:rsidRDefault="00000000">
            <w:pPr>
              <w:pStyle w:val="Compact"/>
              <w:jc w:val="right"/>
            </w:pPr>
            <w:r>
              <w:t>0.49136</w:t>
            </w:r>
          </w:p>
        </w:tc>
        <w:tc>
          <w:tcPr>
            <w:tcW w:w="1500" w:type="dxa"/>
          </w:tcPr>
          <w:p w14:paraId="19872E5E" w14:textId="77777777" w:rsidR="00B2583B" w:rsidRDefault="00000000">
            <w:pPr>
              <w:pStyle w:val="Compact"/>
              <w:jc w:val="right"/>
            </w:pPr>
            <w:r>
              <w:t>24</w:t>
            </w:r>
          </w:p>
        </w:tc>
        <w:tc>
          <w:tcPr>
            <w:tcW w:w="600" w:type="dxa"/>
          </w:tcPr>
          <w:p w14:paraId="720A9ECB" w14:textId="77777777" w:rsidR="00B2583B" w:rsidRDefault="00000000">
            <w:pPr>
              <w:pStyle w:val="Compact"/>
              <w:jc w:val="right"/>
            </w:pPr>
            <w:r>
              <w:t>10.00</w:t>
            </w:r>
          </w:p>
        </w:tc>
      </w:tr>
      <w:tr w:rsidR="00B2583B" w14:paraId="4E12F441" w14:textId="77777777">
        <w:tc>
          <w:tcPr>
            <w:tcW w:w="1560" w:type="dxa"/>
          </w:tcPr>
          <w:p w14:paraId="2B17F42B" w14:textId="77777777" w:rsidR="00B2583B" w:rsidRDefault="00000000">
            <w:pPr>
              <w:pStyle w:val="Compact"/>
            </w:pPr>
            <w:r>
              <w:t>Chlamydomonas_reinhardtii</w:t>
            </w:r>
          </w:p>
        </w:tc>
        <w:tc>
          <w:tcPr>
            <w:tcW w:w="1140" w:type="dxa"/>
          </w:tcPr>
          <w:p w14:paraId="50FECDD1" w14:textId="77777777" w:rsidR="00B2583B" w:rsidRDefault="00000000">
            <w:pPr>
              <w:pStyle w:val="Compact"/>
              <w:jc w:val="right"/>
            </w:pPr>
            <w:r>
              <w:t>2</w:t>
            </w:r>
          </w:p>
        </w:tc>
        <w:tc>
          <w:tcPr>
            <w:tcW w:w="1800" w:type="dxa"/>
          </w:tcPr>
          <w:p w14:paraId="5A2AAD9B" w14:textId="77777777" w:rsidR="00B2583B" w:rsidRDefault="00000000">
            <w:pPr>
              <w:pStyle w:val="Compact"/>
              <w:jc w:val="right"/>
            </w:pPr>
            <w:r>
              <w:t>28</w:t>
            </w:r>
          </w:p>
        </w:tc>
        <w:tc>
          <w:tcPr>
            <w:tcW w:w="1320" w:type="dxa"/>
          </w:tcPr>
          <w:p w14:paraId="3252F59E" w14:textId="77777777" w:rsidR="00B2583B" w:rsidRDefault="00000000">
            <w:pPr>
              <w:pStyle w:val="Compact"/>
              <w:jc w:val="right"/>
            </w:pPr>
            <w:r>
              <w:t>0.49669</w:t>
            </w:r>
          </w:p>
        </w:tc>
        <w:tc>
          <w:tcPr>
            <w:tcW w:w="1500" w:type="dxa"/>
          </w:tcPr>
          <w:p w14:paraId="33A56DDD" w14:textId="77777777" w:rsidR="00B2583B" w:rsidRDefault="00000000">
            <w:pPr>
              <w:pStyle w:val="Compact"/>
              <w:jc w:val="right"/>
            </w:pPr>
            <w:r>
              <w:t>24</w:t>
            </w:r>
          </w:p>
        </w:tc>
        <w:tc>
          <w:tcPr>
            <w:tcW w:w="600" w:type="dxa"/>
          </w:tcPr>
          <w:p w14:paraId="6C748B5A" w14:textId="77777777" w:rsidR="00B2583B" w:rsidRDefault="00000000">
            <w:pPr>
              <w:pStyle w:val="Compact"/>
              <w:jc w:val="right"/>
            </w:pPr>
            <w:r>
              <w:t>0.43</w:t>
            </w:r>
          </w:p>
        </w:tc>
      </w:tr>
      <w:tr w:rsidR="00B2583B" w14:paraId="7910AB45" w14:textId="77777777">
        <w:tc>
          <w:tcPr>
            <w:tcW w:w="1560" w:type="dxa"/>
          </w:tcPr>
          <w:p w14:paraId="4831457E" w14:textId="77777777" w:rsidR="00B2583B" w:rsidRDefault="00000000">
            <w:pPr>
              <w:pStyle w:val="Compact"/>
            </w:pPr>
            <w:r>
              <w:t>Chlamydomonas_reinhardtii</w:t>
            </w:r>
          </w:p>
        </w:tc>
        <w:tc>
          <w:tcPr>
            <w:tcW w:w="1140" w:type="dxa"/>
          </w:tcPr>
          <w:p w14:paraId="2543D17C" w14:textId="77777777" w:rsidR="00B2583B" w:rsidRDefault="00000000">
            <w:pPr>
              <w:pStyle w:val="Compact"/>
              <w:jc w:val="right"/>
            </w:pPr>
            <w:r>
              <w:t>4</w:t>
            </w:r>
          </w:p>
        </w:tc>
        <w:tc>
          <w:tcPr>
            <w:tcW w:w="1800" w:type="dxa"/>
          </w:tcPr>
          <w:p w14:paraId="35C84C4D" w14:textId="77777777" w:rsidR="00B2583B" w:rsidRDefault="00000000">
            <w:pPr>
              <w:pStyle w:val="Compact"/>
              <w:jc w:val="right"/>
            </w:pPr>
            <w:r>
              <w:t>12</w:t>
            </w:r>
          </w:p>
        </w:tc>
        <w:tc>
          <w:tcPr>
            <w:tcW w:w="1320" w:type="dxa"/>
          </w:tcPr>
          <w:p w14:paraId="60240009" w14:textId="77777777" w:rsidR="00B2583B" w:rsidRDefault="00000000">
            <w:pPr>
              <w:pStyle w:val="Compact"/>
              <w:jc w:val="right"/>
            </w:pPr>
            <w:r>
              <w:t>0.19990</w:t>
            </w:r>
          </w:p>
        </w:tc>
        <w:tc>
          <w:tcPr>
            <w:tcW w:w="1500" w:type="dxa"/>
          </w:tcPr>
          <w:p w14:paraId="60223FD8" w14:textId="77777777" w:rsidR="00B2583B" w:rsidRDefault="00000000">
            <w:pPr>
              <w:pStyle w:val="Compact"/>
              <w:jc w:val="right"/>
            </w:pPr>
            <w:r>
              <w:t>24</w:t>
            </w:r>
          </w:p>
        </w:tc>
        <w:tc>
          <w:tcPr>
            <w:tcW w:w="600" w:type="dxa"/>
          </w:tcPr>
          <w:p w14:paraId="1CF834DC" w14:textId="77777777" w:rsidR="00B2583B" w:rsidRDefault="00000000">
            <w:pPr>
              <w:pStyle w:val="Compact"/>
              <w:jc w:val="right"/>
            </w:pPr>
            <w:r>
              <w:t>0.43</w:t>
            </w:r>
          </w:p>
        </w:tc>
      </w:tr>
      <w:tr w:rsidR="00B2583B" w14:paraId="112037FC" w14:textId="77777777">
        <w:tc>
          <w:tcPr>
            <w:tcW w:w="1560" w:type="dxa"/>
          </w:tcPr>
          <w:p w14:paraId="0F875D9F" w14:textId="77777777" w:rsidR="00B2583B" w:rsidRDefault="00000000">
            <w:pPr>
              <w:pStyle w:val="Compact"/>
            </w:pPr>
            <w:r>
              <w:t>Chlamydomonas_reinhardtii</w:t>
            </w:r>
          </w:p>
        </w:tc>
        <w:tc>
          <w:tcPr>
            <w:tcW w:w="1140" w:type="dxa"/>
          </w:tcPr>
          <w:p w14:paraId="571F516F" w14:textId="77777777" w:rsidR="00B2583B" w:rsidRDefault="00000000">
            <w:pPr>
              <w:pStyle w:val="Compact"/>
              <w:jc w:val="right"/>
            </w:pPr>
            <w:r>
              <w:t>4</w:t>
            </w:r>
          </w:p>
        </w:tc>
        <w:tc>
          <w:tcPr>
            <w:tcW w:w="1800" w:type="dxa"/>
          </w:tcPr>
          <w:p w14:paraId="678403C3" w14:textId="77777777" w:rsidR="00B2583B" w:rsidRDefault="00000000">
            <w:pPr>
              <w:pStyle w:val="Compact"/>
              <w:jc w:val="right"/>
            </w:pPr>
            <w:r>
              <w:t>12</w:t>
            </w:r>
          </w:p>
        </w:tc>
        <w:tc>
          <w:tcPr>
            <w:tcW w:w="1320" w:type="dxa"/>
          </w:tcPr>
          <w:p w14:paraId="4E913405" w14:textId="77777777" w:rsidR="00B2583B" w:rsidRDefault="00000000">
            <w:pPr>
              <w:pStyle w:val="Compact"/>
              <w:jc w:val="right"/>
            </w:pPr>
            <w:r>
              <w:t>0.24874</w:t>
            </w:r>
          </w:p>
        </w:tc>
        <w:tc>
          <w:tcPr>
            <w:tcW w:w="1500" w:type="dxa"/>
          </w:tcPr>
          <w:p w14:paraId="33857809" w14:textId="77777777" w:rsidR="00B2583B" w:rsidRDefault="00000000">
            <w:pPr>
              <w:pStyle w:val="Compact"/>
              <w:jc w:val="right"/>
            </w:pPr>
            <w:r>
              <w:t>24</w:t>
            </w:r>
          </w:p>
        </w:tc>
        <w:tc>
          <w:tcPr>
            <w:tcW w:w="600" w:type="dxa"/>
          </w:tcPr>
          <w:p w14:paraId="225AD168" w14:textId="77777777" w:rsidR="00B2583B" w:rsidRDefault="00000000">
            <w:pPr>
              <w:pStyle w:val="Compact"/>
              <w:jc w:val="right"/>
            </w:pPr>
            <w:r>
              <w:t>10.00</w:t>
            </w:r>
          </w:p>
        </w:tc>
      </w:tr>
      <w:tr w:rsidR="00B2583B" w14:paraId="00485BD6" w14:textId="77777777">
        <w:tc>
          <w:tcPr>
            <w:tcW w:w="1560" w:type="dxa"/>
          </w:tcPr>
          <w:p w14:paraId="1C1070AD" w14:textId="77777777" w:rsidR="00B2583B" w:rsidRDefault="00000000">
            <w:pPr>
              <w:pStyle w:val="Compact"/>
            </w:pPr>
            <w:r>
              <w:t>Chlamydomonas_reinhardtii</w:t>
            </w:r>
          </w:p>
        </w:tc>
        <w:tc>
          <w:tcPr>
            <w:tcW w:w="1140" w:type="dxa"/>
          </w:tcPr>
          <w:p w14:paraId="3DBF642E" w14:textId="77777777" w:rsidR="00B2583B" w:rsidRDefault="00000000">
            <w:pPr>
              <w:pStyle w:val="Compact"/>
              <w:jc w:val="right"/>
            </w:pPr>
            <w:r>
              <w:t>4</w:t>
            </w:r>
          </w:p>
        </w:tc>
        <w:tc>
          <w:tcPr>
            <w:tcW w:w="1800" w:type="dxa"/>
          </w:tcPr>
          <w:p w14:paraId="72730F8D" w14:textId="77777777" w:rsidR="00B2583B" w:rsidRDefault="00000000">
            <w:pPr>
              <w:pStyle w:val="Compact"/>
              <w:jc w:val="right"/>
            </w:pPr>
            <w:r>
              <w:t>12</w:t>
            </w:r>
          </w:p>
        </w:tc>
        <w:tc>
          <w:tcPr>
            <w:tcW w:w="1320" w:type="dxa"/>
          </w:tcPr>
          <w:p w14:paraId="43288211" w14:textId="77777777" w:rsidR="00B2583B" w:rsidRDefault="00000000">
            <w:pPr>
              <w:pStyle w:val="Compact"/>
              <w:jc w:val="right"/>
            </w:pPr>
            <w:r>
              <w:t>0.25258</w:t>
            </w:r>
          </w:p>
        </w:tc>
        <w:tc>
          <w:tcPr>
            <w:tcW w:w="1500" w:type="dxa"/>
          </w:tcPr>
          <w:p w14:paraId="0412AB1C" w14:textId="77777777" w:rsidR="00B2583B" w:rsidRDefault="00000000">
            <w:pPr>
              <w:pStyle w:val="Compact"/>
              <w:jc w:val="right"/>
            </w:pPr>
            <w:r>
              <w:t>24</w:t>
            </w:r>
          </w:p>
        </w:tc>
        <w:tc>
          <w:tcPr>
            <w:tcW w:w="600" w:type="dxa"/>
          </w:tcPr>
          <w:p w14:paraId="5B3AF7FC" w14:textId="77777777" w:rsidR="00B2583B" w:rsidRDefault="00000000">
            <w:pPr>
              <w:pStyle w:val="Compact"/>
              <w:jc w:val="right"/>
            </w:pPr>
            <w:r>
              <w:t>30.00</w:t>
            </w:r>
          </w:p>
        </w:tc>
      </w:tr>
      <w:tr w:rsidR="00B2583B" w14:paraId="18463EFD" w14:textId="77777777">
        <w:tc>
          <w:tcPr>
            <w:tcW w:w="1560" w:type="dxa"/>
          </w:tcPr>
          <w:p w14:paraId="72F7D9AF" w14:textId="77777777" w:rsidR="00B2583B" w:rsidRDefault="00000000">
            <w:pPr>
              <w:pStyle w:val="Compact"/>
            </w:pPr>
            <w:r>
              <w:t>Chlamydomonas_reinhardtii</w:t>
            </w:r>
          </w:p>
        </w:tc>
        <w:tc>
          <w:tcPr>
            <w:tcW w:w="1140" w:type="dxa"/>
          </w:tcPr>
          <w:p w14:paraId="29671094" w14:textId="77777777" w:rsidR="00B2583B" w:rsidRDefault="00000000">
            <w:pPr>
              <w:pStyle w:val="Compact"/>
              <w:jc w:val="right"/>
            </w:pPr>
            <w:r>
              <w:t>4</w:t>
            </w:r>
          </w:p>
        </w:tc>
        <w:tc>
          <w:tcPr>
            <w:tcW w:w="1800" w:type="dxa"/>
          </w:tcPr>
          <w:p w14:paraId="71F3C552" w14:textId="77777777" w:rsidR="00B2583B" w:rsidRDefault="00000000">
            <w:pPr>
              <w:pStyle w:val="Compact"/>
              <w:jc w:val="right"/>
            </w:pPr>
            <w:r>
              <w:t>12</w:t>
            </w:r>
          </w:p>
        </w:tc>
        <w:tc>
          <w:tcPr>
            <w:tcW w:w="1320" w:type="dxa"/>
          </w:tcPr>
          <w:p w14:paraId="2FE5C68A" w14:textId="77777777" w:rsidR="00B2583B" w:rsidRDefault="00000000">
            <w:pPr>
              <w:pStyle w:val="Compact"/>
              <w:jc w:val="right"/>
            </w:pPr>
            <w:r>
              <w:t>0.25726</w:t>
            </w:r>
          </w:p>
        </w:tc>
        <w:tc>
          <w:tcPr>
            <w:tcW w:w="1500" w:type="dxa"/>
          </w:tcPr>
          <w:p w14:paraId="1CFE5767" w14:textId="77777777" w:rsidR="00B2583B" w:rsidRDefault="00000000">
            <w:pPr>
              <w:pStyle w:val="Compact"/>
              <w:jc w:val="right"/>
            </w:pPr>
            <w:r>
              <w:t>24</w:t>
            </w:r>
          </w:p>
        </w:tc>
        <w:tc>
          <w:tcPr>
            <w:tcW w:w="600" w:type="dxa"/>
          </w:tcPr>
          <w:p w14:paraId="646BD7E4" w14:textId="77777777" w:rsidR="00B2583B" w:rsidRDefault="00000000">
            <w:pPr>
              <w:pStyle w:val="Compact"/>
              <w:jc w:val="right"/>
            </w:pPr>
            <w:r>
              <w:t>0.43</w:t>
            </w:r>
          </w:p>
        </w:tc>
      </w:tr>
      <w:tr w:rsidR="00B2583B" w14:paraId="438EE55E" w14:textId="77777777">
        <w:tc>
          <w:tcPr>
            <w:tcW w:w="1560" w:type="dxa"/>
          </w:tcPr>
          <w:p w14:paraId="59EB3EBC" w14:textId="77777777" w:rsidR="00B2583B" w:rsidRDefault="00000000">
            <w:pPr>
              <w:pStyle w:val="Compact"/>
            </w:pPr>
            <w:r>
              <w:t>Chlamydomonas_reinhardtii</w:t>
            </w:r>
          </w:p>
        </w:tc>
        <w:tc>
          <w:tcPr>
            <w:tcW w:w="1140" w:type="dxa"/>
          </w:tcPr>
          <w:p w14:paraId="30D28F6F" w14:textId="77777777" w:rsidR="00B2583B" w:rsidRDefault="00000000">
            <w:pPr>
              <w:pStyle w:val="Compact"/>
              <w:jc w:val="right"/>
            </w:pPr>
            <w:r>
              <w:t>4</w:t>
            </w:r>
          </w:p>
        </w:tc>
        <w:tc>
          <w:tcPr>
            <w:tcW w:w="1800" w:type="dxa"/>
          </w:tcPr>
          <w:p w14:paraId="18D566B3" w14:textId="77777777" w:rsidR="00B2583B" w:rsidRDefault="00000000">
            <w:pPr>
              <w:pStyle w:val="Compact"/>
              <w:jc w:val="right"/>
            </w:pPr>
            <w:r>
              <w:t>16</w:t>
            </w:r>
          </w:p>
        </w:tc>
        <w:tc>
          <w:tcPr>
            <w:tcW w:w="1320" w:type="dxa"/>
          </w:tcPr>
          <w:p w14:paraId="4DD19E8B" w14:textId="77777777" w:rsidR="00B2583B" w:rsidRDefault="00000000">
            <w:pPr>
              <w:pStyle w:val="Compact"/>
              <w:jc w:val="right"/>
            </w:pPr>
            <w:r>
              <w:t>0.18599</w:t>
            </w:r>
          </w:p>
        </w:tc>
        <w:tc>
          <w:tcPr>
            <w:tcW w:w="1500" w:type="dxa"/>
          </w:tcPr>
          <w:p w14:paraId="7DBC1934" w14:textId="77777777" w:rsidR="00B2583B" w:rsidRDefault="00000000">
            <w:pPr>
              <w:pStyle w:val="Compact"/>
              <w:jc w:val="right"/>
            </w:pPr>
            <w:r>
              <w:t>24</w:t>
            </w:r>
          </w:p>
        </w:tc>
        <w:tc>
          <w:tcPr>
            <w:tcW w:w="600" w:type="dxa"/>
          </w:tcPr>
          <w:p w14:paraId="341FD082" w14:textId="77777777" w:rsidR="00B2583B" w:rsidRDefault="00000000">
            <w:pPr>
              <w:pStyle w:val="Compact"/>
              <w:jc w:val="right"/>
            </w:pPr>
            <w:r>
              <w:t>0.43</w:t>
            </w:r>
          </w:p>
        </w:tc>
      </w:tr>
      <w:tr w:rsidR="00B2583B" w14:paraId="595E5488" w14:textId="77777777">
        <w:tc>
          <w:tcPr>
            <w:tcW w:w="1560" w:type="dxa"/>
          </w:tcPr>
          <w:p w14:paraId="5C020E54" w14:textId="77777777" w:rsidR="00B2583B" w:rsidRDefault="00000000">
            <w:pPr>
              <w:pStyle w:val="Compact"/>
            </w:pPr>
            <w:r>
              <w:t>Chlamydomonas_reinhardtii</w:t>
            </w:r>
          </w:p>
        </w:tc>
        <w:tc>
          <w:tcPr>
            <w:tcW w:w="1140" w:type="dxa"/>
          </w:tcPr>
          <w:p w14:paraId="55EC9BC8" w14:textId="77777777" w:rsidR="00B2583B" w:rsidRDefault="00000000">
            <w:pPr>
              <w:pStyle w:val="Compact"/>
              <w:jc w:val="right"/>
            </w:pPr>
            <w:r>
              <w:t>4</w:t>
            </w:r>
          </w:p>
        </w:tc>
        <w:tc>
          <w:tcPr>
            <w:tcW w:w="1800" w:type="dxa"/>
          </w:tcPr>
          <w:p w14:paraId="71213DBE" w14:textId="77777777" w:rsidR="00B2583B" w:rsidRDefault="00000000">
            <w:pPr>
              <w:pStyle w:val="Compact"/>
              <w:jc w:val="right"/>
            </w:pPr>
            <w:r>
              <w:t>16</w:t>
            </w:r>
          </w:p>
        </w:tc>
        <w:tc>
          <w:tcPr>
            <w:tcW w:w="1320" w:type="dxa"/>
          </w:tcPr>
          <w:p w14:paraId="234A860E" w14:textId="77777777" w:rsidR="00B2583B" w:rsidRDefault="00000000">
            <w:pPr>
              <w:pStyle w:val="Compact"/>
              <w:jc w:val="right"/>
            </w:pPr>
            <w:r>
              <w:t>0.25751</w:t>
            </w:r>
          </w:p>
        </w:tc>
        <w:tc>
          <w:tcPr>
            <w:tcW w:w="1500" w:type="dxa"/>
          </w:tcPr>
          <w:p w14:paraId="7D058D71" w14:textId="77777777" w:rsidR="00B2583B" w:rsidRDefault="00000000">
            <w:pPr>
              <w:pStyle w:val="Compact"/>
              <w:jc w:val="right"/>
            </w:pPr>
            <w:r>
              <w:t>24</w:t>
            </w:r>
          </w:p>
        </w:tc>
        <w:tc>
          <w:tcPr>
            <w:tcW w:w="600" w:type="dxa"/>
          </w:tcPr>
          <w:p w14:paraId="59101765" w14:textId="77777777" w:rsidR="00B2583B" w:rsidRDefault="00000000">
            <w:pPr>
              <w:pStyle w:val="Compact"/>
              <w:jc w:val="right"/>
            </w:pPr>
            <w:r>
              <w:t>0.43</w:t>
            </w:r>
          </w:p>
        </w:tc>
      </w:tr>
      <w:tr w:rsidR="00B2583B" w14:paraId="1D430E62" w14:textId="77777777">
        <w:tc>
          <w:tcPr>
            <w:tcW w:w="1560" w:type="dxa"/>
          </w:tcPr>
          <w:p w14:paraId="12DDD341" w14:textId="77777777" w:rsidR="00B2583B" w:rsidRDefault="00000000">
            <w:pPr>
              <w:pStyle w:val="Compact"/>
            </w:pPr>
            <w:r>
              <w:t>Chlamydomonas_reinhardtii</w:t>
            </w:r>
          </w:p>
        </w:tc>
        <w:tc>
          <w:tcPr>
            <w:tcW w:w="1140" w:type="dxa"/>
          </w:tcPr>
          <w:p w14:paraId="62FE2307" w14:textId="77777777" w:rsidR="00B2583B" w:rsidRDefault="00000000">
            <w:pPr>
              <w:pStyle w:val="Compact"/>
              <w:jc w:val="right"/>
            </w:pPr>
            <w:r>
              <w:t>4</w:t>
            </w:r>
          </w:p>
        </w:tc>
        <w:tc>
          <w:tcPr>
            <w:tcW w:w="1800" w:type="dxa"/>
          </w:tcPr>
          <w:p w14:paraId="4A92A925" w14:textId="77777777" w:rsidR="00B2583B" w:rsidRDefault="00000000">
            <w:pPr>
              <w:pStyle w:val="Compact"/>
              <w:jc w:val="right"/>
            </w:pPr>
            <w:r>
              <w:t>16</w:t>
            </w:r>
          </w:p>
        </w:tc>
        <w:tc>
          <w:tcPr>
            <w:tcW w:w="1320" w:type="dxa"/>
          </w:tcPr>
          <w:p w14:paraId="776FD5F7" w14:textId="77777777" w:rsidR="00B2583B" w:rsidRDefault="00000000">
            <w:pPr>
              <w:pStyle w:val="Compact"/>
              <w:jc w:val="right"/>
            </w:pPr>
            <w:r>
              <w:t>0.26563</w:t>
            </w:r>
          </w:p>
        </w:tc>
        <w:tc>
          <w:tcPr>
            <w:tcW w:w="1500" w:type="dxa"/>
          </w:tcPr>
          <w:p w14:paraId="187069A8" w14:textId="77777777" w:rsidR="00B2583B" w:rsidRDefault="00000000">
            <w:pPr>
              <w:pStyle w:val="Compact"/>
              <w:jc w:val="right"/>
            </w:pPr>
            <w:r>
              <w:t>24</w:t>
            </w:r>
          </w:p>
        </w:tc>
        <w:tc>
          <w:tcPr>
            <w:tcW w:w="600" w:type="dxa"/>
          </w:tcPr>
          <w:p w14:paraId="2B920E80" w14:textId="77777777" w:rsidR="00B2583B" w:rsidRDefault="00000000">
            <w:pPr>
              <w:pStyle w:val="Compact"/>
              <w:jc w:val="right"/>
            </w:pPr>
            <w:r>
              <w:t>10.00</w:t>
            </w:r>
          </w:p>
        </w:tc>
      </w:tr>
      <w:tr w:rsidR="00B2583B" w14:paraId="208FF320" w14:textId="77777777">
        <w:tc>
          <w:tcPr>
            <w:tcW w:w="1560" w:type="dxa"/>
          </w:tcPr>
          <w:p w14:paraId="308B7CD3" w14:textId="77777777" w:rsidR="00B2583B" w:rsidRDefault="00000000">
            <w:pPr>
              <w:pStyle w:val="Compact"/>
            </w:pPr>
            <w:r>
              <w:t>Chlamydomonas_reinhardtii</w:t>
            </w:r>
          </w:p>
        </w:tc>
        <w:tc>
          <w:tcPr>
            <w:tcW w:w="1140" w:type="dxa"/>
          </w:tcPr>
          <w:p w14:paraId="72407F78" w14:textId="77777777" w:rsidR="00B2583B" w:rsidRDefault="00000000">
            <w:pPr>
              <w:pStyle w:val="Compact"/>
              <w:jc w:val="right"/>
            </w:pPr>
            <w:r>
              <w:t>4</w:t>
            </w:r>
          </w:p>
        </w:tc>
        <w:tc>
          <w:tcPr>
            <w:tcW w:w="1800" w:type="dxa"/>
          </w:tcPr>
          <w:p w14:paraId="2F67101D" w14:textId="77777777" w:rsidR="00B2583B" w:rsidRDefault="00000000">
            <w:pPr>
              <w:pStyle w:val="Compact"/>
              <w:jc w:val="right"/>
            </w:pPr>
            <w:r>
              <w:t>16</w:t>
            </w:r>
          </w:p>
        </w:tc>
        <w:tc>
          <w:tcPr>
            <w:tcW w:w="1320" w:type="dxa"/>
          </w:tcPr>
          <w:p w14:paraId="1FE1E335" w14:textId="77777777" w:rsidR="00B2583B" w:rsidRDefault="00000000">
            <w:pPr>
              <w:pStyle w:val="Compact"/>
              <w:jc w:val="right"/>
            </w:pPr>
            <w:r>
              <w:t>0.26832</w:t>
            </w:r>
          </w:p>
        </w:tc>
        <w:tc>
          <w:tcPr>
            <w:tcW w:w="1500" w:type="dxa"/>
          </w:tcPr>
          <w:p w14:paraId="37D62459" w14:textId="77777777" w:rsidR="00B2583B" w:rsidRDefault="00000000">
            <w:pPr>
              <w:pStyle w:val="Compact"/>
              <w:jc w:val="right"/>
            </w:pPr>
            <w:r>
              <w:t>24</w:t>
            </w:r>
          </w:p>
        </w:tc>
        <w:tc>
          <w:tcPr>
            <w:tcW w:w="600" w:type="dxa"/>
          </w:tcPr>
          <w:p w14:paraId="2D3D37BC" w14:textId="77777777" w:rsidR="00B2583B" w:rsidRDefault="00000000">
            <w:pPr>
              <w:pStyle w:val="Compact"/>
              <w:jc w:val="right"/>
            </w:pPr>
            <w:r>
              <w:t>30.00</w:t>
            </w:r>
          </w:p>
        </w:tc>
      </w:tr>
      <w:tr w:rsidR="00B2583B" w14:paraId="4E26C1A8" w14:textId="77777777">
        <w:tc>
          <w:tcPr>
            <w:tcW w:w="1560" w:type="dxa"/>
          </w:tcPr>
          <w:p w14:paraId="4D6EE592" w14:textId="77777777" w:rsidR="00B2583B" w:rsidRDefault="00000000">
            <w:pPr>
              <w:pStyle w:val="Compact"/>
            </w:pPr>
            <w:r>
              <w:t>Chlamydomonas_reinhardtii</w:t>
            </w:r>
          </w:p>
        </w:tc>
        <w:tc>
          <w:tcPr>
            <w:tcW w:w="1140" w:type="dxa"/>
          </w:tcPr>
          <w:p w14:paraId="3269EECD" w14:textId="77777777" w:rsidR="00B2583B" w:rsidRDefault="00000000">
            <w:pPr>
              <w:pStyle w:val="Compact"/>
              <w:jc w:val="right"/>
            </w:pPr>
            <w:r>
              <w:t>4</w:t>
            </w:r>
          </w:p>
        </w:tc>
        <w:tc>
          <w:tcPr>
            <w:tcW w:w="1800" w:type="dxa"/>
          </w:tcPr>
          <w:p w14:paraId="24FB035E" w14:textId="77777777" w:rsidR="00B2583B" w:rsidRDefault="00000000">
            <w:pPr>
              <w:pStyle w:val="Compact"/>
              <w:jc w:val="right"/>
            </w:pPr>
            <w:r>
              <w:t>20</w:t>
            </w:r>
          </w:p>
        </w:tc>
        <w:tc>
          <w:tcPr>
            <w:tcW w:w="1320" w:type="dxa"/>
          </w:tcPr>
          <w:p w14:paraId="4CBCFF45" w14:textId="77777777" w:rsidR="00B2583B" w:rsidRDefault="00000000">
            <w:pPr>
              <w:pStyle w:val="Compact"/>
              <w:jc w:val="right"/>
            </w:pPr>
            <w:r>
              <w:t>0.19950</w:t>
            </w:r>
          </w:p>
        </w:tc>
        <w:tc>
          <w:tcPr>
            <w:tcW w:w="1500" w:type="dxa"/>
          </w:tcPr>
          <w:p w14:paraId="0999D6E8" w14:textId="77777777" w:rsidR="00B2583B" w:rsidRDefault="00000000">
            <w:pPr>
              <w:pStyle w:val="Compact"/>
              <w:jc w:val="right"/>
            </w:pPr>
            <w:r>
              <w:t>24</w:t>
            </w:r>
          </w:p>
        </w:tc>
        <w:tc>
          <w:tcPr>
            <w:tcW w:w="600" w:type="dxa"/>
          </w:tcPr>
          <w:p w14:paraId="6DD637C7" w14:textId="77777777" w:rsidR="00B2583B" w:rsidRDefault="00000000">
            <w:pPr>
              <w:pStyle w:val="Compact"/>
              <w:jc w:val="right"/>
            </w:pPr>
            <w:r>
              <w:t>0.43</w:t>
            </w:r>
          </w:p>
        </w:tc>
      </w:tr>
      <w:tr w:rsidR="00B2583B" w14:paraId="7A714020" w14:textId="77777777">
        <w:tc>
          <w:tcPr>
            <w:tcW w:w="1560" w:type="dxa"/>
          </w:tcPr>
          <w:p w14:paraId="3FE02751" w14:textId="77777777" w:rsidR="00B2583B" w:rsidRDefault="00000000">
            <w:pPr>
              <w:pStyle w:val="Compact"/>
            </w:pPr>
            <w:r>
              <w:t>Chlamydomonas_reinhardtii</w:t>
            </w:r>
          </w:p>
        </w:tc>
        <w:tc>
          <w:tcPr>
            <w:tcW w:w="1140" w:type="dxa"/>
          </w:tcPr>
          <w:p w14:paraId="15512DBD" w14:textId="77777777" w:rsidR="00B2583B" w:rsidRDefault="00000000">
            <w:pPr>
              <w:pStyle w:val="Compact"/>
              <w:jc w:val="right"/>
            </w:pPr>
            <w:r>
              <w:t>4</w:t>
            </w:r>
          </w:p>
        </w:tc>
        <w:tc>
          <w:tcPr>
            <w:tcW w:w="1800" w:type="dxa"/>
          </w:tcPr>
          <w:p w14:paraId="665460EF" w14:textId="77777777" w:rsidR="00B2583B" w:rsidRDefault="00000000">
            <w:pPr>
              <w:pStyle w:val="Compact"/>
              <w:jc w:val="right"/>
            </w:pPr>
            <w:r>
              <w:t>20</w:t>
            </w:r>
          </w:p>
        </w:tc>
        <w:tc>
          <w:tcPr>
            <w:tcW w:w="1320" w:type="dxa"/>
          </w:tcPr>
          <w:p w14:paraId="4E179048" w14:textId="77777777" w:rsidR="00B2583B" w:rsidRDefault="00000000">
            <w:pPr>
              <w:pStyle w:val="Compact"/>
              <w:jc w:val="right"/>
            </w:pPr>
            <w:r>
              <w:t>0.23712</w:t>
            </w:r>
          </w:p>
        </w:tc>
        <w:tc>
          <w:tcPr>
            <w:tcW w:w="1500" w:type="dxa"/>
          </w:tcPr>
          <w:p w14:paraId="790703BA" w14:textId="77777777" w:rsidR="00B2583B" w:rsidRDefault="00000000">
            <w:pPr>
              <w:pStyle w:val="Compact"/>
              <w:jc w:val="right"/>
            </w:pPr>
            <w:r>
              <w:t>24</w:t>
            </w:r>
          </w:p>
        </w:tc>
        <w:tc>
          <w:tcPr>
            <w:tcW w:w="600" w:type="dxa"/>
          </w:tcPr>
          <w:p w14:paraId="1D26F427" w14:textId="77777777" w:rsidR="00B2583B" w:rsidRDefault="00000000">
            <w:pPr>
              <w:pStyle w:val="Compact"/>
              <w:jc w:val="right"/>
            </w:pPr>
            <w:r>
              <w:t>0.43</w:t>
            </w:r>
          </w:p>
        </w:tc>
      </w:tr>
      <w:tr w:rsidR="00B2583B" w14:paraId="12FB6B9A" w14:textId="77777777">
        <w:tc>
          <w:tcPr>
            <w:tcW w:w="1560" w:type="dxa"/>
          </w:tcPr>
          <w:p w14:paraId="65B60229" w14:textId="77777777" w:rsidR="00B2583B" w:rsidRDefault="00000000">
            <w:pPr>
              <w:pStyle w:val="Compact"/>
            </w:pPr>
            <w:r>
              <w:t>Chlamydomonas_reinhardtii</w:t>
            </w:r>
          </w:p>
        </w:tc>
        <w:tc>
          <w:tcPr>
            <w:tcW w:w="1140" w:type="dxa"/>
          </w:tcPr>
          <w:p w14:paraId="127DC686" w14:textId="77777777" w:rsidR="00B2583B" w:rsidRDefault="00000000">
            <w:pPr>
              <w:pStyle w:val="Compact"/>
              <w:jc w:val="right"/>
            </w:pPr>
            <w:r>
              <w:t>4</w:t>
            </w:r>
          </w:p>
        </w:tc>
        <w:tc>
          <w:tcPr>
            <w:tcW w:w="1800" w:type="dxa"/>
          </w:tcPr>
          <w:p w14:paraId="7E35BE2B" w14:textId="77777777" w:rsidR="00B2583B" w:rsidRDefault="00000000">
            <w:pPr>
              <w:pStyle w:val="Compact"/>
              <w:jc w:val="right"/>
            </w:pPr>
            <w:r>
              <w:t>20</w:t>
            </w:r>
          </w:p>
        </w:tc>
        <w:tc>
          <w:tcPr>
            <w:tcW w:w="1320" w:type="dxa"/>
          </w:tcPr>
          <w:p w14:paraId="6ECD805D" w14:textId="77777777" w:rsidR="00B2583B" w:rsidRDefault="00000000">
            <w:pPr>
              <w:pStyle w:val="Compact"/>
              <w:jc w:val="right"/>
            </w:pPr>
            <w:r>
              <w:t>0.25153</w:t>
            </w:r>
          </w:p>
        </w:tc>
        <w:tc>
          <w:tcPr>
            <w:tcW w:w="1500" w:type="dxa"/>
          </w:tcPr>
          <w:p w14:paraId="5CC25CA8" w14:textId="77777777" w:rsidR="00B2583B" w:rsidRDefault="00000000">
            <w:pPr>
              <w:pStyle w:val="Compact"/>
              <w:jc w:val="right"/>
            </w:pPr>
            <w:r>
              <w:t>24</w:t>
            </w:r>
          </w:p>
        </w:tc>
        <w:tc>
          <w:tcPr>
            <w:tcW w:w="600" w:type="dxa"/>
          </w:tcPr>
          <w:p w14:paraId="27697006" w14:textId="77777777" w:rsidR="00B2583B" w:rsidRDefault="00000000">
            <w:pPr>
              <w:pStyle w:val="Compact"/>
              <w:jc w:val="right"/>
            </w:pPr>
            <w:r>
              <w:t>10.00</w:t>
            </w:r>
          </w:p>
        </w:tc>
      </w:tr>
      <w:tr w:rsidR="00B2583B" w14:paraId="03050E5B" w14:textId="77777777">
        <w:tc>
          <w:tcPr>
            <w:tcW w:w="1560" w:type="dxa"/>
          </w:tcPr>
          <w:p w14:paraId="525BA91E" w14:textId="77777777" w:rsidR="00B2583B" w:rsidRDefault="00000000">
            <w:pPr>
              <w:pStyle w:val="Compact"/>
            </w:pPr>
            <w:r>
              <w:t>Chlamydomonas_reinhardtii</w:t>
            </w:r>
          </w:p>
        </w:tc>
        <w:tc>
          <w:tcPr>
            <w:tcW w:w="1140" w:type="dxa"/>
          </w:tcPr>
          <w:p w14:paraId="2173CA41" w14:textId="77777777" w:rsidR="00B2583B" w:rsidRDefault="00000000">
            <w:pPr>
              <w:pStyle w:val="Compact"/>
              <w:jc w:val="right"/>
            </w:pPr>
            <w:r>
              <w:t>4</w:t>
            </w:r>
          </w:p>
        </w:tc>
        <w:tc>
          <w:tcPr>
            <w:tcW w:w="1800" w:type="dxa"/>
          </w:tcPr>
          <w:p w14:paraId="7222D7BB" w14:textId="77777777" w:rsidR="00B2583B" w:rsidRDefault="00000000">
            <w:pPr>
              <w:pStyle w:val="Compact"/>
              <w:jc w:val="right"/>
            </w:pPr>
            <w:r>
              <w:t>20</w:t>
            </w:r>
          </w:p>
        </w:tc>
        <w:tc>
          <w:tcPr>
            <w:tcW w:w="1320" w:type="dxa"/>
          </w:tcPr>
          <w:p w14:paraId="3DBB2302" w14:textId="77777777" w:rsidR="00B2583B" w:rsidRDefault="00000000">
            <w:pPr>
              <w:pStyle w:val="Compact"/>
              <w:jc w:val="right"/>
            </w:pPr>
            <w:r>
              <w:t>0.26341</w:t>
            </w:r>
          </w:p>
        </w:tc>
        <w:tc>
          <w:tcPr>
            <w:tcW w:w="1500" w:type="dxa"/>
          </w:tcPr>
          <w:p w14:paraId="4F3AEA27" w14:textId="77777777" w:rsidR="00B2583B" w:rsidRDefault="00000000">
            <w:pPr>
              <w:pStyle w:val="Compact"/>
              <w:jc w:val="right"/>
            </w:pPr>
            <w:r>
              <w:t>24</w:t>
            </w:r>
          </w:p>
        </w:tc>
        <w:tc>
          <w:tcPr>
            <w:tcW w:w="600" w:type="dxa"/>
          </w:tcPr>
          <w:p w14:paraId="2235BF9F" w14:textId="77777777" w:rsidR="00B2583B" w:rsidRDefault="00000000">
            <w:pPr>
              <w:pStyle w:val="Compact"/>
              <w:jc w:val="right"/>
            </w:pPr>
            <w:r>
              <w:t>30.00</w:t>
            </w:r>
          </w:p>
        </w:tc>
      </w:tr>
      <w:tr w:rsidR="00B2583B" w14:paraId="478612A1" w14:textId="77777777">
        <w:tc>
          <w:tcPr>
            <w:tcW w:w="1560" w:type="dxa"/>
          </w:tcPr>
          <w:p w14:paraId="7404797E" w14:textId="77777777" w:rsidR="00B2583B" w:rsidRDefault="00000000">
            <w:pPr>
              <w:pStyle w:val="Compact"/>
            </w:pPr>
            <w:r>
              <w:t>Chlamydomonas_reinhardtii</w:t>
            </w:r>
          </w:p>
        </w:tc>
        <w:tc>
          <w:tcPr>
            <w:tcW w:w="1140" w:type="dxa"/>
          </w:tcPr>
          <w:p w14:paraId="6AB5DF11" w14:textId="77777777" w:rsidR="00B2583B" w:rsidRDefault="00000000">
            <w:pPr>
              <w:pStyle w:val="Compact"/>
              <w:jc w:val="right"/>
            </w:pPr>
            <w:r>
              <w:t>4</w:t>
            </w:r>
          </w:p>
        </w:tc>
        <w:tc>
          <w:tcPr>
            <w:tcW w:w="1800" w:type="dxa"/>
          </w:tcPr>
          <w:p w14:paraId="5E3B8F87" w14:textId="77777777" w:rsidR="00B2583B" w:rsidRDefault="00000000">
            <w:pPr>
              <w:pStyle w:val="Compact"/>
              <w:jc w:val="right"/>
            </w:pPr>
            <w:r>
              <w:t>24</w:t>
            </w:r>
          </w:p>
        </w:tc>
        <w:tc>
          <w:tcPr>
            <w:tcW w:w="1320" w:type="dxa"/>
          </w:tcPr>
          <w:p w14:paraId="2DFE0DA7" w14:textId="77777777" w:rsidR="00B2583B" w:rsidRDefault="00000000">
            <w:pPr>
              <w:pStyle w:val="Compact"/>
              <w:jc w:val="right"/>
            </w:pPr>
            <w:r>
              <w:t>0.20414</w:t>
            </w:r>
          </w:p>
        </w:tc>
        <w:tc>
          <w:tcPr>
            <w:tcW w:w="1500" w:type="dxa"/>
          </w:tcPr>
          <w:p w14:paraId="065E90D2" w14:textId="77777777" w:rsidR="00B2583B" w:rsidRDefault="00000000">
            <w:pPr>
              <w:pStyle w:val="Compact"/>
              <w:jc w:val="right"/>
            </w:pPr>
            <w:r>
              <w:t>24</w:t>
            </w:r>
          </w:p>
        </w:tc>
        <w:tc>
          <w:tcPr>
            <w:tcW w:w="600" w:type="dxa"/>
          </w:tcPr>
          <w:p w14:paraId="74E670E6" w14:textId="77777777" w:rsidR="00B2583B" w:rsidRDefault="00000000">
            <w:pPr>
              <w:pStyle w:val="Compact"/>
              <w:jc w:val="right"/>
            </w:pPr>
            <w:r>
              <w:t>0.43</w:t>
            </w:r>
          </w:p>
        </w:tc>
      </w:tr>
      <w:tr w:rsidR="00B2583B" w14:paraId="5D069228" w14:textId="77777777">
        <w:tc>
          <w:tcPr>
            <w:tcW w:w="1560" w:type="dxa"/>
          </w:tcPr>
          <w:p w14:paraId="7D8573B1" w14:textId="77777777" w:rsidR="00B2583B" w:rsidRDefault="00000000">
            <w:pPr>
              <w:pStyle w:val="Compact"/>
            </w:pPr>
            <w:r>
              <w:t>Chlamydomonas_reinhardtii</w:t>
            </w:r>
          </w:p>
        </w:tc>
        <w:tc>
          <w:tcPr>
            <w:tcW w:w="1140" w:type="dxa"/>
          </w:tcPr>
          <w:p w14:paraId="03B438E7" w14:textId="77777777" w:rsidR="00B2583B" w:rsidRDefault="00000000">
            <w:pPr>
              <w:pStyle w:val="Compact"/>
              <w:jc w:val="right"/>
            </w:pPr>
            <w:r>
              <w:t>4</w:t>
            </w:r>
          </w:p>
        </w:tc>
        <w:tc>
          <w:tcPr>
            <w:tcW w:w="1800" w:type="dxa"/>
          </w:tcPr>
          <w:p w14:paraId="33F7A31A" w14:textId="77777777" w:rsidR="00B2583B" w:rsidRDefault="00000000">
            <w:pPr>
              <w:pStyle w:val="Compact"/>
              <w:jc w:val="right"/>
            </w:pPr>
            <w:r>
              <w:t>24</w:t>
            </w:r>
          </w:p>
        </w:tc>
        <w:tc>
          <w:tcPr>
            <w:tcW w:w="1320" w:type="dxa"/>
          </w:tcPr>
          <w:p w14:paraId="3E38E43A" w14:textId="77777777" w:rsidR="00B2583B" w:rsidRDefault="00000000">
            <w:pPr>
              <w:pStyle w:val="Compact"/>
              <w:jc w:val="right"/>
            </w:pPr>
            <w:r>
              <w:t>0.23129</w:t>
            </w:r>
          </w:p>
        </w:tc>
        <w:tc>
          <w:tcPr>
            <w:tcW w:w="1500" w:type="dxa"/>
          </w:tcPr>
          <w:p w14:paraId="27985F5C" w14:textId="77777777" w:rsidR="00B2583B" w:rsidRDefault="00000000">
            <w:pPr>
              <w:pStyle w:val="Compact"/>
              <w:jc w:val="right"/>
            </w:pPr>
            <w:r>
              <w:t>24</w:t>
            </w:r>
          </w:p>
        </w:tc>
        <w:tc>
          <w:tcPr>
            <w:tcW w:w="600" w:type="dxa"/>
          </w:tcPr>
          <w:p w14:paraId="1B8F218B" w14:textId="77777777" w:rsidR="00B2583B" w:rsidRDefault="00000000">
            <w:pPr>
              <w:pStyle w:val="Compact"/>
              <w:jc w:val="right"/>
            </w:pPr>
            <w:r>
              <w:t>0.43</w:t>
            </w:r>
          </w:p>
        </w:tc>
      </w:tr>
      <w:tr w:rsidR="00B2583B" w14:paraId="76C8CF4B" w14:textId="77777777">
        <w:tc>
          <w:tcPr>
            <w:tcW w:w="1560" w:type="dxa"/>
          </w:tcPr>
          <w:p w14:paraId="6021FF5E" w14:textId="77777777" w:rsidR="00B2583B" w:rsidRDefault="00000000">
            <w:pPr>
              <w:pStyle w:val="Compact"/>
            </w:pPr>
            <w:r>
              <w:t>Chlamydomonas_reinhardtii</w:t>
            </w:r>
          </w:p>
        </w:tc>
        <w:tc>
          <w:tcPr>
            <w:tcW w:w="1140" w:type="dxa"/>
          </w:tcPr>
          <w:p w14:paraId="134E9623" w14:textId="77777777" w:rsidR="00B2583B" w:rsidRDefault="00000000">
            <w:pPr>
              <w:pStyle w:val="Compact"/>
              <w:jc w:val="right"/>
            </w:pPr>
            <w:r>
              <w:t>4</w:t>
            </w:r>
          </w:p>
        </w:tc>
        <w:tc>
          <w:tcPr>
            <w:tcW w:w="1800" w:type="dxa"/>
          </w:tcPr>
          <w:p w14:paraId="48E28026" w14:textId="77777777" w:rsidR="00B2583B" w:rsidRDefault="00000000">
            <w:pPr>
              <w:pStyle w:val="Compact"/>
              <w:jc w:val="right"/>
            </w:pPr>
            <w:r>
              <w:t>24</w:t>
            </w:r>
          </w:p>
        </w:tc>
        <w:tc>
          <w:tcPr>
            <w:tcW w:w="1320" w:type="dxa"/>
          </w:tcPr>
          <w:p w14:paraId="345B1DED" w14:textId="77777777" w:rsidR="00B2583B" w:rsidRDefault="00000000">
            <w:pPr>
              <w:pStyle w:val="Compact"/>
              <w:jc w:val="right"/>
            </w:pPr>
            <w:r>
              <w:t>0.23658</w:t>
            </w:r>
          </w:p>
        </w:tc>
        <w:tc>
          <w:tcPr>
            <w:tcW w:w="1500" w:type="dxa"/>
          </w:tcPr>
          <w:p w14:paraId="2697EB0F" w14:textId="77777777" w:rsidR="00B2583B" w:rsidRDefault="00000000">
            <w:pPr>
              <w:pStyle w:val="Compact"/>
              <w:jc w:val="right"/>
            </w:pPr>
            <w:r>
              <w:t>24</w:t>
            </w:r>
          </w:p>
        </w:tc>
        <w:tc>
          <w:tcPr>
            <w:tcW w:w="600" w:type="dxa"/>
          </w:tcPr>
          <w:p w14:paraId="2D216FBF" w14:textId="77777777" w:rsidR="00B2583B" w:rsidRDefault="00000000">
            <w:pPr>
              <w:pStyle w:val="Compact"/>
              <w:jc w:val="right"/>
            </w:pPr>
            <w:r>
              <w:t>10.00</w:t>
            </w:r>
          </w:p>
        </w:tc>
      </w:tr>
      <w:tr w:rsidR="00B2583B" w14:paraId="02CBA54D" w14:textId="77777777">
        <w:tc>
          <w:tcPr>
            <w:tcW w:w="1560" w:type="dxa"/>
          </w:tcPr>
          <w:p w14:paraId="10C57971" w14:textId="77777777" w:rsidR="00B2583B" w:rsidRDefault="00000000">
            <w:pPr>
              <w:pStyle w:val="Compact"/>
            </w:pPr>
            <w:r>
              <w:t>Chlamydomonas_reinhardtii</w:t>
            </w:r>
          </w:p>
        </w:tc>
        <w:tc>
          <w:tcPr>
            <w:tcW w:w="1140" w:type="dxa"/>
          </w:tcPr>
          <w:p w14:paraId="02D0AE02" w14:textId="77777777" w:rsidR="00B2583B" w:rsidRDefault="00000000">
            <w:pPr>
              <w:pStyle w:val="Compact"/>
              <w:jc w:val="right"/>
            </w:pPr>
            <w:r>
              <w:t>4</w:t>
            </w:r>
          </w:p>
        </w:tc>
        <w:tc>
          <w:tcPr>
            <w:tcW w:w="1800" w:type="dxa"/>
          </w:tcPr>
          <w:p w14:paraId="1AB040EB" w14:textId="77777777" w:rsidR="00B2583B" w:rsidRDefault="00000000">
            <w:pPr>
              <w:pStyle w:val="Compact"/>
              <w:jc w:val="right"/>
            </w:pPr>
            <w:r>
              <w:t>24</w:t>
            </w:r>
          </w:p>
        </w:tc>
        <w:tc>
          <w:tcPr>
            <w:tcW w:w="1320" w:type="dxa"/>
          </w:tcPr>
          <w:p w14:paraId="76B74811" w14:textId="77777777" w:rsidR="00B2583B" w:rsidRDefault="00000000">
            <w:pPr>
              <w:pStyle w:val="Compact"/>
              <w:jc w:val="right"/>
            </w:pPr>
            <w:r>
              <w:t>0.25271</w:t>
            </w:r>
          </w:p>
        </w:tc>
        <w:tc>
          <w:tcPr>
            <w:tcW w:w="1500" w:type="dxa"/>
          </w:tcPr>
          <w:p w14:paraId="7054BD11" w14:textId="77777777" w:rsidR="00B2583B" w:rsidRDefault="00000000">
            <w:pPr>
              <w:pStyle w:val="Compact"/>
              <w:jc w:val="right"/>
            </w:pPr>
            <w:r>
              <w:t>24</w:t>
            </w:r>
          </w:p>
        </w:tc>
        <w:tc>
          <w:tcPr>
            <w:tcW w:w="600" w:type="dxa"/>
          </w:tcPr>
          <w:p w14:paraId="7DE62FFB" w14:textId="77777777" w:rsidR="00B2583B" w:rsidRDefault="00000000">
            <w:pPr>
              <w:pStyle w:val="Compact"/>
              <w:jc w:val="right"/>
            </w:pPr>
            <w:r>
              <w:t>30.00</w:t>
            </w:r>
          </w:p>
        </w:tc>
      </w:tr>
      <w:tr w:rsidR="00B2583B" w14:paraId="057B406C" w14:textId="77777777">
        <w:tc>
          <w:tcPr>
            <w:tcW w:w="1560" w:type="dxa"/>
          </w:tcPr>
          <w:p w14:paraId="59912ADA" w14:textId="77777777" w:rsidR="00B2583B" w:rsidRDefault="00000000">
            <w:pPr>
              <w:pStyle w:val="Compact"/>
            </w:pPr>
            <w:r>
              <w:t>Chlamydomonas_reinhardtii</w:t>
            </w:r>
          </w:p>
        </w:tc>
        <w:tc>
          <w:tcPr>
            <w:tcW w:w="1140" w:type="dxa"/>
          </w:tcPr>
          <w:p w14:paraId="3125C9A9" w14:textId="77777777" w:rsidR="00B2583B" w:rsidRDefault="00000000">
            <w:pPr>
              <w:pStyle w:val="Compact"/>
              <w:jc w:val="right"/>
            </w:pPr>
            <w:r>
              <w:t>4</w:t>
            </w:r>
          </w:p>
        </w:tc>
        <w:tc>
          <w:tcPr>
            <w:tcW w:w="1800" w:type="dxa"/>
          </w:tcPr>
          <w:p w14:paraId="11B6286C" w14:textId="77777777" w:rsidR="00B2583B" w:rsidRDefault="00000000">
            <w:pPr>
              <w:pStyle w:val="Compact"/>
              <w:jc w:val="right"/>
            </w:pPr>
            <w:r>
              <w:t>28</w:t>
            </w:r>
          </w:p>
        </w:tc>
        <w:tc>
          <w:tcPr>
            <w:tcW w:w="1320" w:type="dxa"/>
          </w:tcPr>
          <w:p w14:paraId="14396A6A" w14:textId="77777777" w:rsidR="00B2583B" w:rsidRDefault="00000000">
            <w:pPr>
              <w:pStyle w:val="Compact"/>
              <w:jc w:val="right"/>
            </w:pPr>
            <w:r>
              <w:t>0.24729</w:t>
            </w:r>
          </w:p>
        </w:tc>
        <w:tc>
          <w:tcPr>
            <w:tcW w:w="1500" w:type="dxa"/>
          </w:tcPr>
          <w:p w14:paraId="79B41A4E" w14:textId="77777777" w:rsidR="00B2583B" w:rsidRDefault="00000000">
            <w:pPr>
              <w:pStyle w:val="Compact"/>
              <w:jc w:val="right"/>
            </w:pPr>
            <w:r>
              <w:t>24</w:t>
            </w:r>
          </w:p>
        </w:tc>
        <w:tc>
          <w:tcPr>
            <w:tcW w:w="600" w:type="dxa"/>
          </w:tcPr>
          <w:p w14:paraId="0D620C37" w14:textId="77777777" w:rsidR="00B2583B" w:rsidRDefault="00000000">
            <w:pPr>
              <w:pStyle w:val="Compact"/>
              <w:jc w:val="right"/>
            </w:pPr>
            <w:r>
              <w:t>10.00</w:t>
            </w:r>
          </w:p>
        </w:tc>
      </w:tr>
      <w:tr w:rsidR="00B2583B" w14:paraId="4CCD1A62" w14:textId="77777777">
        <w:tc>
          <w:tcPr>
            <w:tcW w:w="1560" w:type="dxa"/>
          </w:tcPr>
          <w:p w14:paraId="646329AD" w14:textId="77777777" w:rsidR="00B2583B" w:rsidRDefault="00000000">
            <w:pPr>
              <w:pStyle w:val="Compact"/>
            </w:pPr>
            <w:r>
              <w:t>Chlamydomonas_reinhardtii</w:t>
            </w:r>
          </w:p>
        </w:tc>
        <w:tc>
          <w:tcPr>
            <w:tcW w:w="1140" w:type="dxa"/>
          </w:tcPr>
          <w:p w14:paraId="4B42C5C3" w14:textId="77777777" w:rsidR="00B2583B" w:rsidRDefault="00000000">
            <w:pPr>
              <w:pStyle w:val="Compact"/>
              <w:jc w:val="right"/>
            </w:pPr>
            <w:r>
              <w:t>4</w:t>
            </w:r>
          </w:p>
        </w:tc>
        <w:tc>
          <w:tcPr>
            <w:tcW w:w="1800" w:type="dxa"/>
          </w:tcPr>
          <w:p w14:paraId="5BA9A39A" w14:textId="77777777" w:rsidR="00B2583B" w:rsidRDefault="00000000">
            <w:pPr>
              <w:pStyle w:val="Compact"/>
              <w:jc w:val="right"/>
            </w:pPr>
            <w:r>
              <w:t>28</w:t>
            </w:r>
          </w:p>
        </w:tc>
        <w:tc>
          <w:tcPr>
            <w:tcW w:w="1320" w:type="dxa"/>
          </w:tcPr>
          <w:p w14:paraId="15F63C04" w14:textId="77777777" w:rsidR="00B2583B" w:rsidRDefault="00000000">
            <w:pPr>
              <w:pStyle w:val="Compact"/>
              <w:jc w:val="right"/>
            </w:pPr>
            <w:r>
              <w:t>0.24866</w:t>
            </w:r>
          </w:p>
        </w:tc>
        <w:tc>
          <w:tcPr>
            <w:tcW w:w="1500" w:type="dxa"/>
          </w:tcPr>
          <w:p w14:paraId="22691C9A" w14:textId="77777777" w:rsidR="00B2583B" w:rsidRDefault="00000000">
            <w:pPr>
              <w:pStyle w:val="Compact"/>
              <w:jc w:val="right"/>
            </w:pPr>
            <w:r>
              <w:t>24</w:t>
            </w:r>
          </w:p>
        </w:tc>
        <w:tc>
          <w:tcPr>
            <w:tcW w:w="600" w:type="dxa"/>
          </w:tcPr>
          <w:p w14:paraId="357B0DCC" w14:textId="77777777" w:rsidR="00B2583B" w:rsidRDefault="00000000">
            <w:pPr>
              <w:pStyle w:val="Compact"/>
              <w:jc w:val="right"/>
            </w:pPr>
            <w:r>
              <w:t>30.00</w:t>
            </w:r>
          </w:p>
        </w:tc>
      </w:tr>
      <w:tr w:rsidR="00B2583B" w14:paraId="0208F430" w14:textId="77777777">
        <w:tc>
          <w:tcPr>
            <w:tcW w:w="1560" w:type="dxa"/>
          </w:tcPr>
          <w:p w14:paraId="737A022E" w14:textId="77777777" w:rsidR="00B2583B" w:rsidRDefault="00000000">
            <w:pPr>
              <w:pStyle w:val="Compact"/>
            </w:pPr>
            <w:r>
              <w:lastRenderedPageBreak/>
              <w:t>Chlamydomonas_reinhardtii</w:t>
            </w:r>
          </w:p>
        </w:tc>
        <w:tc>
          <w:tcPr>
            <w:tcW w:w="1140" w:type="dxa"/>
          </w:tcPr>
          <w:p w14:paraId="2AB2A416" w14:textId="77777777" w:rsidR="00B2583B" w:rsidRDefault="00000000">
            <w:pPr>
              <w:pStyle w:val="Compact"/>
              <w:jc w:val="right"/>
            </w:pPr>
            <w:r>
              <w:t>4</w:t>
            </w:r>
          </w:p>
        </w:tc>
        <w:tc>
          <w:tcPr>
            <w:tcW w:w="1800" w:type="dxa"/>
          </w:tcPr>
          <w:p w14:paraId="224D9FC2" w14:textId="77777777" w:rsidR="00B2583B" w:rsidRDefault="00000000">
            <w:pPr>
              <w:pStyle w:val="Compact"/>
              <w:jc w:val="right"/>
            </w:pPr>
            <w:r>
              <w:t>28</w:t>
            </w:r>
          </w:p>
        </w:tc>
        <w:tc>
          <w:tcPr>
            <w:tcW w:w="1320" w:type="dxa"/>
          </w:tcPr>
          <w:p w14:paraId="16F69F0F" w14:textId="77777777" w:rsidR="00B2583B" w:rsidRDefault="00000000">
            <w:pPr>
              <w:pStyle w:val="Compact"/>
              <w:jc w:val="right"/>
            </w:pPr>
            <w:r>
              <w:t>0.25143</w:t>
            </w:r>
          </w:p>
        </w:tc>
        <w:tc>
          <w:tcPr>
            <w:tcW w:w="1500" w:type="dxa"/>
          </w:tcPr>
          <w:p w14:paraId="0E40C42A" w14:textId="77777777" w:rsidR="00B2583B" w:rsidRDefault="00000000">
            <w:pPr>
              <w:pStyle w:val="Compact"/>
              <w:jc w:val="right"/>
            </w:pPr>
            <w:r>
              <w:t>24</w:t>
            </w:r>
          </w:p>
        </w:tc>
        <w:tc>
          <w:tcPr>
            <w:tcW w:w="600" w:type="dxa"/>
          </w:tcPr>
          <w:p w14:paraId="65B23E32" w14:textId="77777777" w:rsidR="00B2583B" w:rsidRDefault="00000000">
            <w:pPr>
              <w:pStyle w:val="Compact"/>
              <w:jc w:val="right"/>
            </w:pPr>
            <w:r>
              <w:t>0.43</w:t>
            </w:r>
          </w:p>
        </w:tc>
      </w:tr>
      <w:tr w:rsidR="00B2583B" w14:paraId="27AEEA03" w14:textId="77777777">
        <w:tc>
          <w:tcPr>
            <w:tcW w:w="1560" w:type="dxa"/>
          </w:tcPr>
          <w:p w14:paraId="2C8C77C2" w14:textId="77777777" w:rsidR="00B2583B" w:rsidRDefault="00000000">
            <w:pPr>
              <w:pStyle w:val="Compact"/>
            </w:pPr>
            <w:r>
              <w:t>Chlamydomonas_reinhardtii</w:t>
            </w:r>
          </w:p>
        </w:tc>
        <w:tc>
          <w:tcPr>
            <w:tcW w:w="1140" w:type="dxa"/>
          </w:tcPr>
          <w:p w14:paraId="23DB084D" w14:textId="77777777" w:rsidR="00B2583B" w:rsidRDefault="00000000">
            <w:pPr>
              <w:pStyle w:val="Compact"/>
              <w:jc w:val="right"/>
            </w:pPr>
            <w:r>
              <w:t>8</w:t>
            </w:r>
          </w:p>
        </w:tc>
        <w:tc>
          <w:tcPr>
            <w:tcW w:w="1800" w:type="dxa"/>
          </w:tcPr>
          <w:p w14:paraId="24DA2CA5" w14:textId="77777777" w:rsidR="00B2583B" w:rsidRDefault="00000000">
            <w:pPr>
              <w:pStyle w:val="Compact"/>
              <w:jc w:val="right"/>
            </w:pPr>
            <w:r>
              <w:t>12</w:t>
            </w:r>
          </w:p>
        </w:tc>
        <w:tc>
          <w:tcPr>
            <w:tcW w:w="1320" w:type="dxa"/>
          </w:tcPr>
          <w:p w14:paraId="60EF7208" w14:textId="77777777" w:rsidR="00B2583B" w:rsidRDefault="00000000">
            <w:pPr>
              <w:pStyle w:val="Compact"/>
              <w:jc w:val="right"/>
            </w:pPr>
            <w:r>
              <w:t>0.09797</w:t>
            </w:r>
          </w:p>
        </w:tc>
        <w:tc>
          <w:tcPr>
            <w:tcW w:w="1500" w:type="dxa"/>
          </w:tcPr>
          <w:p w14:paraId="5CF690AB" w14:textId="77777777" w:rsidR="00B2583B" w:rsidRDefault="00000000">
            <w:pPr>
              <w:pStyle w:val="Compact"/>
              <w:jc w:val="right"/>
            </w:pPr>
            <w:r>
              <w:t>24</w:t>
            </w:r>
          </w:p>
        </w:tc>
        <w:tc>
          <w:tcPr>
            <w:tcW w:w="600" w:type="dxa"/>
          </w:tcPr>
          <w:p w14:paraId="7A18E24F" w14:textId="77777777" w:rsidR="00B2583B" w:rsidRDefault="00000000">
            <w:pPr>
              <w:pStyle w:val="Compact"/>
              <w:jc w:val="right"/>
            </w:pPr>
            <w:r>
              <w:t>0.43</w:t>
            </w:r>
          </w:p>
        </w:tc>
      </w:tr>
      <w:tr w:rsidR="00B2583B" w14:paraId="18D58353" w14:textId="77777777">
        <w:tc>
          <w:tcPr>
            <w:tcW w:w="1560" w:type="dxa"/>
          </w:tcPr>
          <w:p w14:paraId="7C542B8F" w14:textId="77777777" w:rsidR="00B2583B" w:rsidRDefault="00000000">
            <w:pPr>
              <w:pStyle w:val="Compact"/>
            </w:pPr>
            <w:r>
              <w:t>Chlamydomonas_reinhardtii</w:t>
            </w:r>
          </w:p>
        </w:tc>
        <w:tc>
          <w:tcPr>
            <w:tcW w:w="1140" w:type="dxa"/>
          </w:tcPr>
          <w:p w14:paraId="44180F2D" w14:textId="77777777" w:rsidR="00B2583B" w:rsidRDefault="00000000">
            <w:pPr>
              <w:pStyle w:val="Compact"/>
              <w:jc w:val="right"/>
            </w:pPr>
            <w:r>
              <w:t>8</w:t>
            </w:r>
          </w:p>
        </w:tc>
        <w:tc>
          <w:tcPr>
            <w:tcW w:w="1800" w:type="dxa"/>
          </w:tcPr>
          <w:p w14:paraId="6A0AFF7F" w14:textId="77777777" w:rsidR="00B2583B" w:rsidRDefault="00000000">
            <w:pPr>
              <w:pStyle w:val="Compact"/>
              <w:jc w:val="right"/>
            </w:pPr>
            <w:r>
              <w:t>12</w:t>
            </w:r>
          </w:p>
        </w:tc>
        <w:tc>
          <w:tcPr>
            <w:tcW w:w="1320" w:type="dxa"/>
          </w:tcPr>
          <w:p w14:paraId="42F89649" w14:textId="77777777" w:rsidR="00B2583B" w:rsidRDefault="00000000">
            <w:pPr>
              <w:pStyle w:val="Compact"/>
              <w:jc w:val="right"/>
            </w:pPr>
            <w:r>
              <w:t>0.12240</w:t>
            </w:r>
          </w:p>
        </w:tc>
        <w:tc>
          <w:tcPr>
            <w:tcW w:w="1500" w:type="dxa"/>
          </w:tcPr>
          <w:p w14:paraId="55AA3E9E" w14:textId="77777777" w:rsidR="00B2583B" w:rsidRDefault="00000000">
            <w:pPr>
              <w:pStyle w:val="Compact"/>
              <w:jc w:val="right"/>
            </w:pPr>
            <w:r>
              <w:t>24</w:t>
            </w:r>
          </w:p>
        </w:tc>
        <w:tc>
          <w:tcPr>
            <w:tcW w:w="600" w:type="dxa"/>
          </w:tcPr>
          <w:p w14:paraId="7F3113E7" w14:textId="77777777" w:rsidR="00B2583B" w:rsidRDefault="00000000">
            <w:pPr>
              <w:pStyle w:val="Compact"/>
              <w:jc w:val="right"/>
            </w:pPr>
            <w:r>
              <w:t>10.00</w:t>
            </w:r>
          </w:p>
        </w:tc>
      </w:tr>
      <w:tr w:rsidR="00B2583B" w14:paraId="3FA533F3" w14:textId="77777777">
        <w:tc>
          <w:tcPr>
            <w:tcW w:w="1560" w:type="dxa"/>
          </w:tcPr>
          <w:p w14:paraId="521BCB1D" w14:textId="77777777" w:rsidR="00B2583B" w:rsidRDefault="00000000">
            <w:pPr>
              <w:pStyle w:val="Compact"/>
            </w:pPr>
            <w:r>
              <w:t>Chlamydomonas_reinhardtii</w:t>
            </w:r>
          </w:p>
        </w:tc>
        <w:tc>
          <w:tcPr>
            <w:tcW w:w="1140" w:type="dxa"/>
          </w:tcPr>
          <w:p w14:paraId="0F4BE7B6" w14:textId="77777777" w:rsidR="00B2583B" w:rsidRDefault="00000000">
            <w:pPr>
              <w:pStyle w:val="Compact"/>
              <w:jc w:val="right"/>
            </w:pPr>
            <w:r>
              <w:t>8</w:t>
            </w:r>
          </w:p>
        </w:tc>
        <w:tc>
          <w:tcPr>
            <w:tcW w:w="1800" w:type="dxa"/>
          </w:tcPr>
          <w:p w14:paraId="6E04F23A" w14:textId="77777777" w:rsidR="00B2583B" w:rsidRDefault="00000000">
            <w:pPr>
              <w:pStyle w:val="Compact"/>
              <w:jc w:val="right"/>
            </w:pPr>
            <w:r>
              <w:t>12</w:t>
            </w:r>
          </w:p>
        </w:tc>
        <w:tc>
          <w:tcPr>
            <w:tcW w:w="1320" w:type="dxa"/>
          </w:tcPr>
          <w:p w14:paraId="4ECD955A" w14:textId="77777777" w:rsidR="00B2583B" w:rsidRDefault="00000000">
            <w:pPr>
              <w:pStyle w:val="Compact"/>
              <w:jc w:val="right"/>
            </w:pPr>
            <w:r>
              <w:t>0.12285</w:t>
            </w:r>
          </w:p>
        </w:tc>
        <w:tc>
          <w:tcPr>
            <w:tcW w:w="1500" w:type="dxa"/>
          </w:tcPr>
          <w:p w14:paraId="3FE78852" w14:textId="77777777" w:rsidR="00B2583B" w:rsidRDefault="00000000">
            <w:pPr>
              <w:pStyle w:val="Compact"/>
              <w:jc w:val="right"/>
            </w:pPr>
            <w:r>
              <w:t>24</w:t>
            </w:r>
          </w:p>
        </w:tc>
        <w:tc>
          <w:tcPr>
            <w:tcW w:w="600" w:type="dxa"/>
          </w:tcPr>
          <w:p w14:paraId="30657779" w14:textId="77777777" w:rsidR="00B2583B" w:rsidRDefault="00000000">
            <w:pPr>
              <w:pStyle w:val="Compact"/>
              <w:jc w:val="right"/>
            </w:pPr>
            <w:r>
              <w:t>30.00</w:t>
            </w:r>
          </w:p>
        </w:tc>
      </w:tr>
      <w:tr w:rsidR="00B2583B" w14:paraId="7C12F50F" w14:textId="77777777">
        <w:tc>
          <w:tcPr>
            <w:tcW w:w="1560" w:type="dxa"/>
          </w:tcPr>
          <w:p w14:paraId="3FC6C6B2" w14:textId="77777777" w:rsidR="00B2583B" w:rsidRDefault="00000000">
            <w:pPr>
              <w:pStyle w:val="Compact"/>
            </w:pPr>
            <w:r>
              <w:t>Chlamydomonas_reinhardtii</w:t>
            </w:r>
          </w:p>
        </w:tc>
        <w:tc>
          <w:tcPr>
            <w:tcW w:w="1140" w:type="dxa"/>
          </w:tcPr>
          <w:p w14:paraId="47C17733" w14:textId="77777777" w:rsidR="00B2583B" w:rsidRDefault="00000000">
            <w:pPr>
              <w:pStyle w:val="Compact"/>
              <w:jc w:val="right"/>
            </w:pPr>
            <w:r>
              <w:t>8</w:t>
            </w:r>
          </w:p>
        </w:tc>
        <w:tc>
          <w:tcPr>
            <w:tcW w:w="1800" w:type="dxa"/>
          </w:tcPr>
          <w:p w14:paraId="6406C5E1" w14:textId="77777777" w:rsidR="00B2583B" w:rsidRDefault="00000000">
            <w:pPr>
              <w:pStyle w:val="Compact"/>
              <w:jc w:val="right"/>
            </w:pPr>
            <w:r>
              <w:t>12</w:t>
            </w:r>
          </w:p>
        </w:tc>
        <w:tc>
          <w:tcPr>
            <w:tcW w:w="1320" w:type="dxa"/>
          </w:tcPr>
          <w:p w14:paraId="72E22738" w14:textId="77777777" w:rsidR="00B2583B" w:rsidRDefault="00000000">
            <w:pPr>
              <w:pStyle w:val="Compact"/>
              <w:jc w:val="right"/>
            </w:pPr>
            <w:r>
              <w:t>0.12664</w:t>
            </w:r>
          </w:p>
        </w:tc>
        <w:tc>
          <w:tcPr>
            <w:tcW w:w="1500" w:type="dxa"/>
          </w:tcPr>
          <w:p w14:paraId="6907916B" w14:textId="77777777" w:rsidR="00B2583B" w:rsidRDefault="00000000">
            <w:pPr>
              <w:pStyle w:val="Compact"/>
              <w:jc w:val="right"/>
            </w:pPr>
            <w:r>
              <w:t>24</w:t>
            </w:r>
          </w:p>
        </w:tc>
        <w:tc>
          <w:tcPr>
            <w:tcW w:w="600" w:type="dxa"/>
          </w:tcPr>
          <w:p w14:paraId="62629C4C" w14:textId="77777777" w:rsidR="00B2583B" w:rsidRDefault="00000000">
            <w:pPr>
              <w:pStyle w:val="Compact"/>
              <w:jc w:val="right"/>
            </w:pPr>
            <w:r>
              <w:t>0.43</w:t>
            </w:r>
          </w:p>
        </w:tc>
      </w:tr>
      <w:tr w:rsidR="00B2583B" w14:paraId="438C9E32" w14:textId="77777777">
        <w:tc>
          <w:tcPr>
            <w:tcW w:w="1560" w:type="dxa"/>
          </w:tcPr>
          <w:p w14:paraId="7E503E66" w14:textId="77777777" w:rsidR="00B2583B" w:rsidRDefault="00000000">
            <w:pPr>
              <w:pStyle w:val="Compact"/>
            </w:pPr>
            <w:r>
              <w:t>Chlamydomonas_reinhardtii</w:t>
            </w:r>
          </w:p>
        </w:tc>
        <w:tc>
          <w:tcPr>
            <w:tcW w:w="1140" w:type="dxa"/>
          </w:tcPr>
          <w:p w14:paraId="6776DC4B" w14:textId="77777777" w:rsidR="00B2583B" w:rsidRDefault="00000000">
            <w:pPr>
              <w:pStyle w:val="Compact"/>
              <w:jc w:val="right"/>
            </w:pPr>
            <w:r>
              <w:t>8</w:t>
            </w:r>
          </w:p>
        </w:tc>
        <w:tc>
          <w:tcPr>
            <w:tcW w:w="1800" w:type="dxa"/>
          </w:tcPr>
          <w:p w14:paraId="55EE1238" w14:textId="77777777" w:rsidR="00B2583B" w:rsidRDefault="00000000">
            <w:pPr>
              <w:pStyle w:val="Compact"/>
              <w:jc w:val="right"/>
            </w:pPr>
            <w:r>
              <w:t>16</w:t>
            </w:r>
          </w:p>
        </w:tc>
        <w:tc>
          <w:tcPr>
            <w:tcW w:w="1320" w:type="dxa"/>
          </w:tcPr>
          <w:p w14:paraId="293DDA8B" w14:textId="77777777" w:rsidR="00B2583B" w:rsidRDefault="00000000">
            <w:pPr>
              <w:pStyle w:val="Compact"/>
              <w:jc w:val="right"/>
            </w:pPr>
            <w:r>
              <w:t>0.09155</w:t>
            </w:r>
          </w:p>
        </w:tc>
        <w:tc>
          <w:tcPr>
            <w:tcW w:w="1500" w:type="dxa"/>
          </w:tcPr>
          <w:p w14:paraId="44F5C510" w14:textId="77777777" w:rsidR="00B2583B" w:rsidRDefault="00000000">
            <w:pPr>
              <w:pStyle w:val="Compact"/>
              <w:jc w:val="right"/>
            </w:pPr>
            <w:r>
              <w:t>24</w:t>
            </w:r>
          </w:p>
        </w:tc>
        <w:tc>
          <w:tcPr>
            <w:tcW w:w="600" w:type="dxa"/>
          </w:tcPr>
          <w:p w14:paraId="2395C3FE" w14:textId="77777777" w:rsidR="00B2583B" w:rsidRDefault="00000000">
            <w:pPr>
              <w:pStyle w:val="Compact"/>
              <w:jc w:val="right"/>
            </w:pPr>
            <w:r>
              <w:t>0.43</w:t>
            </w:r>
          </w:p>
        </w:tc>
      </w:tr>
      <w:tr w:rsidR="00B2583B" w14:paraId="650B319E" w14:textId="77777777">
        <w:tc>
          <w:tcPr>
            <w:tcW w:w="1560" w:type="dxa"/>
          </w:tcPr>
          <w:p w14:paraId="049DC37A" w14:textId="77777777" w:rsidR="00B2583B" w:rsidRDefault="00000000">
            <w:pPr>
              <w:pStyle w:val="Compact"/>
            </w:pPr>
            <w:r>
              <w:t>Chlamydomonas_reinhardtii</w:t>
            </w:r>
          </w:p>
        </w:tc>
        <w:tc>
          <w:tcPr>
            <w:tcW w:w="1140" w:type="dxa"/>
          </w:tcPr>
          <w:p w14:paraId="3360D498" w14:textId="77777777" w:rsidR="00B2583B" w:rsidRDefault="00000000">
            <w:pPr>
              <w:pStyle w:val="Compact"/>
              <w:jc w:val="right"/>
            </w:pPr>
            <w:r>
              <w:t>8</w:t>
            </w:r>
          </w:p>
        </w:tc>
        <w:tc>
          <w:tcPr>
            <w:tcW w:w="1800" w:type="dxa"/>
          </w:tcPr>
          <w:p w14:paraId="24C8AAAE" w14:textId="77777777" w:rsidR="00B2583B" w:rsidRDefault="00000000">
            <w:pPr>
              <w:pStyle w:val="Compact"/>
              <w:jc w:val="right"/>
            </w:pPr>
            <w:r>
              <w:t>16</w:t>
            </w:r>
          </w:p>
        </w:tc>
        <w:tc>
          <w:tcPr>
            <w:tcW w:w="1320" w:type="dxa"/>
          </w:tcPr>
          <w:p w14:paraId="4148986C" w14:textId="77777777" w:rsidR="00B2583B" w:rsidRDefault="00000000">
            <w:pPr>
              <w:pStyle w:val="Compact"/>
              <w:jc w:val="right"/>
            </w:pPr>
            <w:r>
              <w:t>0.12455</w:t>
            </w:r>
          </w:p>
        </w:tc>
        <w:tc>
          <w:tcPr>
            <w:tcW w:w="1500" w:type="dxa"/>
          </w:tcPr>
          <w:p w14:paraId="190C3E74" w14:textId="77777777" w:rsidR="00B2583B" w:rsidRDefault="00000000">
            <w:pPr>
              <w:pStyle w:val="Compact"/>
              <w:jc w:val="right"/>
            </w:pPr>
            <w:r>
              <w:t>24</w:t>
            </w:r>
          </w:p>
        </w:tc>
        <w:tc>
          <w:tcPr>
            <w:tcW w:w="600" w:type="dxa"/>
          </w:tcPr>
          <w:p w14:paraId="05C4AC1B" w14:textId="77777777" w:rsidR="00B2583B" w:rsidRDefault="00000000">
            <w:pPr>
              <w:pStyle w:val="Compact"/>
              <w:jc w:val="right"/>
            </w:pPr>
            <w:r>
              <w:t>0.43</w:t>
            </w:r>
          </w:p>
        </w:tc>
      </w:tr>
      <w:tr w:rsidR="00B2583B" w14:paraId="1DC16E51" w14:textId="77777777">
        <w:tc>
          <w:tcPr>
            <w:tcW w:w="1560" w:type="dxa"/>
          </w:tcPr>
          <w:p w14:paraId="797B61DF" w14:textId="77777777" w:rsidR="00B2583B" w:rsidRDefault="00000000">
            <w:pPr>
              <w:pStyle w:val="Compact"/>
            </w:pPr>
            <w:r>
              <w:t>Chlamydomonas_reinhardtii</w:t>
            </w:r>
          </w:p>
        </w:tc>
        <w:tc>
          <w:tcPr>
            <w:tcW w:w="1140" w:type="dxa"/>
          </w:tcPr>
          <w:p w14:paraId="0D66A24C" w14:textId="77777777" w:rsidR="00B2583B" w:rsidRDefault="00000000">
            <w:pPr>
              <w:pStyle w:val="Compact"/>
              <w:jc w:val="right"/>
            </w:pPr>
            <w:r>
              <w:t>8</w:t>
            </w:r>
          </w:p>
        </w:tc>
        <w:tc>
          <w:tcPr>
            <w:tcW w:w="1800" w:type="dxa"/>
          </w:tcPr>
          <w:p w14:paraId="356D01DF" w14:textId="77777777" w:rsidR="00B2583B" w:rsidRDefault="00000000">
            <w:pPr>
              <w:pStyle w:val="Compact"/>
              <w:jc w:val="right"/>
            </w:pPr>
            <w:r>
              <w:t>16</w:t>
            </w:r>
          </w:p>
        </w:tc>
        <w:tc>
          <w:tcPr>
            <w:tcW w:w="1320" w:type="dxa"/>
          </w:tcPr>
          <w:p w14:paraId="31ED8DB2" w14:textId="77777777" w:rsidR="00B2583B" w:rsidRDefault="00000000">
            <w:pPr>
              <w:pStyle w:val="Compact"/>
              <w:jc w:val="right"/>
            </w:pPr>
            <w:r>
              <w:t>0.12737</w:t>
            </w:r>
          </w:p>
        </w:tc>
        <w:tc>
          <w:tcPr>
            <w:tcW w:w="1500" w:type="dxa"/>
          </w:tcPr>
          <w:p w14:paraId="0161BCA9" w14:textId="77777777" w:rsidR="00B2583B" w:rsidRDefault="00000000">
            <w:pPr>
              <w:pStyle w:val="Compact"/>
              <w:jc w:val="right"/>
            </w:pPr>
            <w:r>
              <w:t>24</w:t>
            </w:r>
          </w:p>
        </w:tc>
        <w:tc>
          <w:tcPr>
            <w:tcW w:w="600" w:type="dxa"/>
          </w:tcPr>
          <w:p w14:paraId="1D8F4E74" w14:textId="77777777" w:rsidR="00B2583B" w:rsidRDefault="00000000">
            <w:pPr>
              <w:pStyle w:val="Compact"/>
              <w:jc w:val="right"/>
            </w:pPr>
            <w:r>
              <w:t>10.00</w:t>
            </w:r>
          </w:p>
        </w:tc>
      </w:tr>
      <w:tr w:rsidR="00B2583B" w14:paraId="31860414" w14:textId="77777777">
        <w:tc>
          <w:tcPr>
            <w:tcW w:w="1560" w:type="dxa"/>
          </w:tcPr>
          <w:p w14:paraId="20B1E4EB" w14:textId="77777777" w:rsidR="00B2583B" w:rsidRDefault="00000000">
            <w:pPr>
              <w:pStyle w:val="Compact"/>
            </w:pPr>
            <w:r>
              <w:t>Chlamydomonas_reinhardtii</w:t>
            </w:r>
          </w:p>
        </w:tc>
        <w:tc>
          <w:tcPr>
            <w:tcW w:w="1140" w:type="dxa"/>
          </w:tcPr>
          <w:p w14:paraId="63A7D224" w14:textId="77777777" w:rsidR="00B2583B" w:rsidRDefault="00000000">
            <w:pPr>
              <w:pStyle w:val="Compact"/>
              <w:jc w:val="right"/>
            </w:pPr>
            <w:r>
              <w:t>8</w:t>
            </w:r>
          </w:p>
        </w:tc>
        <w:tc>
          <w:tcPr>
            <w:tcW w:w="1800" w:type="dxa"/>
          </w:tcPr>
          <w:p w14:paraId="38358B34" w14:textId="77777777" w:rsidR="00B2583B" w:rsidRDefault="00000000">
            <w:pPr>
              <w:pStyle w:val="Compact"/>
              <w:jc w:val="right"/>
            </w:pPr>
            <w:r>
              <w:t>16</w:t>
            </w:r>
          </w:p>
        </w:tc>
        <w:tc>
          <w:tcPr>
            <w:tcW w:w="1320" w:type="dxa"/>
          </w:tcPr>
          <w:p w14:paraId="792A1D0F" w14:textId="77777777" w:rsidR="00B2583B" w:rsidRDefault="00000000">
            <w:pPr>
              <w:pStyle w:val="Compact"/>
              <w:jc w:val="right"/>
            </w:pPr>
            <w:r>
              <w:t>0.13254</w:t>
            </w:r>
          </w:p>
        </w:tc>
        <w:tc>
          <w:tcPr>
            <w:tcW w:w="1500" w:type="dxa"/>
          </w:tcPr>
          <w:p w14:paraId="5FA9BA1D" w14:textId="77777777" w:rsidR="00B2583B" w:rsidRDefault="00000000">
            <w:pPr>
              <w:pStyle w:val="Compact"/>
              <w:jc w:val="right"/>
            </w:pPr>
            <w:r>
              <w:t>24</w:t>
            </w:r>
          </w:p>
        </w:tc>
        <w:tc>
          <w:tcPr>
            <w:tcW w:w="600" w:type="dxa"/>
          </w:tcPr>
          <w:p w14:paraId="0D55D982" w14:textId="77777777" w:rsidR="00B2583B" w:rsidRDefault="00000000">
            <w:pPr>
              <w:pStyle w:val="Compact"/>
              <w:jc w:val="right"/>
            </w:pPr>
            <w:r>
              <w:t>30.00</w:t>
            </w:r>
          </w:p>
        </w:tc>
      </w:tr>
      <w:tr w:rsidR="00B2583B" w14:paraId="77A31686" w14:textId="77777777">
        <w:tc>
          <w:tcPr>
            <w:tcW w:w="1560" w:type="dxa"/>
          </w:tcPr>
          <w:p w14:paraId="7D57416A" w14:textId="77777777" w:rsidR="00B2583B" w:rsidRDefault="00000000">
            <w:pPr>
              <w:pStyle w:val="Compact"/>
            </w:pPr>
            <w:r>
              <w:t>Chlamydomonas_reinhardtii</w:t>
            </w:r>
          </w:p>
        </w:tc>
        <w:tc>
          <w:tcPr>
            <w:tcW w:w="1140" w:type="dxa"/>
          </w:tcPr>
          <w:p w14:paraId="17756AA8" w14:textId="77777777" w:rsidR="00B2583B" w:rsidRDefault="00000000">
            <w:pPr>
              <w:pStyle w:val="Compact"/>
              <w:jc w:val="right"/>
            </w:pPr>
            <w:r>
              <w:t>8</w:t>
            </w:r>
          </w:p>
        </w:tc>
        <w:tc>
          <w:tcPr>
            <w:tcW w:w="1800" w:type="dxa"/>
          </w:tcPr>
          <w:p w14:paraId="0E897F48" w14:textId="77777777" w:rsidR="00B2583B" w:rsidRDefault="00000000">
            <w:pPr>
              <w:pStyle w:val="Compact"/>
              <w:jc w:val="right"/>
            </w:pPr>
            <w:r>
              <w:t>20</w:t>
            </w:r>
          </w:p>
        </w:tc>
        <w:tc>
          <w:tcPr>
            <w:tcW w:w="1320" w:type="dxa"/>
          </w:tcPr>
          <w:p w14:paraId="4BE4B53D" w14:textId="77777777" w:rsidR="00B2583B" w:rsidRDefault="00000000">
            <w:pPr>
              <w:pStyle w:val="Compact"/>
              <w:jc w:val="right"/>
            </w:pPr>
            <w:r>
              <w:t>0.09960</w:t>
            </w:r>
          </w:p>
        </w:tc>
        <w:tc>
          <w:tcPr>
            <w:tcW w:w="1500" w:type="dxa"/>
          </w:tcPr>
          <w:p w14:paraId="2009B4F6" w14:textId="77777777" w:rsidR="00B2583B" w:rsidRDefault="00000000">
            <w:pPr>
              <w:pStyle w:val="Compact"/>
              <w:jc w:val="right"/>
            </w:pPr>
            <w:r>
              <w:t>24</w:t>
            </w:r>
          </w:p>
        </w:tc>
        <w:tc>
          <w:tcPr>
            <w:tcW w:w="600" w:type="dxa"/>
          </w:tcPr>
          <w:p w14:paraId="2F700601" w14:textId="77777777" w:rsidR="00B2583B" w:rsidRDefault="00000000">
            <w:pPr>
              <w:pStyle w:val="Compact"/>
              <w:jc w:val="right"/>
            </w:pPr>
            <w:r>
              <w:t>0.43</w:t>
            </w:r>
          </w:p>
        </w:tc>
      </w:tr>
      <w:tr w:rsidR="00B2583B" w14:paraId="5D0815C8" w14:textId="77777777">
        <w:tc>
          <w:tcPr>
            <w:tcW w:w="1560" w:type="dxa"/>
          </w:tcPr>
          <w:p w14:paraId="46A3FB6E" w14:textId="77777777" w:rsidR="00B2583B" w:rsidRDefault="00000000">
            <w:pPr>
              <w:pStyle w:val="Compact"/>
            </w:pPr>
            <w:r>
              <w:t>Chlamydomonas_reinhardtii</w:t>
            </w:r>
          </w:p>
        </w:tc>
        <w:tc>
          <w:tcPr>
            <w:tcW w:w="1140" w:type="dxa"/>
          </w:tcPr>
          <w:p w14:paraId="1BF18268" w14:textId="77777777" w:rsidR="00B2583B" w:rsidRDefault="00000000">
            <w:pPr>
              <w:pStyle w:val="Compact"/>
              <w:jc w:val="right"/>
            </w:pPr>
            <w:r>
              <w:t>8</w:t>
            </w:r>
          </w:p>
        </w:tc>
        <w:tc>
          <w:tcPr>
            <w:tcW w:w="1800" w:type="dxa"/>
          </w:tcPr>
          <w:p w14:paraId="1B248249" w14:textId="77777777" w:rsidR="00B2583B" w:rsidRDefault="00000000">
            <w:pPr>
              <w:pStyle w:val="Compact"/>
              <w:jc w:val="right"/>
            </w:pPr>
            <w:r>
              <w:t>20</w:t>
            </w:r>
          </w:p>
        </w:tc>
        <w:tc>
          <w:tcPr>
            <w:tcW w:w="1320" w:type="dxa"/>
          </w:tcPr>
          <w:p w14:paraId="62A6EE54" w14:textId="77777777" w:rsidR="00B2583B" w:rsidRDefault="00000000">
            <w:pPr>
              <w:pStyle w:val="Compact"/>
              <w:jc w:val="right"/>
            </w:pPr>
            <w:r>
              <w:t>0.11621</w:t>
            </w:r>
          </w:p>
        </w:tc>
        <w:tc>
          <w:tcPr>
            <w:tcW w:w="1500" w:type="dxa"/>
          </w:tcPr>
          <w:p w14:paraId="3911F51E" w14:textId="77777777" w:rsidR="00B2583B" w:rsidRDefault="00000000">
            <w:pPr>
              <w:pStyle w:val="Compact"/>
              <w:jc w:val="right"/>
            </w:pPr>
            <w:r>
              <w:t>24</w:t>
            </w:r>
          </w:p>
        </w:tc>
        <w:tc>
          <w:tcPr>
            <w:tcW w:w="600" w:type="dxa"/>
          </w:tcPr>
          <w:p w14:paraId="00F54942" w14:textId="77777777" w:rsidR="00B2583B" w:rsidRDefault="00000000">
            <w:pPr>
              <w:pStyle w:val="Compact"/>
              <w:jc w:val="right"/>
            </w:pPr>
            <w:r>
              <w:t>10.00</w:t>
            </w:r>
          </w:p>
        </w:tc>
      </w:tr>
      <w:tr w:rsidR="00B2583B" w14:paraId="770D2D73" w14:textId="77777777">
        <w:tc>
          <w:tcPr>
            <w:tcW w:w="1560" w:type="dxa"/>
          </w:tcPr>
          <w:p w14:paraId="1A388B54" w14:textId="77777777" w:rsidR="00B2583B" w:rsidRDefault="00000000">
            <w:pPr>
              <w:pStyle w:val="Compact"/>
            </w:pPr>
            <w:r>
              <w:t>Chlamydomonas_reinhardtii</w:t>
            </w:r>
          </w:p>
        </w:tc>
        <w:tc>
          <w:tcPr>
            <w:tcW w:w="1140" w:type="dxa"/>
          </w:tcPr>
          <w:p w14:paraId="0645C327" w14:textId="77777777" w:rsidR="00B2583B" w:rsidRDefault="00000000">
            <w:pPr>
              <w:pStyle w:val="Compact"/>
              <w:jc w:val="right"/>
            </w:pPr>
            <w:r>
              <w:t>8</w:t>
            </w:r>
          </w:p>
        </w:tc>
        <w:tc>
          <w:tcPr>
            <w:tcW w:w="1800" w:type="dxa"/>
          </w:tcPr>
          <w:p w14:paraId="3D5C5408" w14:textId="77777777" w:rsidR="00B2583B" w:rsidRDefault="00000000">
            <w:pPr>
              <w:pStyle w:val="Compact"/>
              <w:jc w:val="right"/>
            </w:pPr>
            <w:r>
              <w:t>20</w:t>
            </w:r>
          </w:p>
        </w:tc>
        <w:tc>
          <w:tcPr>
            <w:tcW w:w="1320" w:type="dxa"/>
          </w:tcPr>
          <w:p w14:paraId="1A109ED6" w14:textId="77777777" w:rsidR="00B2583B" w:rsidRDefault="00000000">
            <w:pPr>
              <w:pStyle w:val="Compact"/>
              <w:jc w:val="right"/>
            </w:pPr>
            <w:r>
              <w:t>0.12256</w:t>
            </w:r>
          </w:p>
        </w:tc>
        <w:tc>
          <w:tcPr>
            <w:tcW w:w="1500" w:type="dxa"/>
          </w:tcPr>
          <w:p w14:paraId="0AAA28C0" w14:textId="77777777" w:rsidR="00B2583B" w:rsidRDefault="00000000">
            <w:pPr>
              <w:pStyle w:val="Compact"/>
              <w:jc w:val="right"/>
            </w:pPr>
            <w:r>
              <w:t>24</w:t>
            </w:r>
          </w:p>
        </w:tc>
        <w:tc>
          <w:tcPr>
            <w:tcW w:w="600" w:type="dxa"/>
          </w:tcPr>
          <w:p w14:paraId="3CE9F949" w14:textId="77777777" w:rsidR="00B2583B" w:rsidRDefault="00000000">
            <w:pPr>
              <w:pStyle w:val="Compact"/>
              <w:jc w:val="right"/>
            </w:pPr>
            <w:r>
              <w:t>0.43</w:t>
            </w:r>
          </w:p>
        </w:tc>
      </w:tr>
      <w:tr w:rsidR="00B2583B" w14:paraId="419E0021" w14:textId="77777777">
        <w:tc>
          <w:tcPr>
            <w:tcW w:w="1560" w:type="dxa"/>
          </w:tcPr>
          <w:p w14:paraId="4F957D01" w14:textId="77777777" w:rsidR="00B2583B" w:rsidRDefault="00000000">
            <w:pPr>
              <w:pStyle w:val="Compact"/>
            </w:pPr>
            <w:r>
              <w:t>Chlamydomonas_reinhardtii</w:t>
            </w:r>
          </w:p>
        </w:tc>
        <w:tc>
          <w:tcPr>
            <w:tcW w:w="1140" w:type="dxa"/>
          </w:tcPr>
          <w:p w14:paraId="34E95C51" w14:textId="77777777" w:rsidR="00B2583B" w:rsidRDefault="00000000">
            <w:pPr>
              <w:pStyle w:val="Compact"/>
              <w:jc w:val="right"/>
            </w:pPr>
            <w:r>
              <w:t>8</w:t>
            </w:r>
          </w:p>
        </w:tc>
        <w:tc>
          <w:tcPr>
            <w:tcW w:w="1800" w:type="dxa"/>
          </w:tcPr>
          <w:p w14:paraId="778757CE" w14:textId="77777777" w:rsidR="00B2583B" w:rsidRDefault="00000000">
            <w:pPr>
              <w:pStyle w:val="Compact"/>
              <w:jc w:val="right"/>
            </w:pPr>
            <w:r>
              <w:t>20</w:t>
            </w:r>
          </w:p>
        </w:tc>
        <w:tc>
          <w:tcPr>
            <w:tcW w:w="1320" w:type="dxa"/>
          </w:tcPr>
          <w:p w14:paraId="1E406583" w14:textId="77777777" w:rsidR="00B2583B" w:rsidRDefault="00000000">
            <w:pPr>
              <w:pStyle w:val="Compact"/>
              <w:jc w:val="right"/>
            </w:pPr>
            <w:r>
              <w:t>0.12955</w:t>
            </w:r>
          </w:p>
        </w:tc>
        <w:tc>
          <w:tcPr>
            <w:tcW w:w="1500" w:type="dxa"/>
          </w:tcPr>
          <w:p w14:paraId="278306D1" w14:textId="77777777" w:rsidR="00B2583B" w:rsidRDefault="00000000">
            <w:pPr>
              <w:pStyle w:val="Compact"/>
              <w:jc w:val="right"/>
            </w:pPr>
            <w:r>
              <w:t>24</w:t>
            </w:r>
          </w:p>
        </w:tc>
        <w:tc>
          <w:tcPr>
            <w:tcW w:w="600" w:type="dxa"/>
          </w:tcPr>
          <w:p w14:paraId="68A94A8D" w14:textId="77777777" w:rsidR="00B2583B" w:rsidRDefault="00000000">
            <w:pPr>
              <w:pStyle w:val="Compact"/>
              <w:jc w:val="right"/>
            </w:pPr>
            <w:r>
              <w:t>30.00</w:t>
            </w:r>
          </w:p>
        </w:tc>
      </w:tr>
      <w:tr w:rsidR="00B2583B" w14:paraId="320CA97E" w14:textId="77777777">
        <w:tc>
          <w:tcPr>
            <w:tcW w:w="1560" w:type="dxa"/>
          </w:tcPr>
          <w:p w14:paraId="6577C3F5" w14:textId="77777777" w:rsidR="00B2583B" w:rsidRDefault="00000000">
            <w:pPr>
              <w:pStyle w:val="Compact"/>
            </w:pPr>
            <w:r>
              <w:t>Chlamydomonas_reinhardtii</w:t>
            </w:r>
          </w:p>
        </w:tc>
        <w:tc>
          <w:tcPr>
            <w:tcW w:w="1140" w:type="dxa"/>
          </w:tcPr>
          <w:p w14:paraId="3EA58344" w14:textId="77777777" w:rsidR="00B2583B" w:rsidRDefault="00000000">
            <w:pPr>
              <w:pStyle w:val="Compact"/>
              <w:jc w:val="right"/>
            </w:pPr>
            <w:r>
              <w:t>8</w:t>
            </w:r>
          </w:p>
        </w:tc>
        <w:tc>
          <w:tcPr>
            <w:tcW w:w="1800" w:type="dxa"/>
          </w:tcPr>
          <w:p w14:paraId="6EA9ABCE" w14:textId="77777777" w:rsidR="00B2583B" w:rsidRDefault="00000000">
            <w:pPr>
              <w:pStyle w:val="Compact"/>
              <w:jc w:val="right"/>
            </w:pPr>
            <w:r>
              <w:t>24</w:t>
            </w:r>
          </w:p>
        </w:tc>
        <w:tc>
          <w:tcPr>
            <w:tcW w:w="1320" w:type="dxa"/>
          </w:tcPr>
          <w:p w14:paraId="7E30F172" w14:textId="77777777" w:rsidR="00B2583B" w:rsidRDefault="00000000">
            <w:pPr>
              <w:pStyle w:val="Compact"/>
              <w:jc w:val="right"/>
            </w:pPr>
            <w:r>
              <w:t>0.10466</w:t>
            </w:r>
          </w:p>
        </w:tc>
        <w:tc>
          <w:tcPr>
            <w:tcW w:w="1500" w:type="dxa"/>
          </w:tcPr>
          <w:p w14:paraId="36ABAD1B" w14:textId="77777777" w:rsidR="00B2583B" w:rsidRDefault="00000000">
            <w:pPr>
              <w:pStyle w:val="Compact"/>
              <w:jc w:val="right"/>
            </w:pPr>
            <w:r>
              <w:t>24</w:t>
            </w:r>
          </w:p>
        </w:tc>
        <w:tc>
          <w:tcPr>
            <w:tcW w:w="600" w:type="dxa"/>
          </w:tcPr>
          <w:p w14:paraId="731CC709" w14:textId="77777777" w:rsidR="00B2583B" w:rsidRDefault="00000000">
            <w:pPr>
              <w:pStyle w:val="Compact"/>
              <w:jc w:val="right"/>
            </w:pPr>
            <w:r>
              <w:t>0.43</w:t>
            </w:r>
          </w:p>
        </w:tc>
      </w:tr>
      <w:tr w:rsidR="00B2583B" w14:paraId="1481A470" w14:textId="77777777">
        <w:tc>
          <w:tcPr>
            <w:tcW w:w="1560" w:type="dxa"/>
          </w:tcPr>
          <w:p w14:paraId="2ACF1F1E" w14:textId="77777777" w:rsidR="00B2583B" w:rsidRDefault="00000000">
            <w:pPr>
              <w:pStyle w:val="Compact"/>
            </w:pPr>
            <w:r>
              <w:t>Chlamydomonas_reinhardtii</w:t>
            </w:r>
          </w:p>
        </w:tc>
        <w:tc>
          <w:tcPr>
            <w:tcW w:w="1140" w:type="dxa"/>
          </w:tcPr>
          <w:p w14:paraId="66E97B4B" w14:textId="77777777" w:rsidR="00B2583B" w:rsidRDefault="00000000">
            <w:pPr>
              <w:pStyle w:val="Compact"/>
              <w:jc w:val="right"/>
            </w:pPr>
            <w:r>
              <w:t>8</w:t>
            </w:r>
          </w:p>
        </w:tc>
        <w:tc>
          <w:tcPr>
            <w:tcW w:w="1800" w:type="dxa"/>
          </w:tcPr>
          <w:p w14:paraId="262BCB55" w14:textId="77777777" w:rsidR="00B2583B" w:rsidRDefault="00000000">
            <w:pPr>
              <w:pStyle w:val="Compact"/>
              <w:jc w:val="right"/>
            </w:pPr>
            <w:r>
              <w:t>24</w:t>
            </w:r>
          </w:p>
        </w:tc>
        <w:tc>
          <w:tcPr>
            <w:tcW w:w="1320" w:type="dxa"/>
          </w:tcPr>
          <w:p w14:paraId="7924429C" w14:textId="77777777" w:rsidR="00B2583B" w:rsidRDefault="00000000">
            <w:pPr>
              <w:pStyle w:val="Compact"/>
              <w:jc w:val="right"/>
            </w:pPr>
            <w:r>
              <w:t>0.12228</w:t>
            </w:r>
          </w:p>
        </w:tc>
        <w:tc>
          <w:tcPr>
            <w:tcW w:w="1500" w:type="dxa"/>
          </w:tcPr>
          <w:p w14:paraId="7F1C467D" w14:textId="77777777" w:rsidR="00B2583B" w:rsidRDefault="00000000">
            <w:pPr>
              <w:pStyle w:val="Compact"/>
              <w:jc w:val="right"/>
            </w:pPr>
            <w:r>
              <w:t>24</w:t>
            </w:r>
          </w:p>
        </w:tc>
        <w:tc>
          <w:tcPr>
            <w:tcW w:w="600" w:type="dxa"/>
          </w:tcPr>
          <w:p w14:paraId="7AC9384C" w14:textId="77777777" w:rsidR="00B2583B" w:rsidRDefault="00000000">
            <w:pPr>
              <w:pStyle w:val="Compact"/>
              <w:jc w:val="right"/>
            </w:pPr>
            <w:r>
              <w:t>10.00</w:t>
            </w:r>
          </w:p>
        </w:tc>
      </w:tr>
      <w:tr w:rsidR="00B2583B" w14:paraId="7A2AE0DB" w14:textId="77777777">
        <w:tc>
          <w:tcPr>
            <w:tcW w:w="1560" w:type="dxa"/>
          </w:tcPr>
          <w:p w14:paraId="4C8E14A9" w14:textId="77777777" w:rsidR="00B2583B" w:rsidRDefault="00000000">
            <w:pPr>
              <w:pStyle w:val="Compact"/>
            </w:pPr>
            <w:r>
              <w:t>Chlamydomonas_reinhardtii</w:t>
            </w:r>
          </w:p>
        </w:tc>
        <w:tc>
          <w:tcPr>
            <w:tcW w:w="1140" w:type="dxa"/>
          </w:tcPr>
          <w:p w14:paraId="01BB652D" w14:textId="77777777" w:rsidR="00B2583B" w:rsidRDefault="00000000">
            <w:pPr>
              <w:pStyle w:val="Compact"/>
              <w:jc w:val="right"/>
            </w:pPr>
            <w:r>
              <w:t>8</w:t>
            </w:r>
          </w:p>
        </w:tc>
        <w:tc>
          <w:tcPr>
            <w:tcW w:w="1800" w:type="dxa"/>
          </w:tcPr>
          <w:p w14:paraId="0D25114B" w14:textId="77777777" w:rsidR="00B2583B" w:rsidRDefault="00000000">
            <w:pPr>
              <w:pStyle w:val="Compact"/>
              <w:jc w:val="right"/>
            </w:pPr>
            <w:r>
              <w:t>24</w:t>
            </w:r>
          </w:p>
        </w:tc>
        <w:tc>
          <w:tcPr>
            <w:tcW w:w="1320" w:type="dxa"/>
          </w:tcPr>
          <w:p w14:paraId="62152896" w14:textId="77777777" w:rsidR="00B2583B" w:rsidRDefault="00000000">
            <w:pPr>
              <w:pStyle w:val="Compact"/>
              <w:jc w:val="right"/>
            </w:pPr>
            <w:r>
              <w:t>0.12647</w:t>
            </w:r>
          </w:p>
        </w:tc>
        <w:tc>
          <w:tcPr>
            <w:tcW w:w="1500" w:type="dxa"/>
          </w:tcPr>
          <w:p w14:paraId="60C2F81E" w14:textId="77777777" w:rsidR="00B2583B" w:rsidRDefault="00000000">
            <w:pPr>
              <w:pStyle w:val="Compact"/>
              <w:jc w:val="right"/>
            </w:pPr>
            <w:r>
              <w:t>24</w:t>
            </w:r>
          </w:p>
        </w:tc>
        <w:tc>
          <w:tcPr>
            <w:tcW w:w="600" w:type="dxa"/>
          </w:tcPr>
          <w:p w14:paraId="32B58E8F" w14:textId="77777777" w:rsidR="00B2583B" w:rsidRDefault="00000000">
            <w:pPr>
              <w:pStyle w:val="Compact"/>
              <w:jc w:val="right"/>
            </w:pPr>
            <w:r>
              <w:t>30.00</w:t>
            </w:r>
          </w:p>
        </w:tc>
      </w:tr>
      <w:tr w:rsidR="00B2583B" w14:paraId="30D9C26F" w14:textId="77777777">
        <w:tc>
          <w:tcPr>
            <w:tcW w:w="1560" w:type="dxa"/>
          </w:tcPr>
          <w:p w14:paraId="5A013AC0" w14:textId="77777777" w:rsidR="00B2583B" w:rsidRDefault="00000000">
            <w:pPr>
              <w:pStyle w:val="Compact"/>
            </w:pPr>
            <w:r>
              <w:t>Chlamydomonas_reinhardtii</w:t>
            </w:r>
          </w:p>
        </w:tc>
        <w:tc>
          <w:tcPr>
            <w:tcW w:w="1140" w:type="dxa"/>
          </w:tcPr>
          <w:p w14:paraId="7C37C810" w14:textId="77777777" w:rsidR="00B2583B" w:rsidRDefault="00000000">
            <w:pPr>
              <w:pStyle w:val="Compact"/>
              <w:jc w:val="right"/>
            </w:pPr>
            <w:r>
              <w:t>8</w:t>
            </w:r>
          </w:p>
        </w:tc>
        <w:tc>
          <w:tcPr>
            <w:tcW w:w="1800" w:type="dxa"/>
          </w:tcPr>
          <w:p w14:paraId="030318BC" w14:textId="77777777" w:rsidR="00B2583B" w:rsidRDefault="00000000">
            <w:pPr>
              <w:pStyle w:val="Compact"/>
              <w:jc w:val="right"/>
            </w:pPr>
            <w:r>
              <w:t>24</w:t>
            </w:r>
          </w:p>
        </w:tc>
        <w:tc>
          <w:tcPr>
            <w:tcW w:w="1320" w:type="dxa"/>
          </w:tcPr>
          <w:p w14:paraId="28D88EC8" w14:textId="77777777" w:rsidR="00B2583B" w:rsidRDefault="00000000">
            <w:pPr>
              <w:pStyle w:val="Compact"/>
              <w:jc w:val="right"/>
            </w:pPr>
            <w:r>
              <w:t>0.12666</w:t>
            </w:r>
          </w:p>
        </w:tc>
        <w:tc>
          <w:tcPr>
            <w:tcW w:w="1500" w:type="dxa"/>
          </w:tcPr>
          <w:p w14:paraId="16EA6820" w14:textId="77777777" w:rsidR="00B2583B" w:rsidRDefault="00000000">
            <w:pPr>
              <w:pStyle w:val="Compact"/>
              <w:jc w:val="right"/>
            </w:pPr>
            <w:r>
              <w:t>24</w:t>
            </w:r>
          </w:p>
        </w:tc>
        <w:tc>
          <w:tcPr>
            <w:tcW w:w="600" w:type="dxa"/>
          </w:tcPr>
          <w:p w14:paraId="39A95975" w14:textId="77777777" w:rsidR="00B2583B" w:rsidRDefault="00000000">
            <w:pPr>
              <w:pStyle w:val="Compact"/>
              <w:jc w:val="right"/>
            </w:pPr>
            <w:r>
              <w:t>0.43</w:t>
            </w:r>
          </w:p>
        </w:tc>
      </w:tr>
      <w:tr w:rsidR="00B2583B" w14:paraId="3470583F" w14:textId="77777777">
        <w:tc>
          <w:tcPr>
            <w:tcW w:w="1560" w:type="dxa"/>
          </w:tcPr>
          <w:p w14:paraId="2D04E980" w14:textId="77777777" w:rsidR="00B2583B" w:rsidRDefault="00000000">
            <w:pPr>
              <w:pStyle w:val="Compact"/>
            </w:pPr>
            <w:r>
              <w:t>Chlamydomonas_reinhardtii</w:t>
            </w:r>
          </w:p>
        </w:tc>
        <w:tc>
          <w:tcPr>
            <w:tcW w:w="1140" w:type="dxa"/>
          </w:tcPr>
          <w:p w14:paraId="307EB0C9" w14:textId="77777777" w:rsidR="00B2583B" w:rsidRDefault="00000000">
            <w:pPr>
              <w:pStyle w:val="Compact"/>
              <w:jc w:val="right"/>
            </w:pPr>
            <w:r>
              <w:t>8</w:t>
            </w:r>
          </w:p>
        </w:tc>
        <w:tc>
          <w:tcPr>
            <w:tcW w:w="1800" w:type="dxa"/>
          </w:tcPr>
          <w:p w14:paraId="0750EE55" w14:textId="77777777" w:rsidR="00B2583B" w:rsidRDefault="00000000">
            <w:pPr>
              <w:pStyle w:val="Compact"/>
              <w:jc w:val="right"/>
            </w:pPr>
            <w:r>
              <w:t>28</w:t>
            </w:r>
          </w:p>
        </w:tc>
        <w:tc>
          <w:tcPr>
            <w:tcW w:w="1320" w:type="dxa"/>
          </w:tcPr>
          <w:p w14:paraId="46D3E827" w14:textId="77777777" w:rsidR="00B2583B" w:rsidRDefault="00000000">
            <w:pPr>
              <w:pStyle w:val="Compact"/>
              <w:jc w:val="right"/>
            </w:pPr>
            <w:r>
              <w:t>0.12037</w:t>
            </w:r>
          </w:p>
        </w:tc>
        <w:tc>
          <w:tcPr>
            <w:tcW w:w="1500" w:type="dxa"/>
          </w:tcPr>
          <w:p w14:paraId="4A7DFFA0" w14:textId="77777777" w:rsidR="00B2583B" w:rsidRDefault="00000000">
            <w:pPr>
              <w:pStyle w:val="Compact"/>
              <w:jc w:val="right"/>
            </w:pPr>
            <w:r>
              <w:t>24</w:t>
            </w:r>
          </w:p>
        </w:tc>
        <w:tc>
          <w:tcPr>
            <w:tcW w:w="600" w:type="dxa"/>
          </w:tcPr>
          <w:p w14:paraId="5EC486B3" w14:textId="77777777" w:rsidR="00B2583B" w:rsidRDefault="00000000">
            <w:pPr>
              <w:pStyle w:val="Compact"/>
              <w:jc w:val="right"/>
            </w:pPr>
            <w:r>
              <w:t>10.00</w:t>
            </w:r>
          </w:p>
        </w:tc>
      </w:tr>
      <w:tr w:rsidR="00B2583B" w14:paraId="39C4E5A2" w14:textId="77777777">
        <w:tc>
          <w:tcPr>
            <w:tcW w:w="1560" w:type="dxa"/>
          </w:tcPr>
          <w:p w14:paraId="54F62CD9" w14:textId="77777777" w:rsidR="00B2583B" w:rsidRDefault="00000000">
            <w:pPr>
              <w:pStyle w:val="Compact"/>
            </w:pPr>
            <w:r>
              <w:t>Chlamydomonas_reinhardtii</w:t>
            </w:r>
          </w:p>
        </w:tc>
        <w:tc>
          <w:tcPr>
            <w:tcW w:w="1140" w:type="dxa"/>
          </w:tcPr>
          <w:p w14:paraId="03235102" w14:textId="77777777" w:rsidR="00B2583B" w:rsidRDefault="00000000">
            <w:pPr>
              <w:pStyle w:val="Compact"/>
              <w:jc w:val="right"/>
            </w:pPr>
            <w:r>
              <w:t>8</w:t>
            </w:r>
          </w:p>
        </w:tc>
        <w:tc>
          <w:tcPr>
            <w:tcW w:w="1800" w:type="dxa"/>
          </w:tcPr>
          <w:p w14:paraId="7CE77AD6" w14:textId="77777777" w:rsidR="00B2583B" w:rsidRDefault="00000000">
            <w:pPr>
              <w:pStyle w:val="Compact"/>
              <w:jc w:val="right"/>
            </w:pPr>
            <w:r>
              <w:t>28</w:t>
            </w:r>
          </w:p>
        </w:tc>
        <w:tc>
          <w:tcPr>
            <w:tcW w:w="1320" w:type="dxa"/>
          </w:tcPr>
          <w:p w14:paraId="57605E07" w14:textId="77777777" w:rsidR="00B2583B" w:rsidRDefault="00000000">
            <w:pPr>
              <w:pStyle w:val="Compact"/>
              <w:jc w:val="right"/>
            </w:pPr>
            <w:r>
              <w:t>0.12442</w:t>
            </w:r>
          </w:p>
        </w:tc>
        <w:tc>
          <w:tcPr>
            <w:tcW w:w="1500" w:type="dxa"/>
          </w:tcPr>
          <w:p w14:paraId="27040DE2" w14:textId="77777777" w:rsidR="00B2583B" w:rsidRDefault="00000000">
            <w:pPr>
              <w:pStyle w:val="Compact"/>
              <w:jc w:val="right"/>
            </w:pPr>
            <w:r>
              <w:t>24</w:t>
            </w:r>
          </w:p>
        </w:tc>
        <w:tc>
          <w:tcPr>
            <w:tcW w:w="600" w:type="dxa"/>
          </w:tcPr>
          <w:p w14:paraId="61955AAF" w14:textId="77777777" w:rsidR="00B2583B" w:rsidRDefault="00000000">
            <w:pPr>
              <w:pStyle w:val="Compact"/>
              <w:jc w:val="right"/>
            </w:pPr>
            <w:r>
              <w:t>30.00</w:t>
            </w:r>
          </w:p>
        </w:tc>
      </w:tr>
      <w:tr w:rsidR="00B2583B" w14:paraId="13548A0A" w14:textId="77777777">
        <w:tc>
          <w:tcPr>
            <w:tcW w:w="1560" w:type="dxa"/>
          </w:tcPr>
          <w:p w14:paraId="51AA4D92" w14:textId="77777777" w:rsidR="00B2583B" w:rsidRDefault="00000000">
            <w:pPr>
              <w:pStyle w:val="Compact"/>
            </w:pPr>
            <w:r>
              <w:t>Chlamydomonas_reinhardtii</w:t>
            </w:r>
          </w:p>
        </w:tc>
        <w:tc>
          <w:tcPr>
            <w:tcW w:w="1140" w:type="dxa"/>
          </w:tcPr>
          <w:p w14:paraId="0D6EAC17" w14:textId="77777777" w:rsidR="00B2583B" w:rsidRDefault="00000000">
            <w:pPr>
              <w:pStyle w:val="Compact"/>
              <w:jc w:val="right"/>
            </w:pPr>
            <w:r>
              <w:t>8</w:t>
            </w:r>
          </w:p>
        </w:tc>
        <w:tc>
          <w:tcPr>
            <w:tcW w:w="1800" w:type="dxa"/>
          </w:tcPr>
          <w:p w14:paraId="69CC9DDC" w14:textId="77777777" w:rsidR="00B2583B" w:rsidRDefault="00000000">
            <w:pPr>
              <w:pStyle w:val="Compact"/>
              <w:jc w:val="right"/>
            </w:pPr>
            <w:r>
              <w:t>28</w:t>
            </w:r>
          </w:p>
        </w:tc>
        <w:tc>
          <w:tcPr>
            <w:tcW w:w="1320" w:type="dxa"/>
          </w:tcPr>
          <w:p w14:paraId="69D0E0E7" w14:textId="77777777" w:rsidR="00B2583B" w:rsidRDefault="00000000">
            <w:pPr>
              <w:pStyle w:val="Compact"/>
              <w:jc w:val="right"/>
            </w:pPr>
            <w:r>
              <w:t>0.12687</w:t>
            </w:r>
          </w:p>
        </w:tc>
        <w:tc>
          <w:tcPr>
            <w:tcW w:w="1500" w:type="dxa"/>
          </w:tcPr>
          <w:p w14:paraId="0D50F1E9" w14:textId="77777777" w:rsidR="00B2583B" w:rsidRDefault="00000000">
            <w:pPr>
              <w:pStyle w:val="Compact"/>
              <w:jc w:val="right"/>
            </w:pPr>
            <w:r>
              <w:t>24</w:t>
            </w:r>
          </w:p>
        </w:tc>
        <w:tc>
          <w:tcPr>
            <w:tcW w:w="600" w:type="dxa"/>
          </w:tcPr>
          <w:p w14:paraId="755D3203" w14:textId="77777777" w:rsidR="00B2583B" w:rsidRDefault="00000000">
            <w:pPr>
              <w:pStyle w:val="Compact"/>
              <w:jc w:val="right"/>
            </w:pPr>
            <w:r>
              <w:t>0.43</w:t>
            </w:r>
          </w:p>
        </w:tc>
      </w:tr>
      <w:tr w:rsidR="00B2583B" w14:paraId="505820A1" w14:textId="77777777">
        <w:tc>
          <w:tcPr>
            <w:tcW w:w="1560" w:type="dxa"/>
          </w:tcPr>
          <w:p w14:paraId="2D40594E" w14:textId="77777777" w:rsidR="00B2583B" w:rsidRDefault="00000000">
            <w:pPr>
              <w:pStyle w:val="Compact"/>
            </w:pPr>
            <w:r>
              <w:t>Chlamydomonas_reinhardtii</w:t>
            </w:r>
          </w:p>
        </w:tc>
        <w:tc>
          <w:tcPr>
            <w:tcW w:w="1140" w:type="dxa"/>
          </w:tcPr>
          <w:p w14:paraId="18AEDD9B" w14:textId="77777777" w:rsidR="00B2583B" w:rsidRDefault="00000000">
            <w:pPr>
              <w:pStyle w:val="Compact"/>
              <w:jc w:val="right"/>
            </w:pPr>
            <w:r>
              <w:t>16</w:t>
            </w:r>
          </w:p>
        </w:tc>
        <w:tc>
          <w:tcPr>
            <w:tcW w:w="1800" w:type="dxa"/>
          </w:tcPr>
          <w:p w14:paraId="077835BD" w14:textId="77777777" w:rsidR="00B2583B" w:rsidRDefault="00000000">
            <w:pPr>
              <w:pStyle w:val="Compact"/>
              <w:jc w:val="right"/>
            </w:pPr>
            <w:r>
              <w:t>12</w:t>
            </w:r>
          </w:p>
        </w:tc>
        <w:tc>
          <w:tcPr>
            <w:tcW w:w="1320" w:type="dxa"/>
          </w:tcPr>
          <w:p w14:paraId="29B25081" w14:textId="77777777" w:rsidR="00B2583B" w:rsidRDefault="00000000">
            <w:pPr>
              <w:pStyle w:val="Compact"/>
              <w:jc w:val="right"/>
            </w:pPr>
            <w:r>
              <w:t>0.04879</w:t>
            </w:r>
          </w:p>
        </w:tc>
        <w:tc>
          <w:tcPr>
            <w:tcW w:w="1500" w:type="dxa"/>
          </w:tcPr>
          <w:p w14:paraId="38C72B39" w14:textId="77777777" w:rsidR="00B2583B" w:rsidRDefault="00000000">
            <w:pPr>
              <w:pStyle w:val="Compact"/>
              <w:jc w:val="right"/>
            </w:pPr>
            <w:r>
              <w:t>24</w:t>
            </w:r>
          </w:p>
        </w:tc>
        <w:tc>
          <w:tcPr>
            <w:tcW w:w="600" w:type="dxa"/>
          </w:tcPr>
          <w:p w14:paraId="4BD1F2B0" w14:textId="77777777" w:rsidR="00B2583B" w:rsidRDefault="00000000">
            <w:pPr>
              <w:pStyle w:val="Compact"/>
              <w:jc w:val="right"/>
            </w:pPr>
            <w:r>
              <w:t>0.43</w:t>
            </w:r>
          </w:p>
        </w:tc>
      </w:tr>
      <w:tr w:rsidR="00B2583B" w14:paraId="1CBBC771" w14:textId="77777777">
        <w:tc>
          <w:tcPr>
            <w:tcW w:w="1560" w:type="dxa"/>
          </w:tcPr>
          <w:p w14:paraId="5FE8A065" w14:textId="77777777" w:rsidR="00B2583B" w:rsidRDefault="00000000">
            <w:pPr>
              <w:pStyle w:val="Compact"/>
            </w:pPr>
            <w:r>
              <w:t>Chlamydomonas_reinhardtii</w:t>
            </w:r>
          </w:p>
        </w:tc>
        <w:tc>
          <w:tcPr>
            <w:tcW w:w="1140" w:type="dxa"/>
          </w:tcPr>
          <w:p w14:paraId="7A5E2FB5" w14:textId="77777777" w:rsidR="00B2583B" w:rsidRDefault="00000000">
            <w:pPr>
              <w:pStyle w:val="Compact"/>
              <w:jc w:val="right"/>
            </w:pPr>
            <w:r>
              <w:t>16</w:t>
            </w:r>
          </w:p>
        </w:tc>
        <w:tc>
          <w:tcPr>
            <w:tcW w:w="1800" w:type="dxa"/>
          </w:tcPr>
          <w:p w14:paraId="0A593DF9" w14:textId="77777777" w:rsidR="00B2583B" w:rsidRDefault="00000000">
            <w:pPr>
              <w:pStyle w:val="Compact"/>
              <w:jc w:val="right"/>
            </w:pPr>
            <w:r>
              <w:t>12</w:t>
            </w:r>
          </w:p>
        </w:tc>
        <w:tc>
          <w:tcPr>
            <w:tcW w:w="1320" w:type="dxa"/>
          </w:tcPr>
          <w:p w14:paraId="1CAB3FD1" w14:textId="77777777" w:rsidR="00B2583B" w:rsidRDefault="00000000">
            <w:pPr>
              <w:pStyle w:val="Compact"/>
              <w:jc w:val="right"/>
            </w:pPr>
            <w:r>
              <w:t>0.05928</w:t>
            </w:r>
          </w:p>
        </w:tc>
        <w:tc>
          <w:tcPr>
            <w:tcW w:w="1500" w:type="dxa"/>
          </w:tcPr>
          <w:p w14:paraId="70BBFDE7" w14:textId="77777777" w:rsidR="00B2583B" w:rsidRDefault="00000000">
            <w:pPr>
              <w:pStyle w:val="Compact"/>
              <w:jc w:val="right"/>
            </w:pPr>
            <w:r>
              <w:t>24</w:t>
            </w:r>
          </w:p>
        </w:tc>
        <w:tc>
          <w:tcPr>
            <w:tcW w:w="600" w:type="dxa"/>
          </w:tcPr>
          <w:p w14:paraId="770883F8" w14:textId="77777777" w:rsidR="00B2583B" w:rsidRDefault="00000000">
            <w:pPr>
              <w:pStyle w:val="Compact"/>
              <w:jc w:val="right"/>
            </w:pPr>
            <w:r>
              <w:t>0.43</w:t>
            </w:r>
          </w:p>
        </w:tc>
      </w:tr>
      <w:tr w:rsidR="00B2583B" w14:paraId="5AA47445" w14:textId="77777777">
        <w:tc>
          <w:tcPr>
            <w:tcW w:w="1560" w:type="dxa"/>
          </w:tcPr>
          <w:p w14:paraId="6ADF07C0" w14:textId="77777777" w:rsidR="00B2583B" w:rsidRDefault="00000000">
            <w:pPr>
              <w:pStyle w:val="Compact"/>
            </w:pPr>
            <w:r>
              <w:lastRenderedPageBreak/>
              <w:t>Chlamydomonas_reinhardtii</w:t>
            </w:r>
          </w:p>
        </w:tc>
        <w:tc>
          <w:tcPr>
            <w:tcW w:w="1140" w:type="dxa"/>
          </w:tcPr>
          <w:p w14:paraId="09393874" w14:textId="77777777" w:rsidR="00B2583B" w:rsidRDefault="00000000">
            <w:pPr>
              <w:pStyle w:val="Compact"/>
              <w:jc w:val="right"/>
            </w:pPr>
            <w:r>
              <w:t>16</w:t>
            </w:r>
          </w:p>
        </w:tc>
        <w:tc>
          <w:tcPr>
            <w:tcW w:w="1800" w:type="dxa"/>
          </w:tcPr>
          <w:p w14:paraId="73377C99" w14:textId="77777777" w:rsidR="00B2583B" w:rsidRDefault="00000000">
            <w:pPr>
              <w:pStyle w:val="Compact"/>
              <w:jc w:val="right"/>
            </w:pPr>
            <w:r>
              <w:t>12</w:t>
            </w:r>
          </w:p>
        </w:tc>
        <w:tc>
          <w:tcPr>
            <w:tcW w:w="1320" w:type="dxa"/>
          </w:tcPr>
          <w:p w14:paraId="32B3FE35" w14:textId="77777777" w:rsidR="00B2583B" w:rsidRDefault="00000000">
            <w:pPr>
              <w:pStyle w:val="Compact"/>
              <w:jc w:val="right"/>
            </w:pPr>
            <w:r>
              <w:t>0.06074</w:t>
            </w:r>
          </w:p>
        </w:tc>
        <w:tc>
          <w:tcPr>
            <w:tcW w:w="1500" w:type="dxa"/>
          </w:tcPr>
          <w:p w14:paraId="3E2BFE36" w14:textId="77777777" w:rsidR="00B2583B" w:rsidRDefault="00000000">
            <w:pPr>
              <w:pStyle w:val="Compact"/>
              <w:jc w:val="right"/>
            </w:pPr>
            <w:r>
              <w:t>24</w:t>
            </w:r>
          </w:p>
        </w:tc>
        <w:tc>
          <w:tcPr>
            <w:tcW w:w="600" w:type="dxa"/>
          </w:tcPr>
          <w:p w14:paraId="38C437FB" w14:textId="77777777" w:rsidR="00B2583B" w:rsidRDefault="00000000">
            <w:pPr>
              <w:pStyle w:val="Compact"/>
              <w:jc w:val="right"/>
            </w:pPr>
            <w:r>
              <w:t>30.00</w:t>
            </w:r>
          </w:p>
        </w:tc>
      </w:tr>
      <w:tr w:rsidR="00B2583B" w14:paraId="54147CF6" w14:textId="77777777">
        <w:tc>
          <w:tcPr>
            <w:tcW w:w="1560" w:type="dxa"/>
          </w:tcPr>
          <w:p w14:paraId="720D5DF8" w14:textId="77777777" w:rsidR="00B2583B" w:rsidRDefault="00000000">
            <w:pPr>
              <w:pStyle w:val="Compact"/>
            </w:pPr>
            <w:r>
              <w:t>Chlamydomonas_reinhardtii</w:t>
            </w:r>
          </w:p>
        </w:tc>
        <w:tc>
          <w:tcPr>
            <w:tcW w:w="1140" w:type="dxa"/>
          </w:tcPr>
          <w:p w14:paraId="05DAEA4F" w14:textId="77777777" w:rsidR="00B2583B" w:rsidRDefault="00000000">
            <w:pPr>
              <w:pStyle w:val="Compact"/>
              <w:jc w:val="right"/>
            </w:pPr>
            <w:r>
              <w:t>16</w:t>
            </w:r>
          </w:p>
        </w:tc>
        <w:tc>
          <w:tcPr>
            <w:tcW w:w="1800" w:type="dxa"/>
          </w:tcPr>
          <w:p w14:paraId="3A5B8BE0" w14:textId="77777777" w:rsidR="00B2583B" w:rsidRDefault="00000000">
            <w:pPr>
              <w:pStyle w:val="Compact"/>
              <w:jc w:val="right"/>
            </w:pPr>
            <w:r>
              <w:t>12</w:t>
            </w:r>
          </w:p>
        </w:tc>
        <w:tc>
          <w:tcPr>
            <w:tcW w:w="1320" w:type="dxa"/>
          </w:tcPr>
          <w:p w14:paraId="6511EC89" w14:textId="77777777" w:rsidR="00B2583B" w:rsidRDefault="00000000">
            <w:pPr>
              <w:pStyle w:val="Compact"/>
              <w:jc w:val="right"/>
            </w:pPr>
            <w:r>
              <w:t>0.06362</w:t>
            </w:r>
          </w:p>
        </w:tc>
        <w:tc>
          <w:tcPr>
            <w:tcW w:w="1500" w:type="dxa"/>
          </w:tcPr>
          <w:p w14:paraId="7BAC2DA4" w14:textId="77777777" w:rsidR="00B2583B" w:rsidRDefault="00000000">
            <w:pPr>
              <w:pStyle w:val="Compact"/>
              <w:jc w:val="right"/>
            </w:pPr>
            <w:r>
              <w:t>24</w:t>
            </w:r>
          </w:p>
        </w:tc>
        <w:tc>
          <w:tcPr>
            <w:tcW w:w="600" w:type="dxa"/>
          </w:tcPr>
          <w:p w14:paraId="175FDFAC" w14:textId="77777777" w:rsidR="00B2583B" w:rsidRDefault="00000000">
            <w:pPr>
              <w:pStyle w:val="Compact"/>
              <w:jc w:val="right"/>
            </w:pPr>
            <w:r>
              <w:t>10.00</w:t>
            </w:r>
          </w:p>
        </w:tc>
      </w:tr>
      <w:tr w:rsidR="00B2583B" w14:paraId="76A0CFE1" w14:textId="77777777">
        <w:tc>
          <w:tcPr>
            <w:tcW w:w="1560" w:type="dxa"/>
          </w:tcPr>
          <w:p w14:paraId="310ABB0A" w14:textId="77777777" w:rsidR="00B2583B" w:rsidRDefault="00000000">
            <w:pPr>
              <w:pStyle w:val="Compact"/>
            </w:pPr>
            <w:r>
              <w:t>Chlamydomonas_reinhardtii</w:t>
            </w:r>
          </w:p>
        </w:tc>
        <w:tc>
          <w:tcPr>
            <w:tcW w:w="1140" w:type="dxa"/>
          </w:tcPr>
          <w:p w14:paraId="03B64807" w14:textId="77777777" w:rsidR="00B2583B" w:rsidRDefault="00000000">
            <w:pPr>
              <w:pStyle w:val="Compact"/>
              <w:jc w:val="right"/>
            </w:pPr>
            <w:r>
              <w:t>16</w:t>
            </w:r>
          </w:p>
        </w:tc>
        <w:tc>
          <w:tcPr>
            <w:tcW w:w="1800" w:type="dxa"/>
          </w:tcPr>
          <w:p w14:paraId="02F5DC69" w14:textId="77777777" w:rsidR="00B2583B" w:rsidRDefault="00000000">
            <w:pPr>
              <w:pStyle w:val="Compact"/>
              <w:jc w:val="right"/>
            </w:pPr>
            <w:r>
              <w:t>16</w:t>
            </w:r>
          </w:p>
        </w:tc>
        <w:tc>
          <w:tcPr>
            <w:tcW w:w="1320" w:type="dxa"/>
          </w:tcPr>
          <w:p w14:paraId="2D154D89" w14:textId="77777777" w:rsidR="00B2583B" w:rsidRDefault="00000000">
            <w:pPr>
              <w:pStyle w:val="Compact"/>
              <w:jc w:val="right"/>
            </w:pPr>
            <w:r>
              <w:t>0.04670</w:t>
            </w:r>
          </w:p>
        </w:tc>
        <w:tc>
          <w:tcPr>
            <w:tcW w:w="1500" w:type="dxa"/>
          </w:tcPr>
          <w:p w14:paraId="254C4CC0" w14:textId="77777777" w:rsidR="00B2583B" w:rsidRDefault="00000000">
            <w:pPr>
              <w:pStyle w:val="Compact"/>
              <w:jc w:val="right"/>
            </w:pPr>
            <w:r>
              <w:t>24</w:t>
            </w:r>
          </w:p>
        </w:tc>
        <w:tc>
          <w:tcPr>
            <w:tcW w:w="600" w:type="dxa"/>
          </w:tcPr>
          <w:p w14:paraId="7B293345" w14:textId="77777777" w:rsidR="00B2583B" w:rsidRDefault="00000000">
            <w:pPr>
              <w:pStyle w:val="Compact"/>
              <w:jc w:val="right"/>
            </w:pPr>
            <w:r>
              <w:t>0.43</w:t>
            </w:r>
          </w:p>
        </w:tc>
      </w:tr>
      <w:tr w:rsidR="00B2583B" w14:paraId="60F305E4" w14:textId="77777777">
        <w:tc>
          <w:tcPr>
            <w:tcW w:w="1560" w:type="dxa"/>
          </w:tcPr>
          <w:p w14:paraId="1253E7A6" w14:textId="77777777" w:rsidR="00B2583B" w:rsidRDefault="00000000">
            <w:pPr>
              <w:pStyle w:val="Compact"/>
            </w:pPr>
            <w:r>
              <w:t>Chlamydomonas_reinhardtii</w:t>
            </w:r>
          </w:p>
        </w:tc>
        <w:tc>
          <w:tcPr>
            <w:tcW w:w="1140" w:type="dxa"/>
          </w:tcPr>
          <w:p w14:paraId="37EA76FD" w14:textId="77777777" w:rsidR="00B2583B" w:rsidRDefault="00000000">
            <w:pPr>
              <w:pStyle w:val="Compact"/>
              <w:jc w:val="right"/>
            </w:pPr>
            <w:r>
              <w:t>16</w:t>
            </w:r>
          </w:p>
        </w:tc>
        <w:tc>
          <w:tcPr>
            <w:tcW w:w="1800" w:type="dxa"/>
          </w:tcPr>
          <w:p w14:paraId="38E39DC7" w14:textId="77777777" w:rsidR="00B2583B" w:rsidRDefault="00000000">
            <w:pPr>
              <w:pStyle w:val="Compact"/>
              <w:jc w:val="right"/>
            </w:pPr>
            <w:r>
              <w:t>16</w:t>
            </w:r>
          </w:p>
        </w:tc>
        <w:tc>
          <w:tcPr>
            <w:tcW w:w="1320" w:type="dxa"/>
          </w:tcPr>
          <w:p w14:paraId="0F28BB48" w14:textId="77777777" w:rsidR="00B2583B" w:rsidRDefault="00000000">
            <w:pPr>
              <w:pStyle w:val="Compact"/>
              <w:jc w:val="right"/>
            </w:pPr>
            <w:r>
              <w:t>0.05707</w:t>
            </w:r>
          </w:p>
        </w:tc>
        <w:tc>
          <w:tcPr>
            <w:tcW w:w="1500" w:type="dxa"/>
          </w:tcPr>
          <w:p w14:paraId="28A5606C" w14:textId="77777777" w:rsidR="00B2583B" w:rsidRDefault="00000000">
            <w:pPr>
              <w:pStyle w:val="Compact"/>
              <w:jc w:val="right"/>
            </w:pPr>
            <w:r>
              <w:t>24</w:t>
            </w:r>
          </w:p>
        </w:tc>
        <w:tc>
          <w:tcPr>
            <w:tcW w:w="600" w:type="dxa"/>
          </w:tcPr>
          <w:p w14:paraId="6B70C99A" w14:textId="77777777" w:rsidR="00B2583B" w:rsidRDefault="00000000">
            <w:pPr>
              <w:pStyle w:val="Compact"/>
              <w:jc w:val="right"/>
            </w:pPr>
            <w:r>
              <w:t>10.00</w:t>
            </w:r>
          </w:p>
        </w:tc>
      </w:tr>
      <w:tr w:rsidR="00B2583B" w14:paraId="1710DE99" w14:textId="77777777">
        <w:tc>
          <w:tcPr>
            <w:tcW w:w="1560" w:type="dxa"/>
          </w:tcPr>
          <w:p w14:paraId="6635D9DC" w14:textId="77777777" w:rsidR="00B2583B" w:rsidRDefault="00000000">
            <w:pPr>
              <w:pStyle w:val="Compact"/>
            </w:pPr>
            <w:r>
              <w:t>Chlamydomonas_reinhardtii</w:t>
            </w:r>
          </w:p>
        </w:tc>
        <w:tc>
          <w:tcPr>
            <w:tcW w:w="1140" w:type="dxa"/>
          </w:tcPr>
          <w:p w14:paraId="3AF3CB8D" w14:textId="77777777" w:rsidR="00B2583B" w:rsidRDefault="00000000">
            <w:pPr>
              <w:pStyle w:val="Compact"/>
              <w:jc w:val="right"/>
            </w:pPr>
            <w:r>
              <w:t>16</w:t>
            </w:r>
          </w:p>
        </w:tc>
        <w:tc>
          <w:tcPr>
            <w:tcW w:w="1800" w:type="dxa"/>
          </w:tcPr>
          <w:p w14:paraId="35D4B903" w14:textId="77777777" w:rsidR="00B2583B" w:rsidRDefault="00000000">
            <w:pPr>
              <w:pStyle w:val="Compact"/>
              <w:jc w:val="right"/>
            </w:pPr>
            <w:r>
              <w:t>16</w:t>
            </w:r>
          </w:p>
        </w:tc>
        <w:tc>
          <w:tcPr>
            <w:tcW w:w="1320" w:type="dxa"/>
          </w:tcPr>
          <w:p w14:paraId="3CCA8B4C" w14:textId="77777777" w:rsidR="00B2583B" w:rsidRDefault="00000000">
            <w:pPr>
              <w:pStyle w:val="Compact"/>
              <w:jc w:val="right"/>
            </w:pPr>
            <w:r>
              <w:t>0.06164</w:t>
            </w:r>
          </w:p>
        </w:tc>
        <w:tc>
          <w:tcPr>
            <w:tcW w:w="1500" w:type="dxa"/>
          </w:tcPr>
          <w:p w14:paraId="414EA8F8" w14:textId="77777777" w:rsidR="00B2583B" w:rsidRDefault="00000000">
            <w:pPr>
              <w:pStyle w:val="Compact"/>
              <w:jc w:val="right"/>
            </w:pPr>
            <w:r>
              <w:t>24</w:t>
            </w:r>
          </w:p>
        </w:tc>
        <w:tc>
          <w:tcPr>
            <w:tcW w:w="600" w:type="dxa"/>
          </w:tcPr>
          <w:p w14:paraId="01B4FB14" w14:textId="77777777" w:rsidR="00B2583B" w:rsidRDefault="00000000">
            <w:pPr>
              <w:pStyle w:val="Compact"/>
              <w:jc w:val="right"/>
            </w:pPr>
            <w:r>
              <w:t>0.43</w:t>
            </w:r>
          </w:p>
        </w:tc>
      </w:tr>
      <w:tr w:rsidR="00B2583B" w14:paraId="539A3070" w14:textId="77777777">
        <w:tc>
          <w:tcPr>
            <w:tcW w:w="1560" w:type="dxa"/>
          </w:tcPr>
          <w:p w14:paraId="7D384D20" w14:textId="77777777" w:rsidR="00B2583B" w:rsidRDefault="00000000">
            <w:pPr>
              <w:pStyle w:val="Compact"/>
            </w:pPr>
            <w:r>
              <w:t>Chlamydomonas_reinhardtii</w:t>
            </w:r>
          </w:p>
        </w:tc>
        <w:tc>
          <w:tcPr>
            <w:tcW w:w="1140" w:type="dxa"/>
          </w:tcPr>
          <w:p w14:paraId="73F3C8A5" w14:textId="77777777" w:rsidR="00B2583B" w:rsidRDefault="00000000">
            <w:pPr>
              <w:pStyle w:val="Compact"/>
              <w:jc w:val="right"/>
            </w:pPr>
            <w:r>
              <w:t>16</w:t>
            </w:r>
          </w:p>
        </w:tc>
        <w:tc>
          <w:tcPr>
            <w:tcW w:w="1800" w:type="dxa"/>
          </w:tcPr>
          <w:p w14:paraId="6A65643D" w14:textId="77777777" w:rsidR="00B2583B" w:rsidRDefault="00000000">
            <w:pPr>
              <w:pStyle w:val="Compact"/>
              <w:jc w:val="right"/>
            </w:pPr>
            <w:r>
              <w:t>16</w:t>
            </w:r>
          </w:p>
        </w:tc>
        <w:tc>
          <w:tcPr>
            <w:tcW w:w="1320" w:type="dxa"/>
          </w:tcPr>
          <w:p w14:paraId="4EC37391" w14:textId="77777777" w:rsidR="00B2583B" w:rsidRDefault="00000000">
            <w:pPr>
              <w:pStyle w:val="Compact"/>
              <w:jc w:val="right"/>
            </w:pPr>
            <w:r>
              <w:t>0.06606</w:t>
            </w:r>
          </w:p>
        </w:tc>
        <w:tc>
          <w:tcPr>
            <w:tcW w:w="1500" w:type="dxa"/>
          </w:tcPr>
          <w:p w14:paraId="3B3561BC" w14:textId="77777777" w:rsidR="00B2583B" w:rsidRDefault="00000000">
            <w:pPr>
              <w:pStyle w:val="Compact"/>
              <w:jc w:val="right"/>
            </w:pPr>
            <w:r>
              <w:t>24</w:t>
            </w:r>
          </w:p>
        </w:tc>
        <w:tc>
          <w:tcPr>
            <w:tcW w:w="600" w:type="dxa"/>
          </w:tcPr>
          <w:p w14:paraId="09F33DE5" w14:textId="77777777" w:rsidR="00B2583B" w:rsidRDefault="00000000">
            <w:pPr>
              <w:pStyle w:val="Compact"/>
              <w:jc w:val="right"/>
            </w:pPr>
            <w:r>
              <w:t>30.00</w:t>
            </w:r>
          </w:p>
        </w:tc>
      </w:tr>
      <w:tr w:rsidR="00B2583B" w14:paraId="5B748F75" w14:textId="77777777">
        <w:tc>
          <w:tcPr>
            <w:tcW w:w="1560" w:type="dxa"/>
          </w:tcPr>
          <w:p w14:paraId="5D412602" w14:textId="77777777" w:rsidR="00B2583B" w:rsidRDefault="00000000">
            <w:pPr>
              <w:pStyle w:val="Compact"/>
            </w:pPr>
            <w:r>
              <w:t>Chlamydomonas_reinhardtii</w:t>
            </w:r>
          </w:p>
        </w:tc>
        <w:tc>
          <w:tcPr>
            <w:tcW w:w="1140" w:type="dxa"/>
          </w:tcPr>
          <w:p w14:paraId="275BF518" w14:textId="77777777" w:rsidR="00B2583B" w:rsidRDefault="00000000">
            <w:pPr>
              <w:pStyle w:val="Compact"/>
              <w:jc w:val="right"/>
            </w:pPr>
            <w:r>
              <w:t>16</w:t>
            </w:r>
          </w:p>
        </w:tc>
        <w:tc>
          <w:tcPr>
            <w:tcW w:w="1800" w:type="dxa"/>
          </w:tcPr>
          <w:p w14:paraId="0DD64F72" w14:textId="77777777" w:rsidR="00B2583B" w:rsidRDefault="00000000">
            <w:pPr>
              <w:pStyle w:val="Compact"/>
              <w:jc w:val="right"/>
            </w:pPr>
            <w:r>
              <w:t>20</w:t>
            </w:r>
          </w:p>
        </w:tc>
        <w:tc>
          <w:tcPr>
            <w:tcW w:w="1320" w:type="dxa"/>
          </w:tcPr>
          <w:p w14:paraId="71B284F4" w14:textId="77777777" w:rsidR="00B2583B" w:rsidRDefault="00000000">
            <w:pPr>
              <w:pStyle w:val="Compact"/>
              <w:jc w:val="right"/>
            </w:pPr>
            <w:r>
              <w:t>0.05152</w:t>
            </w:r>
          </w:p>
        </w:tc>
        <w:tc>
          <w:tcPr>
            <w:tcW w:w="1500" w:type="dxa"/>
          </w:tcPr>
          <w:p w14:paraId="68A37BD9" w14:textId="77777777" w:rsidR="00B2583B" w:rsidRDefault="00000000">
            <w:pPr>
              <w:pStyle w:val="Compact"/>
              <w:jc w:val="right"/>
            </w:pPr>
            <w:r>
              <w:t>24</w:t>
            </w:r>
          </w:p>
        </w:tc>
        <w:tc>
          <w:tcPr>
            <w:tcW w:w="600" w:type="dxa"/>
          </w:tcPr>
          <w:p w14:paraId="62D333BC" w14:textId="77777777" w:rsidR="00B2583B" w:rsidRDefault="00000000">
            <w:pPr>
              <w:pStyle w:val="Compact"/>
              <w:jc w:val="right"/>
            </w:pPr>
            <w:r>
              <w:t>0.43</w:t>
            </w:r>
          </w:p>
        </w:tc>
      </w:tr>
      <w:tr w:rsidR="00B2583B" w14:paraId="15765EC4" w14:textId="77777777">
        <w:tc>
          <w:tcPr>
            <w:tcW w:w="1560" w:type="dxa"/>
          </w:tcPr>
          <w:p w14:paraId="21B06561" w14:textId="77777777" w:rsidR="00B2583B" w:rsidRDefault="00000000">
            <w:pPr>
              <w:pStyle w:val="Compact"/>
            </w:pPr>
            <w:r>
              <w:t>Chlamydomonas_reinhardtii</w:t>
            </w:r>
          </w:p>
        </w:tc>
        <w:tc>
          <w:tcPr>
            <w:tcW w:w="1140" w:type="dxa"/>
          </w:tcPr>
          <w:p w14:paraId="072E06F8" w14:textId="77777777" w:rsidR="00B2583B" w:rsidRDefault="00000000">
            <w:pPr>
              <w:pStyle w:val="Compact"/>
              <w:jc w:val="right"/>
            </w:pPr>
            <w:r>
              <w:t>16</w:t>
            </w:r>
          </w:p>
        </w:tc>
        <w:tc>
          <w:tcPr>
            <w:tcW w:w="1800" w:type="dxa"/>
          </w:tcPr>
          <w:p w14:paraId="0BCE0B93" w14:textId="77777777" w:rsidR="00B2583B" w:rsidRDefault="00000000">
            <w:pPr>
              <w:pStyle w:val="Compact"/>
              <w:jc w:val="right"/>
            </w:pPr>
            <w:r>
              <w:t>20</w:t>
            </w:r>
          </w:p>
        </w:tc>
        <w:tc>
          <w:tcPr>
            <w:tcW w:w="1320" w:type="dxa"/>
          </w:tcPr>
          <w:p w14:paraId="7A9EB1B5" w14:textId="77777777" w:rsidR="00B2583B" w:rsidRDefault="00000000">
            <w:pPr>
              <w:pStyle w:val="Compact"/>
              <w:jc w:val="right"/>
            </w:pPr>
            <w:r>
              <w:t>0.06090</w:t>
            </w:r>
          </w:p>
        </w:tc>
        <w:tc>
          <w:tcPr>
            <w:tcW w:w="1500" w:type="dxa"/>
          </w:tcPr>
          <w:p w14:paraId="35146C82" w14:textId="77777777" w:rsidR="00B2583B" w:rsidRDefault="00000000">
            <w:pPr>
              <w:pStyle w:val="Compact"/>
              <w:jc w:val="right"/>
            </w:pPr>
            <w:r>
              <w:t>24</w:t>
            </w:r>
          </w:p>
        </w:tc>
        <w:tc>
          <w:tcPr>
            <w:tcW w:w="600" w:type="dxa"/>
          </w:tcPr>
          <w:p w14:paraId="6B938586" w14:textId="77777777" w:rsidR="00B2583B" w:rsidRDefault="00000000">
            <w:pPr>
              <w:pStyle w:val="Compact"/>
              <w:jc w:val="right"/>
            </w:pPr>
            <w:r>
              <w:t>0.43</w:t>
            </w:r>
          </w:p>
        </w:tc>
      </w:tr>
      <w:tr w:rsidR="00B2583B" w14:paraId="7B87C9FC" w14:textId="77777777">
        <w:tc>
          <w:tcPr>
            <w:tcW w:w="1560" w:type="dxa"/>
          </w:tcPr>
          <w:p w14:paraId="791E4D0E" w14:textId="77777777" w:rsidR="00B2583B" w:rsidRDefault="00000000">
            <w:pPr>
              <w:pStyle w:val="Compact"/>
            </w:pPr>
            <w:r>
              <w:t>Chlamydomonas_reinhardtii</w:t>
            </w:r>
          </w:p>
        </w:tc>
        <w:tc>
          <w:tcPr>
            <w:tcW w:w="1140" w:type="dxa"/>
          </w:tcPr>
          <w:p w14:paraId="1A7F19B5" w14:textId="77777777" w:rsidR="00B2583B" w:rsidRDefault="00000000">
            <w:pPr>
              <w:pStyle w:val="Compact"/>
              <w:jc w:val="right"/>
            </w:pPr>
            <w:r>
              <w:t>16</w:t>
            </w:r>
          </w:p>
        </w:tc>
        <w:tc>
          <w:tcPr>
            <w:tcW w:w="1800" w:type="dxa"/>
          </w:tcPr>
          <w:p w14:paraId="190A05E7" w14:textId="77777777" w:rsidR="00B2583B" w:rsidRDefault="00000000">
            <w:pPr>
              <w:pStyle w:val="Compact"/>
              <w:jc w:val="right"/>
            </w:pPr>
            <w:r>
              <w:t>20</w:t>
            </w:r>
          </w:p>
        </w:tc>
        <w:tc>
          <w:tcPr>
            <w:tcW w:w="1320" w:type="dxa"/>
          </w:tcPr>
          <w:p w14:paraId="30913DE5" w14:textId="77777777" w:rsidR="00B2583B" w:rsidRDefault="00000000">
            <w:pPr>
              <w:pStyle w:val="Compact"/>
              <w:jc w:val="right"/>
            </w:pPr>
            <w:r>
              <w:t>0.06183</w:t>
            </w:r>
          </w:p>
        </w:tc>
        <w:tc>
          <w:tcPr>
            <w:tcW w:w="1500" w:type="dxa"/>
          </w:tcPr>
          <w:p w14:paraId="4F003EE6" w14:textId="77777777" w:rsidR="00B2583B" w:rsidRDefault="00000000">
            <w:pPr>
              <w:pStyle w:val="Compact"/>
              <w:jc w:val="right"/>
            </w:pPr>
            <w:r>
              <w:t>24</w:t>
            </w:r>
          </w:p>
        </w:tc>
        <w:tc>
          <w:tcPr>
            <w:tcW w:w="600" w:type="dxa"/>
          </w:tcPr>
          <w:p w14:paraId="5779ED0C" w14:textId="77777777" w:rsidR="00B2583B" w:rsidRDefault="00000000">
            <w:pPr>
              <w:pStyle w:val="Compact"/>
              <w:jc w:val="right"/>
            </w:pPr>
            <w:r>
              <w:t>10.00</w:t>
            </w:r>
          </w:p>
        </w:tc>
      </w:tr>
      <w:tr w:rsidR="00B2583B" w14:paraId="6E316454" w14:textId="77777777">
        <w:tc>
          <w:tcPr>
            <w:tcW w:w="1560" w:type="dxa"/>
          </w:tcPr>
          <w:p w14:paraId="235CC694" w14:textId="77777777" w:rsidR="00B2583B" w:rsidRDefault="00000000">
            <w:pPr>
              <w:pStyle w:val="Compact"/>
            </w:pPr>
            <w:r>
              <w:t>Chlamydomonas_reinhardtii</w:t>
            </w:r>
          </w:p>
        </w:tc>
        <w:tc>
          <w:tcPr>
            <w:tcW w:w="1140" w:type="dxa"/>
          </w:tcPr>
          <w:p w14:paraId="393AE353" w14:textId="77777777" w:rsidR="00B2583B" w:rsidRDefault="00000000">
            <w:pPr>
              <w:pStyle w:val="Compact"/>
              <w:jc w:val="right"/>
            </w:pPr>
            <w:r>
              <w:t>16</w:t>
            </w:r>
          </w:p>
        </w:tc>
        <w:tc>
          <w:tcPr>
            <w:tcW w:w="1800" w:type="dxa"/>
          </w:tcPr>
          <w:p w14:paraId="232FAC8A" w14:textId="77777777" w:rsidR="00B2583B" w:rsidRDefault="00000000">
            <w:pPr>
              <w:pStyle w:val="Compact"/>
              <w:jc w:val="right"/>
            </w:pPr>
            <w:r>
              <w:t>20</w:t>
            </w:r>
          </w:p>
        </w:tc>
        <w:tc>
          <w:tcPr>
            <w:tcW w:w="1320" w:type="dxa"/>
          </w:tcPr>
          <w:p w14:paraId="76FAE540" w14:textId="77777777" w:rsidR="00B2583B" w:rsidRDefault="00000000">
            <w:pPr>
              <w:pStyle w:val="Compact"/>
              <w:jc w:val="right"/>
            </w:pPr>
            <w:r>
              <w:t>0.06414</w:t>
            </w:r>
          </w:p>
        </w:tc>
        <w:tc>
          <w:tcPr>
            <w:tcW w:w="1500" w:type="dxa"/>
          </w:tcPr>
          <w:p w14:paraId="1239AE28" w14:textId="77777777" w:rsidR="00B2583B" w:rsidRDefault="00000000">
            <w:pPr>
              <w:pStyle w:val="Compact"/>
              <w:jc w:val="right"/>
            </w:pPr>
            <w:r>
              <w:t>24</w:t>
            </w:r>
          </w:p>
        </w:tc>
        <w:tc>
          <w:tcPr>
            <w:tcW w:w="600" w:type="dxa"/>
          </w:tcPr>
          <w:p w14:paraId="49DAE935" w14:textId="77777777" w:rsidR="00B2583B" w:rsidRDefault="00000000">
            <w:pPr>
              <w:pStyle w:val="Compact"/>
              <w:jc w:val="right"/>
            </w:pPr>
            <w:r>
              <w:t>30.00</w:t>
            </w:r>
          </w:p>
        </w:tc>
      </w:tr>
      <w:tr w:rsidR="00B2583B" w14:paraId="4FFFD4B9" w14:textId="77777777">
        <w:tc>
          <w:tcPr>
            <w:tcW w:w="1560" w:type="dxa"/>
          </w:tcPr>
          <w:p w14:paraId="77E2CEB1" w14:textId="77777777" w:rsidR="00B2583B" w:rsidRDefault="00000000">
            <w:pPr>
              <w:pStyle w:val="Compact"/>
            </w:pPr>
            <w:r>
              <w:t>Chlamydomonas_reinhardtii</w:t>
            </w:r>
          </w:p>
        </w:tc>
        <w:tc>
          <w:tcPr>
            <w:tcW w:w="1140" w:type="dxa"/>
          </w:tcPr>
          <w:p w14:paraId="532056F5" w14:textId="77777777" w:rsidR="00B2583B" w:rsidRDefault="00000000">
            <w:pPr>
              <w:pStyle w:val="Compact"/>
              <w:jc w:val="right"/>
            </w:pPr>
            <w:r>
              <w:t>16</w:t>
            </w:r>
          </w:p>
        </w:tc>
        <w:tc>
          <w:tcPr>
            <w:tcW w:w="1800" w:type="dxa"/>
          </w:tcPr>
          <w:p w14:paraId="1AB4DC2F" w14:textId="77777777" w:rsidR="00B2583B" w:rsidRDefault="00000000">
            <w:pPr>
              <w:pStyle w:val="Compact"/>
              <w:jc w:val="right"/>
            </w:pPr>
            <w:r>
              <w:t>24</w:t>
            </w:r>
          </w:p>
        </w:tc>
        <w:tc>
          <w:tcPr>
            <w:tcW w:w="1320" w:type="dxa"/>
          </w:tcPr>
          <w:p w14:paraId="276FAF1F" w14:textId="77777777" w:rsidR="00B2583B" w:rsidRDefault="00000000">
            <w:pPr>
              <w:pStyle w:val="Compact"/>
              <w:jc w:val="right"/>
            </w:pPr>
            <w:r>
              <w:t>0.05254</w:t>
            </w:r>
          </w:p>
        </w:tc>
        <w:tc>
          <w:tcPr>
            <w:tcW w:w="1500" w:type="dxa"/>
          </w:tcPr>
          <w:p w14:paraId="029E0D02" w14:textId="77777777" w:rsidR="00B2583B" w:rsidRDefault="00000000">
            <w:pPr>
              <w:pStyle w:val="Compact"/>
              <w:jc w:val="right"/>
            </w:pPr>
            <w:r>
              <w:t>24</w:t>
            </w:r>
          </w:p>
        </w:tc>
        <w:tc>
          <w:tcPr>
            <w:tcW w:w="600" w:type="dxa"/>
          </w:tcPr>
          <w:p w14:paraId="0465C9EA" w14:textId="77777777" w:rsidR="00B2583B" w:rsidRDefault="00000000">
            <w:pPr>
              <w:pStyle w:val="Compact"/>
              <w:jc w:val="right"/>
            </w:pPr>
            <w:r>
              <w:t>0.43</w:t>
            </w:r>
          </w:p>
        </w:tc>
      </w:tr>
      <w:tr w:rsidR="00B2583B" w14:paraId="3DA1C95A" w14:textId="77777777">
        <w:tc>
          <w:tcPr>
            <w:tcW w:w="1560" w:type="dxa"/>
          </w:tcPr>
          <w:p w14:paraId="2490AF51" w14:textId="77777777" w:rsidR="00B2583B" w:rsidRDefault="00000000">
            <w:pPr>
              <w:pStyle w:val="Compact"/>
            </w:pPr>
            <w:r>
              <w:t>Chlamydomonas_reinhardtii</w:t>
            </w:r>
          </w:p>
        </w:tc>
        <w:tc>
          <w:tcPr>
            <w:tcW w:w="1140" w:type="dxa"/>
          </w:tcPr>
          <w:p w14:paraId="5DA2731E" w14:textId="77777777" w:rsidR="00B2583B" w:rsidRDefault="00000000">
            <w:pPr>
              <w:pStyle w:val="Compact"/>
              <w:jc w:val="right"/>
            </w:pPr>
            <w:r>
              <w:t>16</w:t>
            </w:r>
          </w:p>
        </w:tc>
        <w:tc>
          <w:tcPr>
            <w:tcW w:w="1800" w:type="dxa"/>
          </w:tcPr>
          <w:p w14:paraId="3C2724AF" w14:textId="77777777" w:rsidR="00B2583B" w:rsidRDefault="00000000">
            <w:pPr>
              <w:pStyle w:val="Compact"/>
              <w:jc w:val="right"/>
            </w:pPr>
            <w:r>
              <w:t>24</w:t>
            </w:r>
          </w:p>
        </w:tc>
        <w:tc>
          <w:tcPr>
            <w:tcW w:w="1320" w:type="dxa"/>
          </w:tcPr>
          <w:p w14:paraId="44B71ECC" w14:textId="77777777" w:rsidR="00B2583B" w:rsidRDefault="00000000">
            <w:pPr>
              <w:pStyle w:val="Compact"/>
              <w:jc w:val="right"/>
            </w:pPr>
            <w:r>
              <w:t>0.06109</w:t>
            </w:r>
          </w:p>
        </w:tc>
        <w:tc>
          <w:tcPr>
            <w:tcW w:w="1500" w:type="dxa"/>
          </w:tcPr>
          <w:p w14:paraId="40254E0D" w14:textId="77777777" w:rsidR="00B2583B" w:rsidRDefault="00000000">
            <w:pPr>
              <w:pStyle w:val="Compact"/>
              <w:jc w:val="right"/>
            </w:pPr>
            <w:r>
              <w:t>24</w:t>
            </w:r>
          </w:p>
        </w:tc>
        <w:tc>
          <w:tcPr>
            <w:tcW w:w="600" w:type="dxa"/>
          </w:tcPr>
          <w:p w14:paraId="72302FAC" w14:textId="77777777" w:rsidR="00B2583B" w:rsidRDefault="00000000">
            <w:pPr>
              <w:pStyle w:val="Compact"/>
              <w:jc w:val="right"/>
            </w:pPr>
            <w:r>
              <w:t>0.43</w:t>
            </w:r>
          </w:p>
        </w:tc>
      </w:tr>
      <w:tr w:rsidR="00B2583B" w14:paraId="66A40602" w14:textId="77777777">
        <w:tc>
          <w:tcPr>
            <w:tcW w:w="1560" w:type="dxa"/>
          </w:tcPr>
          <w:p w14:paraId="02B662E2" w14:textId="77777777" w:rsidR="00B2583B" w:rsidRDefault="00000000">
            <w:pPr>
              <w:pStyle w:val="Compact"/>
            </w:pPr>
            <w:r>
              <w:t>Chlamydomonas_reinhardtii</w:t>
            </w:r>
          </w:p>
        </w:tc>
        <w:tc>
          <w:tcPr>
            <w:tcW w:w="1140" w:type="dxa"/>
          </w:tcPr>
          <w:p w14:paraId="29FC1BC5" w14:textId="77777777" w:rsidR="00B2583B" w:rsidRDefault="00000000">
            <w:pPr>
              <w:pStyle w:val="Compact"/>
              <w:jc w:val="right"/>
            </w:pPr>
            <w:r>
              <w:t>16</w:t>
            </w:r>
          </w:p>
        </w:tc>
        <w:tc>
          <w:tcPr>
            <w:tcW w:w="1800" w:type="dxa"/>
          </w:tcPr>
          <w:p w14:paraId="47C219BA" w14:textId="77777777" w:rsidR="00B2583B" w:rsidRDefault="00000000">
            <w:pPr>
              <w:pStyle w:val="Compact"/>
              <w:jc w:val="right"/>
            </w:pPr>
            <w:r>
              <w:t>24</w:t>
            </w:r>
          </w:p>
        </w:tc>
        <w:tc>
          <w:tcPr>
            <w:tcW w:w="1320" w:type="dxa"/>
          </w:tcPr>
          <w:p w14:paraId="7C61D826" w14:textId="77777777" w:rsidR="00B2583B" w:rsidRDefault="00000000">
            <w:pPr>
              <w:pStyle w:val="Compact"/>
              <w:jc w:val="right"/>
            </w:pPr>
            <w:r>
              <w:t>0.06243</w:t>
            </w:r>
          </w:p>
        </w:tc>
        <w:tc>
          <w:tcPr>
            <w:tcW w:w="1500" w:type="dxa"/>
          </w:tcPr>
          <w:p w14:paraId="50AE1301" w14:textId="77777777" w:rsidR="00B2583B" w:rsidRDefault="00000000">
            <w:pPr>
              <w:pStyle w:val="Compact"/>
              <w:jc w:val="right"/>
            </w:pPr>
            <w:r>
              <w:t>24</w:t>
            </w:r>
          </w:p>
        </w:tc>
        <w:tc>
          <w:tcPr>
            <w:tcW w:w="600" w:type="dxa"/>
          </w:tcPr>
          <w:p w14:paraId="411BE81A" w14:textId="77777777" w:rsidR="00B2583B" w:rsidRDefault="00000000">
            <w:pPr>
              <w:pStyle w:val="Compact"/>
              <w:jc w:val="right"/>
            </w:pPr>
            <w:r>
              <w:t>10.00</w:t>
            </w:r>
          </w:p>
        </w:tc>
      </w:tr>
      <w:tr w:rsidR="00B2583B" w14:paraId="3D19D1B4" w14:textId="77777777">
        <w:tc>
          <w:tcPr>
            <w:tcW w:w="1560" w:type="dxa"/>
          </w:tcPr>
          <w:p w14:paraId="3D876F64" w14:textId="77777777" w:rsidR="00B2583B" w:rsidRDefault="00000000">
            <w:pPr>
              <w:pStyle w:val="Compact"/>
            </w:pPr>
            <w:r>
              <w:t>Chlamydomonas_reinhardtii</w:t>
            </w:r>
          </w:p>
        </w:tc>
        <w:tc>
          <w:tcPr>
            <w:tcW w:w="1140" w:type="dxa"/>
          </w:tcPr>
          <w:p w14:paraId="0FC9220D" w14:textId="77777777" w:rsidR="00B2583B" w:rsidRDefault="00000000">
            <w:pPr>
              <w:pStyle w:val="Compact"/>
              <w:jc w:val="right"/>
            </w:pPr>
            <w:r>
              <w:t>16</w:t>
            </w:r>
          </w:p>
        </w:tc>
        <w:tc>
          <w:tcPr>
            <w:tcW w:w="1800" w:type="dxa"/>
          </w:tcPr>
          <w:p w14:paraId="322C1494" w14:textId="77777777" w:rsidR="00B2583B" w:rsidRDefault="00000000">
            <w:pPr>
              <w:pStyle w:val="Compact"/>
              <w:jc w:val="right"/>
            </w:pPr>
            <w:r>
              <w:t>24</w:t>
            </w:r>
          </w:p>
        </w:tc>
        <w:tc>
          <w:tcPr>
            <w:tcW w:w="1320" w:type="dxa"/>
          </w:tcPr>
          <w:p w14:paraId="601E5305" w14:textId="77777777" w:rsidR="00B2583B" w:rsidRDefault="00000000">
            <w:pPr>
              <w:pStyle w:val="Compact"/>
              <w:jc w:val="right"/>
            </w:pPr>
            <w:r>
              <w:t>0.06319</w:t>
            </w:r>
          </w:p>
        </w:tc>
        <w:tc>
          <w:tcPr>
            <w:tcW w:w="1500" w:type="dxa"/>
          </w:tcPr>
          <w:p w14:paraId="0663DE2E" w14:textId="77777777" w:rsidR="00B2583B" w:rsidRDefault="00000000">
            <w:pPr>
              <w:pStyle w:val="Compact"/>
              <w:jc w:val="right"/>
            </w:pPr>
            <w:r>
              <w:t>24</w:t>
            </w:r>
          </w:p>
        </w:tc>
        <w:tc>
          <w:tcPr>
            <w:tcW w:w="600" w:type="dxa"/>
          </w:tcPr>
          <w:p w14:paraId="404F4BC0" w14:textId="77777777" w:rsidR="00B2583B" w:rsidRDefault="00000000">
            <w:pPr>
              <w:pStyle w:val="Compact"/>
              <w:jc w:val="right"/>
            </w:pPr>
            <w:r>
              <w:t>30.00</w:t>
            </w:r>
          </w:p>
        </w:tc>
      </w:tr>
      <w:tr w:rsidR="00B2583B" w14:paraId="64B7DA04" w14:textId="77777777">
        <w:tc>
          <w:tcPr>
            <w:tcW w:w="1560" w:type="dxa"/>
          </w:tcPr>
          <w:p w14:paraId="228EAEC6" w14:textId="77777777" w:rsidR="00B2583B" w:rsidRDefault="00000000">
            <w:pPr>
              <w:pStyle w:val="Compact"/>
            </w:pPr>
            <w:r>
              <w:t>Chlamydomonas_reinhardtii</w:t>
            </w:r>
          </w:p>
        </w:tc>
        <w:tc>
          <w:tcPr>
            <w:tcW w:w="1140" w:type="dxa"/>
          </w:tcPr>
          <w:p w14:paraId="56D3A73D" w14:textId="77777777" w:rsidR="00B2583B" w:rsidRDefault="00000000">
            <w:pPr>
              <w:pStyle w:val="Compact"/>
              <w:jc w:val="right"/>
            </w:pPr>
            <w:r>
              <w:t>16</w:t>
            </w:r>
          </w:p>
        </w:tc>
        <w:tc>
          <w:tcPr>
            <w:tcW w:w="1800" w:type="dxa"/>
          </w:tcPr>
          <w:p w14:paraId="10C3A9AD" w14:textId="77777777" w:rsidR="00B2583B" w:rsidRDefault="00000000">
            <w:pPr>
              <w:pStyle w:val="Compact"/>
              <w:jc w:val="right"/>
            </w:pPr>
            <w:r>
              <w:t>28</w:t>
            </w:r>
          </w:p>
        </w:tc>
        <w:tc>
          <w:tcPr>
            <w:tcW w:w="1320" w:type="dxa"/>
          </w:tcPr>
          <w:p w14:paraId="3D511582" w14:textId="77777777" w:rsidR="00B2583B" w:rsidRDefault="00000000">
            <w:pPr>
              <w:pStyle w:val="Compact"/>
              <w:jc w:val="right"/>
            </w:pPr>
            <w:r>
              <w:t>0.06066</w:t>
            </w:r>
          </w:p>
        </w:tc>
        <w:tc>
          <w:tcPr>
            <w:tcW w:w="1500" w:type="dxa"/>
          </w:tcPr>
          <w:p w14:paraId="6AB2F6E3" w14:textId="77777777" w:rsidR="00B2583B" w:rsidRDefault="00000000">
            <w:pPr>
              <w:pStyle w:val="Compact"/>
              <w:jc w:val="right"/>
            </w:pPr>
            <w:r>
              <w:t>24</w:t>
            </w:r>
          </w:p>
        </w:tc>
        <w:tc>
          <w:tcPr>
            <w:tcW w:w="600" w:type="dxa"/>
          </w:tcPr>
          <w:p w14:paraId="6EB65A6C" w14:textId="77777777" w:rsidR="00B2583B" w:rsidRDefault="00000000">
            <w:pPr>
              <w:pStyle w:val="Compact"/>
              <w:jc w:val="right"/>
            </w:pPr>
            <w:r>
              <w:t>10.00</w:t>
            </w:r>
          </w:p>
        </w:tc>
      </w:tr>
      <w:tr w:rsidR="00B2583B" w14:paraId="09C90AF3" w14:textId="77777777">
        <w:tc>
          <w:tcPr>
            <w:tcW w:w="1560" w:type="dxa"/>
          </w:tcPr>
          <w:p w14:paraId="7C33C429" w14:textId="77777777" w:rsidR="00B2583B" w:rsidRDefault="00000000">
            <w:pPr>
              <w:pStyle w:val="Compact"/>
            </w:pPr>
            <w:r>
              <w:t>Chlamydomonas_reinhardtii</w:t>
            </w:r>
          </w:p>
        </w:tc>
        <w:tc>
          <w:tcPr>
            <w:tcW w:w="1140" w:type="dxa"/>
          </w:tcPr>
          <w:p w14:paraId="68F94AA2" w14:textId="77777777" w:rsidR="00B2583B" w:rsidRDefault="00000000">
            <w:pPr>
              <w:pStyle w:val="Compact"/>
              <w:jc w:val="right"/>
            </w:pPr>
            <w:r>
              <w:t>16</w:t>
            </w:r>
          </w:p>
        </w:tc>
        <w:tc>
          <w:tcPr>
            <w:tcW w:w="1800" w:type="dxa"/>
          </w:tcPr>
          <w:p w14:paraId="3EB11EDD" w14:textId="77777777" w:rsidR="00B2583B" w:rsidRDefault="00000000">
            <w:pPr>
              <w:pStyle w:val="Compact"/>
              <w:jc w:val="right"/>
            </w:pPr>
            <w:r>
              <w:t>28</w:t>
            </w:r>
          </w:p>
        </w:tc>
        <w:tc>
          <w:tcPr>
            <w:tcW w:w="1320" w:type="dxa"/>
          </w:tcPr>
          <w:p w14:paraId="2BF9E159" w14:textId="77777777" w:rsidR="00B2583B" w:rsidRDefault="00000000">
            <w:pPr>
              <w:pStyle w:val="Compact"/>
              <w:jc w:val="right"/>
            </w:pPr>
            <w:r>
              <w:t>0.06091</w:t>
            </w:r>
          </w:p>
        </w:tc>
        <w:tc>
          <w:tcPr>
            <w:tcW w:w="1500" w:type="dxa"/>
          </w:tcPr>
          <w:p w14:paraId="2C46DDBD" w14:textId="77777777" w:rsidR="00B2583B" w:rsidRDefault="00000000">
            <w:pPr>
              <w:pStyle w:val="Compact"/>
              <w:jc w:val="right"/>
            </w:pPr>
            <w:r>
              <w:t>24</w:t>
            </w:r>
          </w:p>
        </w:tc>
        <w:tc>
          <w:tcPr>
            <w:tcW w:w="600" w:type="dxa"/>
          </w:tcPr>
          <w:p w14:paraId="35B55D4C" w14:textId="77777777" w:rsidR="00B2583B" w:rsidRDefault="00000000">
            <w:pPr>
              <w:pStyle w:val="Compact"/>
              <w:jc w:val="right"/>
            </w:pPr>
            <w:r>
              <w:t>0.43</w:t>
            </w:r>
          </w:p>
        </w:tc>
      </w:tr>
      <w:tr w:rsidR="00B2583B" w14:paraId="6533A83F" w14:textId="77777777">
        <w:tc>
          <w:tcPr>
            <w:tcW w:w="1560" w:type="dxa"/>
          </w:tcPr>
          <w:p w14:paraId="00B5B3B2" w14:textId="77777777" w:rsidR="00B2583B" w:rsidRDefault="00000000">
            <w:pPr>
              <w:pStyle w:val="Compact"/>
            </w:pPr>
            <w:r>
              <w:t>Chlamydomonas_reinhardtii</w:t>
            </w:r>
          </w:p>
        </w:tc>
        <w:tc>
          <w:tcPr>
            <w:tcW w:w="1140" w:type="dxa"/>
          </w:tcPr>
          <w:p w14:paraId="55BB559B" w14:textId="77777777" w:rsidR="00B2583B" w:rsidRDefault="00000000">
            <w:pPr>
              <w:pStyle w:val="Compact"/>
              <w:jc w:val="right"/>
            </w:pPr>
            <w:r>
              <w:t>16</w:t>
            </w:r>
          </w:p>
        </w:tc>
        <w:tc>
          <w:tcPr>
            <w:tcW w:w="1800" w:type="dxa"/>
          </w:tcPr>
          <w:p w14:paraId="0ED00004" w14:textId="77777777" w:rsidR="00B2583B" w:rsidRDefault="00000000">
            <w:pPr>
              <w:pStyle w:val="Compact"/>
              <w:jc w:val="right"/>
            </w:pPr>
            <w:r>
              <w:t>28</w:t>
            </w:r>
          </w:p>
        </w:tc>
        <w:tc>
          <w:tcPr>
            <w:tcW w:w="1320" w:type="dxa"/>
          </w:tcPr>
          <w:p w14:paraId="5C9D5D30" w14:textId="77777777" w:rsidR="00B2583B" w:rsidRDefault="00000000">
            <w:pPr>
              <w:pStyle w:val="Compact"/>
              <w:jc w:val="right"/>
            </w:pPr>
            <w:r>
              <w:t>0.06236</w:t>
            </w:r>
          </w:p>
        </w:tc>
        <w:tc>
          <w:tcPr>
            <w:tcW w:w="1500" w:type="dxa"/>
          </w:tcPr>
          <w:p w14:paraId="1C0CDC12" w14:textId="77777777" w:rsidR="00B2583B" w:rsidRDefault="00000000">
            <w:pPr>
              <w:pStyle w:val="Compact"/>
              <w:jc w:val="right"/>
            </w:pPr>
            <w:r>
              <w:t>24</w:t>
            </w:r>
          </w:p>
        </w:tc>
        <w:tc>
          <w:tcPr>
            <w:tcW w:w="600" w:type="dxa"/>
          </w:tcPr>
          <w:p w14:paraId="34636C04" w14:textId="77777777" w:rsidR="00B2583B" w:rsidRDefault="00000000">
            <w:pPr>
              <w:pStyle w:val="Compact"/>
              <w:jc w:val="right"/>
            </w:pPr>
            <w:r>
              <w:t>30.00</w:t>
            </w:r>
          </w:p>
        </w:tc>
      </w:tr>
      <w:tr w:rsidR="00B2583B" w14:paraId="214A9EAE" w14:textId="77777777">
        <w:tc>
          <w:tcPr>
            <w:tcW w:w="1560" w:type="dxa"/>
          </w:tcPr>
          <w:p w14:paraId="09CA6E14" w14:textId="77777777" w:rsidR="00B2583B" w:rsidRDefault="00000000">
            <w:pPr>
              <w:pStyle w:val="Compact"/>
            </w:pPr>
            <w:r>
              <w:t>Fragilariopsis_cylindrus</w:t>
            </w:r>
          </w:p>
        </w:tc>
        <w:tc>
          <w:tcPr>
            <w:tcW w:w="1140" w:type="dxa"/>
          </w:tcPr>
          <w:p w14:paraId="35EDAC0A" w14:textId="77777777" w:rsidR="00B2583B" w:rsidRDefault="00000000">
            <w:pPr>
              <w:pStyle w:val="Compact"/>
              <w:jc w:val="right"/>
            </w:pPr>
            <w:r>
              <w:t>1</w:t>
            </w:r>
          </w:p>
        </w:tc>
        <w:tc>
          <w:tcPr>
            <w:tcW w:w="1800" w:type="dxa"/>
          </w:tcPr>
          <w:p w14:paraId="79EDCD00" w14:textId="77777777" w:rsidR="00B2583B" w:rsidRDefault="00000000">
            <w:pPr>
              <w:pStyle w:val="Compact"/>
              <w:jc w:val="right"/>
            </w:pPr>
            <w:r>
              <w:t>0</w:t>
            </w:r>
          </w:p>
        </w:tc>
        <w:tc>
          <w:tcPr>
            <w:tcW w:w="1320" w:type="dxa"/>
          </w:tcPr>
          <w:p w14:paraId="32DE833E" w14:textId="77777777" w:rsidR="00B2583B" w:rsidRDefault="00000000">
            <w:pPr>
              <w:pStyle w:val="Compact"/>
              <w:jc w:val="right"/>
            </w:pPr>
            <w:r>
              <w:t>0.60264</w:t>
            </w:r>
          </w:p>
        </w:tc>
        <w:tc>
          <w:tcPr>
            <w:tcW w:w="1500" w:type="dxa"/>
          </w:tcPr>
          <w:p w14:paraId="1D5DC04F" w14:textId="77777777" w:rsidR="00B2583B" w:rsidRDefault="00000000">
            <w:pPr>
              <w:pStyle w:val="Compact"/>
              <w:jc w:val="right"/>
            </w:pPr>
            <w:r>
              <w:t>0</w:t>
            </w:r>
          </w:p>
        </w:tc>
        <w:tc>
          <w:tcPr>
            <w:tcW w:w="600" w:type="dxa"/>
          </w:tcPr>
          <w:p w14:paraId="30A767EC" w14:textId="77777777" w:rsidR="00B2583B" w:rsidRDefault="00000000">
            <w:pPr>
              <w:pStyle w:val="Compact"/>
              <w:jc w:val="right"/>
            </w:pPr>
            <w:r>
              <w:t>500.00</w:t>
            </w:r>
          </w:p>
        </w:tc>
      </w:tr>
      <w:tr w:rsidR="00B2583B" w14:paraId="35FE38C3" w14:textId="77777777">
        <w:tc>
          <w:tcPr>
            <w:tcW w:w="1560" w:type="dxa"/>
          </w:tcPr>
          <w:p w14:paraId="46B639CD" w14:textId="77777777" w:rsidR="00B2583B" w:rsidRDefault="00000000">
            <w:pPr>
              <w:pStyle w:val="Compact"/>
            </w:pPr>
            <w:r>
              <w:t>Fragilariopsis_cylindrus</w:t>
            </w:r>
          </w:p>
        </w:tc>
        <w:tc>
          <w:tcPr>
            <w:tcW w:w="1140" w:type="dxa"/>
          </w:tcPr>
          <w:p w14:paraId="57D436FA" w14:textId="77777777" w:rsidR="00B2583B" w:rsidRDefault="00000000">
            <w:pPr>
              <w:pStyle w:val="Compact"/>
              <w:jc w:val="right"/>
            </w:pPr>
            <w:r>
              <w:t>1</w:t>
            </w:r>
          </w:p>
        </w:tc>
        <w:tc>
          <w:tcPr>
            <w:tcW w:w="1800" w:type="dxa"/>
          </w:tcPr>
          <w:p w14:paraId="034DF5EE" w14:textId="77777777" w:rsidR="00B2583B" w:rsidRDefault="00000000">
            <w:pPr>
              <w:pStyle w:val="Compact"/>
              <w:jc w:val="right"/>
            </w:pPr>
            <w:r>
              <w:t>0</w:t>
            </w:r>
          </w:p>
        </w:tc>
        <w:tc>
          <w:tcPr>
            <w:tcW w:w="1320" w:type="dxa"/>
          </w:tcPr>
          <w:p w14:paraId="60E06E85" w14:textId="77777777" w:rsidR="00B2583B" w:rsidRDefault="00000000">
            <w:pPr>
              <w:pStyle w:val="Compact"/>
              <w:jc w:val="right"/>
            </w:pPr>
            <w:r>
              <w:t>0.65678</w:t>
            </w:r>
          </w:p>
        </w:tc>
        <w:tc>
          <w:tcPr>
            <w:tcW w:w="1500" w:type="dxa"/>
          </w:tcPr>
          <w:p w14:paraId="1CFCD3F7" w14:textId="77777777" w:rsidR="00B2583B" w:rsidRDefault="00000000">
            <w:pPr>
              <w:pStyle w:val="Compact"/>
              <w:jc w:val="right"/>
            </w:pPr>
            <w:r>
              <w:t>6</w:t>
            </w:r>
          </w:p>
        </w:tc>
        <w:tc>
          <w:tcPr>
            <w:tcW w:w="600" w:type="dxa"/>
          </w:tcPr>
          <w:p w14:paraId="2A5C6793" w14:textId="77777777" w:rsidR="00B2583B" w:rsidRDefault="00000000">
            <w:pPr>
              <w:pStyle w:val="Compact"/>
              <w:jc w:val="right"/>
            </w:pPr>
            <w:r>
              <w:t>500.00</w:t>
            </w:r>
          </w:p>
        </w:tc>
      </w:tr>
      <w:tr w:rsidR="00B2583B" w14:paraId="1908C7DB" w14:textId="77777777">
        <w:tc>
          <w:tcPr>
            <w:tcW w:w="1560" w:type="dxa"/>
          </w:tcPr>
          <w:p w14:paraId="74D459D1" w14:textId="77777777" w:rsidR="00B2583B" w:rsidRDefault="00000000">
            <w:pPr>
              <w:pStyle w:val="Compact"/>
            </w:pPr>
            <w:r>
              <w:t>Fragilariopsis_cylindrus</w:t>
            </w:r>
          </w:p>
        </w:tc>
        <w:tc>
          <w:tcPr>
            <w:tcW w:w="1140" w:type="dxa"/>
          </w:tcPr>
          <w:p w14:paraId="1186A3FC" w14:textId="77777777" w:rsidR="00B2583B" w:rsidRDefault="00000000">
            <w:pPr>
              <w:pStyle w:val="Compact"/>
              <w:jc w:val="right"/>
            </w:pPr>
            <w:r>
              <w:t>1</w:t>
            </w:r>
          </w:p>
        </w:tc>
        <w:tc>
          <w:tcPr>
            <w:tcW w:w="1800" w:type="dxa"/>
          </w:tcPr>
          <w:p w14:paraId="754DB42A" w14:textId="77777777" w:rsidR="00B2583B" w:rsidRDefault="00000000">
            <w:pPr>
              <w:pStyle w:val="Compact"/>
              <w:jc w:val="right"/>
            </w:pPr>
            <w:r>
              <w:t>10</w:t>
            </w:r>
          </w:p>
        </w:tc>
        <w:tc>
          <w:tcPr>
            <w:tcW w:w="1320" w:type="dxa"/>
          </w:tcPr>
          <w:p w14:paraId="4105A33F" w14:textId="77777777" w:rsidR="00B2583B" w:rsidRDefault="00000000">
            <w:pPr>
              <w:pStyle w:val="Compact"/>
              <w:jc w:val="right"/>
            </w:pPr>
            <w:r>
              <w:t>0.48962</w:t>
            </w:r>
          </w:p>
        </w:tc>
        <w:tc>
          <w:tcPr>
            <w:tcW w:w="1500" w:type="dxa"/>
          </w:tcPr>
          <w:p w14:paraId="1054889F" w14:textId="77777777" w:rsidR="00B2583B" w:rsidRDefault="00000000">
            <w:pPr>
              <w:pStyle w:val="Compact"/>
              <w:jc w:val="right"/>
            </w:pPr>
            <w:r>
              <w:t>6</w:t>
            </w:r>
          </w:p>
        </w:tc>
        <w:tc>
          <w:tcPr>
            <w:tcW w:w="600" w:type="dxa"/>
          </w:tcPr>
          <w:p w14:paraId="160A0259" w14:textId="77777777" w:rsidR="00B2583B" w:rsidRDefault="00000000">
            <w:pPr>
              <w:pStyle w:val="Compact"/>
              <w:jc w:val="right"/>
            </w:pPr>
            <w:r>
              <w:t>500.00</w:t>
            </w:r>
          </w:p>
        </w:tc>
      </w:tr>
      <w:tr w:rsidR="00B2583B" w14:paraId="550C5B0A" w14:textId="77777777">
        <w:tc>
          <w:tcPr>
            <w:tcW w:w="1560" w:type="dxa"/>
          </w:tcPr>
          <w:p w14:paraId="00E7E6E4" w14:textId="77777777" w:rsidR="00B2583B" w:rsidRDefault="00000000">
            <w:pPr>
              <w:pStyle w:val="Compact"/>
            </w:pPr>
            <w:r>
              <w:t>Fragilariopsis_cylindrus</w:t>
            </w:r>
          </w:p>
        </w:tc>
        <w:tc>
          <w:tcPr>
            <w:tcW w:w="1140" w:type="dxa"/>
          </w:tcPr>
          <w:p w14:paraId="5B91737F" w14:textId="77777777" w:rsidR="00B2583B" w:rsidRDefault="00000000">
            <w:pPr>
              <w:pStyle w:val="Compact"/>
              <w:jc w:val="right"/>
            </w:pPr>
            <w:r>
              <w:t>1</w:t>
            </w:r>
          </w:p>
        </w:tc>
        <w:tc>
          <w:tcPr>
            <w:tcW w:w="1800" w:type="dxa"/>
          </w:tcPr>
          <w:p w14:paraId="7608B197" w14:textId="77777777" w:rsidR="00B2583B" w:rsidRDefault="00000000">
            <w:pPr>
              <w:pStyle w:val="Compact"/>
              <w:jc w:val="right"/>
            </w:pPr>
            <w:r>
              <w:t>10</w:t>
            </w:r>
          </w:p>
        </w:tc>
        <w:tc>
          <w:tcPr>
            <w:tcW w:w="1320" w:type="dxa"/>
          </w:tcPr>
          <w:p w14:paraId="4691ED15" w14:textId="77777777" w:rsidR="00B2583B" w:rsidRDefault="00000000">
            <w:pPr>
              <w:pStyle w:val="Compact"/>
              <w:jc w:val="right"/>
            </w:pPr>
            <w:r>
              <w:t>0.54545</w:t>
            </w:r>
          </w:p>
        </w:tc>
        <w:tc>
          <w:tcPr>
            <w:tcW w:w="1500" w:type="dxa"/>
          </w:tcPr>
          <w:p w14:paraId="674128F3" w14:textId="77777777" w:rsidR="00B2583B" w:rsidRDefault="00000000">
            <w:pPr>
              <w:pStyle w:val="Compact"/>
              <w:jc w:val="right"/>
            </w:pPr>
            <w:r>
              <w:t>0</w:t>
            </w:r>
          </w:p>
        </w:tc>
        <w:tc>
          <w:tcPr>
            <w:tcW w:w="600" w:type="dxa"/>
          </w:tcPr>
          <w:p w14:paraId="49CCE8D0" w14:textId="77777777" w:rsidR="00B2583B" w:rsidRDefault="00000000">
            <w:pPr>
              <w:pStyle w:val="Compact"/>
              <w:jc w:val="right"/>
            </w:pPr>
            <w:r>
              <w:t>500.00</w:t>
            </w:r>
          </w:p>
        </w:tc>
      </w:tr>
      <w:tr w:rsidR="00B2583B" w14:paraId="2F7A3FDC" w14:textId="77777777">
        <w:tc>
          <w:tcPr>
            <w:tcW w:w="1560" w:type="dxa"/>
          </w:tcPr>
          <w:p w14:paraId="560D628D" w14:textId="77777777" w:rsidR="00B2583B" w:rsidRDefault="00000000">
            <w:pPr>
              <w:pStyle w:val="Compact"/>
            </w:pPr>
            <w:r>
              <w:t>Fragilariopsis_cylindrus</w:t>
            </w:r>
          </w:p>
        </w:tc>
        <w:tc>
          <w:tcPr>
            <w:tcW w:w="1140" w:type="dxa"/>
          </w:tcPr>
          <w:p w14:paraId="5A8AA5D8" w14:textId="77777777" w:rsidR="00B2583B" w:rsidRDefault="00000000">
            <w:pPr>
              <w:pStyle w:val="Compact"/>
              <w:jc w:val="right"/>
            </w:pPr>
            <w:r>
              <w:t>1</w:t>
            </w:r>
          </w:p>
        </w:tc>
        <w:tc>
          <w:tcPr>
            <w:tcW w:w="1800" w:type="dxa"/>
          </w:tcPr>
          <w:p w14:paraId="14093B85" w14:textId="77777777" w:rsidR="00B2583B" w:rsidRDefault="00000000">
            <w:pPr>
              <w:pStyle w:val="Compact"/>
              <w:jc w:val="right"/>
            </w:pPr>
            <w:r>
              <w:t>2</w:t>
            </w:r>
          </w:p>
        </w:tc>
        <w:tc>
          <w:tcPr>
            <w:tcW w:w="1320" w:type="dxa"/>
          </w:tcPr>
          <w:p w14:paraId="413D0DF2" w14:textId="77777777" w:rsidR="00B2583B" w:rsidRDefault="00000000">
            <w:pPr>
              <w:pStyle w:val="Compact"/>
              <w:jc w:val="right"/>
            </w:pPr>
            <w:r>
              <w:t>0.61098</w:t>
            </w:r>
          </w:p>
        </w:tc>
        <w:tc>
          <w:tcPr>
            <w:tcW w:w="1500" w:type="dxa"/>
          </w:tcPr>
          <w:p w14:paraId="5E4CD255" w14:textId="77777777" w:rsidR="00B2583B" w:rsidRDefault="00000000">
            <w:pPr>
              <w:pStyle w:val="Compact"/>
              <w:jc w:val="right"/>
            </w:pPr>
            <w:r>
              <w:t>0</w:t>
            </w:r>
          </w:p>
        </w:tc>
        <w:tc>
          <w:tcPr>
            <w:tcW w:w="600" w:type="dxa"/>
          </w:tcPr>
          <w:p w14:paraId="442DE36A" w14:textId="77777777" w:rsidR="00B2583B" w:rsidRDefault="00000000">
            <w:pPr>
              <w:pStyle w:val="Compact"/>
              <w:jc w:val="right"/>
            </w:pPr>
            <w:r>
              <w:t>500.00</w:t>
            </w:r>
          </w:p>
        </w:tc>
      </w:tr>
      <w:tr w:rsidR="00B2583B" w14:paraId="5988A8DD" w14:textId="77777777">
        <w:tc>
          <w:tcPr>
            <w:tcW w:w="1560" w:type="dxa"/>
          </w:tcPr>
          <w:p w14:paraId="7FF0B967" w14:textId="77777777" w:rsidR="00B2583B" w:rsidRDefault="00000000">
            <w:pPr>
              <w:pStyle w:val="Compact"/>
            </w:pPr>
            <w:r>
              <w:lastRenderedPageBreak/>
              <w:t>Fragilariopsis_cylindrus</w:t>
            </w:r>
          </w:p>
        </w:tc>
        <w:tc>
          <w:tcPr>
            <w:tcW w:w="1140" w:type="dxa"/>
          </w:tcPr>
          <w:p w14:paraId="5105A67E" w14:textId="77777777" w:rsidR="00B2583B" w:rsidRDefault="00000000">
            <w:pPr>
              <w:pStyle w:val="Compact"/>
              <w:jc w:val="right"/>
            </w:pPr>
            <w:r>
              <w:t>1</w:t>
            </w:r>
          </w:p>
        </w:tc>
        <w:tc>
          <w:tcPr>
            <w:tcW w:w="1800" w:type="dxa"/>
          </w:tcPr>
          <w:p w14:paraId="60D11633" w14:textId="77777777" w:rsidR="00B2583B" w:rsidRDefault="00000000">
            <w:pPr>
              <w:pStyle w:val="Compact"/>
              <w:jc w:val="right"/>
            </w:pPr>
            <w:r>
              <w:t>2</w:t>
            </w:r>
          </w:p>
        </w:tc>
        <w:tc>
          <w:tcPr>
            <w:tcW w:w="1320" w:type="dxa"/>
          </w:tcPr>
          <w:p w14:paraId="504D87FB" w14:textId="77777777" w:rsidR="00B2583B" w:rsidRDefault="00000000">
            <w:pPr>
              <w:pStyle w:val="Compact"/>
              <w:jc w:val="right"/>
            </w:pPr>
            <w:r>
              <w:t>0.64889</w:t>
            </w:r>
          </w:p>
        </w:tc>
        <w:tc>
          <w:tcPr>
            <w:tcW w:w="1500" w:type="dxa"/>
          </w:tcPr>
          <w:p w14:paraId="49667FC6" w14:textId="77777777" w:rsidR="00B2583B" w:rsidRDefault="00000000">
            <w:pPr>
              <w:pStyle w:val="Compact"/>
              <w:jc w:val="right"/>
            </w:pPr>
            <w:r>
              <w:t>6</w:t>
            </w:r>
          </w:p>
        </w:tc>
        <w:tc>
          <w:tcPr>
            <w:tcW w:w="600" w:type="dxa"/>
          </w:tcPr>
          <w:p w14:paraId="7C40B5BA" w14:textId="77777777" w:rsidR="00B2583B" w:rsidRDefault="00000000">
            <w:pPr>
              <w:pStyle w:val="Compact"/>
              <w:jc w:val="right"/>
            </w:pPr>
            <w:r>
              <w:t>500.00</w:t>
            </w:r>
          </w:p>
        </w:tc>
      </w:tr>
      <w:tr w:rsidR="00B2583B" w14:paraId="1A742B80" w14:textId="77777777">
        <w:tc>
          <w:tcPr>
            <w:tcW w:w="1560" w:type="dxa"/>
          </w:tcPr>
          <w:p w14:paraId="6AC30FB5" w14:textId="77777777" w:rsidR="00B2583B" w:rsidRDefault="00000000">
            <w:pPr>
              <w:pStyle w:val="Compact"/>
            </w:pPr>
            <w:r>
              <w:t>Fragilariopsis_cylindrus</w:t>
            </w:r>
          </w:p>
        </w:tc>
        <w:tc>
          <w:tcPr>
            <w:tcW w:w="1140" w:type="dxa"/>
          </w:tcPr>
          <w:p w14:paraId="583E8265" w14:textId="77777777" w:rsidR="00B2583B" w:rsidRDefault="00000000">
            <w:pPr>
              <w:pStyle w:val="Compact"/>
              <w:jc w:val="right"/>
            </w:pPr>
            <w:r>
              <w:t>1</w:t>
            </w:r>
          </w:p>
        </w:tc>
        <w:tc>
          <w:tcPr>
            <w:tcW w:w="1800" w:type="dxa"/>
          </w:tcPr>
          <w:p w14:paraId="711D4F41" w14:textId="77777777" w:rsidR="00B2583B" w:rsidRDefault="00000000">
            <w:pPr>
              <w:pStyle w:val="Compact"/>
              <w:jc w:val="right"/>
            </w:pPr>
            <w:r>
              <w:t>6</w:t>
            </w:r>
          </w:p>
        </w:tc>
        <w:tc>
          <w:tcPr>
            <w:tcW w:w="1320" w:type="dxa"/>
          </w:tcPr>
          <w:p w14:paraId="0C766667" w14:textId="77777777" w:rsidR="00B2583B" w:rsidRDefault="00000000">
            <w:pPr>
              <w:pStyle w:val="Compact"/>
              <w:jc w:val="right"/>
            </w:pPr>
            <w:r>
              <w:t>0.60264</w:t>
            </w:r>
          </w:p>
        </w:tc>
        <w:tc>
          <w:tcPr>
            <w:tcW w:w="1500" w:type="dxa"/>
          </w:tcPr>
          <w:p w14:paraId="35434593" w14:textId="77777777" w:rsidR="00B2583B" w:rsidRDefault="00000000">
            <w:pPr>
              <w:pStyle w:val="Compact"/>
              <w:jc w:val="right"/>
            </w:pPr>
            <w:r>
              <w:t>6</w:t>
            </w:r>
          </w:p>
        </w:tc>
        <w:tc>
          <w:tcPr>
            <w:tcW w:w="600" w:type="dxa"/>
          </w:tcPr>
          <w:p w14:paraId="70D0EF2B" w14:textId="77777777" w:rsidR="00B2583B" w:rsidRDefault="00000000">
            <w:pPr>
              <w:pStyle w:val="Compact"/>
              <w:jc w:val="right"/>
            </w:pPr>
            <w:r>
              <w:t>500.00</w:t>
            </w:r>
          </w:p>
        </w:tc>
      </w:tr>
      <w:tr w:rsidR="00B2583B" w14:paraId="7B995FDB" w14:textId="77777777">
        <w:tc>
          <w:tcPr>
            <w:tcW w:w="1560" w:type="dxa"/>
          </w:tcPr>
          <w:p w14:paraId="75B5901C" w14:textId="77777777" w:rsidR="00B2583B" w:rsidRDefault="00000000">
            <w:pPr>
              <w:pStyle w:val="Compact"/>
            </w:pPr>
            <w:r>
              <w:t>Fragilariopsis_cylindrus</w:t>
            </w:r>
          </w:p>
        </w:tc>
        <w:tc>
          <w:tcPr>
            <w:tcW w:w="1140" w:type="dxa"/>
          </w:tcPr>
          <w:p w14:paraId="51666E5E" w14:textId="77777777" w:rsidR="00B2583B" w:rsidRDefault="00000000">
            <w:pPr>
              <w:pStyle w:val="Compact"/>
              <w:jc w:val="right"/>
            </w:pPr>
            <w:r>
              <w:t>1</w:t>
            </w:r>
          </w:p>
        </w:tc>
        <w:tc>
          <w:tcPr>
            <w:tcW w:w="1800" w:type="dxa"/>
          </w:tcPr>
          <w:p w14:paraId="61A4F113" w14:textId="77777777" w:rsidR="00B2583B" w:rsidRDefault="00000000">
            <w:pPr>
              <w:pStyle w:val="Compact"/>
              <w:jc w:val="right"/>
            </w:pPr>
            <w:r>
              <w:t>6</w:t>
            </w:r>
          </w:p>
        </w:tc>
        <w:tc>
          <w:tcPr>
            <w:tcW w:w="1320" w:type="dxa"/>
          </w:tcPr>
          <w:p w14:paraId="0FC15972" w14:textId="77777777" w:rsidR="00B2583B" w:rsidRDefault="00000000">
            <w:pPr>
              <w:pStyle w:val="Compact"/>
              <w:jc w:val="right"/>
            </w:pPr>
            <w:r>
              <w:t>0.77226</w:t>
            </w:r>
          </w:p>
        </w:tc>
        <w:tc>
          <w:tcPr>
            <w:tcW w:w="1500" w:type="dxa"/>
          </w:tcPr>
          <w:p w14:paraId="07912157" w14:textId="77777777" w:rsidR="00B2583B" w:rsidRDefault="00000000">
            <w:pPr>
              <w:pStyle w:val="Compact"/>
              <w:jc w:val="right"/>
            </w:pPr>
            <w:r>
              <w:t>0</w:t>
            </w:r>
          </w:p>
        </w:tc>
        <w:tc>
          <w:tcPr>
            <w:tcW w:w="600" w:type="dxa"/>
          </w:tcPr>
          <w:p w14:paraId="65B8BF8D" w14:textId="77777777" w:rsidR="00B2583B" w:rsidRDefault="00000000">
            <w:pPr>
              <w:pStyle w:val="Compact"/>
              <w:jc w:val="right"/>
            </w:pPr>
            <w:r>
              <w:t>500.00</w:t>
            </w:r>
          </w:p>
        </w:tc>
      </w:tr>
      <w:tr w:rsidR="00B2583B" w14:paraId="0A694819" w14:textId="77777777">
        <w:tc>
          <w:tcPr>
            <w:tcW w:w="1560" w:type="dxa"/>
          </w:tcPr>
          <w:p w14:paraId="45FF5A61" w14:textId="77777777" w:rsidR="00B2583B" w:rsidRDefault="00000000">
            <w:pPr>
              <w:pStyle w:val="Compact"/>
            </w:pPr>
            <w:r>
              <w:t>Fragilariopsis_cylindrus</w:t>
            </w:r>
          </w:p>
        </w:tc>
        <w:tc>
          <w:tcPr>
            <w:tcW w:w="1140" w:type="dxa"/>
          </w:tcPr>
          <w:p w14:paraId="703B24F6" w14:textId="77777777" w:rsidR="00B2583B" w:rsidRDefault="00000000">
            <w:pPr>
              <w:pStyle w:val="Compact"/>
              <w:jc w:val="right"/>
            </w:pPr>
            <w:r>
              <w:t>16</w:t>
            </w:r>
          </w:p>
        </w:tc>
        <w:tc>
          <w:tcPr>
            <w:tcW w:w="1800" w:type="dxa"/>
          </w:tcPr>
          <w:p w14:paraId="2805D686" w14:textId="77777777" w:rsidR="00B2583B" w:rsidRDefault="00000000">
            <w:pPr>
              <w:pStyle w:val="Compact"/>
              <w:jc w:val="right"/>
            </w:pPr>
            <w:r>
              <w:t>0</w:t>
            </w:r>
          </w:p>
        </w:tc>
        <w:tc>
          <w:tcPr>
            <w:tcW w:w="1320" w:type="dxa"/>
          </w:tcPr>
          <w:p w14:paraId="03038E8D" w14:textId="77777777" w:rsidR="00B2583B" w:rsidRDefault="00000000">
            <w:pPr>
              <w:pStyle w:val="Compact"/>
              <w:jc w:val="right"/>
            </w:pPr>
            <w:r>
              <w:t>0.03644</w:t>
            </w:r>
          </w:p>
        </w:tc>
        <w:tc>
          <w:tcPr>
            <w:tcW w:w="1500" w:type="dxa"/>
          </w:tcPr>
          <w:p w14:paraId="3A806FB8" w14:textId="77777777" w:rsidR="00B2583B" w:rsidRDefault="00000000">
            <w:pPr>
              <w:pStyle w:val="Compact"/>
              <w:jc w:val="right"/>
            </w:pPr>
            <w:r>
              <w:t>0</w:t>
            </w:r>
          </w:p>
        </w:tc>
        <w:tc>
          <w:tcPr>
            <w:tcW w:w="600" w:type="dxa"/>
          </w:tcPr>
          <w:p w14:paraId="6C4ABE09" w14:textId="77777777" w:rsidR="00B2583B" w:rsidRDefault="00000000">
            <w:pPr>
              <w:pStyle w:val="Compact"/>
              <w:jc w:val="right"/>
            </w:pPr>
            <w:r>
              <w:t>500.00</w:t>
            </w:r>
          </w:p>
        </w:tc>
      </w:tr>
      <w:tr w:rsidR="00B2583B" w14:paraId="75C2277F" w14:textId="77777777">
        <w:tc>
          <w:tcPr>
            <w:tcW w:w="1560" w:type="dxa"/>
          </w:tcPr>
          <w:p w14:paraId="03FF9F0F" w14:textId="77777777" w:rsidR="00B2583B" w:rsidRDefault="00000000">
            <w:pPr>
              <w:pStyle w:val="Compact"/>
            </w:pPr>
            <w:r>
              <w:t>Fragilariopsis_cylindrus</w:t>
            </w:r>
          </w:p>
        </w:tc>
        <w:tc>
          <w:tcPr>
            <w:tcW w:w="1140" w:type="dxa"/>
          </w:tcPr>
          <w:p w14:paraId="0085A9DE" w14:textId="77777777" w:rsidR="00B2583B" w:rsidRDefault="00000000">
            <w:pPr>
              <w:pStyle w:val="Compact"/>
              <w:jc w:val="right"/>
            </w:pPr>
            <w:r>
              <w:t>16</w:t>
            </w:r>
          </w:p>
        </w:tc>
        <w:tc>
          <w:tcPr>
            <w:tcW w:w="1800" w:type="dxa"/>
          </w:tcPr>
          <w:p w14:paraId="22D24B98" w14:textId="77777777" w:rsidR="00B2583B" w:rsidRDefault="00000000">
            <w:pPr>
              <w:pStyle w:val="Compact"/>
              <w:jc w:val="right"/>
            </w:pPr>
            <w:r>
              <w:t>0</w:t>
            </w:r>
          </w:p>
        </w:tc>
        <w:tc>
          <w:tcPr>
            <w:tcW w:w="1320" w:type="dxa"/>
          </w:tcPr>
          <w:p w14:paraId="78AAC48F" w14:textId="77777777" w:rsidR="00B2583B" w:rsidRDefault="00000000">
            <w:pPr>
              <w:pStyle w:val="Compact"/>
              <w:jc w:val="right"/>
            </w:pPr>
            <w:r>
              <w:t>0.03965</w:t>
            </w:r>
          </w:p>
        </w:tc>
        <w:tc>
          <w:tcPr>
            <w:tcW w:w="1500" w:type="dxa"/>
          </w:tcPr>
          <w:p w14:paraId="4A438C16" w14:textId="77777777" w:rsidR="00B2583B" w:rsidRDefault="00000000">
            <w:pPr>
              <w:pStyle w:val="Compact"/>
              <w:jc w:val="right"/>
            </w:pPr>
            <w:r>
              <w:t>6</w:t>
            </w:r>
          </w:p>
        </w:tc>
        <w:tc>
          <w:tcPr>
            <w:tcW w:w="600" w:type="dxa"/>
          </w:tcPr>
          <w:p w14:paraId="1C61FA0B" w14:textId="77777777" w:rsidR="00B2583B" w:rsidRDefault="00000000">
            <w:pPr>
              <w:pStyle w:val="Compact"/>
              <w:jc w:val="right"/>
            </w:pPr>
            <w:r>
              <w:t>500.00</w:t>
            </w:r>
          </w:p>
        </w:tc>
      </w:tr>
      <w:tr w:rsidR="00B2583B" w14:paraId="49F54B0E" w14:textId="77777777">
        <w:tc>
          <w:tcPr>
            <w:tcW w:w="1560" w:type="dxa"/>
          </w:tcPr>
          <w:p w14:paraId="3472397C" w14:textId="77777777" w:rsidR="00B2583B" w:rsidRDefault="00000000">
            <w:pPr>
              <w:pStyle w:val="Compact"/>
            </w:pPr>
            <w:r>
              <w:t>Fragilariopsis_cylindrus</w:t>
            </w:r>
          </w:p>
        </w:tc>
        <w:tc>
          <w:tcPr>
            <w:tcW w:w="1140" w:type="dxa"/>
          </w:tcPr>
          <w:p w14:paraId="1D1417C0" w14:textId="77777777" w:rsidR="00B2583B" w:rsidRDefault="00000000">
            <w:pPr>
              <w:pStyle w:val="Compact"/>
              <w:jc w:val="right"/>
            </w:pPr>
            <w:r>
              <w:t>16</w:t>
            </w:r>
          </w:p>
        </w:tc>
        <w:tc>
          <w:tcPr>
            <w:tcW w:w="1800" w:type="dxa"/>
          </w:tcPr>
          <w:p w14:paraId="26DFE217" w14:textId="77777777" w:rsidR="00B2583B" w:rsidRDefault="00000000">
            <w:pPr>
              <w:pStyle w:val="Compact"/>
              <w:jc w:val="right"/>
            </w:pPr>
            <w:r>
              <w:t>10</w:t>
            </w:r>
          </w:p>
        </w:tc>
        <w:tc>
          <w:tcPr>
            <w:tcW w:w="1320" w:type="dxa"/>
          </w:tcPr>
          <w:p w14:paraId="75F14ED0" w14:textId="77777777" w:rsidR="00B2583B" w:rsidRDefault="00000000">
            <w:pPr>
              <w:pStyle w:val="Compact"/>
              <w:jc w:val="right"/>
            </w:pPr>
            <w:r>
              <w:t>0.02981</w:t>
            </w:r>
          </w:p>
        </w:tc>
        <w:tc>
          <w:tcPr>
            <w:tcW w:w="1500" w:type="dxa"/>
          </w:tcPr>
          <w:p w14:paraId="45698630" w14:textId="77777777" w:rsidR="00B2583B" w:rsidRDefault="00000000">
            <w:pPr>
              <w:pStyle w:val="Compact"/>
              <w:jc w:val="right"/>
            </w:pPr>
            <w:r>
              <w:t>6</w:t>
            </w:r>
          </w:p>
        </w:tc>
        <w:tc>
          <w:tcPr>
            <w:tcW w:w="600" w:type="dxa"/>
          </w:tcPr>
          <w:p w14:paraId="7C4DA664" w14:textId="77777777" w:rsidR="00B2583B" w:rsidRDefault="00000000">
            <w:pPr>
              <w:pStyle w:val="Compact"/>
              <w:jc w:val="right"/>
            </w:pPr>
            <w:r>
              <w:t>500.00</w:t>
            </w:r>
          </w:p>
        </w:tc>
      </w:tr>
      <w:tr w:rsidR="00B2583B" w14:paraId="2CA67D56" w14:textId="77777777">
        <w:tc>
          <w:tcPr>
            <w:tcW w:w="1560" w:type="dxa"/>
          </w:tcPr>
          <w:p w14:paraId="624D3452" w14:textId="77777777" w:rsidR="00B2583B" w:rsidRDefault="00000000">
            <w:pPr>
              <w:pStyle w:val="Compact"/>
            </w:pPr>
            <w:r>
              <w:t>Fragilariopsis_cylindrus</w:t>
            </w:r>
          </w:p>
        </w:tc>
        <w:tc>
          <w:tcPr>
            <w:tcW w:w="1140" w:type="dxa"/>
          </w:tcPr>
          <w:p w14:paraId="46DD1EA2" w14:textId="77777777" w:rsidR="00B2583B" w:rsidRDefault="00000000">
            <w:pPr>
              <w:pStyle w:val="Compact"/>
              <w:jc w:val="right"/>
            </w:pPr>
            <w:r>
              <w:t>16</w:t>
            </w:r>
          </w:p>
        </w:tc>
        <w:tc>
          <w:tcPr>
            <w:tcW w:w="1800" w:type="dxa"/>
          </w:tcPr>
          <w:p w14:paraId="2BECF575" w14:textId="77777777" w:rsidR="00B2583B" w:rsidRDefault="00000000">
            <w:pPr>
              <w:pStyle w:val="Compact"/>
              <w:jc w:val="right"/>
            </w:pPr>
            <w:r>
              <w:t>10</w:t>
            </w:r>
          </w:p>
        </w:tc>
        <w:tc>
          <w:tcPr>
            <w:tcW w:w="1320" w:type="dxa"/>
          </w:tcPr>
          <w:p w14:paraId="3C9163B8" w14:textId="77777777" w:rsidR="00B2583B" w:rsidRDefault="00000000">
            <w:pPr>
              <w:pStyle w:val="Compact"/>
              <w:jc w:val="right"/>
            </w:pPr>
            <w:r>
              <w:t>0.03384</w:t>
            </w:r>
          </w:p>
        </w:tc>
        <w:tc>
          <w:tcPr>
            <w:tcW w:w="1500" w:type="dxa"/>
          </w:tcPr>
          <w:p w14:paraId="30AB57FF" w14:textId="77777777" w:rsidR="00B2583B" w:rsidRDefault="00000000">
            <w:pPr>
              <w:pStyle w:val="Compact"/>
              <w:jc w:val="right"/>
            </w:pPr>
            <w:r>
              <w:t>0</w:t>
            </w:r>
          </w:p>
        </w:tc>
        <w:tc>
          <w:tcPr>
            <w:tcW w:w="600" w:type="dxa"/>
          </w:tcPr>
          <w:p w14:paraId="385B966C" w14:textId="77777777" w:rsidR="00B2583B" w:rsidRDefault="00000000">
            <w:pPr>
              <w:pStyle w:val="Compact"/>
              <w:jc w:val="right"/>
            </w:pPr>
            <w:r>
              <w:t>500.00</w:t>
            </w:r>
          </w:p>
        </w:tc>
      </w:tr>
      <w:tr w:rsidR="00B2583B" w14:paraId="6470AF1B" w14:textId="77777777">
        <w:tc>
          <w:tcPr>
            <w:tcW w:w="1560" w:type="dxa"/>
          </w:tcPr>
          <w:p w14:paraId="0A230664" w14:textId="77777777" w:rsidR="00B2583B" w:rsidRDefault="00000000">
            <w:pPr>
              <w:pStyle w:val="Compact"/>
            </w:pPr>
            <w:r>
              <w:t>Fragilariopsis_cylindrus</w:t>
            </w:r>
          </w:p>
        </w:tc>
        <w:tc>
          <w:tcPr>
            <w:tcW w:w="1140" w:type="dxa"/>
          </w:tcPr>
          <w:p w14:paraId="7CB8DC01" w14:textId="77777777" w:rsidR="00B2583B" w:rsidRDefault="00000000">
            <w:pPr>
              <w:pStyle w:val="Compact"/>
              <w:jc w:val="right"/>
            </w:pPr>
            <w:r>
              <w:t>16</w:t>
            </w:r>
          </w:p>
        </w:tc>
        <w:tc>
          <w:tcPr>
            <w:tcW w:w="1800" w:type="dxa"/>
          </w:tcPr>
          <w:p w14:paraId="5ADCFC9C" w14:textId="77777777" w:rsidR="00B2583B" w:rsidRDefault="00000000">
            <w:pPr>
              <w:pStyle w:val="Compact"/>
              <w:jc w:val="right"/>
            </w:pPr>
            <w:r>
              <w:t>2</w:t>
            </w:r>
          </w:p>
        </w:tc>
        <w:tc>
          <w:tcPr>
            <w:tcW w:w="1320" w:type="dxa"/>
          </w:tcPr>
          <w:p w14:paraId="6AD3DC63" w14:textId="77777777" w:rsidR="00B2583B" w:rsidRDefault="00000000">
            <w:pPr>
              <w:pStyle w:val="Compact"/>
              <w:jc w:val="right"/>
            </w:pPr>
            <w:r>
              <w:t>0.03476</w:t>
            </w:r>
          </w:p>
        </w:tc>
        <w:tc>
          <w:tcPr>
            <w:tcW w:w="1500" w:type="dxa"/>
          </w:tcPr>
          <w:p w14:paraId="5CBABB7F" w14:textId="77777777" w:rsidR="00B2583B" w:rsidRDefault="00000000">
            <w:pPr>
              <w:pStyle w:val="Compact"/>
              <w:jc w:val="right"/>
            </w:pPr>
            <w:r>
              <w:t>0</w:t>
            </w:r>
          </w:p>
        </w:tc>
        <w:tc>
          <w:tcPr>
            <w:tcW w:w="600" w:type="dxa"/>
          </w:tcPr>
          <w:p w14:paraId="02B7E8F5" w14:textId="77777777" w:rsidR="00B2583B" w:rsidRDefault="00000000">
            <w:pPr>
              <w:pStyle w:val="Compact"/>
              <w:jc w:val="right"/>
            </w:pPr>
            <w:r>
              <w:t>500.00</w:t>
            </w:r>
          </w:p>
        </w:tc>
      </w:tr>
      <w:tr w:rsidR="00B2583B" w14:paraId="6FA39D3B" w14:textId="77777777">
        <w:tc>
          <w:tcPr>
            <w:tcW w:w="1560" w:type="dxa"/>
          </w:tcPr>
          <w:p w14:paraId="51FA902D" w14:textId="77777777" w:rsidR="00B2583B" w:rsidRDefault="00000000">
            <w:pPr>
              <w:pStyle w:val="Compact"/>
            </w:pPr>
            <w:r>
              <w:t>Fragilariopsis_cylindrus</w:t>
            </w:r>
          </w:p>
        </w:tc>
        <w:tc>
          <w:tcPr>
            <w:tcW w:w="1140" w:type="dxa"/>
          </w:tcPr>
          <w:p w14:paraId="1479F860" w14:textId="77777777" w:rsidR="00B2583B" w:rsidRDefault="00000000">
            <w:pPr>
              <w:pStyle w:val="Compact"/>
              <w:jc w:val="right"/>
            </w:pPr>
            <w:r>
              <w:t>16</w:t>
            </w:r>
          </w:p>
        </w:tc>
        <w:tc>
          <w:tcPr>
            <w:tcW w:w="1800" w:type="dxa"/>
          </w:tcPr>
          <w:p w14:paraId="263A2F2D" w14:textId="77777777" w:rsidR="00B2583B" w:rsidRDefault="00000000">
            <w:pPr>
              <w:pStyle w:val="Compact"/>
              <w:jc w:val="right"/>
            </w:pPr>
            <w:r>
              <w:t>2</w:t>
            </w:r>
          </w:p>
        </w:tc>
        <w:tc>
          <w:tcPr>
            <w:tcW w:w="1320" w:type="dxa"/>
          </w:tcPr>
          <w:p w14:paraId="2130A2F2" w14:textId="77777777" w:rsidR="00B2583B" w:rsidRDefault="00000000">
            <w:pPr>
              <w:pStyle w:val="Compact"/>
              <w:jc w:val="right"/>
            </w:pPr>
            <w:r>
              <w:t>0.03863</w:t>
            </w:r>
          </w:p>
        </w:tc>
        <w:tc>
          <w:tcPr>
            <w:tcW w:w="1500" w:type="dxa"/>
          </w:tcPr>
          <w:p w14:paraId="61E7F055" w14:textId="77777777" w:rsidR="00B2583B" w:rsidRDefault="00000000">
            <w:pPr>
              <w:pStyle w:val="Compact"/>
              <w:jc w:val="right"/>
            </w:pPr>
            <w:r>
              <w:t>6</w:t>
            </w:r>
          </w:p>
        </w:tc>
        <w:tc>
          <w:tcPr>
            <w:tcW w:w="600" w:type="dxa"/>
          </w:tcPr>
          <w:p w14:paraId="19FBE597" w14:textId="77777777" w:rsidR="00B2583B" w:rsidRDefault="00000000">
            <w:pPr>
              <w:pStyle w:val="Compact"/>
              <w:jc w:val="right"/>
            </w:pPr>
            <w:r>
              <w:t>500.00</w:t>
            </w:r>
          </w:p>
        </w:tc>
      </w:tr>
      <w:tr w:rsidR="00B2583B" w14:paraId="178EED20" w14:textId="77777777">
        <w:tc>
          <w:tcPr>
            <w:tcW w:w="1560" w:type="dxa"/>
          </w:tcPr>
          <w:p w14:paraId="72D3D64B" w14:textId="77777777" w:rsidR="00B2583B" w:rsidRDefault="00000000">
            <w:pPr>
              <w:pStyle w:val="Compact"/>
            </w:pPr>
            <w:r>
              <w:t>Fragilariopsis_cylindrus</w:t>
            </w:r>
          </w:p>
        </w:tc>
        <w:tc>
          <w:tcPr>
            <w:tcW w:w="1140" w:type="dxa"/>
          </w:tcPr>
          <w:p w14:paraId="43D0F0CF" w14:textId="77777777" w:rsidR="00B2583B" w:rsidRDefault="00000000">
            <w:pPr>
              <w:pStyle w:val="Compact"/>
              <w:jc w:val="right"/>
            </w:pPr>
            <w:r>
              <w:t>16</w:t>
            </w:r>
          </w:p>
        </w:tc>
        <w:tc>
          <w:tcPr>
            <w:tcW w:w="1800" w:type="dxa"/>
          </w:tcPr>
          <w:p w14:paraId="41B30EE3" w14:textId="77777777" w:rsidR="00B2583B" w:rsidRDefault="00000000">
            <w:pPr>
              <w:pStyle w:val="Compact"/>
              <w:jc w:val="right"/>
            </w:pPr>
            <w:r>
              <w:t>6</w:t>
            </w:r>
          </w:p>
        </w:tc>
        <w:tc>
          <w:tcPr>
            <w:tcW w:w="1320" w:type="dxa"/>
          </w:tcPr>
          <w:p w14:paraId="0D4F0491" w14:textId="77777777" w:rsidR="00B2583B" w:rsidRDefault="00000000">
            <w:pPr>
              <w:pStyle w:val="Compact"/>
              <w:jc w:val="right"/>
            </w:pPr>
            <w:r>
              <w:t>0.03644</w:t>
            </w:r>
          </w:p>
        </w:tc>
        <w:tc>
          <w:tcPr>
            <w:tcW w:w="1500" w:type="dxa"/>
          </w:tcPr>
          <w:p w14:paraId="2B6EE9F2" w14:textId="77777777" w:rsidR="00B2583B" w:rsidRDefault="00000000">
            <w:pPr>
              <w:pStyle w:val="Compact"/>
              <w:jc w:val="right"/>
            </w:pPr>
            <w:r>
              <w:t>6</w:t>
            </w:r>
          </w:p>
        </w:tc>
        <w:tc>
          <w:tcPr>
            <w:tcW w:w="600" w:type="dxa"/>
          </w:tcPr>
          <w:p w14:paraId="5911B664" w14:textId="77777777" w:rsidR="00B2583B" w:rsidRDefault="00000000">
            <w:pPr>
              <w:pStyle w:val="Compact"/>
              <w:jc w:val="right"/>
            </w:pPr>
            <w:r>
              <w:t>500.00</w:t>
            </w:r>
          </w:p>
        </w:tc>
      </w:tr>
      <w:tr w:rsidR="00B2583B" w14:paraId="4EC1FB3C" w14:textId="77777777">
        <w:tc>
          <w:tcPr>
            <w:tcW w:w="1560" w:type="dxa"/>
          </w:tcPr>
          <w:p w14:paraId="612BB373" w14:textId="77777777" w:rsidR="00B2583B" w:rsidRDefault="00000000">
            <w:pPr>
              <w:pStyle w:val="Compact"/>
            </w:pPr>
            <w:r>
              <w:t>Fragilariopsis_cylindrus</w:t>
            </w:r>
          </w:p>
        </w:tc>
        <w:tc>
          <w:tcPr>
            <w:tcW w:w="1140" w:type="dxa"/>
          </w:tcPr>
          <w:p w14:paraId="64901FE9" w14:textId="77777777" w:rsidR="00B2583B" w:rsidRDefault="00000000">
            <w:pPr>
              <w:pStyle w:val="Compact"/>
              <w:jc w:val="right"/>
            </w:pPr>
            <w:r>
              <w:t>16</w:t>
            </w:r>
          </w:p>
        </w:tc>
        <w:tc>
          <w:tcPr>
            <w:tcW w:w="1800" w:type="dxa"/>
          </w:tcPr>
          <w:p w14:paraId="08252562" w14:textId="77777777" w:rsidR="00B2583B" w:rsidRDefault="00000000">
            <w:pPr>
              <w:pStyle w:val="Compact"/>
              <w:jc w:val="right"/>
            </w:pPr>
            <w:r>
              <w:t>6</w:t>
            </w:r>
          </w:p>
        </w:tc>
        <w:tc>
          <w:tcPr>
            <w:tcW w:w="1320" w:type="dxa"/>
          </w:tcPr>
          <w:p w14:paraId="1417DE1F" w14:textId="77777777" w:rsidR="00B2583B" w:rsidRDefault="00000000">
            <w:pPr>
              <w:pStyle w:val="Compact"/>
              <w:jc w:val="right"/>
            </w:pPr>
            <w:r>
              <w:t>0.04774</w:t>
            </w:r>
          </w:p>
        </w:tc>
        <w:tc>
          <w:tcPr>
            <w:tcW w:w="1500" w:type="dxa"/>
          </w:tcPr>
          <w:p w14:paraId="72B1039B" w14:textId="77777777" w:rsidR="00B2583B" w:rsidRDefault="00000000">
            <w:pPr>
              <w:pStyle w:val="Compact"/>
              <w:jc w:val="right"/>
            </w:pPr>
            <w:r>
              <w:t>0</w:t>
            </w:r>
          </w:p>
        </w:tc>
        <w:tc>
          <w:tcPr>
            <w:tcW w:w="600" w:type="dxa"/>
          </w:tcPr>
          <w:p w14:paraId="0BE441EE" w14:textId="77777777" w:rsidR="00B2583B" w:rsidRDefault="00000000">
            <w:pPr>
              <w:pStyle w:val="Compact"/>
              <w:jc w:val="right"/>
            </w:pPr>
            <w:r>
              <w:t>500.00</w:t>
            </w:r>
          </w:p>
        </w:tc>
      </w:tr>
      <w:tr w:rsidR="00B2583B" w14:paraId="64A386FE" w14:textId="77777777">
        <w:tc>
          <w:tcPr>
            <w:tcW w:w="1560" w:type="dxa"/>
          </w:tcPr>
          <w:p w14:paraId="02D01A59" w14:textId="77777777" w:rsidR="00B2583B" w:rsidRDefault="00000000">
            <w:pPr>
              <w:pStyle w:val="Compact"/>
            </w:pPr>
            <w:r>
              <w:t>Fragilariopsis_cylindrus</w:t>
            </w:r>
          </w:p>
        </w:tc>
        <w:tc>
          <w:tcPr>
            <w:tcW w:w="1140" w:type="dxa"/>
          </w:tcPr>
          <w:p w14:paraId="048F6AE1" w14:textId="77777777" w:rsidR="00B2583B" w:rsidRDefault="00000000">
            <w:pPr>
              <w:pStyle w:val="Compact"/>
              <w:jc w:val="right"/>
            </w:pPr>
            <w:r>
              <w:t>2</w:t>
            </w:r>
          </w:p>
        </w:tc>
        <w:tc>
          <w:tcPr>
            <w:tcW w:w="1800" w:type="dxa"/>
          </w:tcPr>
          <w:p w14:paraId="0D03E31B" w14:textId="77777777" w:rsidR="00B2583B" w:rsidRDefault="00000000">
            <w:pPr>
              <w:pStyle w:val="Compact"/>
              <w:jc w:val="right"/>
            </w:pPr>
            <w:r>
              <w:t>0</w:t>
            </w:r>
          </w:p>
        </w:tc>
        <w:tc>
          <w:tcPr>
            <w:tcW w:w="1320" w:type="dxa"/>
          </w:tcPr>
          <w:p w14:paraId="692C311A" w14:textId="77777777" w:rsidR="00B2583B" w:rsidRDefault="00000000">
            <w:pPr>
              <w:pStyle w:val="Compact"/>
              <w:jc w:val="right"/>
            </w:pPr>
            <w:r>
              <w:t>0.30029</w:t>
            </w:r>
          </w:p>
        </w:tc>
        <w:tc>
          <w:tcPr>
            <w:tcW w:w="1500" w:type="dxa"/>
          </w:tcPr>
          <w:p w14:paraId="5F64AD21" w14:textId="77777777" w:rsidR="00B2583B" w:rsidRDefault="00000000">
            <w:pPr>
              <w:pStyle w:val="Compact"/>
              <w:jc w:val="right"/>
            </w:pPr>
            <w:r>
              <w:t>0</w:t>
            </w:r>
          </w:p>
        </w:tc>
        <w:tc>
          <w:tcPr>
            <w:tcW w:w="600" w:type="dxa"/>
          </w:tcPr>
          <w:p w14:paraId="3452B982" w14:textId="77777777" w:rsidR="00B2583B" w:rsidRDefault="00000000">
            <w:pPr>
              <w:pStyle w:val="Compact"/>
              <w:jc w:val="right"/>
            </w:pPr>
            <w:r>
              <w:t>500.00</w:t>
            </w:r>
          </w:p>
        </w:tc>
      </w:tr>
      <w:tr w:rsidR="00B2583B" w14:paraId="4EF30DF4" w14:textId="77777777">
        <w:tc>
          <w:tcPr>
            <w:tcW w:w="1560" w:type="dxa"/>
          </w:tcPr>
          <w:p w14:paraId="707EA526" w14:textId="77777777" w:rsidR="00B2583B" w:rsidRDefault="00000000">
            <w:pPr>
              <w:pStyle w:val="Compact"/>
            </w:pPr>
            <w:r>
              <w:t>Fragilariopsis_cylindrus</w:t>
            </w:r>
          </w:p>
        </w:tc>
        <w:tc>
          <w:tcPr>
            <w:tcW w:w="1140" w:type="dxa"/>
          </w:tcPr>
          <w:p w14:paraId="45928BB4" w14:textId="77777777" w:rsidR="00B2583B" w:rsidRDefault="00000000">
            <w:pPr>
              <w:pStyle w:val="Compact"/>
              <w:jc w:val="right"/>
            </w:pPr>
            <w:r>
              <w:t>2</w:t>
            </w:r>
          </w:p>
        </w:tc>
        <w:tc>
          <w:tcPr>
            <w:tcW w:w="1800" w:type="dxa"/>
          </w:tcPr>
          <w:p w14:paraId="22065D9F" w14:textId="77777777" w:rsidR="00B2583B" w:rsidRDefault="00000000">
            <w:pPr>
              <w:pStyle w:val="Compact"/>
              <w:jc w:val="right"/>
            </w:pPr>
            <w:r>
              <w:t>0</w:t>
            </w:r>
          </w:p>
        </w:tc>
        <w:tc>
          <w:tcPr>
            <w:tcW w:w="1320" w:type="dxa"/>
          </w:tcPr>
          <w:p w14:paraId="69425F72" w14:textId="77777777" w:rsidR="00B2583B" w:rsidRDefault="00000000">
            <w:pPr>
              <w:pStyle w:val="Compact"/>
              <w:jc w:val="right"/>
            </w:pPr>
            <w:r>
              <w:t>0.32826</w:t>
            </w:r>
          </w:p>
        </w:tc>
        <w:tc>
          <w:tcPr>
            <w:tcW w:w="1500" w:type="dxa"/>
          </w:tcPr>
          <w:p w14:paraId="32548B94" w14:textId="77777777" w:rsidR="00B2583B" w:rsidRDefault="00000000">
            <w:pPr>
              <w:pStyle w:val="Compact"/>
              <w:jc w:val="right"/>
            </w:pPr>
            <w:r>
              <w:t>6</w:t>
            </w:r>
          </w:p>
        </w:tc>
        <w:tc>
          <w:tcPr>
            <w:tcW w:w="600" w:type="dxa"/>
          </w:tcPr>
          <w:p w14:paraId="707B8D92" w14:textId="77777777" w:rsidR="00B2583B" w:rsidRDefault="00000000">
            <w:pPr>
              <w:pStyle w:val="Compact"/>
              <w:jc w:val="right"/>
            </w:pPr>
            <w:r>
              <w:t>500.00</w:t>
            </w:r>
          </w:p>
        </w:tc>
      </w:tr>
      <w:tr w:rsidR="00B2583B" w14:paraId="4E50BF76" w14:textId="77777777">
        <w:tc>
          <w:tcPr>
            <w:tcW w:w="1560" w:type="dxa"/>
          </w:tcPr>
          <w:p w14:paraId="5D6B237A" w14:textId="77777777" w:rsidR="00B2583B" w:rsidRDefault="00000000">
            <w:pPr>
              <w:pStyle w:val="Compact"/>
            </w:pPr>
            <w:r>
              <w:t>Fragilariopsis_cylindrus</w:t>
            </w:r>
          </w:p>
        </w:tc>
        <w:tc>
          <w:tcPr>
            <w:tcW w:w="1140" w:type="dxa"/>
          </w:tcPr>
          <w:p w14:paraId="723CF75A" w14:textId="77777777" w:rsidR="00B2583B" w:rsidRDefault="00000000">
            <w:pPr>
              <w:pStyle w:val="Compact"/>
              <w:jc w:val="right"/>
            </w:pPr>
            <w:r>
              <w:t>2</w:t>
            </w:r>
          </w:p>
        </w:tc>
        <w:tc>
          <w:tcPr>
            <w:tcW w:w="1800" w:type="dxa"/>
          </w:tcPr>
          <w:p w14:paraId="27EA3773" w14:textId="77777777" w:rsidR="00B2583B" w:rsidRDefault="00000000">
            <w:pPr>
              <w:pStyle w:val="Compact"/>
              <w:jc w:val="right"/>
            </w:pPr>
            <w:r>
              <w:t>10</w:t>
            </w:r>
          </w:p>
        </w:tc>
        <w:tc>
          <w:tcPr>
            <w:tcW w:w="1320" w:type="dxa"/>
          </w:tcPr>
          <w:p w14:paraId="5F5E0513" w14:textId="77777777" w:rsidR="00B2583B" w:rsidRDefault="00000000">
            <w:pPr>
              <w:pStyle w:val="Compact"/>
              <w:jc w:val="right"/>
            </w:pPr>
            <w:r>
              <w:t>0.24346</w:t>
            </w:r>
          </w:p>
        </w:tc>
        <w:tc>
          <w:tcPr>
            <w:tcW w:w="1500" w:type="dxa"/>
          </w:tcPr>
          <w:p w14:paraId="34F5A2FD" w14:textId="77777777" w:rsidR="00B2583B" w:rsidRDefault="00000000">
            <w:pPr>
              <w:pStyle w:val="Compact"/>
              <w:jc w:val="right"/>
            </w:pPr>
            <w:r>
              <w:t>6</w:t>
            </w:r>
          </w:p>
        </w:tc>
        <w:tc>
          <w:tcPr>
            <w:tcW w:w="600" w:type="dxa"/>
          </w:tcPr>
          <w:p w14:paraId="4E7A8BC4" w14:textId="77777777" w:rsidR="00B2583B" w:rsidRDefault="00000000">
            <w:pPr>
              <w:pStyle w:val="Compact"/>
              <w:jc w:val="right"/>
            </w:pPr>
            <w:r>
              <w:t>500.00</w:t>
            </w:r>
          </w:p>
        </w:tc>
      </w:tr>
      <w:tr w:rsidR="00B2583B" w14:paraId="7EEA8AB1" w14:textId="77777777">
        <w:tc>
          <w:tcPr>
            <w:tcW w:w="1560" w:type="dxa"/>
          </w:tcPr>
          <w:p w14:paraId="0ACDE2DE" w14:textId="77777777" w:rsidR="00B2583B" w:rsidRDefault="00000000">
            <w:pPr>
              <w:pStyle w:val="Compact"/>
            </w:pPr>
            <w:r>
              <w:t>Fragilariopsis_cylindrus</w:t>
            </w:r>
          </w:p>
        </w:tc>
        <w:tc>
          <w:tcPr>
            <w:tcW w:w="1140" w:type="dxa"/>
          </w:tcPr>
          <w:p w14:paraId="17851FB0" w14:textId="77777777" w:rsidR="00B2583B" w:rsidRDefault="00000000">
            <w:pPr>
              <w:pStyle w:val="Compact"/>
              <w:jc w:val="right"/>
            </w:pPr>
            <w:r>
              <w:t>2</w:t>
            </w:r>
          </w:p>
        </w:tc>
        <w:tc>
          <w:tcPr>
            <w:tcW w:w="1800" w:type="dxa"/>
          </w:tcPr>
          <w:p w14:paraId="691D6FE3" w14:textId="77777777" w:rsidR="00B2583B" w:rsidRDefault="00000000">
            <w:pPr>
              <w:pStyle w:val="Compact"/>
              <w:jc w:val="right"/>
            </w:pPr>
            <w:r>
              <w:t>10</w:t>
            </w:r>
          </w:p>
        </w:tc>
        <w:tc>
          <w:tcPr>
            <w:tcW w:w="1320" w:type="dxa"/>
          </w:tcPr>
          <w:p w14:paraId="295A4636" w14:textId="77777777" w:rsidR="00B2583B" w:rsidRDefault="00000000">
            <w:pPr>
              <w:pStyle w:val="Compact"/>
              <w:jc w:val="right"/>
            </w:pPr>
            <w:r>
              <w:t>0.27117</w:t>
            </w:r>
          </w:p>
        </w:tc>
        <w:tc>
          <w:tcPr>
            <w:tcW w:w="1500" w:type="dxa"/>
          </w:tcPr>
          <w:p w14:paraId="07444AEE" w14:textId="77777777" w:rsidR="00B2583B" w:rsidRDefault="00000000">
            <w:pPr>
              <w:pStyle w:val="Compact"/>
              <w:jc w:val="right"/>
            </w:pPr>
            <w:r>
              <w:t>0</w:t>
            </w:r>
          </w:p>
        </w:tc>
        <w:tc>
          <w:tcPr>
            <w:tcW w:w="600" w:type="dxa"/>
          </w:tcPr>
          <w:p w14:paraId="61FB409C" w14:textId="77777777" w:rsidR="00B2583B" w:rsidRDefault="00000000">
            <w:pPr>
              <w:pStyle w:val="Compact"/>
              <w:jc w:val="right"/>
            </w:pPr>
            <w:r>
              <w:t>500.00</w:t>
            </w:r>
          </w:p>
        </w:tc>
      </w:tr>
      <w:tr w:rsidR="00B2583B" w14:paraId="4181145B" w14:textId="77777777">
        <w:tc>
          <w:tcPr>
            <w:tcW w:w="1560" w:type="dxa"/>
          </w:tcPr>
          <w:p w14:paraId="06D7A955" w14:textId="77777777" w:rsidR="00B2583B" w:rsidRDefault="00000000">
            <w:pPr>
              <w:pStyle w:val="Compact"/>
            </w:pPr>
            <w:r>
              <w:t>Fragilariopsis_cylindrus</w:t>
            </w:r>
          </w:p>
        </w:tc>
        <w:tc>
          <w:tcPr>
            <w:tcW w:w="1140" w:type="dxa"/>
          </w:tcPr>
          <w:p w14:paraId="1A87CD44" w14:textId="77777777" w:rsidR="00B2583B" w:rsidRDefault="00000000">
            <w:pPr>
              <w:pStyle w:val="Compact"/>
              <w:jc w:val="right"/>
            </w:pPr>
            <w:r>
              <w:t>2</w:t>
            </w:r>
          </w:p>
        </w:tc>
        <w:tc>
          <w:tcPr>
            <w:tcW w:w="1800" w:type="dxa"/>
          </w:tcPr>
          <w:p w14:paraId="66DA63B2" w14:textId="77777777" w:rsidR="00B2583B" w:rsidRDefault="00000000">
            <w:pPr>
              <w:pStyle w:val="Compact"/>
              <w:jc w:val="right"/>
            </w:pPr>
            <w:r>
              <w:t>2</w:t>
            </w:r>
          </w:p>
        </w:tc>
        <w:tc>
          <w:tcPr>
            <w:tcW w:w="1320" w:type="dxa"/>
          </w:tcPr>
          <w:p w14:paraId="632F9421" w14:textId="77777777" w:rsidR="00B2583B" w:rsidRDefault="00000000">
            <w:pPr>
              <w:pStyle w:val="Compact"/>
              <w:jc w:val="right"/>
            </w:pPr>
            <w:r>
              <w:t>0.30507</w:t>
            </w:r>
          </w:p>
        </w:tc>
        <w:tc>
          <w:tcPr>
            <w:tcW w:w="1500" w:type="dxa"/>
          </w:tcPr>
          <w:p w14:paraId="3352A87B" w14:textId="77777777" w:rsidR="00B2583B" w:rsidRDefault="00000000">
            <w:pPr>
              <w:pStyle w:val="Compact"/>
              <w:jc w:val="right"/>
            </w:pPr>
            <w:r>
              <w:t>0</w:t>
            </w:r>
          </w:p>
        </w:tc>
        <w:tc>
          <w:tcPr>
            <w:tcW w:w="600" w:type="dxa"/>
          </w:tcPr>
          <w:p w14:paraId="05163F25" w14:textId="77777777" w:rsidR="00B2583B" w:rsidRDefault="00000000">
            <w:pPr>
              <w:pStyle w:val="Compact"/>
              <w:jc w:val="right"/>
            </w:pPr>
            <w:r>
              <w:t>500.00</w:t>
            </w:r>
          </w:p>
        </w:tc>
      </w:tr>
      <w:tr w:rsidR="00B2583B" w14:paraId="196A379B" w14:textId="77777777">
        <w:tc>
          <w:tcPr>
            <w:tcW w:w="1560" w:type="dxa"/>
          </w:tcPr>
          <w:p w14:paraId="0FF6BD74" w14:textId="77777777" w:rsidR="00B2583B" w:rsidRDefault="00000000">
            <w:pPr>
              <w:pStyle w:val="Compact"/>
            </w:pPr>
            <w:r>
              <w:t>Fragilariopsis_cylindrus</w:t>
            </w:r>
          </w:p>
        </w:tc>
        <w:tc>
          <w:tcPr>
            <w:tcW w:w="1140" w:type="dxa"/>
          </w:tcPr>
          <w:p w14:paraId="07CECF2E" w14:textId="77777777" w:rsidR="00B2583B" w:rsidRDefault="00000000">
            <w:pPr>
              <w:pStyle w:val="Compact"/>
              <w:jc w:val="right"/>
            </w:pPr>
            <w:r>
              <w:t>2</w:t>
            </w:r>
          </w:p>
        </w:tc>
        <w:tc>
          <w:tcPr>
            <w:tcW w:w="1800" w:type="dxa"/>
          </w:tcPr>
          <w:p w14:paraId="23EEC87E" w14:textId="77777777" w:rsidR="00B2583B" w:rsidRDefault="00000000">
            <w:pPr>
              <w:pStyle w:val="Compact"/>
              <w:jc w:val="right"/>
            </w:pPr>
            <w:r>
              <w:t>2</w:t>
            </w:r>
          </w:p>
        </w:tc>
        <w:tc>
          <w:tcPr>
            <w:tcW w:w="1320" w:type="dxa"/>
          </w:tcPr>
          <w:p w14:paraId="1A8E46C5" w14:textId="77777777" w:rsidR="00B2583B" w:rsidRDefault="00000000">
            <w:pPr>
              <w:pStyle w:val="Compact"/>
              <w:jc w:val="right"/>
            </w:pPr>
            <w:r>
              <w:t>0.32415</w:t>
            </w:r>
          </w:p>
        </w:tc>
        <w:tc>
          <w:tcPr>
            <w:tcW w:w="1500" w:type="dxa"/>
          </w:tcPr>
          <w:p w14:paraId="5F3DA17F" w14:textId="77777777" w:rsidR="00B2583B" w:rsidRDefault="00000000">
            <w:pPr>
              <w:pStyle w:val="Compact"/>
              <w:jc w:val="right"/>
            </w:pPr>
            <w:r>
              <w:t>6</w:t>
            </w:r>
          </w:p>
        </w:tc>
        <w:tc>
          <w:tcPr>
            <w:tcW w:w="600" w:type="dxa"/>
          </w:tcPr>
          <w:p w14:paraId="5A696C3D" w14:textId="77777777" w:rsidR="00B2583B" w:rsidRDefault="00000000">
            <w:pPr>
              <w:pStyle w:val="Compact"/>
              <w:jc w:val="right"/>
            </w:pPr>
            <w:r>
              <w:t>500.00</w:t>
            </w:r>
          </w:p>
        </w:tc>
      </w:tr>
      <w:tr w:rsidR="00B2583B" w14:paraId="559751DE" w14:textId="77777777">
        <w:tc>
          <w:tcPr>
            <w:tcW w:w="1560" w:type="dxa"/>
          </w:tcPr>
          <w:p w14:paraId="1AE3E7D0" w14:textId="77777777" w:rsidR="00B2583B" w:rsidRDefault="00000000">
            <w:pPr>
              <w:pStyle w:val="Compact"/>
            </w:pPr>
            <w:r>
              <w:t>Fragilariopsis_cylindrus</w:t>
            </w:r>
          </w:p>
        </w:tc>
        <w:tc>
          <w:tcPr>
            <w:tcW w:w="1140" w:type="dxa"/>
          </w:tcPr>
          <w:p w14:paraId="3440DA60" w14:textId="77777777" w:rsidR="00B2583B" w:rsidRDefault="00000000">
            <w:pPr>
              <w:pStyle w:val="Compact"/>
              <w:jc w:val="right"/>
            </w:pPr>
            <w:r>
              <w:t>2</w:t>
            </w:r>
          </w:p>
        </w:tc>
        <w:tc>
          <w:tcPr>
            <w:tcW w:w="1800" w:type="dxa"/>
          </w:tcPr>
          <w:p w14:paraId="3706571D" w14:textId="77777777" w:rsidR="00B2583B" w:rsidRDefault="00000000">
            <w:pPr>
              <w:pStyle w:val="Compact"/>
              <w:jc w:val="right"/>
            </w:pPr>
            <w:r>
              <w:t>6</w:t>
            </w:r>
          </w:p>
        </w:tc>
        <w:tc>
          <w:tcPr>
            <w:tcW w:w="1320" w:type="dxa"/>
          </w:tcPr>
          <w:p w14:paraId="0948BCE5" w14:textId="77777777" w:rsidR="00B2583B" w:rsidRDefault="00000000">
            <w:pPr>
              <w:pStyle w:val="Compact"/>
              <w:jc w:val="right"/>
            </w:pPr>
            <w:r>
              <w:t>0.30029</w:t>
            </w:r>
          </w:p>
        </w:tc>
        <w:tc>
          <w:tcPr>
            <w:tcW w:w="1500" w:type="dxa"/>
          </w:tcPr>
          <w:p w14:paraId="46834A00" w14:textId="77777777" w:rsidR="00B2583B" w:rsidRDefault="00000000">
            <w:pPr>
              <w:pStyle w:val="Compact"/>
              <w:jc w:val="right"/>
            </w:pPr>
            <w:r>
              <w:t>6</w:t>
            </w:r>
          </w:p>
        </w:tc>
        <w:tc>
          <w:tcPr>
            <w:tcW w:w="600" w:type="dxa"/>
          </w:tcPr>
          <w:p w14:paraId="35BAAD4E" w14:textId="77777777" w:rsidR="00B2583B" w:rsidRDefault="00000000">
            <w:pPr>
              <w:pStyle w:val="Compact"/>
              <w:jc w:val="right"/>
            </w:pPr>
            <w:r>
              <w:t>500.00</w:t>
            </w:r>
          </w:p>
        </w:tc>
      </w:tr>
      <w:tr w:rsidR="00B2583B" w14:paraId="275129DD" w14:textId="77777777">
        <w:tc>
          <w:tcPr>
            <w:tcW w:w="1560" w:type="dxa"/>
          </w:tcPr>
          <w:p w14:paraId="292C84E5" w14:textId="77777777" w:rsidR="00B2583B" w:rsidRDefault="00000000">
            <w:pPr>
              <w:pStyle w:val="Compact"/>
            </w:pPr>
            <w:r>
              <w:t>Fragilariopsis_cylindrus</w:t>
            </w:r>
          </w:p>
        </w:tc>
        <w:tc>
          <w:tcPr>
            <w:tcW w:w="1140" w:type="dxa"/>
          </w:tcPr>
          <w:p w14:paraId="2BF31777" w14:textId="77777777" w:rsidR="00B2583B" w:rsidRDefault="00000000">
            <w:pPr>
              <w:pStyle w:val="Compact"/>
              <w:jc w:val="right"/>
            </w:pPr>
            <w:r>
              <w:t>2</w:t>
            </w:r>
          </w:p>
        </w:tc>
        <w:tc>
          <w:tcPr>
            <w:tcW w:w="1800" w:type="dxa"/>
          </w:tcPr>
          <w:p w14:paraId="27D7F4A4" w14:textId="77777777" w:rsidR="00B2583B" w:rsidRDefault="00000000">
            <w:pPr>
              <w:pStyle w:val="Compact"/>
              <w:jc w:val="right"/>
            </w:pPr>
            <w:r>
              <w:t>6</w:t>
            </w:r>
          </w:p>
        </w:tc>
        <w:tc>
          <w:tcPr>
            <w:tcW w:w="1320" w:type="dxa"/>
          </w:tcPr>
          <w:p w14:paraId="22D10B33" w14:textId="77777777" w:rsidR="00B2583B" w:rsidRDefault="00000000">
            <w:pPr>
              <w:pStyle w:val="Compact"/>
              <w:jc w:val="right"/>
            </w:pPr>
            <w:r>
              <w:t>0.38422</w:t>
            </w:r>
          </w:p>
        </w:tc>
        <w:tc>
          <w:tcPr>
            <w:tcW w:w="1500" w:type="dxa"/>
          </w:tcPr>
          <w:p w14:paraId="48A77247" w14:textId="77777777" w:rsidR="00B2583B" w:rsidRDefault="00000000">
            <w:pPr>
              <w:pStyle w:val="Compact"/>
              <w:jc w:val="right"/>
            </w:pPr>
            <w:r>
              <w:t>0</w:t>
            </w:r>
          </w:p>
        </w:tc>
        <w:tc>
          <w:tcPr>
            <w:tcW w:w="600" w:type="dxa"/>
          </w:tcPr>
          <w:p w14:paraId="5AD7E3F6" w14:textId="77777777" w:rsidR="00B2583B" w:rsidRDefault="00000000">
            <w:pPr>
              <w:pStyle w:val="Compact"/>
              <w:jc w:val="right"/>
            </w:pPr>
            <w:r>
              <w:t>500.00</w:t>
            </w:r>
          </w:p>
        </w:tc>
      </w:tr>
      <w:tr w:rsidR="00B2583B" w14:paraId="3D6EFC95" w14:textId="77777777">
        <w:tc>
          <w:tcPr>
            <w:tcW w:w="1560" w:type="dxa"/>
          </w:tcPr>
          <w:p w14:paraId="6FBFC06D" w14:textId="77777777" w:rsidR="00B2583B" w:rsidRDefault="00000000">
            <w:pPr>
              <w:pStyle w:val="Compact"/>
            </w:pPr>
            <w:r>
              <w:t>Fragilariopsis_cylindrus</w:t>
            </w:r>
          </w:p>
        </w:tc>
        <w:tc>
          <w:tcPr>
            <w:tcW w:w="1140" w:type="dxa"/>
          </w:tcPr>
          <w:p w14:paraId="2A45F7D5" w14:textId="77777777" w:rsidR="00B2583B" w:rsidRDefault="00000000">
            <w:pPr>
              <w:pStyle w:val="Compact"/>
              <w:jc w:val="right"/>
            </w:pPr>
            <w:r>
              <w:t>4</w:t>
            </w:r>
          </w:p>
        </w:tc>
        <w:tc>
          <w:tcPr>
            <w:tcW w:w="1800" w:type="dxa"/>
          </w:tcPr>
          <w:p w14:paraId="59415EF3" w14:textId="77777777" w:rsidR="00B2583B" w:rsidRDefault="00000000">
            <w:pPr>
              <w:pStyle w:val="Compact"/>
              <w:jc w:val="right"/>
            </w:pPr>
            <w:r>
              <w:t>0</w:t>
            </w:r>
          </w:p>
        </w:tc>
        <w:tc>
          <w:tcPr>
            <w:tcW w:w="1320" w:type="dxa"/>
          </w:tcPr>
          <w:p w14:paraId="3BE46F70" w14:textId="77777777" w:rsidR="00B2583B" w:rsidRDefault="00000000">
            <w:pPr>
              <w:pStyle w:val="Compact"/>
              <w:jc w:val="right"/>
            </w:pPr>
            <w:r>
              <w:t>0.14881</w:t>
            </w:r>
          </w:p>
        </w:tc>
        <w:tc>
          <w:tcPr>
            <w:tcW w:w="1500" w:type="dxa"/>
          </w:tcPr>
          <w:p w14:paraId="4593E963" w14:textId="77777777" w:rsidR="00B2583B" w:rsidRDefault="00000000">
            <w:pPr>
              <w:pStyle w:val="Compact"/>
              <w:jc w:val="right"/>
            </w:pPr>
            <w:r>
              <w:t>0</w:t>
            </w:r>
          </w:p>
        </w:tc>
        <w:tc>
          <w:tcPr>
            <w:tcW w:w="600" w:type="dxa"/>
          </w:tcPr>
          <w:p w14:paraId="566D62AA" w14:textId="77777777" w:rsidR="00B2583B" w:rsidRDefault="00000000">
            <w:pPr>
              <w:pStyle w:val="Compact"/>
              <w:jc w:val="right"/>
            </w:pPr>
            <w:r>
              <w:t>500.00</w:t>
            </w:r>
          </w:p>
        </w:tc>
      </w:tr>
      <w:tr w:rsidR="00B2583B" w14:paraId="1120BA52" w14:textId="77777777">
        <w:tc>
          <w:tcPr>
            <w:tcW w:w="1560" w:type="dxa"/>
          </w:tcPr>
          <w:p w14:paraId="65DCBE63" w14:textId="77777777" w:rsidR="00B2583B" w:rsidRDefault="00000000">
            <w:pPr>
              <w:pStyle w:val="Compact"/>
            </w:pPr>
            <w:r>
              <w:t>Fragilariopsis_cylindrus</w:t>
            </w:r>
          </w:p>
        </w:tc>
        <w:tc>
          <w:tcPr>
            <w:tcW w:w="1140" w:type="dxa"/>
          </w:tcPr>
          <w:p w14:paraId="6080C922" w14:textId="77777777" w:rsidR="00B2583B" w:rsidRDefault="00000000">
            <w:pPr>
              <w:pStyle w:val="Compact"/>
              <w:jc w:val="right"/>
            </w:pPr>
            <w:r>
              <w:t>4</w:t>
            </w:r>
          </w:p>
        </w:tc>
        <w:tc>
          <w:tcPr>
            <w:tcW w:w="1800" w:type="dxa"/>
          </w:tcPr>
          <w:p w14:paraId="47B11024" w14:textId="77777777" w:rsidR="00B2583B" w:rsidRDefault="00000000">
            <w:pPr>
              <w:pStyle w:val="Compact"/>
              <w:jc w:val="right"/>
            </w:pPr>
            <w:r>
              <w:t>0</w:t>
            </w:r>
          </w:p>
        </w:tc>
        <w:tc>
          <w:tcPr>
            <w:tcW w:w="1320" w:type="dxa"/>
          </w:tcPr>
          <w:p w14:paraId="6EC51968" w14:textId="77777777" w:rsidR="00B2583B" w:rsidRDefault="00000000">
            <w:pPr>
              <w:pStyle w:val="Compact"/>
              <w:jc w:val="right"/>
            </w:pPr>
            <w:r>
              <w:t>0.16276</w:t>
            </w:r>
          </w:p>
        </w:tc>
        <w:tc>
          <w:tcPr>
            <w:tcW w:w="1500" w:type="dxa"/>
          </w:tcPr>
          <w:p w14:paraId="1A6C8CF1" w14:textId="77777777" w:rsidR="00B2583B" w:rsidRDefault="00000000">
            <w:pPr>
              <w:pStyle w:val="Compact"/>
              <w:jc w:val="right"/>
            </w:pPr>
            <w:r>
              <w:t>6</w:t>
            </w:r>
          </w:p>
        </w:tc>
        <w:tc>
          <w:tcPr>
            <w:tcW w:w="600" w:type="dxa"/>
          </w:tcPr>
          <w:p w14:paraId="5167AB3A" w14:textId="77777777" w:rsidR="00B2583B" w:rsidRDefault="00000000">
            <w:pPr>
              <w:pStyle w:val="Compact"/>
              <w:jc w:val="right"/>
            </w:pPr>
            <w:r>
              <w:t>500.00</w:t>
            </w:r>
          </w:p>
        </w:tc>
      </w:tr>
      <w:tr w:rsidR="00B2583B" w14:paraId="2E85A655" w14:textId="77777777">
        <w:tc>
          <w:tcPr>
            <w:tcW w:w="1560" w:type="dxa"/>
          </w:tcPr>
          <w:p w14:paraId="2F98A4FF" w14:textId="77777777" w:rsidR="00B2583B" w:rsidRDefault="00000000">
            <w:pPr>
              <w:pStyle w:val="Compact"/>
            </w:pPr>
            <w:r>
              <w:t>Fragilariopsis_cylindrus</w:t>
            </w:r>
          </w:p>
        </w:tc>
        <w:tc>
          <w:tcPr>
            <w:tcW w:w="1140" w:type="dxa"/>
          </w:tcPr>
          <w:p w14:paraId="0DFE8FE0" w14:textId="77777777" w:rsidR="00B2583B" w:rsidRDefault="00000000">
            <w:pPr>
              <w:pStyle w:val="Compact"/>
              <w:jc w:val="right"/>
            </w:pPr>
            <w:r>
              <w:t>4</w:t>
            </w:r>
          </w:p>
        </w:tc>
        <w:tc>
          <w:tcPr>
            <w:tcW w:w="1800" w:type="dxa"/>
          </w:tcPr>
          <w:p w14:paraId="79E2318E" w14:textId="77777777" w:rsidR="00B2583B" w:rsidRDefault="00000000">
            <w:pPr>
              <w:pStyle w:val="Compact"/>
              <w:jc w:val="right"/>
            </w:pPr>
            <w:r>
              <w:t>10</w:t>
            </w:r>
          </w:p>
        </w:tc>
        <w:tc>
          <w:tcPr>
            <w:tcW w:w="1320" w:type="dxa"/>
          </w:tcPr>
          <w:p w14:paraId="759402BA" w14:textId="77777777" w:rsidR="00B2583B" w:rsidRDefault="00000000">
            <w:pPr>
              <w:pStyle w:val="Compact"/>
              <w:jc w:val="right"/>
            </w:pPr>
            <w:r>
              <w:t>0.12075</w:t>
            </w:r>
          </w:p>
        </w:tc>
        <w:tc>
          <w:tcPr>
            <w:tcW w:w="1500" w:type="dxa"/>
          </w:tcPr>
          <w:p w14:paraId="4A399A5F" w14:textId="77777777" w:rsidR="00B2583B" w:rsidRDefault="00000000">
            <w:pPr>
              <w:pStyle w:val="Compact"/>
              <w:jc w:val="right"/>
            </w:pPr>
            <w:r>
              <w:t>6</w:t>
            </w:r>
          </w:p>
        </w:tc>
        <w:tc>
          <w:tcPr>
            <w:tcW w:w="600" w:type="dxa"/>
          </w:tcPr>
          <w:p w14:paraId="1EE411A5" w14:textId="77777777" w:rsidR="00B2583B" w:rsidRDefault="00000000">
            <w:pPr>
              <w:pStyle w:val="Compact"/>
              <w:jc w:val="right"/>
            </w:pPr>
            <w:r>
              <w:t>500.00</w:t>
            </w:r>
          </w:p>
        </w:tc>
      </w:tr>
      <w:tr w:rsidR="00B2583B" w14:paraId="395617BD" w14:textId="77777777">
        <w:tc>
          <w:tcPr>
            <w:tcW w:w="1560" w:type="dxa"/>
          </w:tcPr>
          <w:p w14:paraId="584AD7FB" w14:textId="77777777" w:rsidR="00B2583B" w:rsidRDefault="00000000">
            <w:pPr>
              <w:pStyle w:val="Compact"/>
            </w:pPr>
            <w:r>
              <w:lastRenderedPageBreak/>
              <w:t>Fragilariopsis_cylindrus</w:t>
            </w:r>
          </w:p>
        </w:tc>
        <w:tc>
          <w:tcPr>
            <w:tcW w:w="1140" w:type="dxa"/>
          </w:tcPr>
          <w:p w14:paraId="4A4C8E80" w14:textId="77777777" w:rsidR="00B2583B" w:rsidRDefault="00000000">
            <w:pPr>
              <w:pStyle w:val="Compact"/>
              <w:jc w:val="right"/>
            </w:pPr>
            <w:r>
              <w:t>4</w:t>
            </w:r>
          </w:p>
        </w:tc>
        <w:tc>
          <w:tcPr>
            <w:tcW w:w="1800" w:type="dxa"/>
          </w:tcPr>
          <w:p w14:paraId="7603A7ED" w14:textId="77777777" w:rsidR="00B2583B" w:rsidRDefault="00000000">
            <w:pPr>
              <w:pStyle w:val="Compact"/>
              <w:jc w:val="right"/>
            </w:pPr>
            <w:r>
              <w:t>10</w:t>
            </w:r>
          </w:p>
        </w:tc>
        <w:tc>
          <w:tcPr>
            <w:tcW w:w="1320" w:type="dxa"/>
          </w:tcPr>
          <w:p w14:paraId="054E30BA" w14:textId="77777777" w:rsidR="00B2583B" w:rsidRDefault="00000000">
            <w:pPr>
              <w:pStyle w:val="Compact"/>
              <w:jc w:val="right"/>
            </w:pPr>
            <w:r>
              <w:t>0.13375</w:t>
            </w:r>
          </w:p>
        </w:tc>
        <w:tc>
          <w:tcPr>
            <w:tcW w:w="1500" w:type="dxa"/>
          </w:tcPr>
          <w:p w14:paraId="23B00C57" w14:textId="77777777" w:rsidR="00B2583B" w:rsidRDefault="00000000">
            <w:pPr>
              <w:pStyle w:val="Compact"/>
              <w:jc w:val="right"/>
            </w:pPr>
            <w:r>
              <w:t>0</w:t>
            </w:r>
          </w:p>
        </w:tc>
        <w:tc>
          <w:tcPr>
            <w:tcW w:w="600" w:type="dxa"/>
          </w:tcPr>
          <w:p w14:paraId="33D624FF" w14:textId="77777777" w:rsidR="00B2583B" w:rsidRDefault="00000000">
            <w:pPr>
              <w:pStyle w:val="Compact"/>
              <w:jc w:val="right"/>
            </w:pPr>
            <w:r>
              <w:t>500.00</w:t>
            </w:r>
          </w:p>
        </w:tc>
      </w:tr>
      <w:tr w:rsidR="00B2583B" w14:paraId="11D9FC7D" w14:textId="77777777">
        <w:tc>
          <w:tcPr>
            <w:tcW w:w="1560" w:type="dxa"/>
          </w:tcPr>
          <w:p w14:paraId="36D983FA" w14:textId="77777777" w:rsidR="00B2583B" w:rsidRDefault="00000000">
            <w:pPr>
              <w:pStyle w:val="Compact"/>
            </w:pPr>
            <w:r>
              <w:t>Fragilariopsis_cylindrus</w:t>
            </w:r>
          </w:p>
        </w:tc>
        <w:tc>
          <w:tcPr>
            <w:tcW w:w="1140" w:type="dxa"/>
          </w:tcPr>
          <w:p w14:paraId="51A8F140" w14:textId="77777777" w:rsidR="00B2583B" w:rsidRDefault="00000000">
            <w:pPr>
              <w:pStyle w:val="Compact"/>
              <w:jc w:val="right"/>
            </w:pPr>
            <w:r>
              <w:t>4</w:t>
            </w:r>
          </w:p>
        </w:tc>
        <w:tc>
          <w:tcPr>
            <w:tcW w:w="1800" w:type="dxa"/>
          </w:tcPr>
          <w:p w14:paraId="593BFF83" w14:textId="77777777" w:rsidR="00B2583B" w:rsidRDefault="00000000">
            <w:pPr>
              <w:pStyle w:val="Compact"/>
              <w:jc w:val="right"/>
            </w:pPr>
            <w:r>
              <w:t>2</w:t>
            </w:r>
          </w:p>
        </w:tc>
        <w:tc>
          <w:tcPr>
            <w:tcW w:w="1320" w:type="dxa"/>
          </w:tcPr>
          <w:p w14:paraId="6DC62791" w14:textId="77777777" w:rsidR="00B2583B" w:rsidRDefault="00000000">
            <w:pPr>
              <w:pStyle w:val="Compact"/>
              <w:jc w:val="right"/>
            </w:pPr>
            <w:r>
              <w:t>0.15186</w:t>
            </w:r>
          </w:p>
        </w:tc>
        <w:tc>
          <w:tcPr>
            <w:tcW w:w="1500" w:type="dxa"/>
          </w:tcPr>
          <w:p w14:paraId="65E8E3DA" w14:textId="77777777" w:rsidR="00B2583B" w:rsidRDefault="00000000">
            <w:pPr>
              <w:pStyle w:val="Compact"/>
              <w:jc w:val="right"/>
            </w:pPr>
            <w:r>
              <w:t>0</w:t>
            </w:r>
          </w:p>
        </w:tc>
        <w:tc>
          <w:tcPr>
            <w:tcW w:w="600" w:type="dxa"/>
          </w:tcPr>
          <w:p w14:paraId="327A1DE7" w14:textId="77777777" w:rsidR="00B2583B" w:rsidRDefault="00000000">
            <w:pPr>
              <w:pStyle w:val="Compact"/>
              <w:jc w:val="right"/>
            </w:pPr>
            <w:r>
              <w:t>500.00</w:t>
            </w:r>
          </w:p>
        </w:tc>
      </w:tr>
      <w:tr w:rsidR="00B2583B" w14:paraId="301D6E7C" w14:textId="77777777">
        <w:tc>
          <w:tcPr>
            <w:tcW w:w="1560" w:type="dxa"/>
          </w:tcPr>
          <w:p w14:paraId="72B80B84" w14:textId="77777777" w:rsidR="00B2583B" w:rsidRDefault="00000000">
            <w:pPr>
              <w:pStyle w:val="Compact"/>
            </w:pPr>
            <w:r>
              <w:t>Fragilariopsis_cylindrus</w:t>
            </w:r>
          </w:p>
        </w:tc>
        <w:tc>
          <w:tcPr>
            <w:tcW w:w="1140" w:type="dxa"/>
          </w:tcPr>
          <w:p w14:paraId="199ECB6E" w14:textId="77777777" w:rsidR="00B2583B" w:rsidRDefault="00000000">
            <w:pPr>
              <w:pStyle w:val="Compact"/>
              <w:jc w:val="right"/>
            </w:pPr>
            <w:r>
              <w:t>4</w:t>
            </w:r>
          </w:p>
        </w:tc>
        <w:tc>
          <w:tcPr>
            <w:tcW w:w="1800" w:type="dxa"/>
          </w:tcPr>
          <w:p w14:paraId="7BEEF3D4" w14:textId="77777777" w:rsidR="00B2583B" w:rsidRDefault="00000000">
            <w:pPr>
              <w:pStyle w:val="Compact"/>
              <w:jc w:val="right"/>
            </w:pPr>
            <w:r>
              <w:t>2</w:t>
            </w:r>
          </w:p>
        </w:tc>
        <w:tc>
          <w:tcPr>
            <w:tcW w:w="1320" w:type="dxa"/>
          </w:tcPr>
          <w:p w14:paraId="190D070D" w14:textId="77777777" w:rsidR="00B2583B" w:rsidRDefault="00000000">
            <w:pPr>
              <w:pStyle w:val="Compact"/>
              <w:jc w:val="right"/>
            </w:pPr>
            <w:r>
              <w:t>0.16169</w:t>
            </w:r>
          </w:p>
        </w:tc>
        <w:tc>
          <w:tcPr>
            <w:tcW w:w="1500" w:type="dxa"/>
          </w:tcPr>
          <w:p w14:paraId="23D43B17" w14:textId="77777777" w:rsidR="00B2583B" w:rsidRDefault="00000000">
            <w:pPr>
              <w:pStyle w:val="Compact"/>
              <w:jc w:val="right"/>
            </w:pPr>
            <w:r>
              <w:t>6</w:t>
            </w:r>
          </w:p>
        </w:tc>
        <w:tc>
          <w:tcPr>
            <w:tcW w:w="600" w:type="dxa"/>
          </w:tcPr>
          <w:p w14:paraId="1FEBB221" w14:textId="77777777" w:rsidR="00B2583B" w:rsidRDefault="00000000">
            <w:pPr>
              <w:pStyle w:val="Compact"/>
              <w:jc w:val="right"/>
            </w:pPr>
            <w:r>
              <w:t>500.00</w:t>
            </w:r>
          </w:p>
        </w:tc>
      </w:tr>
      <w:tr w:rsidR="00B2583B" w14:paraId="0C57E8B4" w14:textId="77777777">
        <w:tc>
          <w:tcPr>
            <w:tcW w:w="1560" w:type="dxa"/>
          </w:tcPr>
          <w:p w14:paraId="7424645C" w14:textId="77777777" w:rsidR="00B2583B" w:rsidRDefault="00000000">
            <w:pPr>
              <w:pStyle w:val="Compact"/>
            </w:pPr>
            <w:r>
              <w:t>Fragilariopsis_cylindrus</w:t>
            </w:r>
          </w:p>
        </w:tc>
        <w:tc>
          <w:tcPr>
            <w:tcW w:w="1140" w:type="dxa"/>
          </w:tcPr>
          <w:p w14:paraId="332B0B0B" w14:textId="77777777" w:rsidR="00B2583B" w:rsidRDefault="00000000">
            <w:pPr>
              <w:pStyle w:val="Compact"/>
              <w:jc w:val="right"/>
            </w:pPr>
            <w:r>
              <w:t>4</w:t>
            </w:r>
          </w:p>
        </w:tc>
        <w:tc>
          <w:tcPr>
            <w:tcW w:w="1800" w:type="dxa"/>
          </w:tcPr>
          <w:p w14:paraId="155374F3" w14:textId="77777777" w:rsidR="00B2583B" w:rsidRDefault="00000000">
            <w:pPr>
              <w:pStyle w:val="Compact"/>
              <w:jc w:val="right"/>
            </w:pPr>
            <w:r>
              <w:t>6</w:t>
            </w:r>
          </w:p>
        </w:tc>
        <w:tc>
          <w:tcPr>
            <w:tcW w:w="1320" w:type="dxa"/>
          </w:tcPr>
          <w:p w14:paraId="3DBA3A7C" w14:textId="77777777" w:rsidR="00B2583B" w:rsidRDefault="00000000">
            <w:pPr>
              <w:pStyle w:val="Compact"/>
              <w:jc w:val="right"/>
            </w:pPr>
            <w:r>
              <w:t>0.14881</w:t>
            </w:r>
          </w:p>
        </w:tc>
        <w:tc>
          <w:tcPr>
            <w:tcW w:w="1500" w:type="dxa"/>
          </w:tcPr>
          <w:p w14:paraId="2C628755" w14:textId="77777777" w:rsidR="00B2583B" w:rsidRDefault="00000000">
            <w:pPr>
              <w:pStyle w:val="Compact"/>
              <w:jc w:val="right"/>
            </w:pPr>
            <w:r>
              <w:t>6</w:t>
            </w:r>
          </w:p>
        </w:tc>
        <w:tc>
          <w:tcPr>
            <w:tcW w:w="600" w:type="dxa"/>
          </w:tcPr>
          <w:p w14:paraId="5AEE8B03" w14:textId="77777777" w:rsidR="00B2583B" w:rsidRDefault="00000000">
            <w:pPr>
              <w:pStyle w:val="Compact"/>
              <w:jc w:val="right"/>
            </w:pPr>
            <w:r>
              <w:t>500.00</w:t>
            </w:r>
          </w:p>
        </w:tc>
      </w:tr>
      <w:tr w:rsidR="00B2583B" w14:paraId="2195BC67" w14:textId="77777777">
        <w:tc>
          <w:tcPr>
            <w:tcW w:w="1560" w:type="dxa"/>
          </w:tcPr>
          <w:p w14:paraId="23870979" w14:textId="77777777" w:rsidR="00B2583B" w:rsidRDefault="00000000">
            <w:pPr>
              <w:pStyle w:val="Compact"/>
            </w:pPr>
            <w:r>
              <w:t>Fragilariopsis_cylindrus</w:t>
            </w:r>
          </w:p>
        </w:tc>
        <w:tc>
          <w:tcPr>
            <w:tcW w:w="1140" w:type="dxa"/>
          </w:tcPr>
          <w:p w14:paraId="0E8336C2" w14:textId="77777777" w:rsidR="00B2583B" w:rsidRDefault="00000000">
            <w:pPr>
              <w:pStyle w:val="Compact"/>
              <w:jc w:val="right"/>
            </w:pPr>
            <w:r>
              <w:t>4</w:t>
            </w:r>
          </w:p>
        </w:tc>
        <w:tc>
          <w:tcPr>
            <w:tcW w:w="1800" w:type="dxa"/>
          </w:tcPr>
          <w:p w14:paraId="5AD8751C" w14:textId="77777777" w:rsidR="00B2583B" w:rsidRDefault="00000000">
            <w:pPr>
              <w:pStyle w:val="Compact"/>
              <w:jc w:val="right"/>
            </w:pPr>
            <w:r>
              <w:t>6</w:t>
            </w:r>
          </w:p>
        </w:tc>
        <w:tc>
          <w:tcPr>
            <w:tcW w:w="1320" w:type="dxa"/>
          </w:tcPr>
          <w:p w14:paraId="3D119BB3" w14:textId="77777777" w:rsidR="00B2583B" w:rsidRDefault="00000000">
            <w:pPr>
              <w:pStyle w:val="Compact"/>
              <w:jc w:val="right"/>
            </w:pPr>
            <w:r>
              <w:t>0.19033</w:t>
            </w:r>
          </w:p>
        </w:tc>
        <w:tc>
          <w:tcPr>
            <w:tcW w:w="1500" w:type="dxa"/>
          </w:tcPr>
          <w:p w14:paraId="678EE469" w14:textId="77777777" w:rsidR="00B2583B" w:rsidRDefault="00000000">
            <w:pPr>
              <w:pStyle w:val="Compact"/>
              <w:jc w:val="right"/>
            </w:pPr>
            <w:r>
              <w:t>0</w:t>
            </w:r>
          </w:p>
        </w:tc>
        <w:tc>
          <w:tcPr>
            <w:tcW w:w="600" w:type="dxa"/>
          </w:tcPr>
          <w:p w14:paraId="6FDD8DCC" w14:textId="77777777" w:rsidR="00B2583B" w:rsidRDefault="00000000">
            <w:pPr>
              <w:pStyle w:val="Compact"/>
              <w:jc w:val="right"/>
            </w:pPr>
            <w:r>
              <w:t>500.00</w:t>
            </w:r>
          </w:p>
        </w:tc>
      </w:tr>
      <w:tr w:rsidR="00B2583B" w14:paraId="73C81F45" w14:textId="77777777">
        <w:tc>
          <w:tcPr>
            <w:tcW w:w="1560" w:type="dxa"/>
          </w:tcPr>
          <w:p w14:paraId="08698779" w14:textId="77777777" w:rsidR="00B2583B" w:rsidRDefault="00000000">
            <w:pPr>
              <w:pStyle w:val="Compact"/>
            </w:pPr>
            <w:r>
              <w:t>Fragilariopsis_cylindrus</w:t>
            </w:r>
          </w:p>
        </w:tc>
        <w:tc>
          <w:tcPr>
            <w:tcW w:w="1140" w:type="dxa"/>
          </w:tcPr>
          <w:p w14:paraId="537EEE72" w14:textId="77777777" w:rsidR="00B2583B" w:rsidRDefault="00000000">
            <w:pPr>
              <w:pStyle w:val="Compact"/>
              <w:jc w:val="right"/>
            </w:pPr>
            <w:r>
              <w:t>8</w:t>
            </w:r>
          </w:p>
        </w:tc>
        <w:tc>
          <w:tcPr>
            <w:tcW w:w="1800" w:type="dxa"/>
          </w:tcPr>
          <w:p w14:paraId="478E5BD0" w14:textId="77777777" w:rsidR="00B2583B" w:rsidRDefault="00000000">
            <w:pPr>
              <w:pStyle w:val="Compact"/>
              <w:jc w:val="right"/>
            </w:pPr>
            <w:r>
              <w:t>0</w:t>
            </w:r>
          </w:p>
        </w:tc>
        <w:tc>
          <w:tcPr>
            <w:tcW w:w="1320" w:type="dxa"/>
          </w:tcPr>
          <w:p w14:paraId="3B651095" w14:textId="77777777" w:rsidR="00B2583B" w:rsidRDefault="00000000">
            <w:pPr>
              <w:pStyle w:val="Compact"/>
              <w:jc w:val="right"/>
            </w:pPr>
            <w:r>
              <w:t>0.07329</w:t>
            </w:r>
          </w:p>
        </w:tc>
        <w:tc>
          <w:tcPr>
            <w:tcW w:w="1500" w:type="dxa"/>
          </w:tcPr>
          <w:p w14:paraId="2F39EBB0" w14:textId="77777777" w:rsidR="00B2583B" w:rsidRDefault="00000000">
            <w:pPr>
              <w:pStyle w:val="Compact"/>
              <w:jc w:val="right"/>
            </w:pPr>
            <w:r>
              <w:t>0</w:t>
            </w:r>
          </w:p>
        </w:tc>
        <w:tc>
          <w:tcPr>
            <w:tcW w:w="600" w:type="dxa"/>
          </w:tcPr>
          <w:p w14:paraId="5C138452" w14:textId="77777777" w:rsidR="00B2583B" w:rsidRDefault="00000000">
            <w:pPr>
              <w:pStyle w:val="Compact"/>
              <w:jc w:val="right"/>
            </w:pPr>
            <w:r>
              <w:t>500.00</w:t>
            </w:r>
          </w:p>
        </w:tc>
      </w:tr>
      <w:tr w:rsidR="00B2583B" w14:paraId="1A63B2C6" w14:textId="77777777">
        <w:tc>
          <w:tcPr>
            <w:tcW w:w="1560" w:type="dxa"/>
          </w:tcPr>
          <w:p w14:paraId="5F647FF8" w14:textId="77777777" w:rsidR="00B2583B" w:rsidRDefault="00000000">
            <w:pPr>
              <w:pStyle w:val="Compact"/>
            </w:pPr>
            <w:r>
              <w:t>Fragilariopsis_cylindrus</w:t>
            </w:r>
          </w:p>
        </w:tc>
        <w:tc>
          <w:tcPr>
            <w:tcW w:w="1140" w:type="dxa"/>
          </w:tcPr>
          <w:p w14:paraId="2D8E2822" w14:textId="77777777" w:rsidR="00B2583B" w:rsidRDefault="00000000">
            <w:pPr>
              <w:pStyle w:val="Compact"/>
              <w:jc w:val="right"/>
            </w:pPr>
            <w:r>
              <w:t>8</w:t>
            </w:r>
          </w:p>
        </w:tc>
        <w:tc>
          <w:tcPr>
            <w:tcW w:w="1800" w:type="dxa"/>
          </w:tcPr>
          <w:p w14:paraId="41A66E6D" w14:textId="77777777" w:rsidR="00B2583B" w:rsidRDefault="00000000">
            <w:pPr>
              <w:pStyle w:val="Compact"/>
              <w:jc w:val="right"/>
            </w:pPr>
            <w:r>
              <w:t>0</w:t>
            </w:r>
          </w:p>
        </w:tc>
        <w:tc>
          <w:tcPr>
            <w:tcW w:w="1320" w:type="dxa"/>
          </w:tcPr>
          <w:p w14:paraId="28E72FC7" w14:textId="77777777" w:rsidR="00B2583B" w:rsidRDefault="00000000">
            <w:pPr>
              <w:pStyle w:val="Compact"/>
              <w:jc w:val="right"/>
            </w:pPr>
            <w:r>
              <w:t>0.08049</w:t>
            </w:r>
          </w:p>
        </w:tc>
        <w:tc>
          <w:tcPr>
            <w:tcW w:w="1500" w:type="dxa"/>
          </w:tcPr>
          <w:p w14:paraId="4820B983" w14:textId="77777777" w:rsidR="00B2583B" w:rsidRDefault="00000000">
            <w:pPr>
              <w:pStyle w:val="Compact"/>
              <w:jc w:val="right"/>
            </w:pPr>
            <w:r>
              <w:t>6</w:t>
            </w:r>
          </w:p>
        </w:tc>
        <w:tc>
          <w:tcPr>
            <w:tcW w:w="600" w:type="dxa"/>
          </w:tcPr>
          <w:p w14:paraId="2A79B6B9" w14:textId="77777777" w:rsidR="00B2583B" w:rsidRDefault="00000000">
            <w:pPr>
              <w:pStyle w:val="Compact"/>
              <w:jc w:val="right"/>
            </w:pPr>
            <w:r>
              <w:t>500.00</w:t>
            </w:r>
          </w:p>
        </w:tc>
      </w:tr>
      <w:tr w:rsidR="00B2583B" w14:paraId="7828F09E" w14:textId="77777777">
        <w:tc>
          <w:tcPr>
            <w:tcW w:w="1560" w:type="dxa"/>
          </w:tcPr>
          <w:p w14:paraId="7DCE080E" w14:textId="77777777" w:rsidR="00B2583B" w:rsidRDefault="00000000">
            <w:pPr>
              <w:pStyle w:val="Compact"/>
            </w:pPr>
            <w:r>
              <w:t>Fragilariopsis_cylindrus</w:t>
            </w:r>
          </w:p>
        </w:tc>
        <w:tc>
          <w:tcPr>
            <w:tcW w:w="1140" w:type="dxa"/>
          </w:tcPr>
          <w:p w14:paraId="6417EEC7" w14:textId="77777777" w:rsidR="00B2583B" w:rsidRDefault="00000000">
            <w:pPr>
              <w:pStyle w:val="Compact"/>
              <w:jc w:val="right"/>
            </w:pPr>
            <w:r>
              <w:t>8</w:t>
            </w:r>
          </w:p>
        </w:tc>
        <w:tc>
          <w:tcPr>
            <w:tcW w:w="1800" w:type="dxa"/>
          </w:tcPr>
          <w:p w14:paraId="05304581" w14:textId="77777777" w:rsidR="00B2583B" w:rsidRDefault="00000000">
            <w:pPr>
              <w:pStyle w:val="Compact"/>
              <w:jc w:val="right"/>
            </w:pPr>
            <w:r>
              <w:t>10</w:t>
            </w:r>
          </w:p>
        </w:tc>
        <w:tc>
          <w:tcPr>
            <w:tcW w:w="1320" w:type="dxa"/>
          </w:tcPr>
          <w:p w14:paraId="27E706FC" w14:textId="77777777" w:rsidR="00B2583B" w:rsidRDefault="00000000">
            <w:pPr>
              <w:pStyle w:val="Compact"/>
              <w:jc w:val="right"/>
            </w:pPr>
            <w:r>
              <w:t>0.05961</w:t>
            </w:r>
          </w:p>
        </w:tc>
        <w:tc>
          <w:tcPr>
            <w:tcW w:w="1500" w:type="dxa"/>
          </w:tcPr>
          <w:p w14:paraId="6503AFF6" w14:textId="77777777" w:rsidR="00B2583B" w:rsidRDefault="00000000">
            <w:pPr>
              <w:pStyle w:val="Compact"/>
              <w:jc w:val="right"/>
            </w:pPr>
            <w:r>
              <w:t>6</w:t>
            </w:r>
          </w:p>
        </w:tc>
        <w:tc>
          <w:tcPr>
            <w:tcW w:w="600" w:type="dxa"/>
          </w:tcPr>
          <w:p w14:paraId="598255F8" w14:textId="77777777" w:rsidR="00B2583B" w:rsidRDefault="00000000">
            <w:pPr>
              <w:pStyle w:val="Compact"/>
              <w:jc w:val="right"/>
            </w:pPr>
            <w:r>
              <w:t>500.00</w:t>
            </w:r>
          </w:p>
        </w:tc>
      </w:tr>
      <w:tr w:rsidR="00B2583B" w14:paraId="60CA9BD4" w14:textId="77777777">
        <w:tc>
          <w:tcPr>
            <w:tcW w:w="1560" w:type="dxa"/>
          </w:tcPr>
          <w:p w14:paraId="55A3E252" w14:textId="77777777" w:rsidR="00B2583B" w:rsidRDefault="00000000">
            <w:pPr>
              <w:pStyle w:val="Compact"/>
            </w:pPr>
            <w:r>
              <w:t>Fragilariopsis_cylindrus</w:t>
            </w:r>
          </w:p>
        </w:tc>
        <w:tc>
          <w:tcPr>
            <w:tcW w:w="1140" w:type="dxa"/>
          </w:tcPr>
          <w:p w14:paraId="0B2E469F" w14:textId="77777777" w:rsidR="00B2583B" w:rsidRDefault="00000000">
            <w:pPr>
              <w:pStyle w:val="Compact"/>
              <w:jc w:val="right"/>
            </w:pPr>
            <w:r>
              <w:t>8</w:t>
            </w:r>
          </w:p>
        </w:tc>
        <w:tc>
          <w:tcPr>
            <w:tcW w:w="1800" w:type="dxa"/>
          </w:tcPr>
          <w:p w14:paraId="09580BA5" w14:textId="77777777" w:rsidR="00B2583B" w:rsidRDefault="00000000">
            <w:pPr>
              <w:pStyle w:val="Compact"/>
              <w:jc w:val="right"/>
            </w:pPr>
            <w:r>
              <w:t>10</w:t>
            </w:r>
          </w:p>
        </w:tc>
        <w:tc>
          <w:tcPr>
            <w:tcW w:w="1320" w:type="dxa"/>
          </w:tcPr>
          <w:p w14:paraId="11C3702B" w14:textId="77777777" w:rsidR="00B2583B" w:rsidRDefault="00000000">
            <w:pPr>
              <w:pStyle w:val="Compact"/>
              <w:jc w:val="right"/>
            </w:pPr>
            <w:r>
              <w:t>0.06600</w:t>
            </w:r>
          </w:p>
        </w:tc>
        <w:tc>
          <w:tcPr>
            <w:tcW w:w="1500" w:type="dxa"/>
          </w:tcPr>
          <w:p w14:paraId="11B2D014" w14:textId="77777777" w:rsidR="00B2583B" w:rsidRDefault="00000000">
            <w:pPr>
              <w:pStyle w:val="Compact"/>
              <w:jc w:val="right"/>
            </w:pPr>
            <w:r>
              <w:t>0</w:t>
            </w:r>
          </w:p>
        </w:tc>
        <w:tc>
          <w:tcPr>
            <w:tcW w:w="600" w:type="dxa"/>
          </w:tcPr>
          <w:p w14:paraId="13E55A6C" w14:textId="77777777" w:rsidR="00B2583B" w:rsidRDefault="00000000">
            <w:pPr>
              <w:pStyle w:val="Compact"/>
              <w:jc w:val="right"/>
            </w:pPr>
            <w:r>
              <w:t>500.00</w:t>
            </w:r>
          </w:p>
        </w:tc>
      </w:tr>
      <w:tr w:rsidR="00B2583B" w14:paraId="2A43B608" w14:textId="77777777">
        <w:tc>
          <w:tcPr>
            <w:tcW w:w="1560" w:type="dxa"/>
          </w:tcPr>
          <w:p w14:paraId="57C8EF80" w14:textId="77777777" w:rsidR="00B2583B" w:rsidRDefault="00000000">
            <w:pPr>
              <w:pStyle w:val="Compact"/>
            </w:pPr>
            <w:r>
              <w:t>Fragilariopsis_cylindrus</w:t>
            </w:r>
          </w:p>
        </w:tc>
        <w:tc>
          <w:tcPr>
            <w:tcW w:w="1140" w:type="dxa"/>
          </w:tcPr>
          <w:p w14:paraId="5298F962" w14:textId="77777777" w:rsidR="00B2583B" w:rsidRDefault="00000000">
            <w:pPr>
              <w:pStyle w:val="Compact"/>
              <w:jc w:val="right"/>
            </w:pPr>
            <w:r>
              <w:t>8</w:t>
            </w:r>
          </w:p>
        </w:tc>
        <w:tc>
          <w:tcPr>
            <w:tcW w:w="1800" w:type="dxa"/>
          </w:tcPr>
          <w:p w14:paraId="51A4166B" w14:textId="77777777" w:rsidR="00B2583B" w:rsidRDefault="00000000">
            <w:pPr>
              <w:pStyle w:val="Compact"/>
              <w:jc w:val="right"/>
            </w:pPr>
            <w:r>
              <w:t>2</w:t>
            </w:r>
          </w:p>
        </w:tc>
        <w:tc>
          <w:tcPr>
            <w:tcW w:w="1320" w:type="dxa"/>
          </w:tcPr>
          <w:p w14:paraId="1EFCDD57" w14:textId="77777777" w:rsidR="00B2583B" w:rsidRDefault="00000000">
            <w:pPr>
              <w:pStyle w:val="Compact"/>
              <w:jc w:val="right"/>
            </w:pPr>
            <w:r>
              <w:t>0.07493</w:t>
            </w:r>
          </w:p>
        </w:tc>
        <w:tc>
          <w:tcPr>
            <w:tcW w:w="1500" w:type="dxa"/>
          </w:tcPr>
          <w:p w14:paraId="65C41D9B" w14:textId="77777777" w:rsidR="00B2583B" w:rsidRDefault="00000000">
            <w:pPr>
              <w:pStyle w:val="Compact"/>
              <w:jc w:val="right"/>
            </w:pPr>
            <w:r>
              <w:t>0</w:t>
            </w:r>
          </w:p>
        </w:tc>
        <w:tc>
          <w:tcPr>
            <w:tcW w:w="600" w:type="dxa"/>
          </w:tcPr>
          <w:p w14:paraId="2FB0BCB2" w14:textId="77777777" w:rsidR="00B2583B" w:rsidRDefault="00000000">
            <w:pPr>
              <w:pStyle w:val="Compact"/>
              <w:jc w:val="right"/>
            </w:pPr>
            <w:r>
              <w:t>500.00</w:t>
            </w:r>
          </w:p>
        </w:tc>
      </w:tr>
      <w:tr w:rsidR="00B2583B" w14:paraId="358210A9" w14:textId="77777777">
        <w:tc>
          <w:tcPr>
            <w:tcW w:w="1560" w:type="dxa"/>
          </w:tcPr>
          <w:p w14:paraId="02AB21AF" w14:textId="77777777" w:rsidR="00B2583B" w:rsidRDefault="00000000">
            <w:pPr>
              <w:pStyle w:val="Compact"/>
            </w:pPr>
            <w:r>
              <w:t>Fragilariopsis_cylindrus</w:t>
            </w:r>
          </w:p>
        </w:tc>
        <w:tc>
          <w:tcPr>
            <w:tcW w:w="1140" w:type="dxa"/>
          </w:tcPr>
          <w:p w14:paraId="7A37E2B4" w14:textId="77777777" w:rsidR="00B2583B" w:rsidRDefault="00000000">
            <w:pPr>
              <w:pStyle w:val="Compact"/>
              <w:jc w:val="right"/>
            </w:pPr>
            <w:r>
              <w:t>8</w:t>
            </w:r>
          </w:p>
        </w:tc>
        <w:tc>
          <w:tcPr>
            <w:tcW w:w="1800" w:type="dxa"/>
          </w:tcPr>
          <w:p w14:paraId="4D011312" w14:textId="77777777" w:rsidR="00B2583B" w:rsidRDefault="00000000">
            <w:pPr>
              <w:pStyle w:val="Compact"/>
              <w:jc w:val="right"/>
            </w:pPr>
            <w:r>
              <w:t>2</w:t>
            </w:r>
          </w:p>
        </w:tc>
        <w:tc>
          <w:tcPr>
            <w:tcW w:w="1320" w:type="dxa"/>
          </w:tcPr>
          <w:p w14:paraId="3D4577E0" w14:textId="77777777" w:rsidR="00B2583B" w:rsidRDefault="00000000">
            <w:pPr>
              <w:pStyle w:val="Compact"/>
              <w:jc w:val="right"/>
            </w:pPr>
            <w:r>
              <w:t>0.07912</w:t>
            </w:r>
          </w:p>
        </w:tc>
        <w:tc>
          <w:tcPr>
            <w:tcW w:w="1500" w:type="dxa"/>
          </w:tcPr>
          <w:p w14:paraId="2D149A27" w14:textId="77777777" w:rsidR="00B2583B" w:rsidRDefault="00000000">
            <w:pPr>
              <w:pStyle w:val="Compact"/>
              <w:jc w:val="right"/>
            </w:pPr>
            <w:r>
              <w:t>6</w:t>
            </w:r>
          </w:p>
        </w:tc>
        <w:tc>
          <w:tcPr>
            <w:tcW w:w="600" w:type="dxa"/>
          </w:tcPr>
          <w:p w14:paraId="0A6A927A" w14:textId="77777777" w:rsidR="00B2583B" w:rsidRDefault="00000000">
            <w:pPr>
              <w:pStyle w:val="Compact"/>
              <w:jc w:val="right"/>
            </w:pPr>
            <w:r>
              <w:t>500.00</w:t>
            </w:r>
          </w:p>
        </w:tc>
      </w:tr>
      <w:tr w:rsidR="00B2583B" w14:paraId="73458CFD" w14:textId="77777777">
        <w:tc>
          <w:tcPr>
            <w:tcW w:w="1560" w:type="dxa"/>
          </w:tcPr>
          <w:p w14:paraId="59C60207" w14:textId="77777777" w:rsidR="00B2583B" w:rsidRDefault="00000000">
            <w:pPr>
              <w:pStyle w:val="Compact"/>
            </w:pPr>
            <w:r>
              <w:t>Fragilariopsis_cylindrus</w:t>
            </w:r>
          </w:p>
        </w:tc>
        <w:tc>
          <w:tcPr>
            <w:tcW w:w="1140" w:type="dxa"/>
          </w:tcPr>
          <w:p w14:paraId="1C48B032" w14:textId="77777777" w:rsidR="00B2583B" w:rsidRDefault="00000000">
            <w:pPr>
              <w:pStyle w:val="Compact"/>
              <w:jc w:val="right"/>
            </w:pPr>
            <w:r>
              <w:t>8</w:t>
            </w:r>
          </w:p>
        </w:tc>
        <w:tc>
          <w:tcPr>
            <w:tcW w:w="1800" w:type="dxa"/>
          </w:tcPr>
          <w:p w14:paraId="2B9C25FD" w14:textId="77777777" w:rsidR="00B2583B" w:rsidRDefault="00000000">
            <w:pPr>
              <w:pStyle w:val="Compact"/>
              <w:jc w:val="right"/>
            </w:pPr>
            <w:r>
              <w:t>6</w:t>
            </w:r>
          </w:p>
        </w:tc>
        <w:tc>
          <w:tcPr>
            <w:tcW w:w="1320" w:type="dxa"/>
          </w:tcPr>
          <w:p w14:paraId="206A1AC0" w14:textId="77777777" w:rsidR="00B2583B" w:rsidRDefault="00000000">
            <w:pPr>
              <w:pStyle w:val="Compact"/>
              <w:jc w:val="right"/>
            </w:pPr>
            <w:r>
              <w:t>0.07329</w:t>
            </w:r>
          </w:p>
        </w:tc>
        <w:tc>
          <w:tcPr>
            <w:tcW w:w="1500" w:type="dxa"/>
          </w:tcPr>
          <w:p w14:paraId="2191084D" w14:textId="77777777" w:rsidR="00B2583B" w:rsidRDefault="00000000">
            <w:pPr>
              <w:pStyle w:val="Compact"/>
              <w:jc w:val="right"/>
            </w:pPr>
            <w:r>
              <w:t>6</w:t>
            </w:r>
          </w:p>
        </w:tc>
        <w:tc>
          <w:tcPr>
            <w:tcW w:w="600" w:type="dxa"/>
          </w:tcPr>
          <w:p w14:paraId="53F82F90" w14:textId="77777777" w:rsidR="00B2583B" w:rsidRDefault="00000000">
            <w:pPr>
              <w:pStyle w:val="Compact"/>
              <w:jc w:val="right"/>
            </w:pPr>
            <w:r>
              <w:t>500.00</w:t>
            </w:r>
          </w:p>
        </w:tc>
      </w:tr>
      <w:tr w:rsidR="00B2583B" w14:paraId="67AB8887" w14:textId="77777777">
        <w:tc>
          <w:tcPr>
            <w:tcW w:w="1560" w:type="dxa"/>
          </w:tcPr>
          <w:p w14:paraId="4E3EB268" w14:textId="77777777" w:rsidR="00B2583B" w:rsidRDefault="00000000">
            <w:pPr>
              <w:pStyle w:val="Compact"/>
            </w:pPr>
            <w:r>
              <w:t>Fragilariopsis_cylindrus</w:t>
            </w:r>
          </w:p>
        </w:tc>
        <w:tc>
          <w:tcPr>
            <w:tcW w:w="1140" w:type="dxa"/>
          </w:tcPr>
          <w:p w14:paraId="564F1A38" w14:textId="77777777" w:rsidR="00B2583B" w:rsidRDefault="00000000">
            <w:pPr>
              <w:pStyle w:val="Compact"/>
              <w:jc w:val="right"/>
            </w:pPr>
            <w:r>
              <w:t>8</w:t>
            </w:r>
          </w:p>
        </w:tc>
        <w:tc>
          <w:tcPr>
            <w:tcW w:w="1800" w:type="dxa"/>
          </w:tcPr>
          <w:p w14:paraId="33ADB966" w14:textId="77777777" w:rsidR="00B2583B" w:rsidRDefault="00000000">
            <w:pPr>
              <w:pStyle w:val="Compact"/>
              <w:jc w:val="right"/>
            </w:pPr>
            <w:r>
              <w:t>6</w:t>
            </w:r>
          </w:p>
        </w:tc>
        <w:tc>
          <w:tcPr>
            <w:tcW w:w="1320" w:type="dxa"/>
          </w:tcPr>
          <w:p w14:paraId="2AAE5CD7" w14:textId="77777777" w:rsidR="00B2583B" w:rsidRDefault="00000000">
            <w:pPr>
              <w:pStyle w:val="Compact"/>
              <w:jc w:val="right"/>
            </w:pPr>
            <w:r>
              <w:t>0.09308</w:t>
            </w:r>
          </w:p>
        </w:tc>
        <w:tc>
          <w:tcPr>
            <w:tcW w:w="1500" w:type="dxa"/>
          </w:tcPr>
          <w:p w14:paraId="7E2C7553" w14:textId="77777777" w:rsidR="00B2583B" w:rsidRDefault="00000000">
            <w:pPr>
              <w:pStyle w:val="Compact"/>
              <w:jc w:val="right"/>
            </w:pPr>
            <w:r>
              <w:t>0</w:t>
            </w:r>
          </w:p>
        </w:tc>
        <w:tc>
          <w:tcPr>
            <w:tcW w:w="600" w:type="dxa"/>
          </w:tcPr>
          <w:p w14:paraId="0A9DED76" w14:textId="77777777" w:rsidR="00B2583B" w:rsidRDefault="00000000">
            <w:pPr>
              <w:pStyle w:val="Compact"/>
              <w:jc w:val="right"/>
            </w:pPr>
            <w:r>
              <w:t>500.00</w:t>
            </w:r>
          </w:p>
        </w:tc>
      </w:tr>
      <w:tr w:rsidR="00B2583B" w14:paraId="24D85618" w14:textId="77777777">
        <w:tc>
          <w:tcPr>
            <w:tcW w:w="1560" w:type="dxa"/>
          </w:tcPr>
          <w:p w14:paraId="3AA199E1" w14:textId="77777777" w:rsidR="00B2583B" w:rsidRDefault="00000000">
            <w:pPr>
              <w:pStyle w:val="Compact"/>
            </w:pPr>
            <w:r>
              <w:t>Chlorella_vulgaris</w:t>
            </w:r>
          </w:p>
        </w:tc>
        <w:tc>
          <w:tcPr>
            <w:tcW w:w="1140" w:type="dxa"/>
          </w:tcPr>
          <w:p w14:paraId="649929B9" w14:textId="77777777" w:rsidR="00B2583B" w:rsidRDefault="00000000">
            <w:pPr>
              <w:pStyle w:val="Compact"/>
              <w:jc w:val="right"/>
            </w:pPr>
            <w:r>
              <w:t>1</w:t>
            </w:r>
          </w:p>
        </w:tc>
        <w:tc>
          <w:tcPr>
            <w:tcW w:w="1800" w:type="dxa"/>
          </w:tcPr>
          <w:p w14:paraId="62E28801" w14:textId="77777777" w:rsidR="00B2583B" w:rsidRDefault="00000000">
            <w:pPr>
              <w:pStyle w:val="Compact"/>
              <w:jc w:val="right"/>
            </w:pPr>
            <w:r>
              <w:t>10</w:t>
            </w:r>
          </w:p>
        </w:tc>
        <w:tc>
          <w:tcPr>
            <w:tcW w:w="1320" w:type="dxa"/>
          </w:tcPr>
          <w:p w14:paraId="27887A7D" w14:textId="77777777" w:rsidR="00B2583B" w:rsidRDefault="00000000">
            <w:pPr>
              <w:pStyle w:val="Compact"/>
              <w:jc w:val="right"/>
            </w:pPr>
            <w:r>
              <w:t>0.89642</w:t>
            </w:r>
          </w:p>
        </w:tc>
        <w:tc>
          <w:tcPr>
            <w:tcW w:w="1500" w:type="dxa"/>
          </w:tcPr>
          <w:p w14:paraId="39CFC502" w14:textId="77777777" w:rsidR="00B2583B" w:rsidRDefault="00000000">
            <w:pPr>
              <w:pStyle w:val="Compact"/>
              <w:jc w:val="right"/>
            </w:pPr>
            <w:r>
              <w:t>22</w:t>
            </w:r>
          </w:p>
        </w:tc>
        <w:tc>
          <w:tcPr>
            <w:tcW w:w="600" w:type="dxa"/>
          </w:tcPr>
          <w:p w14:paraId="72C5AF05" w14:textId="77777777" w:rsidR="00B2583B" w:rsidRDefault="00000000">
            <w:pPr>
              <w:pStyle w:val="Compact"/>
              <w:jc w:val="right"/>
            </w:pPr>
            <w:r>
              <w:t>0.43</w:t>
            </w:r>
          </w:p>
        </w:tc>
      </w:tr>
      <w:tr w:rsidR="00B2583B" w14:paraId="765039A9" w14:textId="77777777">
        <w:tc>
          <w:tcPr>
            <w:tcW w:w="1560" w:type="dxa"/>
          </w:tcPr>
          <w:p w14:paraId="1A6B9330" w14:textId="77777777" w:rsidR="00B2583B" w:rsidRDefault="00000000">
            <w:pPr>
              <w:pStyle w:val="Compact"/>
            </w:pPr>
            <w:r>
              <w:t>Chlorella_vulgaris</w:t>
            </w:r>
          </w:p>
        </w:tc>
        <w:tc>
          <w:tcPr>
            <w:tcW w:w="1140" w:type="dxa"/>
          </w:tcPr>
          <w:p w14:paraId="2BFA6251" w14:textId="77777777" w:rsidR="00B2583B" w:rsidRDefault="00000000">
            <w:pPr>
              <w:pStyle w:val="Compact"/>
              <w:jc w:val="right"/>
            </w:pPr>
            <w:r>
              <w:t>1</w:t>
            </w:r>
          </w:p>
        </w:tc>
        <w:tc>
          <w:tcPr>
            <w:tcW w:w="1800" w:type="dxa"/>
          </w:tcPr>
          <w:p w14:paraId="3F9A9B03" w14:textId="77777777" w:rsidR="00B2583B" w:rsidRDefault="00000000">
            <w:pPr>
              <w:pStyle w:val="Compact"/>
              <w:jc w:val="right"/>
            </w:pPr>
            <w:r>
              <w:t>14</w:t>
            </w:r>
          </w:p>
        </w:tc>
        <w:tc>
          <w:tcPr>
            <w:tcW w:w="1320" w:type="dxa"/>
          </w:tcPr>
          <w:p w14:paraId="293996E9" w14:textId="77777777" w:rsidR="00B2583B" w:rsidRDefault="00000000">
            <w:pPr>
              <w:pStyle w:val="Compact"/>
              <w:jc w:val="right"/>
            </w:pPr>
            <w:r>
              <w:t>0.84830</w:t>
            </w:r>
          </w:p>
        </w:tc>
        <w:tc>
          <w:tcPr>
            <w:tcW w:w="1500" w:type="dxa"/>
          </w:tcPr>
          <w:p w14:paraId="215F33CD" w14:textId="77777777" w:rsidR="00B2583B" w:rsidRDefault="00000000">
            <w:pPr>
              <w:pStyle w:val="Compact"/>
              <w:jc w:val="right"/>
            </w:pPr>
            <w:r>
              <w:t>22</w:t>
            </w:r>
          </w:p>
        </w:tc>
        <w:tc>
          <w:tcPr>
            <w:tcW w:w="600" w:type="dxa"/>
          </w:tcPr>
          <w:p w14:paraId="5C52FA11" w14:textId="77777777" w:rsidR="00B2583B" w:rsidRDefault="00000000">
            <w:pPr>
              <w:pStyle w:val="Compact"/>
              <w:jc w:val="right"/>
            </w:pPr>
            <w:r>
              <w:t>0.43</w:t>
            </w:r>
          </w:p>
        </w:tc>
      </w:tr>
      <w:tr w:rsidR="00B2583B" w14:paraId="4C576910" w14:textId="77777777">
        <w:tc>
          <w:tcPr>
            <w:tcW w:w="1560" w:type="dxa"/>
          </w:tcPr>
          <w:p w14:paraId="7EC10047" w14:textId="77777777" w:rsidR="00B2583B" w:rsidRDefault="00000000">
            <w:pPr>
              <w:pStyle w:val="Compact"/>
            </w:pPr>
            <w:r>
              <w:t>Chlorella_vulgaris</w:t>
            </w:r>
          </w:p>
        </w:tc>
        <w:tc>
          <w:tcPr>
            <w:tcW w:w="1140" w:type="dxa"/>
          </w:tcPr>
          <w:p w14:paraId="4D34959C" w14:textId="77777777" w:rsidR="00B2583B" w:rsidRDefault="00000000">
            <w:pPr>
              <w:pStyle w:val="Compact"/>
              <w:jc w:val="right"/>
            </w:pPr>
            <w:r>
              <w:t>1</w:t>
            </w:r>
          </w:p>
        </w:tc>
        <w:tc>
          <w:tcPr>
            <w:tcW w:w="1800" w:type="dxa"/>
          </w:tcPr>
          <w:p w14:paraId="755C5836" w14:textId="77777777" w:rsidR="00B2583B" w:rsidRDefault="00000000">
            <w:pPr>
              <w:pStyle w:val="Compact"/>
              <w:jc w:val="right"/>
            </w:pPr>
            <w:r>
              <w:t>18</w:t>
            </w:r>
          </w:p>
        </w:tc>
        <w:tc>
          <w:tcPr>
            <w:tcW w:w="1320" w:type="dxa"/>
          </w:tcPr>
          <w:p w14:paraId="72B107F3" w14:textId="77777777" w:rsidR="00B2583B" w:rsidRDefault="00000000">
            <w:pPr>
              <w:pStyle w:val="Compact"/>
              <w:jc w:val="right"/>
            </w:pPr>
            <w:r>
              <w:t>0.89781</w:t>
            </w:r>
          </w:p>
        </w:tc>
        <w:tc>
          <w:tcPr>
            <w:tcW w:w="1500" w:type="dxa"/>
          </w:tcPr>
          <w:p w14:paraId="0C8AEAB2" w14:textId="77777777" w:rsidR="00B2583B" w:rsidRDefault="00000000">
            <w:pPr>
              <w:pStyle w:val="Compact"/>
              <w:jc w:val="right"/>
            </w:pPr>
            <w:r>
              <w:t>22</w:t>
            </w:r>
          </w:p>
        </w:tc>
        <w:tc>
          <w:tcPr>
            <w:tcW w:w="600" w:type="dxa"/>
          </w:tcPr>
          <w:p w14:paraId="485A540E" w14:textId="77777777" w:rsidR="00B2583B" w:rsidRDefault="00000000">
            <w:pPr>
              <w:pStyle w:val="Compact"/>
              <w:jc w:val="right"/>
            </w:pPr>
            <w:r>
              <w:t>0.43</w:t>
            </w:r>
          </w:p>
        </w:tc>
      </w:tr>
      <w:tr w:rsidR="00B2583B" w14:paraId="47FC1B13" w14:textId="77777777">
        <w:tc>
          <w:tcPr>
            <w:tcW w:w="1560" w:type="dxa"/>
          </w:tcPr>
          <w:p w14:paraId="50666BB2" w14:textId="77777777" w:rsidR="00B2583B" w:rsidRDefault="00000000">
            <w:pPr>
              <w:pStyle w:val="Compact"/>
            </w:pPr>
            <w:r>
              <w:t>Chlorella_vulgaris</w:t>
            </w:r>
          </w:p>
        </w:tc>
        <w:tc>
          <w:tcPr>
            <w:tcW w:w="1140" w:type="dxa"/>
          </w:tcPr>
          <w:p w14:paraId="043E6030" w14:textId="77777777" w:rsidR="00B2583B" w:rsidRDefault="00000000">
            <w:pPr>
              <w:pStyle w:val="Compact"/>
              <w:jc w:val="right"/>
            </w:pPr>
            <w:r>
              <w:t>1</w:t>
            </w:r>
          </w:p>
        </w:tc>
        <w:tc>
          <w:tcPr>
            <w:tcW w:w="1800" w:type="dxa"/>
          </w:tcPr>
          <w:p w14:paraId="67FCC0B7" w14:textId="77777777" w:rsidR="00B2583B" w:rsidRDefault="00000000">
            <w:pPr>
              <w:pStyle w:val="Compact"/>
              <w:jc w:val="right"/>
            </w:pPr>
            <w:r>
              <w:t>22</w:t>
            </w:r>
          </w:p>
        </w:tc>
        <w:tc>
          <w:tcPr>
            <w:tcW w:w="1320" w:type="dxa"/>
          </w:tcPr>
          <w:p w14:paraId="667A1DEB" w14:textId="77777777" w:rsidR="00B2583B" w:rsidRDefault="00000000">
            <w:pPr>
              <w:pStyle w:val="Compact"/>
              <w:jc w:val="right"/>
            </w:pPr>
            <w:r>
              <w:t>0.85379</w:t>
            </w:r>
          </w:p>
        </w:tc>
        <w:tc>
          <w:tcPr>
            <w:tcW w:w="1500" w:type="dxa"/>
          </w:tcPr>
          <w:p w14:paraId="75DAC0B8" w14:textId="77777777" w:rsidR="00B2583B" w:rsidRDefault="00000000">
            <w:pPr>
              <w:pStyle w:val="Compact"/>
              <w:jc w:val="right"/>
            </w:pPr>
            <w:r>
              <w:t>22</w:t>
            </w:r>
          </w:p>
        </w:tc>
        <w:tc>
          <w:tcPr>
            <w:tcW w:w="600" w:type="dxa"/>
          </w:tcPr>
          <w:p w14:paraId="642058D0" w14:textId="77777777" w:rsidR="00B2583B" w:rsidRDefault="00000000">
            <w:pPr>
              <w:pStyle w:val="Compact"/>
              <w:jc w:val="right"/>
            </w:pPr>
            <w:r>
              <w:t>0.43</w:t>
            </w:r>
          </w:p>
        </w:tc>
      </w:tr>
      <w:tr w:rsidR="00B2583B" w14:paraId="538E3D7A" w14:textId="77777777">
        <w:tc>
          <w:tcPr>
            <w:tcW w:w="1560" w:type="dxa"/>
          </w:tcPr>
          <w:p w14:paraId="2DA776E1" w14:textId="77777777" w:rsidR="00B2583B" w:rsidRDefault="00000000">
            <w:pPr>
              <w:pStyle w:val="Compact"/>
            </w:pPr>
            <w:r>
              <w:t>Chlorella_vulgaris</w:t>
            </w:r>
          </w:p>
        </w:tc>
        <w:tc>
          <w:tcPr>
            <w:tcW w:w="1140" w:type="dxa"/>
          </w:tcPr>
          <w:p w14:paraId="0C885A73" w14:textId="77777777" w:rsidR="00B2583B" w:rsidRDefault="00000000">
            <w:pPr>
              <w:pStyle w:val="Compact"/>
              <w:jc w:val="right"/>
            </w:pPr>
            <w:r>
              <w:t>1</w:t>
            </w:r>
          </w:p>
        </w:tc>
        <w:tc>
          <w:tcPr>
            <w:tcW w:w="1800" w:type="dxa"/>
          </w:tcPr>
          <w:p w14:paraId="6602B6E8" w14:textId="77777777" w:rsidR="00B2583B" w:rsidRDefault="00000000">
            <w:pPr>
              <w:pStyle w:val="Compact"/>
              <w:jc w:val="right"/>
            </w:pPr>
            <w:r>
              <w:t>26</w:t>
            </w:r>
          </w:p>
        </w:tc>
        <w:tc>
          <w:tcPr>
            <w:tcW w:w="1320" w:type="dxa"/>
          </w:tcPr>
          <w:p w14:paraId="112FC6EA" w14:textId="77777777" w:rsidR="00B2583B" w:rsidRDefault="00000000">
            <w:pPr>
              <w:pStyle w:val="Compact"/>
              <w:jc w:val="right"/>
            </w:pPr>
            <w:r>
              <w:t>0.81455</w:t>
            </w:r>
          </w:p>
        </w:tc>
        <w:tc>
          <w:tcPr>
            <w:tcW w:w="1500" w:type="dxa"/>
          </w:tcPr>
          <w:p w14:paraId="70EEB04F" w14:textId="77777777" w:rsidR="00B2583B" w:rsidRDefault="00000000">
            <w:pPr>
              <w:pStyle w:val="Compact"/>
              <w:jc w:val="right"/>
            </w:pPr>
            <w:r>
              <w:t>22</w:t>
            </w:r>
          </w:p>
        </w:tc>
        <w:tc>
          <w:tcPr>
            <w:tcW w:w="600" w:type="dxa"/>
          </w:tcPr>
          <w:p w14:paraId="0FEEB479" w14:textId="77777777" w:rsidR="00B2583B" w:rsidRDefault="00000000">
            <w:pPr>
              <w:pStyle w:val="Compact"/>
              <w:jc w:val="right"/>
            </w:pPr>
            <w:r>
              <w:t>0.43</w:t>
            </w:r>
          </w:p>
        </w:tc>
      </w:tr>
      <w:tr w:rsidR="00B2583B" w14:paraId="6C229E5B" w14:textId="77777777">
        <w:tc>
          <w:tcPr>
            <w:tcW w:w="1560" w:type="dxa"/>
          </w:tcPr>
          <w:p w14:paraId="12D96204" w14:textId="77777777" w:rsidR="00B2583B" w:rsidRDefault="00000000">
            <w:pPr>
              <w:pStyle w:val="Compact"/>
            </w:pPr>
            <w:r>
              <w:t>Chlorella_vulgaris</w:t>
            </w:r>
          </w:p>
        </w:tc>
        <w:tc>
          <w:tcPr>
            <w:tcW w:w="1140" w:type="dxa"/>
          </w:tcPr>
          <w:p w14:paraId="3891EE1F" w14:textId="77777777" w:rsidR="00B2583B" w:rsidRDefault="00000000">
            <w:pPr>
              <w:pStyle w:val="Compact"/>
              <w:jc w:val="right"/>
            </w:pPr>
            <w:r>
              <w:t>16</w:t>
            </w:r>
          </w:p>
        </w:tc>
        <w:tc>
          <w:tcPr>
            <w:tcW w:w="1800" w:type="dxa"/>
          </w:tcPr>
          <w:p w14:paraId="5168FDB7" w14:textId="77777777" w:rsidR="00B2583B" w:rsidRDefault="00000000">
            <w:pPr>
              <w:pStyle w:val="Compact"/>
              <w:jc w:val="right"/>
            </w:pPr>
            <w:r>
              <w:t>10</w:t>
            </w:r>
          </w:p>
        </w:tc>
        <w:tc>
          <w:tcPr>
            <w:tcW w:w="1320" w:type="dxa"/>
          </w:tcPr>
          <w:p w14:paraId="43DA493F" w14:textId="77777777" w:rsidR="00B2583B" w:rsidRDefault="00000000">
            <w:pPr>
              <w:pStyle w:val="Compact"/>
              <w:jc w:val="right"/>
            </w:pPr>
            <w:r>
              <w:t>0.05256</w:t>
            </w:r>
          </w:p>
        </w:tc>
        <w:tc>
          <w:tcPr>
            <w:tcW w:w="1500" w:type="dxa"/>
          </w:tcPr>
          <w:p w14:paraId="2838C1B7" w14:textId="77777777" w:rsidR="00B2583B" w:rsidRDefault="00000000">
            <w:pPr>
              <w:pStyle w:val="Compact"/>
              <w:jc w:val="right"/>
            </w:pPr>
            <w:r>
              <w:t>22</w:t>
            </w:r>
          </w:p>
        </w:tc>
        <w:tc>
          <w:tcPr>
            <w:tcW w:w="600" w:type="dxa"/>
          </w:tcPr>
          <w:p w14:paraId="246C5C6E" w14:textId="77777777" w:rsidR="00B2583B" w:rsidRDefault="00000000">
            <w:pPr>
              <w:pStyle w:val="Compact"/>
              <w:jc w:val="right"/>
            </w:pPr>
            <w:r>
              <w:t>0.43</w:t>
            </w:r>
          </w:p>
        </w:tc>
      </w:tr>
      <w:tr w:rsidR="00B2583B" w14:paraId="468DD83E" w14:textId="77777777">
        <w:tc>
          <w:tcPr>
            <w:tcW w:w="1560" w:type="dxa"/>
          </w:tcPr>
          <w:p w14:paraId="07220452" w14:textId="77777777" w:rsidR="00B2583B" w:rsidRDefault="00000000">
            <w:pPr>
              <w:pStyle w:val="Compact"/>
            </w:pPr>
            <w:r>
              <w:t>Chlorella_vulgaris</w:t>
            </w:r>
          </w:p>
        </w:tc>
        <w:tc>
          <w:tcPr>
            <w:tcW w:w="1140" w:type="dxa"/>
          </w:tcPr>
          <w:p w14:paraId="3F0C699F" w14:textId="77777777" w:rsidR="00B2583B" w:rsidRDefault="00000000">
            <w:pPr>
              <w:pStyle w:val="Compact"/>
              <w:jc w:val="right"/>
            </w:pPr>
            <w:r>
              <w:t>16</w:t>
            </w:r>
          </w:p>
        </w:tc>
        <w:tc>
          <w:tcPr>
            <w:tcW w:w="1800" w:type="dxa"/>
          </w:tcPr>
          <w:p w14:paraId="5A3CDC91" w14:textId="77777777" w:rsidR="00B2583B" w:rsidRDefault="00000000">
            <w:pPr>
              <w:pStyle w:val="Compact"/>
              <w:jc w:val="right"/>
            </w:pPr>
            <w:r>
              <w:t>14</w:t>
            </w:r>
          </w:p>
        </w:tc>
        <w:tc>
          <w:tcPr>
            <w:tcW w:w="1320" w:type="dxa"/>
          </w:tcPr>
          <w:p w14:paraId="6BE67E6A" w14:textId="77777777" w:rsidR="00B2583B" w:rsidRDefault="00000000">
            <w:pPr>
              <w:pStyle w:val="Compact"/>
              <w:jc w:val="right"/>
            </w:pPr>
            <w:r>
              <w:t>0.05102</w:t>
            </w:r>
          </w:p>
        </w:tc>
        <w:tc>
          <w:tcPr>
            <w:tcW w:w="1500" w:type="dxa"/>
          </w:tcPr>
          <w:p w14:paraId="048C9D40" w14:textId="77777777" w:rsidR="00B2583B" w:rsidRDefault="00000000">
            <w:pPr>
              <w:pStyle w:val="Compact"/>
              <w:jc w:val="right"/>
            </w:pPr>
            <w:r>
              <w:t>22</w:t>
            </w:r>
          </w:p>
        </w:tc>
        <w:tc>
          <w:tcPr>
            <w:tcW w:w="600" w:type="dxa"/>
          </w:tcPr>
          <w:p w14:paraId="217953BA" w14:textId="77777777" w:rsidR="00B2583B" w:rsidRDefault="00000000">
            <w:pPr>
              <w:pStyle w:val="Compact"/>
              <w:jc w:val="right"/>
            </w:pPr>
            <w:r>
              <w:t>0.43</w:t>
            </w:r>
          </w:p>
        </w:tc>
      </w:tr>
      <w:tr w:rsidR="00B2583B" w14:paraId="1ADFDA95" w14:textId="77777777">
        <w:tc>
          <w:tcPr>
            <w:tcW w:w="1560" w:type="dxa"/>
          </w:tcPr>
          <w:p w14:paraId="4AAD9BEA" w14:textId="77777777" w:rsidR="00B2583B" w:rsidRDefault="00000000">
            <w:pPr>
              <w:pStyle w:val="Compact"/>
            </w:pPr>
            <w:r>
              <w:t>Chlorella_vulgaris</w:t>
            </w:r>
          </w:p>
        </w:tc>
        <w:tc>
          <w:tcPr>
            <w:tcW w:w="1140" w:type="dxa"/>
          </w:tcPr>
          <w:p w14:paraId="01432E3D" w14:textId="77777777" w:rsidR="00B2583B" w:rsidRDefault="00000000">
            <w:pPr>
              <w:pStyle w:val="Compact"/>
              <w:jc w:val="right"/>
            </w:pPr>
            <w:r>
              <w:t>16</w:t>
            </w:r>
          </w:p>
        </w:tc>
        <w:tc>
          <w:tcPr>
            <w:tcW w:w="1800" w:type="dxa"/>
          </w:tcPr>
          <w:p w14:paraId="09517F8E" w14:textId="77777777" w:rsidR="00B2583B" w:rsidRDefault="00000000">
            <w:pPr>
              <w:pStyle w:val="Compact"/>
              <w:jc w:val="right"/>
            </w:pPr>
            <w:r>
              <w:t>18</w:t>
            </w:r>
          </w:p>
        </w:tc>
        <w:tc>
          <w:tcPr>
            <w:tcW w:w="1320" w:type="dxa"/>
          </w:tcPr>
          <w:p w14:paraId="16971034" w14:textId="77777777" w:rsidR="00B2583B" w:rsidRDefault="00000000">
            <w:pPr>
              <w:pStyle w:val="Compact"/>
              <w:jc w:val="right"/>
            </w:pPr>
            <w:r>
              <w:t>0.05271</w:t>
            </w:r>
          </w:p>
        </w:tc>
        <w:tc>
          <w:tcPr>
            <w:tcW w:w="1500" w:type="dxa"/>
          </w:tcPr>
          <w:p w14:paraId="3C5560E9" w14:textId="77777777" w:rsidR="00B2583B" w:rsidRDefault="00000000">
            <w:pPr>
              <w:pStyle w:val="Compact"/>
              <w:jc w:val="right"/>
            </w:pPr>
            <w:r>
              <w:t>22</w:t>
            </w:r>
          </w:p>
        </w:tc>
        <w:tc>
          <w:tcPr>
            <w:tcW w:w="600" w:type="dxa"/>
          </w:tcPr>
          <w:p w14:paraId="3273ADD0" w14:textId="77777777" w:rsidR="00B2583B" w:rsidRDefault="00000000">
            <w:pPr>
              <w:pStyle w:val="Compact"/>
              <w:jc w:val="right"/>
            </w:pPr>
            <w:r>
              <w:t>0.43</w:t>
            </w:r>
          </w:p>
        </w:tc>
      </w:tr>
      <w:tr w:rsidR="00B2583B" w14:paraId="6252A1A5" w14:textId="77777777">
        <w:tc>
          <w:tcPr>
            <w:tcW w:w="1560" w:type="dxa"/>
          </w:tcPr>
          <w:p w14:paraId="18D14DB0" w14:textId="77777777" w:rsidR="00B2583B" w:rsidRDefault="00000000">
            <w:pPr>
              <w:pStyle w:val="Compact"/>
            </w:pPr>
            <w:r>
              <w:t>Chlorella_vulgaris</w:t>
            </w:r>
          </w:p>
        </w:tc>
        <w:tc>
          <w:tcPr>
            <w:tcW w:w="1140" w:type="dxa"/>
          </w:tcPr>
          <w:p w14:paraId="309E1E53" w14:textId="77777777" w:rsidR="00B2583B" w:rsidRDefault="00000000">
            <w:pPr>
              <w:pStyle w:val="Compact"/>
              <w:jc w:val="right"/>
            </w:pPr>
            <w:r>
              <w:t>16</w:t>
            </w:r>
          </w:p>
        </w:tc>
        <w:tc>
          <w:tcPr>
            <w:tcW w:w="1800" w:type="dxa"/>
          </w:tcPr>
          <w:p w14:paraId="3CFE1145" w14:textId="77777777" w:rsidR="00B2583B" w:rsidRDefault="00000000">
            <w:pPr>
              <w:pStyle w:val="Compact"/>
              <w:jc w:val="right"/>
            </w:pPr>
            <w:r>
              <w:t>22</w:t>
            </w:r>
          </w:p>
        </w:tc>
        <w:tc>
          <w:tcPr>
            <w:tcW w:w="1320" w:type="dxa"/>
          </w:tcPr>
          <w:p w14:paraId="79E969F7" w14:textId="77777777" w:rsidR="00B2583B" w:rsidRDefault="00000000">
            <w:pPr>
              <w:pStyle w:val="Compact"/>
              <w:jc w:val="right"/>
            </w:pPr>
            <w:r>
              <w:t>0.05257</w:t>
            </w:r>
          </w:p>
        </w:tc>
        <w:tc>
          <w:tcPr>
            <w:tcW w:w="1500" w:type="dxa"/>
          </w:tcPr>
          <w:p w14:paraId="0A932A23" w14:textId="77777777" w:rsidR="00B2583B" w:rsidRDefault="00000000">
            <w:pPr>
              <w:pStyle w:val="Compact"/>
              <w:jc w:val="right"/>
            </w:pPr>
            <w:r>
              <w:t>22</w:t>
            </w:r>
          </w:p>
        </w:tc>
        <w:tc>
          <w:tcPr>
            <w:tcW w:w="600" w:type="dxa"/>
          </w:tcPr>
          <w:p w14:paraId="4AC42880" w14:textId="77777777" w:rsidR="00B2583B" w:rsidRDefault="00000000">
            <w:pPr>
              <w:pStyle w:val="Compact"/>
              <w:jc w:val="right"/>
            </w:pPr>
            <w:r>
              <w:t>0.43</w:t>
            </w:r>
          </w:p>
        </w:tc>
      </w:tr>
      <w:tr w:rsidR="00B2583B" w14:paraId="3AE8C6A7" w14:textId="77777777">
        <w:tc>
          <w:tcPr>
            <w:tcW w:w="1560" w:type="dxa"/>
          </w:tcPr>
          <w:p w14:paraId="17102D68" w14:textId="77777777" w:rsidR="00B2583B" w:rsidRDefault="00000000">
            <w:pPr>
              <w:pStyle w:val="Compact"/>
            </w:pPr>
            <w:r>
              <w:t>Chlorella_vulgaris</w:t>
            </w:r>
          </w:p>
        </w:tc>
        <w:tc>
          <w:tcPr>
            <w:tcW w:w="1140" w:type="dxa"/>
          </w:tcPr>
          <w:p w14:paraId="62AAA8EC" w14:textId="77777777" w:rsidR="00B2583B" w:rsidRDefault="00000000">
            <w:pPr>
              <w:pStyle w:val="Compact"/>
              <w:jc w:val="right"/>
            </w:pPr>
            <w:r>
              <w:t>16</w:t>
            </w:r>
          </w:p>
        </w:tc>
        <w:tc>
          <w:tcPr>
            <w:tcW w:w="1800" w:type="dxa"/>
          </w:tcPr>
          <w:p w14:paraId="481F6423" w14:textId="77777777" w:rsidR="00B2583B" w:rsidRDefault="00000000">
            <w:pPr>
              <w:pStyle w:val="Compact"/>
              <w:jc w:val="right"/>
            </w:pPr>
            <w:r>
              <w:t>26</w:t>
            </w:r>
          </w:p>
        </w:tc>
        <w:tc>
          <w:tcPr>
            <w:tcW w:w="1320" w:type="dxa"/>
          </w:tcPr>
          <w:p w14:paraId="77517CF6" w14:textId="77777777" w:rsidR="00B2583B" w:rsidRDefault="00000000">
            <w:pPr>
              <w:pStyle w:val="Compact"/>
              <w:jc w:val="right"/>
            </w:pPr>
            <w:r>
              <w:t>0.05206</w:t>
            </w:r>
          </w:p>
        </w:tc>
        <w:tc>
          <w:tcPr>
            <w:tcW w:w="1500" w:type="dxa"/>
          </w:tcPr>
          <w:p w14:paraId="0C33D8F0" w14:textId="77777777" w:rsidR="00B2583B" w:rsidRDefault="00000000">
            <w:pPr>
              <w:pStyle w:val="Compact"/>
              <w:jc w:val="right"/>
            </w:pPr>
            <w:r>
              <w:t>22</w:t>
            </w:r>
          </w:p>
        </w:tc>
        <w:tc>
          <w:tcPr>
            <w:tcW w:w="600" w:type="dxa"/>
          </w:tcPr>
          <w:p w14:paraId="3C16347F" w14:textId="77777777" w:rsidR="00B2583B" w:rsidRDefault="00000000">
            <w:pPr>
              <w:pStyle w:val="Compact"/>
              <w:jc w:val="right"/>
            </w:pPr>
            <w:r>
              <w:t>0.43</w:t>
            </w:r>
          </w:p>
        </w:tc>
      </w:tr>
      <w:tr w:rsidR="00B2583B" w14:paraId="2EADA55F" w14:textId="77777777">
        <w:tc>
          <w:tcPr>
            <w:tcW w:w="1560" w:type="dxa"/>
          </w:tcPr>
          <w:p w14:paraId="0F19B855" w14:textId="77777777" w:rsidR="00B2583B" w:rsidRDefault="00000000">
            <w:pPr>
              <w:pStyle w:val="Compact"/>
            </w:pPr>
            <w:r>
              <w:t>Chlorella_vulgaris</w:t>
            </w:r>
          </w:p>
        </w:tc>
        <w:tc>
          <w:tcPr>
            <w:tcW w:w="1140" w:type="dxa"/>
          </w:tcPr>
          <w:p w14:paraId="68C1492D" w14:textId="77777777" w:rsidR="00B2583B" w:rsidRDefault="00000000">
            <w:pPr>
              <w:pStyle w:val="Compact"/>
              <w:jc w:val="right"/>
            </w:pPr>
            <w:r>
              <w:t>2</w:t>
            </w:r>
          </w:p>
        </w:tc>
        <w:tc>
          <w:tcPr>
            <w:tcW w:w="1800" w:type="dxa"/>
          </w:tcPr>
          <w:p w14:paraId="5A213B4E" w14:textId="77777777" w:rsidR="00B2583B" w:rsidRDefault="00000000">
            <w:pPr>
              <w:pStyle w:val="Compact"/>
              <w:jc w:val="right"/>
            </w:pPr>
            <w:r>
              <w:t>10</w:t>
            </w:r>
          </w:p>
        </w:tc>
        <w:tc>
          <w:tcPr>
            <w:tcW w:w="1320" w:type="dxa"/>
          </w:tcPr>
          <w:p w14:paraId="47ED181F" w14:textId="77777777" w:rsidR="00B2583B" w:rsidRDefault="00000000">
            <w:pPr>
              <w:pStyle w:val="Compact"/>
              <w:jc w:val="right"/>
            </w:pPr>
            <w:r>
              <w:t>0.44111</w:t>
            </w:r>
          </w:p>
        </w:tc>
        <w:tc>
          <w:tcPr>
            <w:tcW w:w="1500" w:type="dxa"/>
          </w:tcPr>
          <w:p w14:paraId="6DC32F9B" w14:textId="77777777" w:rsidR="00B2583B" w:rsidRDefault="00000000">
            <w:pPr>
              <w:pStyle w:val="Compact"/>
              <w:jc w:val="right"/>
            </w:pPr>
            <w:r>
              <w:t>22</w:t>
            </w:r>
          </w:p>
        </w:tc>
        <w:tc>
          <w:tcPr>
            <w:tcW w:w="600" w:type="dxa"/>
          </w:tcPr>
          <w:p w14:paraId="74063F0C" w14:textId="77777777" w:rsidR="00B2583B" w:rsidRDefault="00000000">
            <w:pPr>
              <w:pStyle w:val="Compact"/>
              <w:jc w:val="right"/>
            </w:pPr>
            <w:r>
              <w:t>0.43</w:t>
            </w:r>
          </w:p>
        </w:tc>
      </w:tr>
      <w:tr w:rsidR="00B2583B" w14:paraId="3D6A3709" w14:textId="77777777">
        <w:tc>
          <w:tcPr>
            <w:tcW w:w="1560" w:type="dxa"/>
          </w:tcPr>
          <w:p w14:paraId="56AE0AA6" w14:textId="77777777" w:rsidR="00B2583B" w:rsidRDefault="00000000">
            <w:pPr>
              <w:pStyle w:val="Compact"/>
            </w:pPr>
            <w:r>
              <w:t>Chlorella_vulgaris</w:t>
            </w:r>
          </w:p>
        </w:tc>
        <w:tc>
          <w:tcPr>
            <w:tcW w:w="1140" w:type="dxa"/>
          </w:tcPr>
          <w:p w14:paraId="6DDB53AD" w14:textId="77777777" w:rsidR="00B2583B" w:rsidRDefault="00000000">
            <w:pPr>
              <w:pStyle w:val="Compact"/>
              <w:jc w:val="right"/>
            </w:pPr>
            <w:r>
              <w:t>2</w:t>
            </w:r>
          </w:p>
        </w:tc>
        <w:tc>
          <w:tcPr>
            <w:tcW w:w="1800" w:type="dxa"/>
          </w:tcPr>
          <w:p w14:paraId="1225F7BB" w14:textId="77777777" w:rsidR="00B2583B" w:rsidRDefault="00000000">
            <w:pPr>
              <w:pStyle w:val="Compact"/>
              <w:jc w:val="right"/>
            </w:pPr>
            <w:r>
              <w:t>14</w:t>
            </w:r>
          </w:p>
        </w:tc>
        <w:tc>
          <w:tcPr>
            <w:tcW w:w="1320" w:type="dxa"/>
          </w:tcPr>
          <w:p w14:paraId="559D795B" w14:textId="77777777" w:rsidR="00B2583B" w:rsidRDefault="00000000">
            <w:pPr>
              <w:pStyle w:val="Compact"/>
              <w:jc w:val="right"/>
            </w:pPr>
            <w:r>
              <w:t>0.41880</w:t>
            </w:r>
          </w:p>
        </w:tc>
        <w:tc>
          <w:tcPr>
            <w:tcW w:w="1500" w:type="dxa"/>
          </w:tcPr>
          <w:p w14:paraId="15456949" w14:textId="77777777" w:rsidR="00B2583B" w:rsidRDefault="00000000">
            <w:pPr>
              <w:pStyle w:val="Compact"/>
              <w:jc w:val="right"/>
            </w:pPr>
            <w:r>
              <w:t>22</w:t>
            </w:r>
          </w:p>
        </w:tc>
        <w:tc>
          <w:tcPr>
            <w:tcW w:w="600" w:type="dxa"/>
          </w:tcPr>
          <w:p w14:paraId="22E4C51A" w14:textId="77777777" w:rsidR="00B2583B" w:rsidRDefault="00000000">
            <w:pPr>
              <w:pStyle w:val="Compact"/>
              <w:jc w:val="right"/>
            </w:pPr>
            <w:r>
              <w:t>0.43</w:t>
            </w:r>
          </w:p>
        </w:tc>
      </w:tr>
      <w:tr w:rsidR="00B2583B" w14:paraId="384CA74F" w14:textId="77777777">
        <w:tc>
          <w:tcPr>
            <w:tcW w:w="1560" w:type="dxa"/>
          </w:tcPr>
          <w:p w14:paraId="2ECE1DC7" w14:textId="77777777" w:rsidR="00B2583B" w:rsidRDefault="00000000">
            <w:pPr>
              <w:pStyle w:val="Compact"/>
            </w:pPr>
            <w:r>
              <w:t>Chlorella_vulgaris</w:t>
            </w:r>
          </w:p>
        </w:tc>
        <w:tc>
          <w:tcPr>
            <w:tcW w:w="1140" w:type="dxa"/>
          </w:tcPr>
          <w:p w14:paraId="3459160A" w14:textId="77777777" w:rsidR="00B2583B" w:rsidRDefault="00000000">
            <w:pPr>
              <w:pStyle w:val="Compact"/>
              <w:jc w:val="right"/>
            </w:pPr>
            <w:r>
              <w:t>2</w:t>
            </w:r>
          </w:p>
        </w:tc>
        <w:tc>
          <w:tcPr>
            <w:tcW w:w="1800" w:type="dxa"/>
          </w:tcPr>
          <w:p w14:paraId="58AF40B1" w14:textId="77777777" w:rsidR="00B2583B" w:rsidRDefault="00000000">
            <w:pPr>
              <w:pStyle w:val="Compact"/>
              <w:jc w:val="right"/>
            </w:pPr>
            <w:r>
              <w:t>18</w:t>
            </w:r>
          </w:p>
        </w:tc>
        <w:tc>
          <w:tcPr>
            <w:tcW w:w="1320" w:type="dxa"/>
          </w:tcPr>
          <w:p w14:paraId="5651B5F1" w14:textId="77777777" w:rsidR="00B2583B" w:rsidRDefault="00000000">
            <w:pPr>
              <w:pStyle w:val="Compact"/>
              <w:jc w:val="right"/>
            </w:pPr>
            <w:r>
              <w:t>0.43990</w:t>
            </w:r>
          </w:p>
        </w:tc>
        <w:tc>
          <w:tcPr>
            <w:tcW w:w="1500" w:type="dxa"/>
          </w:tcPr>
          <w:p w14:paraId="17BDD11E" w14:textId="77777777" w:rsidR="00B2583B" w:rsidRDefault="00000000">
            <w:pPr>
              <w:pStyle w:val="Compact"/>
              <w:jc w:val="right"/>
            </w:pPr>
            <w:r>
              <w:t>22</w:t>
            </w:r>
          </w:p>
        </w:tc>
        <w:tc>
          <w:tcPr>
            <w:tcW w:w="600" w:type="dxa"/>
          </w:tcPr>
          <w:p w14:paraId="680C3B52" w14:textId="77777777" w:rsidR="00B2583B" w:rsidRDefault="00000000">
            <w:pPr>
              <w:pStyle w:val="Compact"/>
              <w:jc w:val="right"/>
            </w:pPr>
            <w:r>
              <w:t>0.43</w:t>
            </w:r>
          </w:p>
        </w:tc>
      </w:tr>
      <w:tr w:rsidR="00B2583B" w14:paraId="0E947308" w14:textId="77777777">
        <w:tc>
          <w:tcPr>
            <w:tcW w:w="1560" w:type="dxa"/>
          </w:tcPr>
          <w:p w14:paraId="6FBB5877" w14:textId="77777777" w:rsidR="00B2583B" w:rsidRDefault="00000000">
            <w:pPr>
              <w:pStyle w:val="Compact"/>
            </w:pPr>
            <w:r>
              <w:t>Chlorella_vulgaris</w:t>
            </w:r>
          </w:p>
        </w:tc>
        <w:tc>
          <w:tcPr>
            <w:tcW w:w="1140" w:type="dxa"/>
          </w:tcPr>
          <w:p w14:paraId="013DB41C" w14:textId="77777777" w:rsidR="00B2583B" w:rsidRDefault="00000000">
            <w:pPr>
              <w:pStyle w:val="Compact"/>
              <w:jc w:val="right"/>
            </w:pPr>
            <w:r>
              <w:t>2</w:t>
            </w:r>
          </w:p>
        </w:tc>
        <w:tc>
          <w:tcPr>
            <w:tcW w:w="1800" w:type="dxa"/>
          </w:tcPr>
          <w:p w14:paraId="373358C9" w14:textId="77777777" w:rsidR="00B2583B" w:rsidRDefault="00000000">
            <w:pPr>
              <w:pStyle w:val="Compact"/>
              <w:jc w:val="right"/>
            </w:pPr>
            <w:r>
              <w:t>22</w:t>
            </w:r>
          </w:p>
        </w:tc>
        <w:tc>
          <w:tcPr>
            <w:tcW w:w="1320" w:type="dxa"/>
          </w:tcPr>
          <w:p w14:paraId="47E1DCDB" w14:textId="77777777" w:rsidR="00B2583B" w:rsidRDefault="00000000">
            <w:pPr>
              <w:pStyle w:val="Compact"/>
              <w:jc w:val="right"/>
            </w:pPr>
            <w:r>
              <w:t>0.41676</w:t>
            </w:r>
          </w:p>
        </w:tc>
        <w:tc>
          <w:tcPr>
            <w:tcW w:w="1500" w:type="dxa"/>
          </w:tcPr>
          <w:p w14:paraId="3EE28797" w14:textId="77777777" w:rsidR="00B2583B" w:rsidRDefault="00000000">
            <w:pPr>
              <w:pStyle w:val="Compact"/>
              <w:jc w:val="right"/>
            </w:pPr>
            <w:r>
              <w:t>22</w:t>
            </w:r>
          </w:p>
        </w:tc>
        <w:tc>
          <w:tcPr>
            <w:tcW w:w="600" w:type="dxa"/>
          </w:tcPr>
          <w:p w14:paraId="13787104" w14:textId="77777777" w:rsidR="00B2583B" w:rsidRDefault="00000000">
            <w:pPr>
              <w:pStyle w:val="Compact"/>
              <w:jc w:val="right"/>
            </w:pPr>
            <w:r>
              <w:t>0.43</w:t>
            </w:r>
          </w:p>
        </w:tc>
      </w:tr>
      <w:tr w:rsidR="00B2583B" w14:paraId="225F492C" w14:textId="77777777">
        <w:tc>
          <w:tcPr>
            <w:tcW w:w="1560" w:type="dxa"/>
          </w:tcPr>
          <w:p w14:paraId="700DC5CE" w14:textId="77777777" w:rsidR="00B2583B" w:rsidRDefault="00000000">
            <w:pPr>
              <w:pStyle w:val="Compact"/>
            </w:pPr>
            <w:r>
              <w:t>Chlorella_vulgaris</w:t>
            </w:r>
          </w:p>
        </w:tc>
        <w:tc>
          <w:tcPr>
            <w:tcW w:w="1140" w:type="dxa"/>
          </w:tcPr>
          <w:p w14:paraId="5B6A701D" w14:textId="77777777" w:rsidR="00B2583B" w:rsidRDefault="00000000">
            <w:pPr>
              <w:pStyle w:val="Compact"/>
              <w:jc w:val="right"/>
            </w:pPr>
            <w:r>
              <w:t>2</w:t>
            </w:r>
          </w:p>
        </w:tc>
        <w:tc>
          <w:tcPr>
            <w:tcW w:w="1800" w:type="dxa"/>
          </w:tcPr>
          <w:p w14:paraId="1D5BE12E" w14:textId="77777777" w:rsidR="00B2583B" w:rsidRDefault="00000000">
            <w:pPr>
              <w:pStyle w:val="Compact"/>
              <w:jc w:val="right"/>
            </w:pPr>
            <w:r>
              <w:t>26</w:t>
            </w:r>
          </w:p>
        </w:tc>
        <w:tc>
          <w:tcPr>
            <w:tcW w:w="1320" w:type="dxa"/>
          </w:tcPr>
          <w:p w14:paraId="68DA509D" w14:textId="77777777" w:rsidR="00B2583B" w:rsidRDefault="00000000">
            <w:pPr>
              <w:pStyle w:val="Compact"/>
              <w:jc w:val="right"/>
            </w:pPr>
            <w:r>
              <w:t>0.41394</w:t>
            </w:r>
          </w:p>
        </w:tc>
        <w:tc>
          <w:tcPr>
            <w:tcW w:w="1500" w:type="dxa"/>
          </w:tcPr>
          <w:p w14:paraId="1A538C00" w14:textId="77777777" w:rsidR="00B2583B" w:rsidRDefault="00000000">
            <w:pPr>
              <w:pStyle w:val="Compact"/>
              <w:jc w:val="right"/>
            </w:pPr>
            <w:r>
              <w:t>22</w:t>
            </w:r>
          </w:p>
        </w:tc>
        <w:tc>
          <w:tcPr>
            <w:tcW w:w="600" w:type="dxa"/>
          </w:tcPr>
          <w:p w14:paraId="122EA43C" w14:textId="77777777" w:rsidR="00B2583B" w:rsidRDefault="00000000">
            <w:pPr>
              <w:pStyle w:val="Compact"/>
              <w:jc w:val="right"/>
            </w:pPr>
            <w:r>
              <w:t>0.43</w:t>
            </w:r>
          </w:p>
        </w:tc>
      </w:tr>
      <w:tr w:rsidR="00B2583B" w14:paraId="1897000B" w14:textId="77777777">
        <w:tc>
          <w:tcPr>
            <w:tcW w:w="1560" w:type="dxa"/>
          </w:tcPr>
          <w:p w14:paraId="3C86D961" w14:textId="77777777" w:rsidR="00B2583B" w:rsidRDefault="00000000">
            <w:pPr>
              <w:pStyle w:val="Compact"/>
            </w:pPr>
            <w:r>
              <w:t>Chlorella_vulgaris</w:t>
            </w:r>
          </w:p>
        </w:tc>
        <w:tc>
          <w:tcPr>
            <w:tcW w:w="1140" w:type="dxa"/>
          </w:tcPr>
          <w:p w14:paraId="1C4E2127" w14:textId="77777777" w:rsidR="00B2583B" w:rsidRDefault="00000000">
            <w:pPr>
              <w:pStyle w:val="Compact"/>
              <w:jc w:val="right"/>
            </w:pPr>
            <w:r>
              <w:t>4</w:t>
            </w:r>
          </w:p>
        </w:tc>
        <w:tc>
          <w:tcPr>
            <w:tcW w:w="1800" w:type="dxa"/>
          </w:tcPr>
          <w:p w14:paraId="7C5A9082" w14:textId="77777777" w:rsidR="00B2583B" w:rsidRDefault="00000000">
            <w:pPr>
              <w:pStyle w:val="Compact"/>
              <w:jc w:val="right"/>
            </w:pPr>
            <w:r>
              <w:t>10</w:t>
            </w:r>
          </w:p>
        </w:tc>
        <w:tc>
          <w:tcPr>
            <w:tcW w:w="1320" w:type="dxa"/>
          </w:tcPr>
          <w:p w14:paraId="3966C609" w14:textId="77777777" w:rsidR="00B2583B" w:rsidRDefault="00000000">
            <w:pPr>
              <w:pStyle w:val="Compact"/>
              <w:jc w:val="right"/>
            </w:pPr>
            <w:r>
              <w:t>0.21780</w:t>
            </w:r>
          </w:p>
        </w:tc>
        <w:tc>
          <w:tcPr>
            <w:tcW w:w="1500" w:type="dxa"/>
          </w:tcPr>
          <w:p w14:paraId="36C81605" w14:textId="77777777" w:rsidR="00B2583B" w:rsidRDefault="00000000">
            <w:pPr>
              <w:pStyle w:val="Compact"/>
              <w:jc w:val="right"/>
            </w:pPr>
            <w:r>
              <w:t>22</w:t>
            </w:r>
          </w:p>
        </w:tc>
        <w:tc>
          <w:tcPr>
            <w:tcW w:w="600" w:type="dxa"/>
          </w:tcPr>
          <w:p w14:paraId="350193FC" w14:textId="77777777" w:rsidR="00B2583B" w:rsidRDefault="00000000">
            <w:pPr>
              <w:pStyle w:val="Compact"/>
              <w:jc w:val="right"/>
            </w:pPr>
            <w:r>
              <w:t>0.43</w:t>
            </w:r>
          </w:p>
        </w:tc>
      </w:tr>
      <w:tr w:rsidR="00B2583B" w14:paraId="0A44A03B" w14:textId="77777777">
        <w:tc>
          <w:tcPr>
            <w:tcW w:w="1560" w:type="dxa"/>
          </w:tcPr>
          <w:p w14:paraId="73E96322" w14:textId="77777777" w:rsidR="00B2583B" w:rsidRDefault="00000000">
            <w:pPr>
              <w:pStyle w:val="Compact"/>
            </w:pPr>
            <w:r>
              <w:lastRenderedPageBreak/>
              <w:t>Chlorella_vulgaris</w:t>
            </w:r>
          </w:p>
        </w:tc>
        <w:tc>
          <w:tcPr>
            <w:tcW w:w="1140" w:type="dxa"/>
          </w:tcPr>
          <w:p w14:paraId="5B8D17F2" w14:textId="77777777" w:rsidR="00B2583B" w:rsidRDefault="00000000">
            <w:pPr>
              <w:pStyle w:val="Compact"/>
              <w:jc w:val="right"/>
            </w:pPr>
            <w:r>
              <w:t>4</w:t>
            </w:r>
          </w:p>
        </w:tc>
        <w:tc>
          <w:tcPr>
            <w:tcW w:w="1800" w:type="dxa"/>
          </w:tcPr>
          <w:p w14:paraId="4EDC7DD9" w14:textId="77777777" w:rsidR="00B2583B" w:rsidRDefault="00000000">
            <w:pPr>
              <w:pStyle w:val="Compact"/>
              <w:jc w:val="right"/>
            </w:pPr>
            <w:r>
              <w:t>14</w:t>
            </w:r>
          </w:p>
        </w:tc>
        <w:tc>
          <w:tcPr>
            <w:tcW w:w="1320" w:type="dxa"/>
          </w:tcPr>
          <w:p w14:paraId="7BD4CCFD" w14:textId="77777777" w:rsidR="00B2583B" w:rsidRDefault="00000000">
            <w:pPr>
              <w:pStyle w:val="Compact"/>
              <w:jc w:val="right"/>
            </w:pPr>
            <w:r>
              <w:t>0.20730</w:t>
            </w:r>
          </w:p>
        </w:tc>
        <w:tc>
          <w:tcPr>
            <w:tcW w:w="1500" w:type="dxa"/>
          </w:tcPr>
          <w:p w14:paraId="2DC8F9FA" w14:textId="77777777" w:rsidR="00B2583B" w:rsidRDefault="00000000">
            <w:pPr>
              <w:pStyle w:val="Compact"/>
              <w:jc w:val="right"/>
            </w:pPr>
            <w:r>
              <w:t>22</w:t>
            </w:r>
          </w:p>
        </w:tc>
        <w:tc>
          <w:tcPr>
            <w:tcW w:w="600" w:type="dxa"/>
          </w:tcPr>
          <w:p w14:paraId="122AAD3C" w14:textId="77777777" w:rsidR="00B2583B" w:rsidRDefault="00000000">
            <w:pPr>
              <w:pStyle w:val="Compact"/>
              <w:jc w:val="right"/>
            </w:pPr>
            <w:r>
              <w:t>0.43</w:t>
            </w:r>
          </w:p>
        </w:tc>
      </w:tr>
      <w:tr w:rsidR="00B2583B" w14:paraId="1A2C099F" w14:textId="77777777">
        <w:tc>
          <w:tcPr>
            <w:tcW w:w="1560" w:type="dxa"/>
          </w:tcPr>
          <w:p w14:paraId="05C3AB37" w14:textId="77777777" w:rsidR="00B2583B" w:rsidRDefault="00000000">
            <w:pPr>
              <w:pStyle w:val="Compact"/>
            </w:pPr>
            <w:r>
              <w:t>Chlorella_vulgaris</w:t>
            </w:r>
          </w:p>
        </w:tc>
        <w:tc>
          <w:tcPr>
            <w:tcW w:w="1140" w:type="dxa"/>
          </w:tcPr>
          <w:p w14:paraId="3E8BFDCD" w14:textId="77777777" w:rsidR="00B2583B" w:rsidRDefault="00000000">
            <w:pPr>
              <w:pStyle w:val="Compact"/>
              <w:jc w:val="right"/>
            </w:pPr>
            <w:r>
              <w:t>4</w:t>
            </w:r>
          </w:p>
        </w:tc>
        <w:tc>
          <w:tcPr>
            <w:tcW w:w="1800" w:type="dxa"/>
          </w:tcPr>
          <w:p w14:paraId="1B946A61" w14:textId="77777777" w:rsidR="00B2583B" w:rsidRDefault="00000000">
            <w:pPr>
              <w:pStyle w:val="Compact"/>
              <w:jc w:val="right"/>
            </w:pPr>
            <w:r>
              <w:t>18</w:t>
            </w:r>
          </w:p>
        </w:tc>
        <w:tc>
          <w:tcPr>
            <w:tcW w:w="1320" w:type="dxa"/>
          </w:tcPr>
          <w:p w14:paraId="27C1DAF7" w14:textId="77777777" w:rsidR="00B2583B" w:rsidRDefault="00000000">
            <w:pPr>
              <w:pStyle w:val="Compact"/>
              <w:jc w:val="right"/>
            </w:pPr>
            <w:r>
              <w:t>0.21460</w:t>
            </w:r>
          </w:p>
        </w:tc>
        <w:tc>
          <w:tcPr>
            <w:tcW w:w="1500" w:type="dxa"/>
          </w:tcPr>
          <w:p w14:paraId="52F9F365" w14:textId="77777777" w:rsidR="00B2583B" w:rsidRDefault="00000000">
            <w:pPr>
              <w:pStyle w:val="Compact"/>
              <w:jc w:val="right"/>
            </w:pPr>
            <w:r>
              <w:t>22</w:t>
            </w:r>
          </w:p>
        </w:tc>
        <w:tc>
          <w:tcPr>
            <w:tcW w:w="600" w:type="dxa"/>
          </w:tcPr>
          <w:p w14:paraId="59FB5656" w14:textId="77777777" w:rsidR="00B2583B" w:rsidRDefault="00000000">
            <w:pPr>
              <w:pStyle w:val="Compact"/>
              <w:jc w:val="right"/>
            </w:pPr>
            <w:r>
              <w:t>0.43</w:t>
            </w:r>
          </w:p>
        </w:tc>
      </w:tr>
      <w:tr w:rsidR="00B2583B" w14:paraId="5B684C36" w14:textId="77777777">
        <w:tc>
          <w:tcPr>
            <w:tcW w:w="1560" w:type="dxa"/>
          </w:tcPr>
          <w:p w14:paraId="2679CD37" w14:textId="77777777" w:rsidR="00B2583B" w:rsidRDefault="00000000">
            <w:pPr>
              <w:pStyle w:val="Compact"/>
            </w:pPr>
            <w:r>
              <w:t>Chlorella_vulgaris</w:t>
            </w:r>
          </w:p>
        </w:tc>
        <w:tc>
          <w:tcPr>
            <w:tcW w:w="1140" w:type="dxa"/>
          </w:tcPr>
          <w:p w14:paraId="29C27027" w14:textId="77777777" w:rsidR="00B2583B" w:rsidRDefault="00000000">
            <w:pPr>
              <w:pStyle w:val="Compact"/>
              <w:jc w:val="right"/>
            </w:pPr>
            <w:r>
              <w:t>4</w:t>
            </w:r>
          </w:p>
        </w:tc>
        <w:tc>
          <w:tcPr>
            <w:tcW w:w="1800" w:type="dxa"/>
          </w:tcPr>
          <w:p w14:paraId="23555259" w14:textId="77777777" w:rsidR="00B2583B" w:rsidRDefault="00000000">
            <w:pPr>
              <w:pStyle w:val="Compact"/>
              <w:jc w:val="right"/>
            </w:pPr>
            <w:r>
              <w:t>22</w:t>
            </w:r>
          </w:p>
        </w:tc>
        <w:tc>
          <w:tcPr>
            <w:tcW w:w="1320" w:type="dxa"/>
          </w:tcPr>
          <w:p w14:paraId="1B44F36E" w14:textId="77777777" w:rsidR="00B2583B" w:rsidRDefault="00000000">
            <w:pPr>
              <w:pStyle w:val="Compact"/>
              <w:jc w:val="right"/>
            </w:pPr>
            <w:r>
              <w:t>0.20720</w:t>
            </w:r>
          </w:p>
        </w:tc>
        <w:tc>
          <w:tcPr>
            <w:tcW w:w="1500" w:type="dxa"/>
          </w:tcPr>
          <w:p w14:paraId="3F3B874C" w14:textId="77777777" w:rsidR="00B2583B" w:rsidRDefault="00000000">
            <w:pPr>
              <w:pStyle w:val="Compact"/>
              <w:jc w:val="right"/>
            </w:pPr>
            <w:r>
              <w:t>22</w:t>
            </w:r>
          </w:p>
        </w:tc>
        <w:tc>
          <w:tcPr>
            <w:tcW w:w="600" w:type="dxa"/>
          </w:tcPr>
          <w:p w14:paraId="69C23B42" w14:textId="77777777" w:rsidR="00B2583B" w:rsidRDefault="00000000">
            <w:pPr>
              <w:pStyle w:val="Compact"/>
              <w:jc w:val="right"/>
            </w:pPr>
            <w:r>
              <w:t>0.43</w:t>
            </w:r>
          </w:p>
        </w:tc>
      </w:tr>
      <w:tr w:rsidR="00B2583B" w14:paraId="3B786055" w14:textId="77777777">
        <w:tc>
          <w:tcPr>
            <w:tcW w:w="1560" w:type="dxa"/>
          </w:tcPr>
          <w:p w14:paraId="4B408969" w14:textId="77777777" w:rsidR="00B2583B" w:rsidRDefault="00000000">
            <w:pPr>
              <w:pStyle w:val="Compact"/>
            </w:pPr>
            <w:r>
              <w:t>Chlorella_vulgaris</w:t>
            </w:r>
          </w:p>
        </w:tc>
        <w:tc>
          <w:tcPr>
            <w:tcW w:w="1140" w:type="dxa"/>
          </w:tcPr>
          <w:p w14:paraId="05E45A2A" w14:textId="77777777" w:rsidR="00B2583B" w:rsidRDefault="00000000">
            <w:pPr>
              <w:pStyle w:val="Compact"/>
              <w:jc w:val="right"/>
            </w:pPr>
            <w:r>
              <w:t>4</w:t>
            </w:r>
          </w:p>
        </w:tc>
        <w:tc>
          <w:tcPr>
            <w:tcW w:w="1800" w:type="dxa"/>
          </w:tcPr>
          <w:p w14:paraId="2463A8A5" w14:textId="77777777" w:rsidR="00B2583B" w:rsidRDefault="00000000">
            <w:pPr>
              <w:pStyle w:val="Compact"/>
              <w:jc w:val="right"/>
            </w:pPr>
            <w:r>
              <w:t>26</w:t>
            </w:r>
          </w:p>
        </w:tc>
        <w:tc>
          <w:tcPr>
            <w:tcW w:w="1320" w:type="dxa"/>
          </w:tcPr>
          <w:p w14:paraId="1E497BF0" w14:textId="77777777" w:rsidR="00B2583B" w:rsidRDefault="00000000">
            <w:pPr>
              <w:pStyle w:val="Compact"/>
              <w:jc w:val="right"/>
            </w:pPr>
            <w:r>
              <w:t>0.20306</w:t>
            </w:r>
          </w:p>
        </w:tc>
        <w:tc>
          <w:tcPr>
            <w:tcW w:w="1500" w:type="dxa"/>
          </w:tcPr>
          <w:p w14:paraId="0424704C" w14:textId="77777777" w:rsidR="00B2583B" w:rsidRDefault="00000000">
            <w:pPr>
              <w:pStyle w:val="Compact"/>
              <w:jc w:val="right"/>
            </w:pPr>
            <w:r>
              <w:t>22</w:t>
            </w:r>
          </w:p>
        </w:tc>
        <w:tc>
          <w:tcPr>
            <w:tcW w:w="600" w:type="dxa"/>
          </w:tcPr>
          <w:p w14:paraId="04F4B961" w14:textId="77777777" w:rsidR="00B2583B" w:rsidRDefault="00000000">
            <w:pPr>
              <w:pStyle w:val="Compact"/>
              <w:jc w:val="right"/>
            </w:pPr>
            <w:r>
              <w:t>0.43</w:t>
            </w:r>
          </w:p>
        </w:tc>
      </w:tr>
      <w:tr w:rsidR="00B2583B" w14:paraId="0A344443" w14:textId="77777777">
        <w:tc>
          <w:tcPr>
            <w:tcW w:w="1560" w:type="dxa"/>
          </w:tcPr>
          <w:p w14:paraId="14146929" w14:textId="77777777" w:rsidR="00B2583B" w:rsidRDefault="00000000">
            <w:pPr>
              <w:pStyle w:val="Compact"/>
            </w:pPr>
            <w:r>
              <w:t>Chlorella_vulgaris</w:t>
            </w:r>
          </w:p>
        </w:tc>
        <w:tc>
          <w:tcPr>
            <w:tcW w:w="1140" w:type="dxa"/>
          </w:tcPr>
          <w:p w14:paraId="6E12F9EC" w14:textId="77777777" w:rsidR="00B2583B" w:rsidRDefault="00000000">
            <w:pPr>
              <w:pStyle w:val="Compact"/>
              <w:jc w:val="right"/>
            </w:pPr>
            <w:r>
              <w:t>8</w:t>
            </w:r>
          </w:p>
        </w:tc>
        <w:tc>
          <w:tcPr>
            <w:tcW w:w="1800" w:type="dxa"/>
          </w:tcPr>
          <w:p w14:paraId="690ABD21" w14:textId="77777777" w:rsidR="00B2583B" w:rsidRDefault="00000000">
            <w:pPr>
              <w:pStyle w:val="Compact"/>
              <w:jc w:val="right"/>
            </w:pPr>
            <w:r>
              <w:t>10</w:t>
            </w:r>
          </w:p>
        </w:tc>
        <w:tc>
          <w:tcPr>
            <w:tcW w:w="1320" w:type="dxa"/>
          </w:tcPr>
          <w:p w14:paraId="5C06987E" w14:textId="77777777" w:rsidR="00B2583B" w:rsidRDefault="00000000">
            <w:pPr>
              <w:pStyle w:val="Compact"/>
              <w:jc w:val="right"/>
            </w:pPr>
            <w:r>
              <w:t>0.10689</w:t>
            </w:r>
          </w:p>
        </w:tc>
        <w:tc>
          <w:tcPr>
            <w:tcW w:w="1500" w:type="dxa"/>
          </w:tcPr>
          <w:p w14:paraId="0414FD22" w14:textId="77777777" w:rsidR="00B2583B" w:rsidRDefault="00000000">
            <w:pPr>
              <w:pStyle w:val="Compact"/>
              <w:jc w:val="right"/>
            </w:pPr>
            <w:r>
              <w:t>22</w:t>
            </w:r>
          </w:p>
        </w:tc>
        <w:tc>
          <w:tcPr>
            <w:tcW w:w="600" w:type="dxa"/>
          </w:tcPr>
          <w:p w14:paraId="343FAF49" w14:textId="77777777" w:rsidR="00B2583B" w:rsidRDefault="00000000">
            <w:pPr>
              <w:pStyle w:val="Compact"/>
              <w:jc w:val="right"/>
            </w:pPr>
            <w:r>
              <w:t>0.43</w:t>
            </w:r>
          </w:p>
        </w:tc>
      </w:tr>
      <w:tr w:rsidR="00B2583B" w14:paraId="0987F0B7" w14:textId="77777777">
        <w:tc>
          <w:tcPr>
            <w:tcW w:w="1560" w:type="dxa"/>
          </w:tcPr>
          <w:p w14:paraId="122B6F6C" w14:textId="77777777" w:rsidR="00B2583B" w:rsidRDefault="00000000">
            <w:pPr>
              <w:pStyle w:val="Compact"/>
            </w:pPr>
            <w:r>
              <w:t>Chlorella_vulgaris</w:t>
            </w:r>
          </w:p>
        </w:tc>
        <w:tc>
          <w:tcPr>
            <w:tcW w:w="1140" w:type="dxa"/>
          </w:tcPr>
          <w:p w14:paraId="275E34BD" w14:textId="77777777" w:rsidR="00B2583B" w:rsidRDefault="00000000">
            <w:pPr>
              <w:pStyle w:val="Compact"/>
              <w:jc w:val="right"/>
            </w:pPr>
            <w:r>
              <w:t>8</w:t>
            </w:r>
          </w:p>
        </w:tc>
        <w:tc>
          <w:tcPr>
            <w:tcW w:w="1800" w:type="dxa"/>
          </w:tcPr>
          <w:p w14:paraId="6419FA78" w14:textId="77777777" w:rsidR="00B2583B" w:rsidRDefault="00000000">
            <w:pPr>
              <w:pStyle w:val="Compact"/>
              <w:jc w:val="right"/>
            </w:pPr>
            <w:r>
              <w:t>14</w:t>
            </w:r>
          </w:p>
        </w:tc>
        <w:tc>
          <w:tcPr>
            <w:tcW w:w="1320" w:type="dxa"/>
          </w:tcPr>
          <w:p w14:paraId="53AAB631" w14:textId="77777777" w:rsidR="00B2583B" w:rsidRDefault="00000000">
            <w:pPr>
              <w:pStyle w:val="Compact"/>
              <w:jc w:val="right"/>
            </w:pPr>
            <w:r>
              <w:t>0.10240</w:t>
            </w:r>
          </w:p>
        </w:tc>
        <w:tc>
          <w:tcPr>
            <w:tcW w:w="1500" w:type="dxa"/>
          </w:tcPr>
          <w:p w14:paraId="571C6585" w14:textId="77777777" w:rsidR="00B2583B" w:rsidRDefault="00000000">
            <w:pPr>
              <w:pStyle w:val="Compact"/>
              <w:jc w:val="right"/>
            </w:pPr>
            <w:r>
              <w:t>22</w:t>
            </w:r>
          </w:p>
        </w:tc>
        <w:tc>
          <w:tcPr>
            <w:tcW w:w="600" w:type="dxa"/>
          </w:tcPr>
          <w:p w14:paraId="776F727C" w14:textId="77777777" w:rsidR="00B2583B" w:rsidRDefault="00000000">
            <w:pPr>
              <w:pStyle w:val="Compact"/>
              <w:jc w:val="right"/>
            </w:pPr>
            <w:r>
              <w:t>0.43</w:t>
            </w:r>
          </w:p>
        </w:tc>
      </w:tr>
      <w:tr w:rsidR="00B2583B" w14:paraId="131092BB" w14:textId="77777777">
        <w:tc>
          <w:tcPr>
            <w:tcW w:w="1560" w:type="dxa"/>
          </w:tcPr>
          <w:p w14:paraId="3F2A6516" w14:textId="77777777" w:rsidR="00B2583B" w:rsidRDefault="00000000">
            <w:pPr>
              <w:pStyle w:val="Compact"/>
            </w:pPr>
            <w:r>
              <w:t>Chlorella_vulgaris</w:t>
            </w:r>
          </w:p>
        </w:tc>
        <w:tc>
          <w:tcPr>
            <w:tcW w:w="1140" w:type="dxa"/>
          </w:tcPr>
          <w:p w14:paraId="5874D734" w14:textId="77777777" w:rsidR="00B2583B" w:rsidRDefault="00000000">
            <w:pPr>
              <w:pStyle w:val="Compact"/>
              <w:jc w:val="right"/>
            </w:pPr>
            <w:r>
              <w:t>8</w:t>
            </w:r>
          </w:p>
        </w:tc>
        <w:tc>
          <w:tcPr>
            <w:tcW w:w="1800" w:type="dxa"/>
          </w:tcPr>
          <w:p w14:paraId="1570DA68" w14:textId="77777777" w:rsidR="00B2583B" w:rsidRDefault="00000000">
            <w:pPr>
              <w:pStyle w:val="Compact"/>
              <w:jc w:val="right"/>
            </w:pPr>
            <w:r>
              <w:t>18</w:t>
            </w:r>
          </w:p>
        </w:tc>
        <w:tc>
          <w:tcPr>
            <w:tcW w:w="1320" w:type="dxa"/>
          </w:tcPr>
          <w:p w14:paraId="25778C91" w14:textId="77777777" w:rsidR="00B2583B" w:rsidRDefault="00000000">
            <w:pPr>
              <w:pStyle w:val="Compact"/>
              <w:jc w:val="right"/>
            </w:pPr>
            <w:r>
              <w:t>0.10540</w:t>
            </w:r>
          </w:p>
        </w:tc>
        <w:tc>
          <w:tcPr>
            <w:tcW w:w="1500" w:type="dxa"/>
          </w:tcPr>
          <w:p w14:paraId="765866C5" w14:textId="77777777" w:rsidR="00B2583B" w:rsidRDefault="00000000">
            <w:pPr>
              <w:pStyle w:val="Compact"/>
              <w:jc w:val="right"/>
            </w:pPr>
            <w:r>
              <w:t>22</w:t>
            </w:r>
          </w:p>
        </w:tc>
        <w:tc>
          <w:tcPr>
            <w:tcW w:w="600" w:type="dxa"/>
          </w:tcPr>
          <w:p w14:paraId="386B9A70" w14:textId="77777777" w:rsidR="00B2583B" w:rsidRDefault="00000000">
            <w:pPr>
              <w:pStyle w:val="Compact"/>
              <w:jc w:val="right"/>
            </w:pPr>
            <w:r>
              <w:t>0.43</w:t>
            </w:r>
          </w:p>
        </w:tc>
      </w:tr>
      <w:tr w:rsidR="00B2583B" w14:paraId="67CAA6B1" w14:textId="77777777">
        <w:tc>
          <w:tcPr>
            <w:tcW w:w="1560" w:type="dxa"/>
          </w:tcPr>
          <w:p w14:paraId="7DD9D3D1" w14:textId="77777777" w:rsidR="00B2583B" w:rsidRDefault="00000000">
            <w:pPr>
              <w:pStyle w:val="Compact"/>
            </w:pPr>
            <w:r>
              <w:t>Chlorella_vulgaris</w:t>
            </w:r>
          </w:p>
        </w:tc>
        <w:tc>
          <w:tcPr>
            <w:tcW w:w="1140" w:type="dxa"/>
          </w:tcPr>
          <w:p w14:paraId="289FE87F" w14:textId="77777777" w:rsidR="00B2583B" w:rsidRDefault="00000000">
            <w:pPr>
              <w:pStyle w:val="Compact"/>
              <w:jc w:val="right"/>
            </w:pPr>
            <w:r>
              <w:t>8</w:t>
            </w:r>
          </w:p>
        </w:tc>
        <w:tc>
          <w:tcPr>
            <w:tcW w:w="1800" w:type="dxa"/>
          </w:tcPr>
          <w:p w14:paraId="19A71573" w14:textId="77777777" w:rsidR="00B2583B" w:rsidRDefault="00000000">
            <w:pPr>
              <w:pStyle w:val="Compact"/>
              <w:jc w:val="right"/>
            </w:pPr>
            <w:r>
              <w:t>22</w:t>
            </w:r>
          </w:p>
        </w:tc>
        <w:tc>
          <w:tcPr>
            <w:tcW w:w="1320" w:type="dxa"/>
          </w:tcPr>
          <w:p w14:paraId="39EE90EE" w14:textId="77777777" w:rsidR="00B2583B" w:rsidRDefault="00000000">
            <w:pPr>
              <w:pStyle w:val="Compact"/>
              <w:jc w:val="right"/>
            </w:pPr>
            <w:r>
              <w:t>0.10241</w:t>
            </w:r>
          </w:p>
        </w:tc>
        <w:tc>
          <w:tcPr>
            <w:tcW w:w="1500" w:type="dxa"/>
          </w:tcPr>
          <w:p w14:paraId="103ABE20" w14:textId="77777777" w:rsidR="00B2583B" w:rsidRDefault="00000000">
            <w:pPr>
              <w:pStyle w:val="Compact"/>
              <w:jc w:val="right"/>
            </w:pPr>
            <w:r>
              <w:t>22</w:t>
            </w:r>
          </w:p>
        </w:tc>
        <w:tc>
          <w:tcPr>
            <w:tcW w:w="600" w:type="dxa"/>
          </w:tcPr>
          <w:p w14:paraId="389C85ED" w14:textId="77777777" w:rsidR="00B2583B" w:rsidRDefault="00000000">
            <w:pPr>
              <w:pStyle w:val="Compact"/>
              <w:jc w:val="right"/>
            </w:pPr>
            <w:r>
              <w:t>0.43</w:t>
            </w:r>
          </w:p>
        </w:tc>
      </w:tr>
      <w:tr w:rsidR="00B2583B" w14:paraId="10D0498E" w14:textId="77777777">
        <w:tc>
          <w:tcPr>
            <w:tcW w:w="1560" w:type="dxa"/>
          </w:tcPr>
          <w:p w14:paraId="6469CD15" w14:textId="77777777" w:rsidR="00B2583B" w:rsidRDefault="00000000">
            <w:pPr>
              <w:pStyle w:val="Compact"/>
            </w:pPr>
            <w:r>
              <w:t>Chlorella_vulgaris</w:t>
            </w:r>
          </w:p>
        </w:tc>
        <w:tc>
          <w:tcPr>
            <w:tcW w:w="1140" w:type="dxa"/>
          </w:tcPr>
          <w:p w14:paraId="49ED9757" w14:textId="77777777" w:rsidR="00B2583B" w:rsidRDefault="00000000">
            <w:pPr>
              <w:pStyle w:val="Compact"/>
              <w:jc w:val="right"/>
            </w:pPr>
            <w:r>
              <w:t>8</w:t>
            </w:r>
          </w:p>
        </w:tc>
        <w:tc>
          <w:tcPr>
            <w:tcW w:w="1800" w:type="dxa"/>
          </w:tcPr>
          <w:p w14:paraId="3AD3AFFC" w14:textId="77777777" w:rsidR="00B2583B" w:rsidRDefault="00000000">
            <w:pPr>
              <w:pStyle w:val="Compact"/>
              <w:jc w:val="right"/>
            </w:pPr>
            <w:r>
              <w:t>26</w:t>
            </w:r>
          </w:p>
        </w:tc>
        <w:tc>
          <w:tcPr>
            <w:tcW w:w="1320" w:type="dxa"/>
          </w:tcPr>
          <w:p w14:paraId="6613260B" w14:textId="77777777" w:rsidR="00B2583B" w:rsidRDefault="00000000">
            <w:pPr>
              <w:pStyle w:val="Compact"/>
              <w:jc w:val="right"/>
            </w:pPr>
            <w:r>
              <w:t>0.10200</w:t>
            </w:r>
          </w:p>
        </w:tc>
        <w:tc>
          <w:tcPr>
            <w:tcW w:w="1500" w:type="dxa"/>
          </w:tcPr>
          <w:p w14:paraId="07A7697D" w14:textId="77777777" w:rsidR="00B2583B" w:rsidRDefault="00000000">
            <w:pPr>
              <w:pStyle w:val="Compact"/>
              <w:jc w:val="right"/>
            </w:pPr>
            <w:r>
              <w:t>22</w:t>
            </w:r>
          </w:p>
        </w:tc>
        <w:tc>
          <w:tcPr>
            <w:tcW w:w="600" w:type="dxa"/>
          </w:tcPr>
          <w:p w14:paraId="3C868CB1" w14:textId="77777777" w:rsidR="00B2583B" w:rsidRDefault="00000000">
            <w:pPr>
              <w:pStyle w:val="Compact"/>
              <w:jc w:val="right"/>
            </w:pPr>
            <w:r>
              <w:t>0.43</w:t>
            </w:r>
          </w:p>
        </w:tc>
      </w:tr>
      <w:tr w:rsidR="00B2583B" w14:paraId="52D671DF" w14:textId="77777777">
        <w:tc>
          <w:tcPr>
            <w:tcW w:w="1560" w:type="dxa"/>
          </w:tcPr>
          <w:p w14:paraId="21A28B9A" w14:textId="77777777" w:rsidR="00B2583B" w:rsidRDefault="00000000">
            <w:pPr>
              <w:pStyle w:val="Compact"/>
            </w:pPr>
            <w:r>
              <w:t>Thalassiosira_pseudonana</w:t>
            </w:r>
          </w:p>
        </w:tc>
        <w:tc>
          <w:tcPr>
            <w:tcW w:w="1140" w:type="dxa"/>
          </w:tcPr>
          <w:p w14:paraId="73D26391" w14:textId="77777777" w:rsidR="00B2583B" w:rsidRDefault="00000000">
            <w:pPr>
              <w:pStyle w:val="Compact"/>
              <w:jc w:val="right"/>
            </w:pPr>
            <w:r>
              <w:t>1</w:t>
            </w:r>
          </w:p>
        </w:tc>
        <w:tc>
          <w:tcPr>
            <w:tcW w:w="1800" w:type="dxa"/>
          </w:tcPr>
          <w:p w14:paraId="69429C99" w14:textId="77777777" w:rsidR="00B2583B" w:rsidRDefault="00000000">
            <w:pPr>
              <w:pStyle w:val="Compact"/>
              <w:jc w:val="right"/>
            </w:pPr>
            <w:r>
              <w:t>10</w:t>
            </w:r>
          </w:p>
        </w:tc>
        <w:tc>
          <w:tcPr>
            <w:tcW w:w="1320" w:type="dxa"/>
          </w:tcPr>
          <w:p w14:paraId="3B7E7B37" w14:textId="77777777" w:rsidR="00B2583B" w:rsidRDefault="00000000">
            <w:pPr>
              <w:pStyle w:val="Compact"/>
              <w:jc w:val="right"/>
            </w:pPr>
            <w:r>
              <w:t>0.53428</w:t>
            </w:r>
          </w:p>
        </w:tc>
        <w:tc>
          <w:tcPr>
            <w:tcW w:w="1500" w:type="dxa"/>
          </w:tcPr>
          <w:p w14:paraId="7E49BA74" w14:textId="77777777" w:rsidR="00B2583B" w:rsidRDefault="00000000">
            <w:pPr>
              <w:pStyle w:val="Compact"/>
              <w:jc w:val="right"/>
            </w:pPr>
            <w:r>
              <w:t>22</w:t>
            </w:r>
          </w:p>
        </w:tc>
        <w:tc>
          <w:tcPr>
            <w:tcW w:w="600" w:type="dxa"/>
          </w:tcPr>
          <w:p w14:paraId="6D82ED4C" w14:textId="77777777" w:rsidR="00B2583B" w:rsidRDefault="00000000">
            <w:pPr>
              <w:pStyle w:val="Compact"/>
              <w:jc w:val="right"/>
            </w:pPr>
            <w:r>
              <w:t>0.43</w:t>
            </w:r>
          </w:p>
        </w:tc>
      </w:tr>
      <w:tr w:rsidR="00B2583B" w14:paraId="3A30BBDA" w14:textId="77777777">
        <w:tc>
          <w:tcPr>
            <w:tcW w:w="1560" w:type="dxa"/>
          </w:tcPr>
          <w:p w14:paraId="07DB5C32" w14:textId="77777777" w:rsidR="00B2583B" w:rsidRDefault="00000000">
            <w:pPr>
              <w:pStyle w:val="Compact"/>
            </w:pPr>
            <w:r>
              <w:t>Thalassiosira_pseudonana</w:t>
            </w:r>
          </w:p>
        </w:tc>
        <w:tc>
          <w:tcPr>
            <w:tcW w:w="1140" w:type="dxa"/>
          </w:tcPr>
          <w:p w14:paraId="056C9806" w14:textId="77777777" w:rsidR="00B2583B" w:rsidRDefault="00000000">
            <w:pPr>
              <w:pStyle w:val="Compact"/>
              <w:jc w:val="right"/>
            </w:pPr>
            <w:r>
              <w:t>1</w:t>
            </w:r>
          </w:p>
        </w:tc>
        <w:tc>
          <w:tcPr>
            <w:tcW w:w="1800" w:type="dxa"/>
          </w:tcPr>
          <w:p w14:paraId="3210D7F3" w14:textId="77777777" w:rsidR="00B2583B" w:rsidRDefault="00000000">
            <w:pPr>
              <w:pStyle w:val="Compact"/>
              <w:jc w:val="right"/>
            </w:pPr>
            <w:r>
              <w:t>14</w:t>
            </w:r>
          </w:p>
        </w:tc>
        <w:tc>
          <w:tcPr>
            <w:tcW w:w="1320" w:type="dxa"/>
          </w:tcPr>
          <w:p w14:paraId="4B3960D7" w14:textId="77777777" w:rsidR="00B2583B" w:rsidRDefault="00000000">
            <w:pPr>
              <w:pStyle w:val="Compact"/>
              <w:jc w:val="right"/>
            </w:pPr>
            <w:r>
              <w:t>0.43574</w:t>
            </w:r>
          </w:p>
        </w:tc>
        <w:tc>
          <w:tcPr>
            <w:tcW w:w="1500" w:type="dxa"/>
          </w:tcPr>
          <w:p w14:paraId="7344F098" w14:textId="77777777" w:rsidR="00B2583B" w:rsidRDefault="00000000">
            <w:pPr>
              <w:pStyle w:val="Compact"/>
              <w:jc w:val="right"/>
            </w:pPr>
            <w:r>
              <w:t>22</w:t>
            </w:r>
          </w:p>
        </w:tc>
        <w:tc>
          <w:tcPr>
            <w:tcW w:w="600" w:type="dxa"/>
          </w:tcPr>
          <w:p w14:paraId="36CEE4EA" w14:textId="77777777" w:rsidR="00B2583B" w:rsidRDefault="00000000">
            <w:pPr>
              <w:pStyle w:val="Compact"/>
              <w:jc w:val="right"/>
            </w:pPr>
            <w:r>
              <w:t>0.43</w:t>
            </w:r>
          </w:p>
        </w:tc>
      </w:tr>
      <w:tr w:rsidR="00B2583B" w14:paraId="27F51706" w14:textId="77777777">
        <w:tc>
          <w:tcPr>
            <w:tcW w:w="1560" w:type="dxa"/>
          </w:tcPr>
          <w:p w14:paraId="7AA361AC" w14:textId="77777777" w:rsidR="00B2583B" w:rsidRDefault="00000000">
            <w:pPr>
              <w:pStyle w:val="Compact"/>
            </w:pPr>
            <w:r>
              <w:t>Thalassiosira_pseudonana</w:t>
            </w:r>
          </w:p>
        </w:tc>
        <w:tc>
          <w:tcPr>
            <w:tcW w:w="1140" w:type="dxa"/>
          </w:tcPr>
          <w:p w14:paraId="68E70EA0" w14:textId="77777777" w:rsidR="00B2583B" w:rsidRDefault="00000000">
            <w:pPr>
              <w:pStyle w:val="Compact"/>
              <w:jc w:val="right"/>
            </w:pPr>
            <w:r>
              <w:t>1</w:t>
            </w:r>
          </w:p>
        </w:tc>
        <w:tc>
          <w:tcPr>
            <w:tcW w:w="1800" w:type="dxa"/>
          </w:tcPr>
          <w:p w14:paraId="0328F5CF" w14:textId="77777777" w:rsidR="00B2583B" w:rsidRDefault="00000000">
            <w:pPr>
              <w:pStyle w:val="Compact"/>
              <w:jc w:val="right"/>
            </w:pPr>
            <w:r>
              <w:t>18</w:t>
            </w:r>
          </w:p>
        </w:tc>
        <w:tc>
          <w:tcPr>
            <w:tcW w:w="1320" w:type="dxa"/>
          </w:tcPr>
          <w:p w14:paraId="556AA5F8" w14:textId="77777777" w:rsidR="00B2583B" w:rsidRDefault="00000000">
            <w:pPr>
              <w:pStyle w:val="Compact"/>
              <w:jc w:val="right"/>
            </w:pPr>
            <w:r>
              <w:t>0.41504</w:t>
            </w:r>
          </w:p>
        </w:tc>
        <w:tc>
          <w:tcPr>
            <w:tcW w:w="1500" w:type="dxa"/>
          </w:tcPr>
          <w:p w14:paraId="776DF588" w14:textId="77777777" w:rsidR="00B2583B" w:rsidRDefault="00000000">
            <w:pPr>
              <w:pStyle w:val="Compact"/>
              <w:jc w:val="right"/>
            </w:pPr>
            <w:r>
              <w:t>22</w:t>
            </w:r>
          </w:p>
        </w:tc>
        <w:tc>
          <w:tcPr>
            <w:tcW w:w="600" w:type="dxa"/>
          </w:tcPr>
          <w:p w14:paraId="50715C77" w14:textId="77777777" w:rsidR="00B2583B" w:rsidRDefault="00000000">
            <w:pPr>
              <w:pStyle w:val="Compact"/>
              <w:jc w:val="right"/>
            </w:pPr>
            <w:r>
              <w:t>0.43</w:t>
            </w:r>
          </w:p>
        </w:tc>
      </w:tr>
      <w:tr w:rsidR="00B2583B" w14:paraId="55FFB943" w14:textId="77777777">
        <w:tc>
          <w:tcPr>
            <w:tcW w:w="1560" w:type="dxa"/>
          </w:tcPr>
          <w:p w14:paraId="00811A33" w14:textId="77777777" w:rsidR="00B2583B" w:rsidRDefault="00000000">
            <w:pPr>
              <w:pStyle w:val="Compact"/>
            </w:pPr>
            <w:r>
              <w:t>Thalassiosira_pseudonana</w:t>
            </w:r>
          </w:p>
        </w:tc>
        <w:tc>
          <w:tcPr>
            <w:tcW w:w="1140" w:type="dxa"/>
          </w:tcPr>
          <w:p w14:paraId="73D6C1E8" w14:textId="77777777" w:rsidR="00B2583B" w:rsidRDefault="00000000">
            <w:pPr>
              <w:pStyle w:val="Compact"/>
              <w:jc w:val="right"/>
            </w:pPr>
            <w:r>
              <w:t>1</w:t>
            </w:r>
          </w:p>
        </w:tc>
        <w:tc>
          <w:tcPr>
            <w:tcW w:w="1800" w:type="dxa"/>
          </w:tcPr>
          <w:p w14:paraId="10D9E802" w14:textId="77777777" w:rsidR="00B2583B" w:rsidRDefault="00000000">
            <w:pPr>
              <w:pStyle w:val="Compact"/>
              <w:jc w:val="right"/>
            </w:pPr>
            <w:r>
              <w:t>20</w:t>
            </w:r>
          </w:p>
        </w:tc>
        <w:tc>
          <w:tcPr>
            <w:tcW w:w="1320" w:type="dxa"/>
          </w:tcPr>
          <w:p w14:paraId="12A64402" w14:textId="77777777" w:rsidR="00B2583B" w:rsidRDefault="00000000">
            <w:pPr>
              <w:pStyle w:val="Compact"/>
              <w:jc w:val="right"/>
            </w:pPr>
            <w:r>
              <w:t>0.38983</w:t>
            </w:r>
          </w:p>
        </w:tc>
        <w:tc>
          <w:tcPr>
            <w:tcW w:w="1500" w:type="dxa"/>
          </w:tcPr>
          <w:p w14:paraId="0F8BCBCF" w14:textId="77777777" w:rsidR="00B2583B" w:rsidRDefault="00000000">
            <w:pPr>
              <w:pStyle w:val="Compact"/>
              <w:jc w:val="right"/>
            </w:pPr>
            <w:r>
              <w:t>22</w:t>
            </w:r>
          </w:p>
        </w:tc>
        <w:tc>
          <w:tcPr>
            <w:tcW w:w="600" w:type="dxa"/>
          </w:tcPr>
          <w:p w14:paraId="011677D4" w14:textId="77777777" w:rsidR="00B2583B" w:rsidRDefault="00000000">
            <w:pPr>
              <w:pStyle w:val="Compact"/>
              <w:jc w:val="right"/>
            </w:pPr>
            <w:r>
              <w:t>0.43</w:t>
            </w:r>
          </w:p>
        </w:tc>
      </w:tr>
      <w:tr w:rsidR="00B2583B" w14:paraId="1622C895" w14:textId="77777777">
        <w:tc>
          <w:tcPr>
            <w:tcW w:w="1560" w:type="dxa"/>
          </w:tcPr>
          <w:p w14:paraId="4E73107D" w14:textId="77777777" w:rsidR="00B2583B" w:rsidRDefault="00000000">
            <w:pPr>
              <w:pStyle w:val="Compact"/>
            </w:pPr>
            <w:r>
              <w:t>Thalassiosira_pseudonana</w:t>
            </w:r>
          </w:p>
        </w:tc>
        <w:tc>
          <w:tcPr>
            <w:tcW w:w="1140" w:type="dxa"/>
          </w:tcPr>
          <w:p w14:paraId="2F4C65DA" w14:textId="77777777" w:rsidR="00B2583B" w:rsidRDefault="00000000">
            <w:pPr>
              <w:pStyle w:val="Compact"/>
              <w:jc w:val="right"/>
            </w:pPr>
            <w:r>
              <w:t>1</w:t>
            </w:r>
          </w:p>
        </w:tc>
        <w:tc>
          <w:tcPr>
            <w:tcW w:w="1800" w:type="dxa"/>
          </w:tcPr>
          <w:p w14:paraId="20EC18E4" w14:textId="77777777" w:rsidR="00B2583B" w:rsidRDefault="00000000">
            <w:pPr>
              <w:pStyle w:val="Compact"/>
              <w:jc w:val="right"/>
            </w:pPr>
            <w:r>
              <w:t>22</w:t>
            </w:r>
          </w:p>
        </w:tc>
        <w:tc>
          <w:tcPr>
            <w:tcW w:w="1320" w:type="dxa"/>
          </w:tcPr>
          <w:p w14:paraId="1C839B40" w14:textId="77777777" w:rsidR="00B2583B" w:rsidRDefault="00000000">
            <w:pPr>
              <w:pStyle w:val="Compact"/>
              <w:jc w:val="right"/>
            </w:pPr>
            <w:r>
              <w:t>0.52157</w:t>
            </w:r>
          </w:p>
        </w:tc>
        <w:tc>
          <w:tcPr>
            <w:tcW w:w="1500" w:type="dxa"/>
          </w:tcPr>
          <w:p w14:paraId="7FE7B778" w14:textId="77777777" w:rsidR="00B2583B" w:rsidRDefault="00000000">
            <w:pPr>
              <w:pStyle w:val="Compact"/>
              <w:jc w:val="right"/>
            </w:pPr>
            <w:r>
              <w:t>22</w:t>
            </w:r>
          </w:p>
        </w:tc>
        <w:tc>
          <w:tcPr>
            <w:tcW w:w="600" w:type="dxa"/>
          </w:tcPr>
          <w:p w14:paraId="777672E6" w14:textId="77777777" w:rsidR="00B2583B" w:rsidRDefault="00000000">
            <w:pPr>
              <w:pStyle w:val="Compact"/>
              <w:jc w:val="right"/>
            </w:pPr>
            <w:r>
              <w:t>0.43</w:t>
            </w:r>
          </w:p>
        </w:tc>
      </w:tr>
      <w:tr w:rsidR="00B2583B" w14:paraId="5B45AA83" w14:textId="77777777">
        <w:tc>
          <w:tcPr>
            <w:tcW w:w="1560" w:type="dxa"/>
          </w:tcPr>
          <w:p w14:paraId="4F75CCAD" w14:textId="77777777" w:rsidR="00B2583B" w:rsidRDefault="00000000">
            <w:pPr>
              <w:pStyle w:val="Compact"/>
            </w:pPr>
            <w:r>
              <w:t>Thalassiosira_pseudonana</w:t>
            </w:r>
          </w:p>
        </w:tc>
        <w:tc>
          <w:tcPr>
            <w:tcW w:w="1140" w:type="dxa"/>
          </w:tcPr>
          <w:p w14:paraId="7539ECCD" w14:textId="77777777" w:rsidR="00B2583B" w:rsidRDefault="00000000">
            <w:pPr>
              <w:pStyle w:val="Compact"/>
              <w:jc w:val="right"/>
            </w:pPr>
            <w:r>
              <w:t>1</w:t>
            </w:r>
          </w:p>
        </w:tc>
        <w:tc>
          <w:tcPr>
            <w:tcW w:w="1800" w:type="dxa"/>
          </w:tcPr>
          <w:p w14:paraId="4A3E5A26" w14:textId="77777777" w:rsidR="00B2583B" w:rsidRDefault="00000000">
            <w:pPr>
              <w:pStyle w:val="Compact"/>
              <w:jc w:val="right"/>
            </w:pPr>
            <w:r>
              <w:t>24</w:t>
            </w:r>
          </w:p>
        </w:tc>
        <w:tc>
          <w:tcPr>
            <w:tcW w:w="1320" w:type="dxa"/>
          </w:tcPr>
          <w:p w14:paraId="55155060" w14:textId="77777777" w:rsidR="00B2583B" w:rsidRDefault="00000000">
            <w:pPr>
              <w:pStyle w:val="Compact"/>
              <w:jc w:val="right"/>
            </w:pPr>
            <w:r>
              <w:t>0.38402</w:t>
            </w:r>
          </w:p>
        </w:tc>
        <w:tc>
          <w:tcPr>
            <w:tcW w:w="1500" w:type="dxa"/>
          </w:tcPr>
          <w:p w14:paraId="2DB95449" w14:textId="77777777" w:rsidR="00B2583B" w:rsidRDefault="00000000">
            <w:pPr>
              <w:pStyle w:val="Compact"/>
              <w:jc w:val="right"/>
            </w:pPr>
            <w:r>
              <w:t>22</w:t>
            </w:r>
          </w:p>
        </w:tc>
        <w:tc>
          <w:tcPr>
            <w:tcW w:w="600" w:type="dxa"/>
          </w:tcPr>
          <w:p w14:paraId="39E32D17" w14:textId="77777777" w:rsidR="00B2583B" w:rsidRDefault="00000000">
            <w:pPr>
              <w:pStyle w:val="Compact"/>
              <w:jc w:val="right"/>
            </w:pPr>
            <w:r>
              <w:t>0.43</w:t>
            </w:r>
          </w:p>
        </w:tc>
      </w:tr>
      <w:tr w:rsidR="00B2583B" w14:paraId="1D89D1B4" w14:textId="77777777">
        <w:tc>
          <w:tcPr>
            <w:tcW w:w="1560" w:type="dxa"/>
          </w:tcPr>
          <w:p w14:paraId="1AAB57A8" w14:textId="77777777" w:rsidR="00B2583B" w:rsidRDefault="00000000">
            <w:pPr>
              <w:pStyle w:val="Compact"/>
            </w:pPr>
            <w:r>
              <w:t>Thalassiosira_pseudonana</w:t>
            </w:r>
          </w:p>
        </w:tc>
        <w:tc>
          <w:tcPr>
            <w:tcW w:w="1140" w:type="dxa"/>
          </w:tcPr>
          <w:p w14:paraId="3A4E895F" w14:textId="77777777" w:rsidR="00B2583B" w:rsidRDefault="00000000">
            <w:pPr>
              <w:pStyle w:val="Compact"/>
              <w:jc w:val="right"/>
            </w:pPr>
            <w:r>
              <w:t>1</w:t>
            </w:r>
          </w:p>
        </w:tc>
        <w:tc>
          <w:tcPr>
            <w:tcW w:w="1800" w:type="dxa"/>
          </w:tcPr>
          <w:p w14:paraId="71F8C3F8" w14:textId="77777777" w:rsidR="00B2583B" w:rsidRDefault="00000000">
            <w:pPr>
              <w:pStyle w:val="Compact"/>
              <w:jc w:val="right"/>
            </w:pPr>
            <w:r>
              <w:t>28</w:t>
            </w:r>
          </w:p>
        </w:tc>
        <w:tc>
          <w:tcPr>
            <w:tcW w:w="1320" w:type="dxa"/>
          </w:tcPr>
          <w:p w14:paraId="6F8305B7" w14:textId="77777777" w:rsidR="00B2583B" w:rsidRDefault="00000000">
            <w:pPr>
              <w:pStyle w:val="Compact"/>
              <w:jc w:val="right"/>
            </w:pPr>
            <w:r>
              <w:t>0.42081</w:t>
            </w:r>
          </w:p>
        </w:tc>
        <w:tc>
          <w:tcPr>
            <w:tcW w:w="1500" w:type="dxa"/>
          </w:tcPr>
          <w:p w14:paraId="107F2ACE" w14:textId="77777777" w:rsidR="00B2583B" w:rsidRDefault="00000000">
            <w:pPr>
              <w:pStyle w:val="Compact"/>
              <w:jc w:val="right"/>
            </w:pPr>
            <w:r>
              <w:t>22</w:t>
            </w:r>
          </w:p>
        </w:tc>
        <w:tc>
          <w:tcPr>
            <w:tcW w:w="600" w:type="dxa"/>
          </w:tcPr>
          <w:p w14:paraId="7999D4E8" w14:textId="77777777" w:rsidR="00B2583B" w:rsidRDefault="00000000">
            <w:pPr>
              <w:pStyle w:val="Compact"/>
              <w:jc w:val="right"/>
            </w:pPr>
            <w:r>
              <w:t>0.43</w:t>
            </w:r>
          </w:p>
        </w:tc>
      </w:tr>
      <w:tr w:rsidR="00B2583B" w14:paraId="6BCD7993" w14:textId="77777777">
        <w:tc>
          <w:tcPr>
            <w:tcW w:w="1560" w:type="dxa"/>
          </w:tcPr>
          <w:p w14:paraId="4B3E9EF6" w14:textId="77777777" w:rsidR="00B2583B" w:rsidRDefault="00000000">
            <w:pPr>
              <w:pStyle w:val="Compact"/>
            </w:pPr>
            <w:r>
              <w:t>Thalassiosira_pseudonana</w:t>
            </w:r>
          </w:p>
        </w:tc>
        <w:tc>
          <w:tcPr>
            <w:tcW w:w="1140" w:type="dxa"/>
          </w:tcPr>
          <w:p w14:paraId="3C652287" w14:textId="77777777" w:rsidR="00B2583B" w:rsidRDefault="00000000">
            <w:pPr>
              <w:pStyle w:val="Compact"/>
              <w:jc w:val="right"/>
            </w:pPr>
            <w:r>
              <w:t>16</w:t>
            </w:r>
          </w:p>
        </w:tc>
        <w:tc>
          <w:tcPr>
            <w:tcW w:w="1800" w:type="dxa"/>
          </w:tcPr>
          <w:p w14:paraId="0EEA62BF" w14:textId="77777777" w:rsidR="00B2583B" w:rsidRDefault="00000000">
            <w:pPr>
              <w:pStyle w:val="Compact"/>
              <w:jc w:val="right"/>
            </w:pPr>
            <w:r>
              <w:t>10</w:t>
            </w:r>
          </w:p>
        </w:tc>
        <w:tc>
          <w:tcPr>
            <w:tcW w:w="1320" w:type="dxa"/>
          </w:tcPr>
          <w:p w14:paraId="50DAFAB9" w14:textId="77777777" w:rsidR="00B2583B" w:rsidRDefault="00000000">
            <w:pPr>
              <w:pStyle w:val="Compact"/>
              <w:jc w:val="right"/>
            </w:pPr>
            <w:r>
              <w:t>0.03180</w:t>
            </w:r>
          </w:p>
        </w:tc>
        <w:tc>
          <w:tcPr>
            <w:tcW w:w="1500" w:type="dxa"/>
          </w:tcPr>
          <w:p w14:paraId="7BD17407" w14:textId="77777777" w:rsidR="00B2583B" w:rsidRDefault="00000000">
            <w:pPr>
              <w:pStyle w:val="Compact"/>
              <w:jc w:val="right"/>
            </w:pPr>
            <w:r>
              <w:t>22</w:t>
            </w:r>
          </w:p>
        </w:tc>
        <w:tc>
          <w:tcPr>
            <w:tcW w:w="600" w:type="dxa"/>
          </w:tcPr>
          <w:p w14:paraId="2D5D352B" w14:textId="77777777" w:rsidR="00B2583B" w:rsidRDefault="00000000">
            <w:pPr>
              <w:pStyle w:val="Compact"/>
              <w:jc w:val="right"/>
            </w:pPr>
            <w:r>
              <w:t>0.43</w:t>
            </w:r>
          </w:p>
        </w:tc>
      </w:tr>
      <w:tr w:rsidR="00B2583B" w14:paraId="6E836A46" w14:textId="77777777">
        <w:tc>
          <w:tcPr>
            <w:tcW w:w="1560" w:type="dxa"/>
          </w:tcPr>
          <w:p w14:paraId="44BDFD21" w14:textId="77777777" w:rsidR="00B2583B" w:rsidRDefault="00000000">
            <w:pPr>
              <w:pStyle w:val="Compact"/>
            </w:pPr>
            <w:r>
              <w:t>Thalassiosira_pseudonana</w:t>
            </w:r>
          </w:p>
        </w:tc>
        <w:tc>
          <w:tcPr>
            <w:tcW w:w="1140" w:type="dxa"/>
          </w:tcPr>
          <w:p w14:paraId="47A4B73A" w14:textId="77777777" w:rsidR="00B2583B" w:rsidRDefault="00000000">
            <w:pPr>
              <w:pStyle w:val="Compact"/>
              <w:jc w:val="right"/>
            </w:pPr>
            <w:r>
              <w:t>16</w:t>
            </w:r>
          </w:p>
        </w:tc>
        <w:tc>
          <w:tcPr>
            <w:tcW w:w="1800" w:type="dxa"/>
          </w:tcPr>
          <w:p w14:paraId="1515F68D" w14:textId="77777777" w:rsidR="00B2583B" w:rsidRDefault="00000000">
            <w:pPr>
              <w:pStyle w:val="Compact"/>
              <w:jc w:val="right"/>
            </w:pPr>
            <w:r>
              <w:t>14</w:t>
            </w:r>
          </w:p>
        </w:tc>
        <w:tc>
          <w:tcPr>
            <w:tcW w:w="1320" w:type="dxa"/>
          </w:tcPr>
          <w:p w14:paraId="06A047D5" w14:textId="77777777" w:rsidR="00B2583B" w:rsidRDefault="00000000">
            <w:pPr>
              <w:pStyle w:val="Compact"/>
              <w:jc w:val="right"/>
            </w:pPr>
            <w:r>
              <w:t>0.02518</w:t>
            </w:r>
          </w:p>
        </w:tc>
        <w:tc>
          <w:tcPr>
            <w:tcW w:w="1500" w:type="dxa"/>
          </w:tcPr>
          <w:p w14:paraId="4DF06A3B" w14:textId="77777777" w:rsidR="00B2583B" w:rsidRDefault="00000000">
            <w:pPr>
              <w:pStyle w:val="Compact"/>
              <w:jc w:val="right"/>
            </w:pPr>
            <w:r>
              <w:t>22</w:t>
            </w:r>
          </w:p>
        </w:tc>
        <w:tc>
          <w:tcPr>
            <w:tcW w:w="600" w:type="dxa"/>
          </w:tcPr>
          <w:p w14:paraId="1B282796" w14:textId="77777777" w:rsidR="00B2583B" w:rsidRDefault="00000000">
            <w:pPr>
              <w:pStyle w:val="Compact"/>
              <w:jc w:val="right"/>
            </w:pPr>
            <w:r>
              <w:t>0.43</w:t>
            </w:r>
          </w:p>
        </w:tc>
      </w:tr>
      <w:tr w:rsidR="00B2583B" w14:paraId="2ABC0DA3" w14:textId="77777777">
        <w:tc>
          <w:tcPr>
            <w:tcW w:w="1560" w:type="dxa"/>
          </w:tcPr>
          <w:p w14:paraId="4290F5E4" w14:textId="77777777" w:rsidR="00B2583B" w:rsidRDefault="00000000">
            <w:pPr>
              <w:pStyle w:val="Compact"/>
            </w:pPr>
            <w:r>
              <w:t>Thalassiosira_pseudonana</w:t>
            </w:r>
          </w:p>
        </w:tc>
        <w:tc>
          <w:tcPr>
            <w:tcW w:w="1140" w:type="dxa"/>
          </w:tcPr>
          <w:p w14:paraId="4E360C69" w14:textId="77777777" w:rsidR="00B2583B" w:rsidRDefault="00000000">
            <w:pPr>
              <w:pStyle w:val="Compact"/>
              <w:jc w:val="right"/>
            </w:pPr>
            <w:r>
              <w:t>16</w:t>
            </w:r>
          </w:p>
        </w:tc>
        <w:tc>
          <w:tcPr>
            <w:tcW w:w="1800" w:type="dxa"/>
          </w:tcPr>
          <w:p w14:paraId="0A86F728" w14:textId="77777777" w:rsidR="00B2583B" w:rsidRDefault="00000000">
            <w:pPr>
              <w:pStyle w:val="Compact"/>
              <w:jc w:val="right"/>
            </w:pPr>
            <w:r>
              <w:t>18</w:t>
            </w:r>
          </w:p>
        </w:tc>
        <w:tc>
          <w:tcPr>
            <w:tcW w:w="1320" w:type="dxa"/>
          </w:tcPr>
          <w:p w14:paraId="76C4794B" w14:textId="77777777" w:rsidR="00B2583B" w:rsidRDefault="00000000">
            <w:pPr>
              <w:pStyle w:val="Compact"/>
              <w:jc w:val="right"/>
            </w:pPr>
            <w:r>
              <w:t>0.02568</w:t>
            </w:r>
          </w:p>
        </w:tc>
        <w:tc>
          <w:tcPr>
            <w:tcW w:w="1500" w:type="dxa"/>
          </w:tcPr>
          <w:p w14:paraId="6A6E2230" w14:textId="77777777" w:rsidR="00B2583B" w:rsidRDefault="00000000">
            <w:pPr>
              <w:pStyle w:val="Compact"/>
              <w:jc w:val="right"/>
            </w:pPr>
            <w:r>
              <w:t>22</w:t>
            </w:r>
          </w:p>
        </w:tc>
        <w:tc>
          <w:tcPr>
            <w:tcW w:w="600" w:type="dxa"/>
          </w:tcPr>
          <w:p w14:paraId="1E2273AA" w14:textId="77777777" w:rsidR="00B2583B" w:rsidRDefault="00000000">
            <w:pPr>
              <w:pStyle w:val="Compact"/>
              <w:jc w:val="right"/>
            </w:pPr>
            <w:r>
              <w:t>0.43</w:t>
            </w:r>
          </w:p>
        </w:tc>
      </w:tr>
      <w:tr w:rsidR="00B2583B" w14:paraId="58088B0A" w14:textId="77777777">
        <w:tc>
          <w:tcPr>
            <w:tcW w:w="1560" w:type="dxa"/>
          </w:tcPr>
          <w:p w14:paraId="0B63E7A1" w14:textId="77777777" w:rsidR="00B2583B" w:rsidRDefault="00000000">
            <w:pPr>
              <w:pStyle w:val="Compact"/>
            </w:pPr>
            <w:r>
              <w:t>Thalassiosira_pseudonana</w:t>
            </w:r>
          </w:p>
        </w:tc>
        <w:tc>
          <w:tcPr>
            <w:tcW w:w="1140" w:type="dxa"/>
          </w:tcPr>
          <w:p w14:paraId="12B9D4EC" w14:textId="77777777" w:rsidR="00B2583B" w:rsidRDefault="00000000">
            <w:pPr>
              <w:pStyle w:val="Compact"/>
              <w:jc w:val="right"/>
            </w:pPr>
            <w:r>
              <w:t>16</w:t>
            </w:r>
          </w:p>
        </w:tc>
        <w:tc>
          <w:tcPr>
            <w:tcW w:w="1800" w:type="dxa"/>
          </w:tcPr>
          <w:p w14:paraId="7E2A1582" w14:textId="77777777" w:rsidR="00B2583B" w:rsidRDefault="00000000">
            <w:pPr>
              <w:pStyle w:val="Compact"/>
              <w:jc w:val="right"/>
            </w:pPr>
            <w:r>
              <w:t>20</w:t>
            </w:r>
          </w:p>
        </w:tc>
        <w:tc>
          <w:tcPr>
            <w:tcW w:w="1320" w:type="dxa"/>
          </w:tcPr>
          <w:p w14:paraId="2F8809C6" w14:textId="77777777" w:rsidR="00B2583B" w:rsidRDefault="00000000">
            <w:pPr>
              <w:pStyle w:val="Compact"/>
              <w:jc w:val="right"/>
            </w:pPr>
            <w:r>
              <w:t>0.02449</w:t>
            </w:r>
          </w:p>
        </w:tc>
        <w:tc>
          <w:tcPr>
            <w:tcW w:w="1500" w:type="dxa"/>
          </w:tcPr>
          <w:p w14:paraId="10EBB9FD" w14:textId="77777777" w:rsidR="00B2583B" w:rsidRDefault="00000000">
            <w:pPr>
              <w:pStyle w:val="Compact"/>
              <w:jc w:val="right"/>
            </w:pPr>
            <w:r>
              <w:t>22</w:t>
            </w:r>
          </w:p>
        </w:tc>
        <w:tc>
          <w:tcPr>
            <w:tcW w:w="600" w:type="dxa"/>
          </w:tcPr>
          <w:p w14:paraId="3E4AD635" w14:textId="77777777" w:rsidR="00B2583B" w:rsidRDefault="00000000">
            <w:pPr>
              <w:pStyle w:val="Compact"/>
              <w:jc w:val="right"/>
            </w:pPr>
            <w:r>
              <w:t>0.43</w:t>
            </w:r>
          </w:p>
        </w:tc>
      </w:tr>
      <w:tr w:rsidR="00B2583B" w14:paraId="38896460" w14:textId="77777777">
        <w:tc>
          <w:tcPr>
            <w:tcW w:w="1560" w:type="dxa"/>
          </w:tcPr>
          <w:p w14:paraId="5ACAEC07" w14:textId="77777777" w:rsidR="00B2583B" w:rsidRDefault="00000000">
            <w:pPr>
              <w:pStyle w:val="Compact"/>
            </w:pPr>
            <w:r>
              <w:t>Thalassiosira_pseudonana</w:t>
            </w:r>
          </w:p>
        </w:tc>
        <w:tc>
          <w:tcPr>
            <w:tcW w:w="1140" w:type="dxa"/>
          </w:tcPr>
          <w:p w14:paraId="35CDA9E0" w14:textId="77777777" w:rsidR="00B2583B" w:rsidRDefault="00000000">
            <w:pPr>
              <w:pStyle w:val="Compact"/>
              <w:jc w:val="right"/>
            </w:pPr>
            <w:r>
              <w:t>16</w:t>
            </w:r>
          </w:p>
        </w:tc>
        <w:tc>
          <w:tcPr>
            <w:tcW w:w="1800" w:type="dxa"/>
          </w:tcPr>
          <w:p w14:paraId="2DFACE58" w14:textId="77777777" w:rsidR="00B2583B" w:rsidRDefault="00000000">
            <w:pPr>
              <w:pStyle w:val="Compact"/>
              <w:jc w:val="right"/>
            </w:pPr>
            <w:r>
              <w:t>22</w:t>
            </w:r>
          </w:p>
        </w:tc>
        <w:tc>
          <w:tcPr>
            <w:tcW w:w="1320" w:type="dxa"/>
          </w:tcPr>
          <w:p w14:paraId="09CAC2E4" w14:textId="77777777" w:rsidR="00B2583B" w:rsidRDefault="00000000">
            <w:pPr>
              <w:pStyle w:val="Compact"/>
              <w:jc w:val="right"/>
            </w:pPr>
            <w:r>
              <w:t>0.03021</w:t>
            </w:r>
          </w:p>
        </w:tc>
        <w:tc>
          <w:tcPr>
            <w:tcW w:w="1500" w:type="dxa"/>
          </w:tcPr>
          <w:p w14:paraId="42A34BCA" w14:textId="77777777" w:rsidR="00B2583B" w:rsidRDefault="00000000">
            <w:pPr>
              <w:pStyle w:val="Compact"/>
              <w:jc w:val="right"/>
            </w:pPr>
            <w:r>
              <w:t>22</w:t>
            </w:r>
          </w:p>
        </w:tc>
        <w:tc>
          <w:tcPr>
            <w:tcW w:w="600" w:type="dxa"/>
          </w:tcPr>
          <w:p w14:paraId="0D9F6F9C" w14:textId="77777777" w:rsidR="00B2583B" w:rsidRDefault="00000000">
            <w:pPr>
              <w:pStyle w:val="Compact"/>
              <w:jc w:val="right"/>
            </w:pPr>
            <w:r>
              <w:t>0.43</w:t>
            </w:r>
          </w:p>
        </w:tc>
      </w:tr>
      <w:tr w:rsidR="00B2583B" w14:paraId="3712AF92" w14:textId="77777777">
        <w:tc>
          <w:tcPr>
            <w:tcW w:w="1560" w:type="dxa"/>
          </w:tcPr>
          <w:p w14:paraId="09DC9344" w14:textId="77777777" w:rsidR="00B2583B" w:rsidRDefault="00000000">
            <w:pPr>
              <w:pStyle w:val="Compact"/>
            </w:pPr>
            <w:r>
              <w:t>Thalassiosira_pseudonana</w:t>
            </w:r>
          </w:p>
        </w:tc>
        <w:tc>
          <w:tcPr>
            <w:tcW w:w="1140" w:type="dxa"/>
          </w:tcPr>
          <w:p w14:paraId="6E0A49C1" w14:textId="77777777" w:rsidR="00B2583B" w:rsidRDefault="00000000">
            <w:pPr>
              <w:pStyle w:val="Compact"/>
              <w:jc w:val="right"/>
            </w:pPr>
            <w:r>
              <w:t>16</w:t>
            </w:r>
          </w:p>
        </w:tc>
        <w:tc>
          <w:tcPr>
            <w:tcW w:w="1800" w:type="dxa"/>
          </w:tcPr>
          <w:p w14:paraId="1BBC57D8" w14:textId="77777777" w:rsidR="00B2583B" w:rsidRDefault="00000000">
            <w:pPr>
              <w:pStyle w:val="Compact"/>
              <w:jc w:val="right"/>
            </w:pPr>
            <w:r>
              <w:t>24</w:t>
            </w:r>
          </w:p>
        </w:tc>
        <w:tc>
          <w:tcPr>
            <w:tcW w:w="1320" w:type="dxa"/>
          </w:tcPr>
          <w:p w14:paraId="2382AE25" w14:textId="77777777" w:rsidR="00B2583B" w:rsidRDefault="00000000">
            <w:pPr>
              <w:pStyle w:val="Compact"/>
              <w:jc w:val="right"/>
            </w:pPr>
            <w:r>
              <w:t>0.02588</w:t>
            </w:r>
          </w:p>
        </w:tc>
        <w:tc>
          <w:tcPr>
            <w:tcW w:w="1500" w:type="dxa"/>
          </w:tcPr>
          <w:p w14:paraId="675F8F84" w14:textId="77777777" w:rsidR="00B2583B" w:rsidRDefault="00000000">
            <w:pPr>
              <w:pStyle w:val="Compact"/>
              <w:jc w:val="right"/>
            </w:pPr>
            <w:r>
              <w:t>22</w:t>
            </w:r>
          </w:p>
        </w:tc>
        <w:tc>
          <w:tcPr>
            <w:tcW w:w="600" w:type="dxa"/>
          </w:tcPr>
          <w:p w14:paraId="58119F22" w14:textId="77777777" w:rsidR="00B2583B" w:rsidRDefault="00000000">
            <w:pPr>
              <w:pStyle w:val="Compact"/>
              <w:jc w:val="right"/>
            </w:pPr>
            <w:r>
              <w:t>0.43</w:t>
            </w:r>
          </w:p>
        </w:tc>
      </w:tr>
      <w:tr w:rsidR="00B2583B" w14:paraId="184B9746" w14:textId="77777777">
        <w:tc>
          <w:tcPr>
            <w:tcW w:w="1560" w:type="dxa"/>
          </w:tcPr>
          <w:p w14:paraId="62E6542C" w14:textId="77777777" w:rsidR="00B2583B" w:rsidRDefault="00000000">
            <w:pPr>
              <w:pStyle w:val="Compact"/>
            </w:pPr>
            <w:r>
              <w:t>Thalassiosira_pseudonana</w:t>
            </w:r>
          </w:p>
        </w:tc>
        <w:tc>
          <w:tcPr>
            <w:tcW w:w="1140" w:type="dxa"/>
          </w:tcPr>
          <w:p w14:paraId="3937F78C" w14:textId="77777777" w:rsidR="00B2583B" w:rsidRDefault="00000000">
            <w:pPr>
              <w:pStyle w:val="Compact"/>
              <w:jc w:val="right"/>
            </w:pPr>
            <w:r>
              <w:t>16</w:t>
            </w:r>
          </w:p>
        </w:tc>
        <w:tc>
          <w:tcPr>
            <w:tcW w:w="1800" w:type="dxa"/>
          </w:tcPr>
          <w:p w14:paraId="33208E5A" w14:textId="77777777" w:rsidR="00B2583B" w:rsidRDefault="00000000">
            <w:pPr>
              <w:pStyle w:val="Compact"/>
              <w:jc w:val="right"/>
            </w:pPr>
            <w:r>
              <w:t>28</w:t>
            </w:r>
          </w:p>
        </w:tc>
        <w:tc>
          <w:tcPr>
            <w:tcW w:w="1320" w:type="dxa"/>
          </w:tcPr>
          <w:p w14:paraId="0301DA08" w14:textId="77777777" w:rsidR="00B2583B" w:rsidRDefault="00000000">
            <w:pPr>
              <w:pStyle w:val="Compact"/>
              <w:jc w:val="right"/>
            </w:pPr>
            <w:r>
              <w:t>0.02428</w:t>
            </w:r>
          </w:p>
        </w:tc>
        <w:tc>
          <w:tcPr>
            <w:tcW w:w="1500" w:type="dxa"/>
          </w:tcPr>
          <w:p w14:paraId="79161562" w14:textId="77777777" w:rsidR="00B2583B" w:rsidRDefault="00000000">
            <w:pPr>
              <w:pStyle w:val="Compact"/>
              <w:jc w:val="right"/>
            </w:pPr>
            <w:r>
              <w:t>22</w:t>
            </w:r>
          </w:p>
        </w:tc>
        <w:tc>
          <w:tcPr>
            <w:tcW w:w="600" w:type="dxa"/>
          </w:tcPr>
          <w:p w14:paraId="5F3F3E72" w14:textId="77777777" w:rsidR="00B2583B" w:rsidRDefault="00000000">
            <w:pPr>
              <w:pStyle w:val="Compact"/>
              <w:jc w:val="right"/>
            </w:pPr>
            <w:r>
              <w:t>0.43</w:t>
            </w:r>
          </w:p>
        </w:tc>
      </w:tr>
      <w:tr w:rsidR="00B2583B" w14:paraId="4F3AE5F9" w14:textId="77777777">
        <w:tc>
          <w:tcPr>
            <w:tcW w:w="1560" w:type="dxa"/>
          </w:tcPr>
          <w:p w14:paraId="26F71593" w14:textId="77777777" w:rsidR="00B2583B" w:rsidRDefault="00000000">
            <w:pPr>
              <w:pStyle w:val="Compact"/>
            </w:pPr>
            <w:r>
              <w:t>Thalassiosira_pseudonana</w:t>
            </w:r>
          </w:p>
        </w:tc>
        <w:tc>
          <w:tcPr>
            <w:tcW w:w="1140" w:type="dxa"/>
          </w:tcPr>
          <w:p w14:paraId="70036444" w14:textId="77777777" w:rsidR="00B2583B" w:rsidRDefault="00000000">
            <w:pPr>
              <w:pStyle w:val="Compact"/>
              <w:jc w:val="right"/>
            </w:pPr>
            <w:r>
              <w:t>2</w:t>
            </w:r>
          </w:p>
        </w:tc>
        <w:tc>
          <w:tcPr>
            <w:tcW w:w="1800" w:type="dxa"/>
          </w:tcPr>
          <w:p w14:paraId="4D2A89ED" w14:textId="77777777" w:rsidR="00B2583B" w:rsidRDefault="00000000">
            <w:pPr>
              <w:pStyle w:val="Compact"/>
              <w:jc w:val="right"/>
            </w:pPr>
            <w:r>
              <w:t>10</w:t>
            </w:r>
          </w:p>
        </w:tc>
        <w:tc>
          <w:tcPr>
            <w:tcW w:w="1320" w:type="dxa"/>
          </w:tcPr>
          <w:p w14:paraId="73FA216F" w14:textId="77777777" w:rsidR="00B2583B" w:rsidRDefault="00000000">
            <w:pPr>
              <w:pStyle w:val="Compact"/>
              <w:jc w:val="right"/>
            </w:pPr>
            <w:r>
              <w:t>0.26530</w:t>
            </w:r>
          </w:p>
        </w:tc>
        <w:tc>
          <w:tcPr>
            <w:tcW w:w="1500" w:type="dxa"/>
          </w:tcPr>
          <w:p w14:paraId="5DE1A572" w14:textId="77777777" w:rsidR="00B2583B" w:rsidRDefault="00000000">
            <w:pPr>
              <w:pStyle w:val="Compact"/>
              <w:jc w:val="right"/>
            </w:pPr>
            <w:r>
              <w:t>22</w:t>
            </w:r>
          </w:p>
        </w:tc>
        <w:tc>
          <w:tcPr>
            <w:tcW w:w="600" w:type="dxa"/>
          </w:tcPr>
          <w:p w14:paraId="3494E5A6" w14:textId="77777777" w:rsidR="00B2583B" w:rsidRDefault="00000000">
            <w:pPr>
              <w:pStyle w:val="Compact"/>
              <w:jc w:val="right"/>
            </w:pPr>
            <w:r>
              <w:t>0.43</w:t>
            </w:r>
          </w:p>
        </w:tc>
      </w:tr>
      <w:tr w:rsidR="00B2583B" w14:paraId="4FE896F3" w14:textId="77777777">
        <w:tc>
          <w:tcPr>
            <w:tcW w:w="1560" w:type="dxa"/>
          </w:tcPr>
          <w:p w14:paraId="2195650A" w14:textId="77777777" w:rsidR="00B2583B" w:rsidRDefault="00000000">
            <w:pPr>
              <w:pStyle w:val="Compact"/>
            </w:pPr>
            <w:r>
              <w:t>Thalassiosira_pseudonana</w:t>
            </w:r>
          </w:p>
        </w:tc>
        <w:tc>
          <w:tcPr>
            <w:tcW w:w="1140" w:type="dxa"/>
          </w:tcPr>
          <w:p w14:paraId="7B51F377" w14:textId="77777777" w:rsidR="00B2583B" w:rsidRDefault="00000000">
            <w:pPr>
              <w:pStyle w:val="Compact"/>
              <w:jc w:val="right"/>
            </w:pPr>
            <w:r>
              <w:t>2</w:t>
            </w:r>
          </w:p>
        </w:tc>
        <w:tc>
          <w:tcPr>
            <w:tcW w:w="1800" w:type="dxa"/>
          </w:tcPr>
          <w:p w14:paraId="11F61D56" w14:textId="77777777" w:rsidR="00B2583B" w:rsidRDefault="00000000">
            <w:pPr>
              <w:pStyle w:val="Compact"/>
              <w:jc w:val="right"/>
            </w:pPr>
            <w:r>
              <w:t>14</w:t>
            </w:r>
          </w:p>
        </w:tc>
        <w:tc>
          <w:tcPr>
            <w:tcW w:w="1320" w:type="dxa"/>
          </w:tcPr>
          <w:p w14:paraId="29D01E85" w14:textId="77777777" w:rsidR="00B2583B" w:rsidRDefault="00000000">
            <w:pPr>
              <w:pStyle w:val="Compact"/>
              <w:jc w:val="right"/>
            </w:pPr>
            <w:r>
              <w:t>0.21333</w:t>
            </w:r>
          </w:p>
        </w:tc>
        <w:tc>
          <w:tcPr>
            <w:tcW w:w="1500" w:type="dxa"/>
          </w:tcPr>
          <w:p w14:paraId="302FA996" w14:textId="77777777" w:rsidR="00B2583B" w:rsidRDefault="00000000">
            <w:pPr>
              <w:pStyle w:val="Compact"/>
              <w:jc w:val="right"/>
            </w:pPr>
            <w:r>
              <w:t>22</w:t>
            </w:r>
          </w:p>
        </w:tc>
        <w:tc>
          <w:tcPr>
            <w:tcW w:w="600" w:type="dxa"/>
          </w:tcPr>
          <w:p w14:paraId="2F89AE18" w14:textId="77777777" w:rsidR="00B2583B" w:rsidRDefault="00000000">
            <w:pPr>
              <w:pStyle w:val="Compact"/>
              <w:jc w:val="right"/>
            </w:pPr>
            <w:r>
              <w:t>0.43</w:t>
            </w:r>
          </w:p>
        </w:tc>
      </w:tr>
      <w:tr w:rsidR="00B2583B" w14:paraId="7B266534" w14:textId="77777777">
        <w:tc>
          <w:tcPr>
            <w:tcW w:w="1560" w:type="dxa"/>
          </w:tcPr>
          <w:p w14:paraId="28F3C604" w14:textId="77777777" w:rsidR="00B2583B" w:rsidRDefault="00000000">
            <w:pPr>
              <w:pStyle w:val="Compact"/>
            </w:pPr>
            <w:r>
              <w:t>Thalassiosira_pseudonana</w:t>
            </w:r>
          </w:p>
        </w:tc>
        <w:tc>
          <w:tcPr>
            <w:tcW w:w="1140" w:type="dxa"/>
          </w:tcPr>
          <w:p w14:paraId="2B0043D9" w14:textId="77777777" w:rsidR="00B2583B" w:rsidRDefault="00000000">
            <w:pPr>
              <w:pStyle w:val="Compact"/>
              <w:jc w:val="right"/>
            </w:pPr>
            <w:r>
              <w:t>2</w:t>
            </w:r>
          </w:p>
        </w:tc>
        <w:tc>
          <w:tcPr>
            <w:tcW w:w="1800" w:type="dxa"/>
          </w:tcPr>
          <w:p w14:paraId="44379EBE" w14:textId="77777777" w:rsidR="00B2583B" w:rsidRDefault="00000000">
            <w:pPr>
              <w:pStyle w:val="Compact"/>
              <w:jc w:val="right"/>
            </w:pPr>
            <w:r>
              <w:t>18</w:t>
            </w:r>
          </w:p>
        </w:tc>
        <w:tc>
          <w:tcPr>
            <w:tcW w:w="1320" w:type="dxa"/>
          </w:tcPr>
          <w:p w14:paraId="24D1C0BB" w14:textId="77777777" w:rsidR="00B2583B" w:rsidRDefault="00000000">
            <w:pPr>
              <w:pStyle w:val="Compact"/>
              <w:jc w:val="right"/>
            </w:pPr>
            <w:r>
              <w:t>0.20783</w:t>
            </w:r>
          </w:p>
        </w:tc>
        <w:tc>
          <w:tcPr>
            <w:tcW w:w="1500" w:type="dxa"/>
          </w:tcPr>
          <w:p w14:paraId="1DDB9A61" w14:textId="77777777" w:rsidR="00B2583B" w:rsidRDefault="00000000">
            <w:pPr>
              <w:pStyle w:val="Compact"/>
              <w:jc w:val="right"/>
            </w:pPr>
            <w:r>
              <w:t>22</w:t>
            </w:r>
          </w:p>
        </w:tc>
        <w:tc>
          <w:tcPr>
            <w:tcW w:w="600" w:type="dxa"/>
          </w:tcPr>
          <w:p w14:paraId="0CBE49EB" w14:textId="77777777" w:rsidR="00B2583B" w:rsidRDefault="00000000">
            <w:pPr>
              <w:pStyle w:val="Compact"/>
              <w:jc w:val="right"/>
            </w:pPr>
            <w:r>
              <w:t>0.43</w:t>
            </w:r>
          </w:p>
        </w:tc>
      </w:tr>
      <w:tr w:rsidR="00B2583B" w14:paraId="62020688" w14:textId="77777777">
        <w:tc>
          <w:tcPr>
            <w:tcW w:w="1560" w:type="dxa"/>
          </w:tcPr>
          <w:p w14:paraId="0B057BDF" w14:textId="77777777" w:rsidR="00B2583B" w:rsidRDefault="00000000">
            <w:pPr>
              <w:pStyle w:val="Compact"/>
            </w:pPr>
            <w:r>
              <w:lastRenderedPageBreak/>
              <w:t>Thalassiosira_pseudonana</w:t>
            </w:r>
          </w:p>
        </w:tc>
        <w:tc>
          <w:tcPr>
            <w:tcW w:w="1140" w:type="dxa"/>
          </w:tcPr>
          <w:p w14:paraId="6C6DD6C7" w14:textId="77777777" w:rsidR="00B2583B" w:rsidRDefault="00000000">
            <w:pPr>
              <w:pStyle w:val="Compact"/>
              <w:jc w:val="right"/>
            </w:pPr>
            <w:r>
              <w:t>2</w:t>
            </w:r>
          </w:p>
        </w:tc>
        <w:tc>
          <w:tcPr>
            <w:tcW w:w="1800" w:type="dxa"/>
          </w:tcPr>
          <w:p w14:paraId="4CD5760C" w14:textId="77777777" w:rsidR="00B2583B" w:rsidRDefault="00000000">
            <w:pPr>
              <w:pStyle w:val="Compact"/>
              <w:jc w:val="right"/>
            </w:pPr>
            <w:r>
              <w:t>20</w:t>
            </w:r>
          </w:p>
        </w:tc>
        <w:tc>
          <w:tcPr>
            <w:tcW w:w="1320" w:type="dxa"/>
          </w:tcPr>
          <w:p w14:paraId="341E779D" w14:textId="77777777" w:rsidR="00B2583B" w:rsidRDefault="00000000">
            <w:pPr>
              <w:pStyle w:val="Compact"/>
              <w:jc w:val="right"/>
            </w:pPr>
            <w:r>
              <w:t>0.19361</w:t>
            </w:r>
          </w:p>
        </w:tc>
        <w:tc>
          <w:tcPr>
            <w:tcW w:w="1500" w:type="dxa"/>
          </w:tcPr>
          <w:p w14:paraId="0FDF7FEE" w14:textId="77777777" w:rsidR="00B2583B" w:rsidRDefault="00000000">
            <w:pPr>
              <w:pStyle w:val="Compact"/>
              <w:jc w:val="right"/>
            </w:pPr>
            <w:r>
              <w:t>22</w:t>
            </w:r>
          </w:p>
        </w:tc>
        <w:tc>
          <w:tcPr>
            <w:tcW w:w="600" w:type="dxa"/>
          </w:tcPr>
          <w:p w14:paraId="0C3B824A" w14:textId="77777777" w:rsidR="00B2583B" w:rsidRDefault="00000000">
            <w:pPr>
              <w:pStyle w:val="Compact"/>
              <w:jc w:val="right"/>
            </w:pPr>
            <w:r>
              <w:t>0.43</w:t>
            </w:r>
          </w:p>
        </w:tc>
      </w:tr>
      <w:tr w:rsidR="00B2583B" w14:paraId="62BDB1F8" w14:textId="77777777">
        <w:tc>
          <w:tcPr>
            <w:tcW w:w="1560" w:type="dxa"/>
          </w:tcPr>
          <w:p w14:paraId="02C16B59" w14:textId="77777777" w:rsidR="00B2583B" w:rsidRDefault="00000000">
            <w:pPr>
              <w:pStyle w:val="Compact"/>
            </w:pPr>
            <w:r>
              <w:t>Thalassiosira_pseudonana</w:t>
            </w:r>
          </w:p>
        </w:tc>
        <w:tc>
          <w:tcPr>
            <w:tcW w:w="1140" w:type="dxa"/>
          </w:tcPr>
          <w:p w14:paraId="513FE3F0" w14:textId="77777777" w:rsidR="00B2583B" w:rsidRDefault="00000000">
            <w:pPr>
              <w:pStyle w:val="Compact"/>
              <w:jc w:val="right"/>
            </w:pPr>
            <w:r>
              <w:t>2</w:t>
            </w:r>
          </w:p>
        </w:tc>
        <w:tc>
          <w:tcPr>
            <w:tcW w:w="1800" w:type="dxa"/>
          </w:tcPr>
          <w:p w14:paraId="1B184748" w14:textId="77777777" w:rsidR="00B2583B" w:rsidRDefault="00000000">
            <w:pPr>
              <w:pStyle w:val="Compact"/>
              <w:jc w:val="right"/>
            </w:pPr>
            <w:r>
              <w:t>22</w:t>
            </w:r>
          </w:p>
        </w:tc>
        <w:tc>
          <w:tcPr>
            <w:tcW w:w="1320" w:type="dxa"/>
          </w:tcPr>
          <w:p w14:paraId="0D735E84" w14:textId="77777777" w:rsidR="00B2583B" w:rsidRDefault="00000000">
            <w:pPr>
              <w:pStyle w:val="Compact"/>
              <w:jc w:val="right"/>
            </w:pPr>
            <w:r>
              <w:t>0.26359</w:t>
            </w:r>
          </w:p>
        </w:tc>
        <w:tc>
          <w:tcPr>
            <w:tcW w:w="1500" w:type="dxa"/>
          </w:tcPr>
          <w:p w14:paraId="1DFD9AC3" w14:textId="77777777" w:rsidR="00B2583B" w:rsidRDefault="00000000">
            <w:pPr>
              <w:pStyle w:val="Compact"/>
              <w:jc w:val="right"/>
            </w:pPr>
            <w:r>
              <w:t>22</w:t>
            </w:r>
          </w:p>
        </w:tc>
        <w:tc>
          <w:tcPr>
            <w:tcW w:w="600" w:type="dxa"/>
          </w:tcPr>
          <w:p w14:paraId="2526F625" w14:textId="77777777" w:rsidR="00B2583B" w:rsidRDefault="00000000">
            <w:pPr>
              <w:pStyle w:val="Compact"/>
              <w:jc w:val="right"/>
            </w:pPr>
            <w:r>
              <w:t>0.43</w:t>
            </w:r>
          </w:p>
        </w:tc>
      </w:tr>
      <w:tr w:rsidR="00B2583B" w14:paraId="739F6113" w14:textId="77777777">
        <w:tc>
          <w:tcPr>
            <w:tcW w:w="1560" w:type="dxa"/>
          </w:tcPr>
          <w:p w14:paraId="226170B4" w14:textId="77777777" w:rsidR="00B2583B" w:rsidRDefault="00000000">
            <w:pPr>
              <w:pStyle w:val="Compact"/>
            </w:pPr>
            <w:r>
              <w:t>Thalassiosira_pseudonana</w:t>
            </w:r>
          </w:p>
        </w:tc>
        <w:tc>
          <w:tcPr>
            <w:tcW w:w="1140" w:type="dxa"/>
          </w:tcPr>
          <w:p w14:paraId="0F2D7BAA" w14:textId="77777777" w:rsidR="00B2583B" w:rsidRDefault="00000000">
            <w:pPr>
              <w:pStyle w:val="Compact"/>
              <w:jc w:val="right"/>
            </w:pPr>
            <w:r>
              <w:t>2</w:t>
            </w:r>
          </w:p>
        </w:tc>
        <w:tc>
          <w:tcPr>
            <w:tcW w:w="1800" w:type="dxa"/>
          </w:tcPr>
          <w:p w14:paraId="5EEDED2A" w14:textId="77777777" w:rsidR="00B2583B" w:rsidRDefault="00000000">
            <w:pPr>
              <w:pStyle w:val="Compact"/>
              <w:jc w:val="right"/>
            </w:pPr>
            <w:r>
              <w:t>24</w:t>
            </w:r>
          </w:p>
        </w:tc>
        <w:tc>
          <w:tcPr>
            <w:tcW w:w="1320" w:type="dxa"/>
          </w:tcPr>
          <w:p w14:paraId="68B05E3D" w14:textId="77777777" w:rsidR="00B2583B" w:rsidRDefault="00000000">
            <w:pPr>
              <w:pStyle w:val="Compact"/>
              <w:jc w:val="right"/>
            </w:pPr>
            <w:r>
              <w:t>0.19054</w:t>
            </w:r>
          </w:p>
        </w:tc>
        <w:tc>
          <w:tcPr>
            <w:tcW w:w="1500" w:type="dxa"/>
          </w:tcPr>
          <w:p w14:paraId="511C3F46" w14:textId="77777777" w:rsidR="00B2583B" w:rsidRDefault="00000000">
            <w:pPr>
              <w:pStyle w:val="Compact"/>
              <w:jc w:val="right"/>
            </w:pPr>
            <w:r>
              <w:t>22</w:t>
            </w:r>
          </w:p>
        </w:tc>
        <w:tc>
          <w:tcPr>
            <w:tcW w:w="600" w:type="dxa"/>
          </w:tcPr>
          <w:p w14:paraId="43B43699" w14:textId="77777777" w:rsidR="00B2583B" w:rsidRDefault="00000000">
            <w:pPr>
              <w:pStyle w:val="Compact"/>
              <w:jc w:val="right"/>
            </w:pPr>
            <w:r>
              <w:t>0.43</w:t>
            </w:r>
          </w:p>
        </w:tc>
      </w:tr>
      <w:tr w:rsidR="00B2583B" w14:paraId="06C2A5BB" w14:textId="77777777">
        <w:tc>
          <w:tcPr>
            <w:tcW w:w="1560" w:type="dxa"/>
          </w:tcPr>
          <w:p w14:paraId="445BF968" w14:textId="77777777" w:rsidR="00B2583B" w:rsidRDefault="00000000">
            <w:pPr>
              <w:pStyle w:val="Compact"/>
            </w:pPr>
            <w:r>
              <w:t>Thalassiosira_pseudonana</w:t>
            </w:r>
          </w:p>
        </w:tc>
        <w:tc>
          <w:tcPr>
            <w:tcW w:w="1140" w:type="dxa"/>
          </w:tcPr>
          <w:p w14:paraId="177BED04" w14:textId="77777777" w:rsidR="00B2583B" w:rsidRDefault="00000000">
            <w:pPr>
              <w:pStyle w:val="Compact"/>
              <w:jc w:val="right"/>
            </w:pPr>
            <w:r>
              <w:t>2</w:t>
            </w:r>
          </w:p>
        </w:tc>
        <w:tc>
          <w:tcPr>
            <w:tcW w:w="1800" w:type="dxa"/>
          </w:tcPr>
          <w:p w14:paraId="08406AF4" w14:textId="77777777" w:rsidR="00B2583B" w:rsidRDefault="00000000">
            <w:pPr>
              <w:pStyle w:val="Compact"/>
              <w:jc w:val="right"/>
            </w:pPr>
            <w:r>
              <w:t>28</w:t>
            </w:r>
          </w:p>
        </w:tc>
        <w:tc>
          <w:tcPr>
            <w:tcW w:w="1320" w:type="dxa"/>
          </w:tcPr>
          <w:p w14:paraId="2A53C478" w14:textId="77777777" w:rsidR="00B2583B" w:rsidRDefault="00000000">
            <w:pPr>
              <w:pStyle w:val="Compact"/>
              <w:jc w:val="right"/>
            </w:pPr>
            <w:r>
              <w:t>0.18820</w:t>
            </w:r>
          </w:p>
        </w:tc>
        <w:tc>
          <w:tcPr>
            <w:tcW w:w="1500" w:type="dxa"/>
          </w:tcPr>
          <w:p w14:paraId="6AA5016A" w14:textId="77777777" w:rsidR="00B2583B" w:rsidRDefault="00000000">
            <w:pPr>
              <w:pStyle w:val="Compact"/>
              <w:jc w:val="right"/>
            </w:pPr>
            <w:r>
              <w:t>22</w:t>
            </w:r>
          </w:p>
        </w:tc>
        <w:tc>
          <w:tcPr>
            <w:tcW w:w="600" w:type="dxa"/>
          </w:tcPr>
          <w:p w14:paraId="573426D5" w14:textId="77777777" w:rsidR="00B2583B" w:rsidRDefault="00000000">
            <w:pPr>
              <w:pStyle w:val="Compact"/>
              <w:jc w:val="right"/>
            </w:pPr>
            <w:r>
              <w:t>0.43</w:t>
            </w:r>
          </w:p>
        </w:tc>
      </w:tr>
      <w:tr w:rsidR="00B2583B" w14:paraId="73746101" w14:textId="77777777">
        <w:tc>
          <w:tcPr>
            <w:tcW w:w="1560" w:type="dxa"/>
          </w:tcPr>
          <w:p w14:paraId="745C9D12" w14:textId="77777777" w:rsidR="00B2583B" w:rsidRDefault="00000000">
            <w:pPr>
              <w:pStyle w:val="Compact"/>
            </w:pPr>
            <w:r>
              <w:t>Thalassiosira_pseudonana</w:t>
            </w:r>
          </w:p>
        </w:tc>
        <w:tc>
          <w:tcPr>
            <w:tcW w:w="1140" w:type="dxa"/>
          </w:tcPr>
          <w:p w14:paraId="2002A6D7" w14:textId="77777777" w:rsidR="00B2583B" w:rsidRDefault="00000000">
            <w:pPr>
              <w:pStyle w:val="Compact"/>
              <w:jc w:val="right"/>
            </w:pPr>
            <w:r>
              <w:t>4</w:t>
            </w:r>
          </w:p>
        </w:tc>
        <w:tc>
          <w:tcPr>
            <w:tcW w:w="1800" w:type="dxa"/>
          </w:tcPr>
          <w:p w14:paraId="20C73DC8" w14:textId="77777777" w:rsidR="00B2583B" w:rsidRDefault="00000000">
            <w:pPr>
              <w:pStyle w:val="Compact"/>
              <w:jc w:val="right"/>
            </w:pPr>
            <w:r>
              <w:t>10</w:t>
            </w:r>
          </w:p>
        </w:tc>
        <w:tc>
          <w:tcPr>
            <w:tcW w:w="1320" w:type="dxa"/>
          </w:tcPr>
          <w:p w14:paraId="1699D390" w14:textId="77777777" w:rsidR="00B2583B" w:rsidRDefault="00000000">
            <w:pPr>
              <w:pStyle w:val="Compact"/>
              <w:jc w:val="right"/>
            </w:pPr>
            <w:r>
              <w:t>0.13432</w:t>
            </w:r>
          </w:p>
        </w:tc>
        <w:tc>
          <w:tcPr>
            <w:tcW w:w="1500" w:type="dxa"/>
          </w:tcPr>
          <w:p w14:paraId="2655EDBE" w14:textId="77777777" w:rsidR="00B2583B" w:rsidRDefault="00000000">
            <w:pPr>
              <w:pStyle w:val="Compact"/>
              <w:jc w:val="right"/>
            </w:pPr>
            <w:r>
              <w:t>22</w:t>
            </w:r>
          </w:p>
        </w:tc>
        <w:tc>
          <w:tcPr>
            <w:tcW w:w="600" w:type="dxa"/>
          </w:tcPr>
          <w:p w14:paraId="498E4EDD" w14:textId="77777777" w:rsidR="00B2583B" w:rsidRDefault="00000000">
            <w:pPr>
              <w:pStyle w:val="Compact"/>
              <w:jc w:val="right"/>
            </w:pPr>
            <w:r>
              <w:t>0.43</w:t>
            </w:r>
          </w:p>
        </w:tc>
      </w:tr>
      <w:tr w:rsidR="00B2583B" w14:paraId="5AD13477" w14:textId="77777777">
        <w:tc>
          <w:tcPr>
            <w:tcW w:w="1560" w:type="dxa"/>
          </w:tcPr>
          <w:p w14:paraId="52BA52B5" w14:textId="77777777" w:rsidR="00B2583B" w:rsidRDefault="00000000">
            <w:pPr>
              <w:pStyle w:val="Compact"/>
            </w:pPr>
            <w:r>
              <w:t>Thalassiosira_pseudonana</w:t>
            </w:r>
          </w:p>
        </w:tc>
        <w:tc>
          <w:tcPr>
            <w:tcW w:w="1140" w:type="dxa"/>
          </w:tcPr>
          <w:p w14:paraId="5103C098" w14:textId="77777777" w:rsidR="00B2583B" w:rsidRDefault="00000000">
            <w:pPr>
              <w:pStyle w:val="Compact"/>
              <w:jc w:val="right"/>
            </w:pPr>
            <w:r>
              <w:t>4</w:t>
            </w:r>
          </w:p>
        </w:tc>
        <w:tc>
          <w:tcPr>
            <w:tcW w:w="1800" w:type="dxa"/>
          </w:tcPr>
          <w:p w14:paraId="18007511" w14:textId="77777777" w:rsidR="00B2583B" w:rsidRDefault="00000000">
            <w:pPr>
              <w:pStyle w:val="Compact"/>
              <w:jc w:val="right"/>
            </w:pPr>
            <w:r>
              <w:t>14</w:t>
            </w:r>
          </w:p>
        </w:tc>
        <w:tc>
          <w:tcPr>
            <w:tcW w:w="1320" w:type="dxa"/>
          </w:tcPr>
          <w:p w14:paraId="6497CB97" w14:textId="77777777" w:rsidR="00B2583B" w:rsidRDefault="00000000">
            <w:pPr>
              <w:pStyle w:val="Compact"/>
              <w:jc w:val="right"/>
            </w:pPr>
            <w:r>
              <w:t>0.10699</w:t>
            </w:r>
          </w:p>
        </w:tc>
        <w:tc>
          <w:tcPr>
            <w:tcW w:w="1500" w:type="dxa"/>
          </w:tcPr>
          <w:p w14:paraId="2E6A4576" w14:textId="77777777" w:rsidR="00B2583B" w:rsidRDefault="00000000">
            <w:pPr>
              <w:pStyle w:val="Compact"/>
              <w:jc w:val="right"/>
            </w:pPr>
            <w:r>
              <w:t>22</w:t>
            </w:r>
          </w:p>
        </w:tc>
        <w:tc>
          <w:tcPr>
            <w:tcW w:w="600" w:type="dxa"/>
          </w:tcPr>
          <w:p w14:paraId="3DF77F08" w14:textId="77777777" w:rsidR="00B2583B" w:rsidRDefault="00000000">
            <w:pPr>
              <w:pStyle w:val="Compact"/>
              <w:jc w:val="right"/>
            </w:pPr>
            <w:r>
              <w:t>0.43</w:t>
            </w:r>
          </w:p>
        </w:tc>
      </w:tr>
      <w:tr w:rsidR="00B2583B" w14:paraId="4A30973B" w14:textId="77777777">
        <w:tc>
          <w:tcPr>
            <w:tcW w:w="1560" w:type="dxa"/>
          </w:tcPr>
          <w:p w14:paraId="26D69BEA" w14:textId="77777777" w:rsidR="00B2583B" w:rsidRDefault="00000000">
            <w:pPr>
              <w:pStyle w:val="Compact"/>
            </w:pPr>
            <w:r>
              <w:t>Thalassiosira_pseudonana</w:t>
            </w:r>
          </w:p>
        </w:tc>
        <w:tc>
          <w:tcPr>
            <w:tcW w:w="1140" w:type="dxa"/>
          </w:tcPr>
          <w:p w14:paraId="12281BF4" w14:textId="77777777" w:rsidR="00B2583B" w:rsidRDefault="00000000">
            <w:pPr>
              <w:pStyle w:val="Compact"/>
              <w:jc w:val="right"/>
            </w:pPr>
            <w:r>
              <w:t>4</w:t>
            </w:r>
          </w:p>
        </w:tc>
        <w:tc>
          <w:tcPr>
            <w:tcW w:w="1800" w:type="dxa"/>
          </w:tcPr>
          <w:p w14:paraId="27C51F1B" w14:textId="77777777" w:rsidR="00B2583B" w:rsidRDefault="00000000">
            <w:pPr>
              <w:pStyle w:val="Compact"/>
              <w:jc w:val="right"/>
            </w:pPr>
            <w:r>
              <w:t>18</w:t>
            </w:r>
          </w:p>
        </w:tc>
        <w:tc>
          <w:tcPr>
            <w:tcW w:w="1320" w:type="dxa"/>
          </w:tcPr>
          <w:p w14:paraId="504722E1" w14:textId="77777777" w:rsidR="00B2583B" w:rsidRDefault="00000000">
            <w:pPr>
              <w:pStyle w:val="Compact"/>
              <w:jc w:val="right"/>
            </w:pPr>
            <w:r>
              <w:t>0.10402</w:t>
            </w:r>
          </w:p>
        </w:tc>
        <w:tc>
          <w:tcPr>
            <w:tcW w:w="1500" w:type="dxa"/>
          </w:tcPr>
          <w:p w14:paraId="5411E3EF" w14:textId="77777777" w:rsidR="00B2583B" w:rsidRDefault="00000000">
            <w:pPr>
              <w:pStyle w:val="Compact"/>
              <w:jc w:val="right"/>
            </w:pPr>
            <w:r>
              <w:t>22</w:t>
            </w:r>
          </w:p>
        </w:tc>
        <w:tc>
          <w:tcPr>
            <w:tcW w:w="600" w:type="dxa"/>
          </w:tcPr>
          <w:p w14:paraId="4D622BA1" w14:textId="77777777" w:rsidR="00B2583B" w:rsidRDefault="00000000">
            <w:pPr>
              <w:pStyle w:val="Compact"/>
              <w:jc w:val="right"/>
            </w:pPr>
            <w:r>
              <w:t>0.43</w:t>
            </w:r>
          </w:p>
        </w:tc>
      </w:tr>
      <w:tr w:rsidR="00B2583B" w14:paraId="5786C373" w14:textId="77777777">
        <w:tc>
          <w:tcPr>
            <w:tcW w:w="1560" w:type="dxa"/>
          </w:tcPr>
          <w:p w14:paraId="452680CF" w14:textId="77777777" w:rsidR="00B2583B" w:rsidRDefault="00000000">
            <w:pPr>
              <w:pStyle w:val="Compact"/>
            </w:pPr>
            <w:r>
              <w:t>Thalassiosira_pseudonana</w:t>
            </w:r>
          </w:p>
        </w:tc>
        <w:tc>
          <w:tcPr>
            <w:tcW w:w="1140" w:type="dxa"/>
          </w:tcPr>
          <w:p w14:paraId="71285EE3" w14:textId="77777777" w:rsidR="00B2583B" w:rsidRDefault="00000000">
            <w:pPr>
              <w:pStyle w:val="Compact"/>
              <w:jc w:val="right"/>
            </w:pPr>
            <w:r>
              <w:t>4</w:t>
            </w:r>
          </w:p>
        </w:tc>
        <w:tc>
          <w:tcPr>
            <w:tcW w:w="1800" w:type="dxa"/>
          </w:tcPr>
          <w:p w14:paraId="34CD1490" w14:textId="77777777" w:rsidR="00B2583B" w:rsidRDefault="00000000">
            <w:pPr>
              <w:pStyle w:val="Compact"/>
              <w:jc w:val="right"/>
            </w:pPr>
            <w:r>
              <w:t>20</w:t>
            </w:r>
          </w:p>
        </w:tc>
        <w:tc>
          <w:tcPr>
            <w:tcW w:w="1320" w:type="dxa"/>
          </w:tcPr>
          <w:p w14:paraId="3A9AB9F2" w14:textId="77777777" w:rsidR="00B2583B" w:rsidRDefault="00000000">
            <w:pPr>
              <w:pStyle w:val="Compact"/>
              <w:jc w:val="right"/>
            </w:pPr>
            <w:r>
              <w:t>0.09670</w:t>
            </w:r>
          </w:p>
        </w:tc>
        <w:tc>
          <w:tcPr>
            <w:tcW w:w="1500" w:type="dxa"/>
          </w:tcPr>
          <w:p w14:paraId="5CDC4663" w14:textId="77777777" w:rsidR="00B2583B" w:rsidRDefault="00000000">
            <w:pPr>
              <w:pStyle w:val="Compact"/>
              <w:jc w:val="right"/>
            </w:pPr>
            <w:r>
              <w:t>22</w:t>
            </w:r>
          </w:p>
        </w:tc>
        <w:tc>
          <w:tcPr>
            <w:tcW w:w="600" w:type="dxa"/>
          </w:tcPr>
          <w:p w14:paraId="09853D21" w14:textId="77777777" w:rsidR="00B2583B" w:rsidRDefault="00000000">
            <w:pPr>
              <w:pStyle w:val="Compact"/>
              <w:jc w:val="right"/>
            </w:pPr>
            <w:r>
              <w:t>0.43</w:t>
            </w:r>
          </w:p>
        </w:tc>
      </w:tr>
      <w:tr w:rsidR="00B2583B" w14:paraId="52358A78" w14:textId="77777777">
        <w:tc>
          <w:tcPr>
            <w:tcW w:w="1560" w:type="dxa"/>
          </w:tcPr>
          <w:p w14:paraId="6804EFE9" w14:textId="77777777" w:rsidR="00B2583B" w:rsidRDefault="00000000">
            <w:pPr>
              <w:pStyle w:val="Compact"/>
            </w:pPr>
            <w:r>
              <w:t>Thalassiosira_pseudonana</w:t>
            </w:r>
          </w:p>
        </w:tc>
        <w:tc>
          <w:tcPr>
            <w:tcW w:w="1140" w:type="dxa"/>
          </w:tcPr>
          <w:p w14:paraId="2074B562" w14:textId="77777777" w:rsidR="00B2583B" w:rsidRDefault="00000000">
            <w:pPr>
              <w:pStyle w:val="Compact"/>
              <w:jc w:val="right"/>
            </w:pPr>
            <w:r>
              <w:t>4</w:t>
            </w:r>
          </w:p>
        </w:tc>
        <w:tc>
          <w:tcPr>
            <w:tcW w:w="1800" w:type="dxa"/>
          </w:tcPr>
          <w:p w14:paraId="385F2E1E" w14:textId="77777777" w:rsidR="00B2583B" w:rsidRDefault="00000000">
            <w:pPr>
              <w:pStyle w:val="Compact"/>
              <w:jc w:val="right"/>
            </w:pPr>
            <w:r>
              <w:t>22</w:t>
            </w:r>
          </w:p>
        </w:tc>
        <w:tc>
          <w:tcPr>
            <w:tcW w:w="1320" w:type="dxa"/>
          </w:tcPr>
          <w:p w14:paraId="3679139C" w14:textId="77777777" w:rsidR="00B2583B" w:rsidRDefault="00000000">
            <w:pPr>
              <w:pStyle w:val="Compact"/>
              <w:jc w:val="right"/>
            </w:pPr>
            <w:r>
              <w:t>0.12684</w:t>
            </w:r>
          </w:p>
        </w:tc>
        <w:tc>
          <w:tcPr>
            <w:tcW w:w="1500" w:type="dxa"/>
          </w:tcPr>
          <w:p w14:paraId="5DF211ED" w14:textId="77777777" w:rsidR="00B2583B" w:rsidRDefault="00000000">
            <w:pPr>
              <w:pStyle w:val="Compact"/>
              <w:jc w:val="right"/>
            </w:pPr>
            <w:r>
              <w:t>22</w:t>
            </w:r>
          </w:p>
        </w:tc>
        <w:tc>
          <w:tcPr>
            <w:tcW w:w="600" w:type="dxa"/>
          </w:tcPr>
          <w:p w14:paraId="2AA68B2A" w14:textId="77777777" w:rsidR="00B2583B" w:rsidRDefault="00000000">
            <w:pPr>
              <w:pStyle w:val="Compact"/>
              <w:jc w:val="right"/>
            </w:pPr>
            <w:r>
              <w:t>0.43</w:t>
            </w:r>
          </w:p>
        </w:tc>
      </w:tr>
      <w:tr w:rsidR="00B2583B" w14:paraId="732A2E1F" w14:textId="77777777">
        <w:tc>
          <w:tcPr>
            <w:tcW w:w="1560" w:type="dxa"/>
          </w:tcPr>
          <w:p w14:paraId="6B0E10FB" w14:textId="77777777" w:rsidR="00B2583B" w:rsidRDefault="00000000">
            <w:pPr>
              <w:pStyle w:val="Compact"/>
            </w:pPr>
            <w:r>
              <w:t>Thalassiosira_pseudonana</w:t>
            </w:r>
          </w:p>
        </w:tc>
        <w:tc>
          <w:tcPr>
            <w:tcW w:w="1140" w:type="dxa"/>
          </w:tcPr>
          <w:p w14:paraId="15AE62E6" w14:textId="77777777" w:rsidR="00B2583B" w:rsidRDefault="00000000">
            <w:pPr>
              <w:pStyle w:val="Compact"/>
              <w:jc w:val="right"/>
            </w:pPr>
            <w:r>
              <w:t>4</w:t>
            </w:r>
          </w:p>
        </w:tc>
        <w:tc>
          <w:tcPr>
            <w:tcW w:w="1800" w:type="dxa"/>
          </w:tcPr>
          <w:p w14:paraId="5E14D2D1" w14:textId="77777777" w:rsidR="00B2583B" w:rsidRDefault="00000000">
            <w:pPr>
              <w:pStyle w:val="Compact"/>
              <w:jc w:val="right"/>
            </w:pPr>
            <w:r>
              <w:t>24</w:t>
            </w:r>
          </w:p>
        </w:tc>
        <w:tc>
          <w:tcPr>
            <w:tcW w:w="1320" w:type="dxa"/>
          </w:tcPr>
          <w:p w14:paraId="5FE87DC8" w14:textId="77777777" w:rsidR="00B2583B" w:rsidRDefault="00000000">
            <w:pPr>
              <w:pStyle w:val="Compact"/>
              <w:jc w:val="right"/>
            </w:pPr>
            <w:r>
              <w:t>0.09699</w:t>
            </w:r>
          </w:p>
        </w:tc>
        <w:tc>
          <w:tcPr>
            <w:tcW w:w="1500" w:type="dxa"/>
          </w:tcPr>
          <w:p w14:paraId="752E4409" w14:textId="77777777" w:rsidR="00B2583B" w:rsidRDefault="00000000">
            <w:pPr>
              <w:pStyle w:val="Compact"/>
              <w:jc w:val="right"/>
            </w:pPr>
            <w:r>
              <w:t>22</w:t>
            </w:r>
          </w:p>
        </w:tc>
        <w:tc>
          <w:tcPr>
            <w:tcW w:w="600" w:type="dxa"/>
          </w:tcPr>
          <w:p w14:paraId="0AF4FA12" w14:textId="77777777" w:rsidR="00B2583B" w:rsidRDefault="00000000">
            <w:pPr>
              <w:pStyle w:val="Compact"/>
              <w:jc w:val="right"/>
            </w:pPr>
            <w:r>
              <w:t>0.43</w:t>
            </w:r>
          </w:p>
        </w:tc>
      </w:tr>
      <w:tr w:rsidR="00B2583B" w14:paraId="5D05BDD8" w14:textId="77777777">
        <w:tc>
          <w:tcPr>
            <w:tcW w:w="1560" w:type="dxa"/>
          </w:tcPr>
          <w:p w14:paraId="34385432" w14:textId="77777777" w:rsidR="00B2583B" w:rsidRDefault="00000000">
            <w:pPr>
              <w:pStyle w:val="Compact"/>
            </w:pPr>
            <w:r>
              <w:t>Thalassiosira_pseudonana</w:t>
            </w:r>
          </w:p>
        </w:tc>
        <w:tc>
          <w:tcPr>
            <w:tcW w:w="1140" w:type="dxa"/>
          </w:tcPr>
          <w:p w14:paraId="7002E298" w14:textId="77777777" w:rsidR="00B2583B" w:rsidRDefault="00000000">
            <w:pPr>
              <w:pStyle w:val="Compact"/>
              <w:jc w:val="right"/>
            </w:pPr>
            <w:r>
              <w:t>4</w:t>
            </w:r>
          </w:p>
        </w:tc>
        <w:tc>
          <w:tcPr>
            <w:tcW w:w="1800" w:type="dxa"/>
          </w:tcPr>
          <w:p w14:paraId="39BBD8A8" w14:textId="77777777" w:rsidR="00B2583B" w:rsidRDefault="00000000">
            <w:pPr>
              <w:pStyle w:val="Compact"/>
              <w:jc w:val="right"/>
            </w:pPr>
            <w:r>
              <w:t>28</w:t>
            </w:r>
          </w:p>
        </w:tc>
        <w:tc>
          <w:tcPr>
            <w:tcW w:w="1320" w:type="dxa"/>
          </w:tcPr>
          <w:p w14:paraId="76736D2F" w14:textId="77777777" w:rsidR="00B2583B" w:rsidRDefault="00000000">
            <w:pPr>
              <w:pStyle w:val="Compact"/>
              <w:jc w:val="right"/>
            </w:pPr>
            <w:r>
              <w:t>0.09461</w:t>
            </w:r>
          </w:p>
        </w:tc>
        <w:tc>
          <w:tcPr>
            <w:tcW w:w="1500" w:type="dxa"/>
          </w:tcPr>
          <w:p w14:paraId="4530A134" w14:textId="77777777" w:rsidR="00B2583B" w:rsidRDefault="00000000">
            <w:pPr>
              <w:pStyle w:val="Compact"/>
              <w:jc w:val="right"/>
            </w:pPr>
            <w:r>
              <w:t>22</w:t>
            </w:r>
          </w:p>
        </w:tc>
        <w:tc>
          <w:tcPr>
            <w:tcW w:w="600" w:type="dxa"/>
          </w:tcPr>
          <w:p w14:paraId="75A52EEA" w14:textId="77777777" w:rsidR="00B2583B" w:rsidRDefault="00000000">
            <w:pPr>
              <w:pStyle w:val="Compact"/>
              <w:jc w:val="right"/>
            </w:pPr>
            <w:r>
              <w:t>0.43</w:t>
            </w:r>
          </w:p>
        </w:tc>
      </w:tr>
      <w:tr w:rsidR="00B2583B" w14:paraId="57B18FF5" w14:textId="77777777">
        <w:tc>
          <w:tcPr>
            <w:tcW w:w="1560" w:type="dxa"/>
          </w:tcPr>
          <w:p w14:paraId="4050E49B" w14:textId="77777777" w:rsidR="00B2583B" w:rsidRDefault="00000000">
            <w:pPr>
              <w:pStyle w:val="Compact"/>
            </w:pPr>
            <w:r>
              <w:t>Thalassiosira_pseudonana</w:t>
            </w:r>
          </w:p>
        </w:tc>
        <w:tc>
          <w:tcPr>
            <w:tcW w:w="1140" w:type="dxa"/>
          </w:tcPr>
          <w:p w14:paraId="7A5EDFAD" w14:textId="77777777" w:rsidR="00B2583B" w:rsidRDefault="00000000">
            <w:pPr>
              <w:pStyle w:val="Compact"/>
              <w:jc w:val="right"/>
            </w:pPr>
            <w:r>
              <w:t>8</w:t>
            </w:r>
          </w:p>
        </w:tc>
        <w:tc>
          <w:tcPr>
            <w:tcW w:w="1800" w:type="dxa"/>
          </w:tcPr>
          <w:p w14:paraId="24B7FA18" w14:textId="77777777" w:rsidR="00B2583B" w:rsidRDefault="00000000">
            <w:pPr>
              <w:pStyle w:val="Compact"/>
              <w:jc w:val="right"/>
            </w:pPr>
            <w:r>
              <w:t>10</w:t>
            </w:r>
          </w:p>
        </w:tc>
        <w:tc>
          <w:tcPr>
            <w:tcW w:w="1320" w:type="dxa"/>
          </w:tcPr>
          <w:p w14:paraId="41022324" w14:textId="77777777" w:rsidR="00B2583B" w:rsidRDefault="00000000">
            <w:pPr>
              <w:pStyle w:val="Compact"/>
              <w:jc w:val="right"/>
            </w:pPr>
            <w:r>
              <w:t>0.06603</w:t>
            </w:r>
          </w:p>
        </w:tc>
        <w:tc>
          <w:tcPr>
            <w:tcW w:w="1500" w:type="dxa"/>
          </w:tcPr>
          <w:p w14:paraId="0A0AED4E" w14:textId="77777777" w:rsidR="00B2583B" w:rsidRDefault="00000000">
            <w:pPr>
              <w:pStyle w:val="Compact"/>
              <w:jc w:val="right"/>
            </w:pPr>
            <w:r>
              <w:t>22</w:t>
            </w:r>
          </w:p>
        </w:tc>
        <w:tc>
          <w:tcPr>
            <w:tcW w:w="600" w:type="dxa"/>
          </w:tcPr>
          <w:p w14:paraId="603E78EA" w14:textId="77777777" w:rsidR="00B2583B" w:rsidRDefault="00000000">
            <w:pPr>
              <w:pStyle w:val="Compact"/>
              <w:jc w:val="right"/>
            </w:pPr>
            <w:r>
              <w:t>0.43</w:t>
            </w:r>
          </w:p>
        </w:tc>
      </w:tr>
      <w:tr w:rsidR="00B2583B" w14:paraId="551C3251" w14:textId="77777777">
        <w:tc>
          <w:tcPr>
            <w:tcW w:w="1560" w:type="dxa"/>
          </w:tcPr>
          <w:p w14:paraId="51EC99DF" w14:textId="77777777" w:rsidR="00B2583B" w:rsidRDefault="00000000">
            <w:pPr>
              <w:pStyle w:val="Compact"/>
            </w:pPr>
            <w:r>
              <w:t>Thalassiosira_pseudonana</w:t>
            </w:r>
          </w:p>
        </w:tc>
        <w:tc>
          <w:tcPr>
            <w:tcW w:w="1140" w:type="dxa"/>
          </w:tcPr>
          <w:p w14:paraId="7CD7E11E" w14:textId="77777777" w:rsidR="00B2583B" w:rsidRDefault="00000000">
            <w:pPr>
              <w:pStyle w:val="Compact"/>
              <w:jc w:val="right"/>
            </w:pPr>
            <w:r>
              <w:t>8</w:t>
            </w:r>
          </w:p>
        </w:tc>
        <w:tc>
          <w:tcPr>
            <w:tcW w:w="1800" w:type="dxa"/>
          </w:tcPr>
          <w:p w14:paraId="00E42554" w14:textId="77777777" w:rsidR="00B2583B" w:rsidRDefault="00000000">
            <w:pPr>
              <w:pStyle w:val="Compact"/>
              <w:jc w:val="right"/>
            </w:pPr>
            <w:r>
              <w:t>14</w:t>
            </w:r>
          </w:p>
        </w:tc>
        <w:tc>
          <w:tcPr>
            <w:tcW w:w="1320" w:type="dxa"/>
          </w:tcPr>
          <w:p w14:paraId="4B78AA82" w14:textId="77777777" w:rsidR="00B2583B" w:rsidRDefault="00000000">
            <w:pPr>
              <w:pStyle w:val="Compact"/>
              <w:jc w:val="right"/>
            </w:pPr>
            <w:r>
              <w:t>0.05358</w:t>
            </w:r>
          </w:p>
        </w:tc>
        <w:tc>
          <w:tcPr>
            <w:tcW w:w="1500" w:type="dxa"/>
          </w:tcPr>
          <w:p w14:paraId="6F321065" w14:textId="77777777" w:rsidR="00B2583B" w:rsidRDefault="00000000">
            <w:pPr>
              <w:pStyle w:val="Compact"/>
              <w:jc w:val="right"/>
            </w:pPr>
            <w:r>
              <w:t>22</w:t>
            </w:r>
          </w:p>
        </w:tc>
        <w:tc>
          <w:tcPr>
            <w:tcW w:w="600" w:type="dxa"/>
          </w:tcPr>
          <w:p w14:paraId="6EABEFD2" w14:textId="77777777" w:rsidR="00B2583B" w:rsidRDefault="00000000">
            <w:pPr>
              <w:pStyle w:val="Compact"/>
              <w:jc w:val="right"/>
            </w:pPr>
            <w:r>
              <w:t>0.43</w:t>
            </w:r>
          </w:p>
        </w:tc>
      </w:tr>
      <w:tr w:rsidR="00B2583B" w14:paraId="74100ABB" w14:textId="77777777">
        <w:tc>
          <w:tcPr>
            <w:tcW w:w="1560" w:type="dxa"/>
          </w:tcPr>
          <w:p w14:paraId="35C31DFA" w14:textId="77777777" w:rsidR="00B2583B" w:rsidRDefault="00000000">
            <w:pPr>
              <w:pStyle w:val="Compact"/>
            </w:pPr>
            <w:r>
              <w:t>Thalassiosira_pseudonana</w:t>
            </w:r>
          </w:p>
        </w:tc>
        <w:tc>
          <w:tcPr>
            <w:tcW w:w="1140" w:type="dxa"/>
          </w:tcPr>
          <w:p w14:paraId="1961BD6A" w14:textId="77777777" w:rsidR="00B2583B" w:rsidRDefault="00000000">
            <w:pPr>
              <w:pStyle w:val="Compact"/>
              <w:jc w:val="right"/>
            </w:pPr>
            <w:r>
              <w:t>8</w:t>
            </w:r>
          </w:p>
        </w:tc>
        <w:tc>
          <w:tcPr>
            <w:tcW w:w="1800" w:type="dxa"/>
          </w:tcPr>
          <w:p w14:paraId="55AC4AD2" w14:textId="77777777" w:rsidR="00B2583B" w:rsidRDefault="00000000">
            <w:pPr>
              <w:pStyle w:val="Compact"/>
              <w:jc w:val="right"/>
            </w:pPr>
            <w:r>
              <w:t>18</w:t>
            </w:r>
          </w:p>
        </w:tc>
        <w:tc>
          <w:tcPr>
            <w:tcW w:w="1320" w:type="dxa"/>
          </w:tcPr>
          <w:p w14:paraId="4DBF46C9" w14:textId="77777777" w:rsidR="00B2583B" w:rsidRDefault="00000000">
            <w:pPr>
              <w:pStyle w:val="Compact"/>
              <w:jc w:val="right"/>
            </w:pPr>
            <w:r>
              <w:t>0.05231</w:t>
            </w:r>
          </w:p>
        </w:tc>
        <w:tc>
          <w:tcPr>
            <w:tcW w:w="1500" w:type="dxa"/>
          </w:tcPr>
          <w:p w14:paraId="3E0B6775" w14:textId="77777777" w:rsidR="00B2583B" w:rsidRDefault="00000000">
            <w:pPr>
              <w:pStyle w:val="Compact"/>
              <w:jc w:val="right"/>
            </w:pPr>
            <w:r>
              <w:t>22</w:t>
            </w:r>
          </w:p>
        </w:tc>
        <w:tc>
          <w:tcPr>
            <w:tcW w:w="600" w:type="dxa"/>
          </w:tcPr>
          <w:p w14:paraId="568CD68F" w14:textId="77777777" w:rsidR="00B2583B" w:rsidRDefault="00000000">
            <w:pPr>
              <w:pStyle w:val="Compact"/>
              <w:jc w:val="right"/>
            </w:pPr>
            <w:r>
              <w:t>0.43</w:t>
            </w:r>
          </w:p>
        </w:tc>
      </w:tr>
      <w:tr w:rsidR="00B2583B" w14:paraId="70AD3261" w14:textId="77777777">
        <w:tc>
          <w:tcPr>
            <w:tcW w:w="1560" w:type="dxa"/>
          </w:tcPr>
          <w:p w14:paraId="26789F85" w14:textId="77777777" w:rsidR="00B2583B" w:rsidRDefault="00000000">
            <w:pPr>
              <w:pStyle w:val="Compact"/>
            </w:pPr>
            <w:r>
              <w:t>Thalassiosira_pseudonana</w:t>
            </w:r>
          </w:p>
        </w:tc>
        <w:tc>
          <w:tcPr>
            <w:tcW w:w="1140" w:type="dxa"/>
          </w:tcPr>
          <w:p w14:paraId="7C8C8741" w14:textId="77777777" w:rsidR="00B2583B" w:rsidRDefault="00000000">
            <w:pPr>
              <w:pStyle w:val="Compact"/>
              <w:jc w:val="right"/>
            </w:pPr>
            <w:r>
              <w:t>8</w:t>
            </w:r>
          </w:p>
        </w:tc>
        <w:tc>
          <w:tcPr>
            <w:tcW w:w="1800" w:type="dxa"/>
          </w:tcPr>
          <w:p w14:paraId="362DD5EE" w14:textId="77777777" w:rsidR="00B2583B" w:rsidRDefault="00000000">
            <w:pPr>
              <w:pStyle w:val="Compact"/>
              <w:jc w:val="right"/>
            </w:pPr>
            <w:r>
              <w:t>20</w:t>
            </w:r>
          </w:p>
        </w:tc>
        <w:tc>
          <w:tcPr>
            <w:tcW w:w="1320" w:type="dxa"/>
          </w:tcPr>
          <w:p w14:paraId="1774D51E" w14:textId="77777777" w:rsidR="00B2583B" w:rsidRDefault="00000000">
            <w:pPr>
              <w:pStyle w:val="Compact"/>
              <w:jc w:val="right"/>
            </w:pPr>
            <w:r>
              <w:t>0.04852</w:t>
            </w:r>
          </w:p>
        </w:tc>
        <w:tc>
          <w:tcPr>
            <w:tcW w:w="1500" w:type="dxa"/>
          </w:tcPr>
          <w:p w14:paraId="7820A893" w14:textId="77777777" w:rsidR="00B2583B" w:rsidRDefault="00000000">
            <w:pPr>
              <w:pStyle w:val="Compact"/>
              <w:jc w:val="right"/>
            </w:pPr>
            <w:r>
              <w:t>22</w:t>
            </w:r>
          </w:p>
        </w:tc>
        <w:tc>
          <w:tcPr>
            <w:tcW w:w="600" w:type="dxa"/>
          </w:tcPr>
          <w:p w14:paraId="17F016F3" w14:textId="77777777" w:rsidR="00B2583B" w:rsidRDefault="00000000">
            <w:pPr>
              <w:pStyle w:val="Compact"/>
              <w:jc w:val="right"/>
            </w:pPr>
            <w:r>
              <w:t>0.43</w:t>
            </w:r>
          </w:p>
        </w:tc>
      </w:tr>
      <w:tr w:rsidR="00B2583B" w14:paraId="59B20204" w14:textId="77777777">
        <w:tc>
          <w:tcPr>
            <w:tcW w:w="1560" w:type="dxa"/>
          </w:tcPr>
          <w:p w14:paraId="3F72A5BB" w14:textId="77777777" w:rsidR="00B2583B" w:rsidRDefault="00000000">
            <w:pPr>
              <w:pStyle w:val="Compact"/>
            </w:pPr>
            <w:r>
              <w:t>Thalassiosira_pseudonana</w:t>
            </w:r>
          </w:p>
        </w:tc>
        <w:tc>
          <w:tcPr>
            <w:tcW w:w="1140" w:type="dxa"/>
          </w:tcPr>
          <w:p w14:paraId="2C4CBF64" w14:textId="77777777" w:rsidR="00B2583B" w:rsidRDefault="00000000">
            <w:pPr>
              <w:pStyle w:val="Compact"/>
              <w:jc w:val="right"/>
            </w:pPr>
            <w:r>
              <w:t>8</w:t>
            </w:r>
          </w:p>
        </w:tc>
        <w:tc>
          <w:tcPr>
            <w:tcW w:w="1800" w:type="dxa"/>
          </w:tcPr>
          <w:p w14:paraId="17572B9C" w14:textId="77777777" w:rsidR="00B2583B" w:rsidRDefault="00000000">
            <w:pPr>
              <w:pStyle w:val="Compact"/>
              <w:jc w:val="right"/>
            </w:pPr>
            <w:r>
              <w:t>22</w:t>
            </w:r>
          </w:p>
        </w:tc>
        <w:tc>
          <w:tcPr>
            <w:tcW w:w="1320" w:type="dxa"/>
          </w:tcPr>
          <w:p w14:paraId="0630AFB4" w14:textId="77777777" w:rsidR="00B2583B" w:rsidRDefault="00000000">
            <w:pPr>
              <w:pStyle w:val="Compact"/>
              <w:jc w:val="right"/>
            </w:pPr>
            <w:r>
              <w:t>0.06450</w:t>
            </w:r>
          </w:p>
        </w:tc>
        <w:tc>
          <w:tcPr>
            <w:tcW w:w="1500" w:type="dxa"/>
          </w:tcPr>
          <w:p w14:paraId="14D1506E" w14:textId="77777777" w:rsidR="00B2583B" w:rsidRDefault="00000000">
            <w:pPr>
              <w:pStyle w:val="Compact"/>
              <w:jc w:val="right"/>
            </w:pPr>
            <w:r>
              <w:t>22</w:t>
            </w:r>
          </w:p>
        </w:tc>
        <w:tc>
          <w:tcPr>
            <w:tcW w:w="600" w:type="dxa"/>
          </w:tcPr>
          <w:p w14:paraId="3D073CBD" w14:textId="77777777" w:rsidR="00B2583B" w:rsidRDefault="00000000">
            <w:pPr>
              <w:pStyle w:val="Compact"/>
              <w:jc w:val="right"/>
            </w:pPr>
            <w:r>
              <w:t>0.43</w:t>
            </w:r>
          </w:p>
        </w:tc>
      </w:tr>
      <w:tr w:rsidR="00B2583B" w14:paraId="1DFFD924" w14:textId="77777777">
        <w:tc>
          <w:tcPr>
            <w:tcW w:w="1560" w:type="dxa"/>
          </w:tcPr>
          <w:p w14:paraId="1D0427C0" w14:textId="77777777" w:rsidR="00B2583B" w:rsidRDefault="00000000">
            <w:pPr>
              <w:pStyle w:val="Compact"/>
            </w:pPr>
            <w:r>
              <w:t>Thalassiosira_pseudonana</w:t>
            </w:r>
          </w:p>
        </w:tc>
        <w:tc>
          <w:tcPr>
            <w:tcW w:w="1140" w:type="dxa"/>
          </w:tcPr>
          <w:p w14:paraId="4375B17D" w14:textId="77777777" w:rsidR="00B2583B" w:rsidRDefault="00000000">
            <w:pPr>
              <w:pStyle w:val="Compact"/>
              <w:jc w:val="right"/>
            </w:pPr>
            <w:r>
              <w:t>8</w:t>
            </w:r>
          </w:p>
        </w:tc>
        <w:tc>
          <w:tcPr>
            <w:tcW w:w="1800" w:type="dxa"/>
          </w:tcPr>
          <w:p w14:paraId="1526DFDB" w14:textId="77777777" w:rsidR="00B2583B" w:rsidRDefault="00000000">
            <w:pPr>
              <w:pStyle w:val="Compact"/>
              <w:jc w:val="right"/>
            </w:pPr>
            <w:r>
              <w:t>24</w:t>
            </w:r>
          </w:p>
        </w:tc>
        <w:tc>
          <w:tcPr>
            <w:tcW w:w="1320" w:type="dxa"/>
          </w:tcPr>
          <w:p w14:paraId="0F668710" w14:textId="77777777" w:rsidR="00B2583B" w:rsidRDefault="00000000">
            <w:pPr>
              <w:pStyle w:val="Compact"/>
              <w:jc w:val="right"/>
            </w:pPr>
            <w:r>
              <w:t>0.04928</w:t>
            </w:r>
          </w:p>
        </w:tc>
        <w:tc>
          <w:tcPr>
            <w:tcW w:w="1500" w:type="dxa"/>
          </w:tcPr>
          <w:p w14:paraId="6B58349F" w14:textId="77777777" w:rsidR="00B2583B" w:rsidRDefault="00000000">
            <w:pPr>
              <w:pStyle w:val="Compact"/>
              <w:jc w:val="right"/>
            </w:pPr>
            <w:r>
              <w:t>22</w:t>
            </w:r>
          </w:p>
        </w:tc>
        <w:tc>
          <w:tcPr>
            <w:tcW w:w="600" w:type="dxa"/>
          </w:tcPr>
          <w:p w14:paraId="31E7A05D" w14:textId="77777777" w:rsidR="00B2583B" w:rsidRDefault="00000000">
            <w:pPr>
              <w:pStyle w:val="Compact"/>
              <w:jc w:val="right"/>
            </w:pPr>
            <w:r>
              <w:t>0.43</w:t>
            </w:r>
          </w:p>
        </w:tc>
      </w:tr>
      <w:tr w:rsidR="00B2583B" w14:paraId="417B4405" w14:textId="77777777">
        <w:tc>
          <w:tcPr>
            <w:tcW w:w="1560" w:type="dxa"/>
          </w:tcPr>
          <w:p w14:paraId="7B3A0D3F" w14:textId="77777777" w:rsidR="00B2583B" w:rsidRDefault="00000000">
            <w:pPr>
              <w:pStyle w:val="Compact"/>
            </w:pPr>
            <w:r>
              <w:t>Thalassiosira_pseudonana</w:t>
            </w:r>
          </w:p>
        </w:tc>
        <w:tc>
          <w:tcPr>
            <w:tcW w:w="1140" w:type="dxa"/>
          </w:tcPr>
          <w:p w14:paraId="7D1B1B8D" w14:textId="77777777" w:rsidR="00B2583B" w:rsidRDefault="00000000">
            <w:pPr>
              <w:pStyle w:val="Compact"/>
              <w:jc w:val="right"/>
            </w:pPr>
            <w:r>
              <w:t>8</w:t>
            </w:r>
          </w:p>
        </w:tc>
        <w:tc>
          <w:tcPr>
            <w:tcW w:w="1800" w:type="dxa"/>
          </w:tcPr>
          <w:p w14:paraId="13FCDF32" w14:textId="77777777" w:rsidR="00B2583B" w:rsidRDefault="00000000">
            <w:pPr>
              <w:pStyle w:val="Compact"/>
              <w:jc w:val="right"/>
            </w:pPr>
            <w:r>
              <w:t>28</w:t>
            </w:r>
          </w:p>
        </w:tc>
        <w:tc>
          <w:tcPr>
            <w:tcW w:w="1320" w:type="dxa"/>
          </w:tcPr>
          <w:p w14:paraId="670B3516" w14:textId="77777777" w:rsidR="00B2583B" w:rsidRDefault="00000000">
            <w:pPr>
              <w:pStyle w:val="Compact"/>
              <w:jc w:val="right"/>
            </w:pPr>
            <w:r>
              <w:t>0.04766</w:t>
            </w:r>
          </w:p>
        </w:tc>
        <w:tc>
          <w:tcPr>
            <w:tcW w:w="1500" w:type="dxa"/>
          </w:tcPr>
          <w:p w14:paraId="3400887A" w14:textId="77777777" w:rsidR="00B2583B" w:rsidRDefault="00000000">
            <w:pPr>
              <w:pStyle w:val="Compact"/>
              <w:jc w:val="right"/>
            </w:pPr>
            <w:r>
              <w:t>22</w:t>
            </w:r>
          </w:p>
        </w:tc>
        <w:tc>
          <w:tcPr>
            <w:tcW w:w="600" w:type="dxa"/>
          </w:tcPr>
          <w:p w14:paraId="138070FD" w14:textId="77777777" w:rsidR="00B2583B" w:rsidRDefault="00000000">
            <w:pPr>
              <w:pStyle w:val="Compact"/>
              <w:jc w:val="right"/>
            </w:pPr>
            <w:r>
              <w:t>0.43</w:t>
            </w:r>
          </w:p>
        </w:tc>
      </w:tr>
    </w:tbl>
    <w:p w14:paraId="30ED50CE" w14:textId="77777777" w:rsidR="00B2583B" w:rsidRDefault="00000000">
      <w:pPr>
        <w:pStyle w:val="SourceCode"/>
      </w:pPr>
      <w:r>
        <w:rPr>
          <w:rStyle w:val="VerbatimChar"/>
        </w:rPr>
        <w:t xml:space="preserve">## </w:t>
      </w:r>
      <w:r>
        <w:br/>
      </w:r>
      <w:r>
        <w:rPr>
          <w:rStyle w:val="VerbatimChar"/>
        </w:rPr>
        <w:t xml:space="preserve">## </w:t>
      </w:r>
      <w:r>
        <w:br/>
      </w:r>
      <w:r>
        <w:rPr>
          <w:rStyle w:val="VerbatimChar"/>
        </w:rPr>
        <w:t>## ### GAM diagnostics: 1</w:t>
      </w:r>
    </w:p>
    <w:p w14:paraId="1B41B246" w14:textId="77777777" w:rsidR="00B2583B" w:rsidRDefault="00000000">
      <w:pPr>
        <w:pStyle w:val="CaptionedFigure"/>
      </w:pPr>
      <w:r>
        <w:rPr>
          <w:noProof/>
        </w:rPr>
        <w:lastRenderedPageBreak/>
        <w:drawing>
          <wp:inline distT="0" distB="0" distL="0" distR="0" wp14:anchorId="25F442EB" wp14:editId="26B807D7">
            <wp:extent cx="5943600" cy="4754880"/>
            <wp:effectExtent l="0" t="0" r="0" b="0"/>
            <wp:docPr id="65" name="Picture"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66" name="Picture" descr="Figures/gammodeldiagnostic-1.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4260ED30" w14:textId="77777777" w:rsidR="00B2583B" w:rsidRDefault="00000000">
      <w:pPr>
        <w:pStyle w:val="ImageCaption"/>
      </w:pPr>
      <w:bookmarkStart w:id="139" w:name="fig:gammodeldiagnostic-1"/>
      <w:bookmarkEnd w:id="139"/>
      <w:r>
        <w:t>Fig 7: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1B782866"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[-1.148855e-05,2.458705e-06]</w:t>
      </w:r>
      <w:r>
        <w:br/>
      </w:r>
      <w:r>
        <w:rPr>
          <w:rStyle w:val="VerbatimChar"/>
        </w:rPr>
        <w:t>## (score 56.65425 &amp; scale 12.43105).</w:t>
      </w:r>
      <w:r>
        <w:br/>
      </w:r>
      <w:r>
        <w:rPr>
          <w:rStyle w:val="VerbatimChar"/>
        </w:rPr>
        <w:t>## Hessian positive definite, eigenvalue range [4.616448e-06,8.015894].</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1.83    0.26  &lt;2e-16 ***</w:t>
      </w:r>
      <w:r>
        <w:br/>
      </w:r>
      <w:r>
        <w:rPr>
          <w:rStyle w:val="VerbatimChar"/>
        </w:rPr>
        <w:t xml:space="preserve">## s(Temp_C)                2.00 1.00    0.81   0.125    </w:t>
      </w:r>
      <w:r>
        <w:br/>
      </w:r>
      <w:r>
        <w:rPr>
          <w:rStyle w:val="VerbatimChar"/>
        </w:rPr>
        <w:t xml:space="preserve">## ti(Temp_C,LightLevel_ue) 4.00 1.00    0.55   0.005 **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2</w:t>
      </w:r>
    </w:p>
    <w:p w14:paraId="6BB2A259" w14:textId="77777777" w:rsidR="00B2583B" w:rsidRDefault="00000000">
      <w:pPr>
        <w:pStyle w:val="CaptionedFigure"/>
      </w:pPr>
      <w:r>
        <w:rPr>
          <w:noProof/>
        </w:rPr>
        <w:drawing>
          <wp:inline distT="0" distB="0" distL="0" distR="0" wp14:anchorId="7D118E1B" wp14:editId="25859B32">
            <wp:extent cx="5943600" cy="4754880"/>
            <wp:effectExtent l="0" t="0" r="0" b="0"/>
            <wp:docPr id="69" name="Picture"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0" name="Picture" descr="Figures/gammodeldiagnostic-2.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3F0B339B" w14:textId="77777777" w:rsidR="00B2583B" w:rsidRDefault="00000000">
      <w:pPr>
        <w:pStyle w:val="ImageCaption"/>
      </w:pPr>
      <w:bookmarkStart w:id="140" w:name="fig:gammodeldiagnostic-2"/>
      <w:bookmarkEnd w:id="140"/>
      <w:r>
        <w:t>Fig 8: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2BC7A424"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[-1.045605e-05,1.128619e-05]</w:t>
      </w:r>
      <w:r>
        <w:br/>
      </w:r>
      <w:r>
        <w:rPr>
          <w:rStyle w:val="VerbatimChar"/>
        </w:rPr>
        <w:t>## (score 47.79832 &amp; scale 3.965611).</w:t>
      </w:r>
      <w:r>
        <w:br/>
      </w:r>
      <w:r>
        <w:rPr>
          <w:rStyle w:val="VerbatimChar"/>
        </w:rPr>
        <w:t>## Hessian positive definite, eigenvalue range [6.856764e-06,8.007953].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1.10    0.76    0.08 .</w:t>
      </w:r>
      <w:r>
        <w:br/>
      </w:r>
      <w:r>
        <w:rPr>
          <w:rStyle w:val="VerbatimChar"/>
        </w:rPr>
        <w:t xml:space="preserve">## s(Temp_C)                2.00 1.00    0.93    0.27  </w:t>
      </w:r>
      <w:r>
        <w:br/>
      </w:r>
      <w:r>
        <w:rPr>
          <w:rStyle w:val="VerbatimChar"/>
        </w:rPr>
        <w:t xml:space="preserve">## ti(Temp_C,LightLevel_ue) 4.00 1.46    0.89    0.11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3</w:t>
      </w:r>
    </w:p>
    <w:p w14:paraId="24F0C2F6" w14:textId="77777777" w:rsidR="00B2583B" w:rsidRDefault="00000000">
      <w:pPr>
        <w:pStyle w:val="CaptionedFigure"/>
      </w:pPr>
      <w:r>
        <w:rPr>
          <w:noProof/>
        </w:rPr>
        <w:drawing>
          <wp:inline distT="0" distB="0" distL="0" distR="0" wp14:anchorId="119F8A89" wp14:editId="3092542E">
            <wp:extent cx="5943600" cy="4754880"/>
            <wp:effectExtent l="0" t="0" r="0" b="0"/>
            <wp:docPr id="73" name="Picture"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4" name="Picture" descr="Figures/gammodeldiagnostic-3.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43740E97" w14:textId="77777777" w:rsidR="00B2583B" w:rsidRDefault="00000000">
      <w:pPr>
        <w:pStyle w:val="ImageCaption"/>
      </w:pPr>
      <w:bookmarkStart w:id="141" w:name="fig:gammodeldiagnostic-3"/>
      <w:bookmarkEnd w:id="141"/>
      <w:r>
        <w:t>Fig 9: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56608BAC"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lastRenderedPageBreak/>
        <w:t>## Gradient range [-1.964407e-05,6.40554e-06]</w:t>
      </w:r>
      <w:r>
        <w:br/>
      </w:r>
      <w:r>
        <w:rPr>
          <w:rStyle w:val="VerbatimChar"/>
        </w:rPr>
        <w:t>## (score 55.32928 &amp; scale 3.571869).</w:t>
      </w:r>
      <w:r>
        <w:br/>
      </w:r>
      <w:r>
        <w:rPr>
          <w:rStyle w:val="VerbatimChar"/>
        </w:rPr>
        <w:t>## Hessian positive definite, eigenvalue range [1.200439e-05,10.5307].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1.94    1.23    0.86</w:t>
      </w:r>
      <w:r>
        <w:br/>
      </w:r>
      <w:r>
        <w:rPr>
          <w:rStyle w:val="VerbatimChar"/>
        </w:rPr>
        <w:t>## s(Temp_C)                2.00 1.89    1.37    0.98</w:t>
      </w:r>
      <w:r>
        <w:br/>
      </w:r>
      <w:r>
        <w:rPr>
          <w:rStyle w:val="VerbatimChar"/>
        </w:rPr>
        <w:t>## ti(Temp_C,LightLevel_ue) 4.00 1.00    0.97    0.40</w:t>
      </w:r>
      <w:r>
        <w:br/>
      </w:r>
      <w:r>
        <w:rPr>
          <w:rStyle w:val="VerbatimChar"/>
        </w:rPr>
        <w:t xml:space="preserve">## </w:t>
      </w:r>
      <w:r>
        <w:br/>
      </w:r>
      <w:r>
        <w:rPr>
          <w:rStyle w:val="VerbatimChar"/>
        </w:rPr>
        <w:t xml:space="preserve">## </w:t>
      </w:r>
      <w:r>
        <w:br/>
      </w:r>
      <w:r>
        <w:rPr>
          <w:rStyle w:val="VerbatimChar"/>
        </w:rPr>
        <w:t>## ### GAM diagnostics: 4</w:t>
      </w:r>
    </w:p>
    <w:p w14:paraId="50DB3700" w14:textId="77777777" w:rsidR="00B2583B" w:rsidRDefault="00000000">
      <w:pPr>
        <w:pStyle w:val="CaptionedFigure"/>
      </w:pPr>
      <w:r>
        <w:rPr>
          <w:noProof/>
        </w:rPr>
        <w:drawing>
          <wp:inline distT="0" distB="0" distL="0" distR="0" wp14:anchorId="78B43B34" wp14:editId="35503992">
            <wp:extent cx="5943600" cy="4754880"/>
            <wp:effectExtent l="0" t="0" r="0" b="0"/>
            <wp:docPr id="77" name="Picture"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8" name="Picture" descr="Figures/gammodeldiagnostic-4.png"/>
                    <pic:cNvPicPr>
                      <a:picLocks noChangeAspect="1" noChangeArrowheads="1"/>
                    </pic:cNvPicPr>
                  </pic:nvPicPr>
                  <pic:blipFill>
                    <a:blip r:embed="rId21"/>
                    <a:stretch>
                      <a:fillRect/>
                    </a:stretch>
                  </pic:blipFill>
                  <pic:spPr bwMode="auto">
                    <a:xfrm>
                      <a:off x="0" y="0"/>
                      <a:ext cx="5943600" cy="4754880"/>
                    </a:xfrm>
                    <a:prstGeom prst="rect">
                      <a:avLst/>
                    </a:prstGeom>
                    <a:noFill/>
                    <a:ln w="9525">
                      <a:noFill/>
                      <a:headEnd/>
                      <a:tailEnd/>
                    </a:ln>
                  </pic:spPr>
                </pic:pic>
              </a:graphicData>
            </a:graphic>
          </wp:inline>
        </w:drawing>
      </w:r>
    </w:p>
    <w:p w14:paraId="04D9DBF6" w14:textId="77777777" w:rsidR="00B2583B" w:rsidRDefault="00000000">
      <w:pPr>
        <w:pStyle w:val="ImageCaption"/>
      </w:pPr>
      <w:bookmarkStart w:id="142" w:name="fig:gammodeldiagnostic-4"/>
      <w:bookmarkEnd w:id="142"/>
      <w:r>
        <w:t>Fig 10: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34D8217E" w14:textId="77777777" w:rsidR="00B2583B" w:rsidRDefault="00000000">
      <w:pPr>
        <w:pStyle w:val="SourceCode"/>
      </w:pPr>
      <w:r>
        <w:rPr>
          <w:rStyle w:val="VerbatimChar"/>
        </w:rPr>
        <w:lastRenderedPageBreak/>
        <w:t xml:space="preserve">## </w:t>
      </w:r>
      <w:r>
        <w:br/>
      </w:r>
      <w:r>
        <w:rPr>
          <w:rStyle w:val="VerbatimChar"/>
        </w:rPr>
        <w:t>## Method: REML   Optimizer: outer newton</w:t>
      </w:r>
      <w:r>
        <w:br/>
      </w:r>
      <w:r>
        <w:rPr>
          <w:rStyle w:val="VerbatimChar"/>
        </w:rPr>
        <w:t>## full convergence after 11 iterations.</w:t>
      </w:r>
      <w:r>
        <w:br/>
      </w:r>
      <w:r>
        <w:rPr>
          <w:rStyle w:val="VerbatimChar"/>
        </w:rPr>
        <w:t>## Gradient range [-6.831923e-05,0.0001971058]</w:t>
      </w:r>
      <w:r>
        <w:br/>
      </w:r>
      <w:r>
        <w:rPr>
          <w:rStyle w:val="VerbatimChar"/>
        </w:rPr>
        <w:t>## (score 71.16439 &amp; scale 2.490609).</w:t>
      </w:r>
      <w:r>
        <w:br/>
      </w:r>
      <w:r>
        <w:rPr>
          <w:rStyle w:val="VerbatimChar"/>
        </w:rPr>
        <w:t>## Hessian positive definite, eigenvalue range [5.281984e-06,15.52403].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1.96    1.60    1.00</w:t>
      </w:r>
      <w:r>
        <w:br/>
      </w:r>
      <w:r>
        <w:rPr>
          <w:rStyle w:val="VerbatimChar"/>
        </w:rPr>
        <w:t>## s(Temp_C)                2.00 1.00    1.02    0.49</w:t>
      </w:r>
      <w:r>
        <w:br/>
      </w:r>
      <w:r>
        <w:rPr>
          <w:rStyle w:val="VerbatimChar"/>
        </w:rPr>
        <w:t>## ti(Temp_C,LightLevel_ue) 4.00 2.17    1.48    0.99</w:t>
      </w:r>
      <w:r>
        <w:br/>
      </w:r>
      <w:r>
        <w:rPr>
          <w:rStyle w:val="VerbatimChar"/>
        </w:rPr>
        <w:t xml:space="preserve">## </w:t>
      </w:r>
      <w:r>
        <w:br/>
      </w:r>
      <w:r>
        <w:rPr>
          <w:rStyle w:val="VerbatimChar"/>
        </w:rPr>
        <w:t xml:space="preserve">## </w:t>
      </w:r>
      <w:r>
        <w:br/>
      </w:r>
      <w:r>
        <w:rPr>
          <w:rStyle w:val="VerbatimChar"/>
        </w:rPr>
        <w:t>## ### GAM diagnostics: 5</w:t>
      </w:r>
    </w:p>
    <w:p w14:paraId="6289B04B" w14:textId="77777777" w:rsidR="00B2583B" w:rsidRDefault="00000000">
      <w:pPr>
        <w:pStyle w:val="CaptionedFigure"/>
      </w:pPr>
      <w:r>
        <w:rPr>
          <w:noProof/>
        </w:rPr>
        <w:lastRenderedPageBreak/>
        <w:drawing>
          <wp:inline distT="0" distB="0" distL="0" distR="0" wp14:anchorId="61BD5D4B" wp14:editId="38B0FC7C">
            <wp:extent cx="5943600" cy="4754880"/>
            <wp:effectExtent l="0" t="0" r="0" b="0"/>
            <wp:docPr id="81" name="Picture"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2" name="Picture" descr="Figures/gammodeldiagnostic-5.png"/>
                    <pic:cNvPicPr>
                      <a:picLocks noChangeAspect="1" noChangeArrowheads="1"/>
                    </pic:cNvPicPr>
                  </pic:nvPicPr>
                  <pic:blipFill>
                    <a:blip r:embed="rId22"/>
                    <a:stretch>
                      <a:fillRect/>
                    </a:stretch>
                  </pic:blipFill>
                  <pic:spPr bwMode="auto">
                    <a:xfrm>
                      <a:off x="0" y="0"/>
                      <a:ext cx="5943600" cy="4754880"/>
                    </a:xfrm>
                    <a:prstGeom prst="rect">
                      <a:avLst/>
                    </a:prstGeom>
                    <a:noFill/>
                    <a:ln w="9525">
                      <a:noFill/>
                      <a:headEnd/>
                      <a:tailEnd/>
                    </a:ln>
                  </pic:spPr>
                </pic:pic>
              </a:graphicData>
            </a:graphic>
          </wp:inline>
        </w:drawing>
      </w:r>
    </w:p>
    <w:p w14:paraId="573D1F10" w14:textId="77777777" w:rsidR="00B2583B" w:rsidRDefault="00000000">
      <w:pPr>
        <w:pStyle w:val="ImageCaption"/>
      </w:pPr>
      <w:bookmarkStart w:id="143" w:name="fig:gammodeldiagnostic-5"/>
      <w:bookmarkEnd w:id="143"/>
      <w:r>
        <w:t>Fig 11: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5EDD7F47"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step failed after 1 iteration.</w:t>
      </w:r>
      <w:r>
        <w:br/>
      </w:r>
      <w:r>
        <w:rPr>
          <w:rStyle w:val="VerbatimChar"/>
        </w:rPr>
        <w:t>## Gradient range [-1.61541e-06,9.174523]</w:t>
      </w:r>
      <w:r>
        <w:br/>
      </w:r>
      <w:r>
        <w:rPr>
          <w:rStyle w:val="VerbatimChar"/>
        </w:rPr>
        <w:t>## (score -420.8737 &amp; scale 2.151999e-22).</w:t>
      </w:r>
      <w:r>
        <w:br/>
      </w:r>
      <w:r>
        <w:rPr>
          <w:rStyle w:val="VerbatimChar"/>
        </w:rPr>
        <w:t>## eigenvalue range [-9224757,7.998127].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1.00    0.29   0.010 **</w:t>
      </w:r>
      <w:r>
        <w:br/>
      </w:r>
      <w:r>
        <w:rPr>
          <w:rStyle w:val="VerbatimChar"/>
        </w:rPr>
        <w:t xml:space="preserve">## s(Temp_C)                2.00 1.96    0.75   0.165   </w:t>
      </w:r>
      <w:r>
        <w:br/>
      </w:r>
      <w:r>
        <w:rPr>
          <w:rStyle w:val="VerbatimChar"/>
        </w:rPr>
        <w:t xml:space="preserve">## ti(Temp_C,LightLevel_ue) 4.00 1.00    0.67   0.085 .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6</w:t>
      </w:r>
    </w:p>
    <w:p w14:paraId="7268B828" w14:textId="77777777" w:rsidR="00B2583B" w:rsidRDefault="00000000">
      <w:pPr>
        <w:pStyle w:val="CaptionedFigure"/>
      </w:pPr>
      <w:r>
        <w:rPr>
          <w:noProof/>
        </w:rPr>
        <w:drawing>
          <wp:inline distT="0" distB="0" distL="0" distR="0" wp14:anchorId="78D2ECA5" wp14:editId="4ECD80B5">
            <wp:extent cx="5943600" cy="4754880"/>
            <wp:effectExtent l="0" t="0" r="0" b="0"/>
            <wp:docPr id="85" name="Picture"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6" name="Picture" descr="Figures/gammodeldiagnostic-6.png"/>
                    <pic:cNvPicPr>
                      <a:picLocks noChangeAspect="1" noChangeArrowheads="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14:paraId="366DCFEA" w14:textId="77777777" w:rsidR="00B2583B" w:rsidRDefault="00000000">
      <w:pPr>
        <w:pStyle w:val="ImageCaption"/>
      </w:pPr>
      <w:bookmarkStart w:id="144" w:name="fig:gammodeldiagnostic-6"/>
      <w:bookmarkEnd w:id="144"/>
      <w:r>
        <w:t>Fig 12: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2DCE27BD"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13 iterations.</w:t>
      </w:r>
      <w:r>
        <w:br/>
      </w:r>
      <w:r>
        <w:rPr>
          <w:rStyle w:val="VerbatimChar"/>
        </w:rPr>
        <w:t>## Gradient range [-4.513978e-06,3.114671e-06]</w:t>
      </w:r>
      <w:r>
        <w:br/>
      </w:r>
      <w:r>
        <w:rPr>
          <w:rStyle w:val="VerbatimChar"/>
        </w:rPr>
        <w:t>## (score 42.28655 &amp; scale 12.57865).</w:t>
      </w:r>
      <w:r>
        <w:br/>
      </w:r>
      <w:r>
        <w:rPr>
          <w:rStyle w:val="VerbatimChar"/>
        </w:rPr>
        <w:t>## Hessian positive definite, eigenvalue range [1.968747e-06,5.520196].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1.74    1.00    0.41</w:t>
      </w:r>
      <w:r>
        <w:br/>
      </w:r>
      <w:r>
        <w:rPr>
          <w:rStyle w:val="VerbatimChar"/>
        </w:rPr>
        <w:t>## s(Temp_C)                2.00 1.00    0.99    0.41</w:t>
      </w:r>
      <w:r>
        <w:br/>
      </w:r>
      <w:r>
        <w:rPr>
          <w:rStyle w:val="VerbatimChar"/>
        </w:rPr>
        <w:t>## ti(Temp_C,LightLevel_ue) 4.00 1.00    1.02    0.29</w:t>
      </w:r>
      <w:r>
        <w:br/>
      </w:r>
      <w:r>
        <w:rPr>
          <w:rStyle w:val="VerbatimChar"/>
        </w:rPr>
        <w:t xml:space="preserve">## </w:t>
      </w:r>
      <w:r>
        <w:br/>
      </w:r>
      <w:r>
        <w:rPr>
          <w:rStyle w:val="VerbatimChar"/>
        </w:rPr>
        <w:t xml:space="preserve">## </w:t>
      </w:r>
      <w:r>
        <w:br/>
      </w:r>
      <w:r>
        <w:rPr>
          <w:rStyle w:val="VerbatimChar"/>
        </w:rPr>
        <w:t>## ### GAM diagnostics: 7</w:t>
      </w:r>
    </w:p>
    <w:p w14:paraId="58D74E6F" w14:textId="77777777" w:rsidR="00B2583B" w:rsidRDefault="00000000">
      <w:pPr>
        <w:pStyle w:val="CaptionedFigure"/>
      </w:pPr>
      <w:r>
        <w:rPr>
          <w:noProof/>
        </w:rPr>
        <w:drawing>
          <wp:inline distT="0" distB="0" distL="0" distR="0" wp14:anchorId="3CCF88E1" wp14:editId="00C2F383">
            <wp:extent cx="5943600" cy="4754880"/>
            <wp:effectExtent l="0" t="0" r="0" b="0"/>
            <wp:docPr id="89" name="Picture"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0" name="Picture" descr="Figures/gammodeldiagnostic-7.png"/>
                    <pic:cNvPicPr>
                      <a:picLocks noChangeAspect="1" noChangeArrowheads="1"/>
                    </pic:cNvPicPr>
                  </pic:nvPicPr>
                  <pic:blipFill>
                    <a:blip r:embed="rId24"/>
                    <a:stretch>
                      <a:fillRect/>
                    </a:stretch>
                  </pic:blipFill>
                  <pic:spPr bwMode="auto">
                    <a:xfrm>
                      <a:off x="0" y="0"/>
                      <a:ext cx="5943600" cy="4754880"/>
                    </a:xfrm>
                    <a:prstGeom prst="rect">
                      <a:avLst/>
                    </a:prstGeom>
                    <a:noFill/>
                    <a:ln w="9525">
                      <a:noFill/>
                      <a:headEnd/>
                      <a:tailEnd/>
                    </a:ln>
                  </pic:spPr>
                </pic:pic>
              </a:graphicData>
            </a:graphic>
          </wp:inline>
        </w:drawing>
      </w:r>
    </w:p>
    <w:p w14:paraId="56E8CAD2" w14:textId="77777777" w:rsidR="00B2583B" w:rsidRDefault="00000000">
      <w:pPr>
        <w:pStyle w:val="ImageCaption"/>
      </w:pPr>
      <w:bookmarkStart w:id="145" w:name="fig:gammodeldiagnostic-7"/>
      <w:bookmarkEnd w:id="145"/>
      <w:r>
        <w:t>Fig 13: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3BB9B39B"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10 iterations.</w:t>
      </w:r>
      <w:r>
        <w:br/>
      </w:r>
      <w:r>
        <w:rPr>
          <w:rStyle w:val="VerbatimChar"/>
        </w:rPr>
        <w:t>## Gradient range [-1.145248e-05,7.291372e-06]</w:t>
      </w:r>
      <w:r>
        <w:br/>
      </w:r>
      <w:r>
        <w:rPr>
          <w:rStyle w:val="VerbatimChar"/>
        </w:rPr>
        <w:t>## (score 49.70235 &amp; scale 8.081872).</w:t>
      </w:r>
      <w:r>
        <w:br/>
      </w:r>
      <w:r>
        <w:rPr>
          <w:rStyle w:val="VerbatimChar"/>
        </w:rPr>
        <w:lastRenderedPageBreak/>
        <w:t>## Hessian positive definite, eigenvalue range [3.948816e-06,7.521732].</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1.85    0.70    0.06 .</w:t>
      </w:r>
      <w:r>
        <w:br/>
      </w:r>
      <w:r>
        <w:rPr>
          <w:rStyle w:val="VerbatimChar"/>
        </w:rPr>
        <w:t xml:space="preserve">## s(Temp_C)                2.00 1.25    1.14    0.64  </w:t>
      </w:r>
      <w:r>
        <w:br/>
      </w:r>
      <w:r>
        <w:rPr>
          <w:rStyle w:val="VerbatimChar"/>
        </w:rPr>
        <w:t>## ti(Temp_C,LightLevel_ue) 4.00 1.00    0.77    0.07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8</w:t>
      </w:r>
    </w:p>
    <w:p w14:paraId="5E2C0890" w14:textId="77777777" w:rsidR="00B2583B" w:rsidRDefault="00000000">
      <w:pPr>
        <w:pStyle w:val="CaptionedFigure"/>
      </w:pPr>
      <w:r>
        <w:rPr>
          <w:noProof/>
        </w:rPr>
        <w:drawing>
          <wp:inline distT="0" distB="0" distL="0" distR="0" wp14:anchorId="52049EE9" wp14:editId="165144F0">
            <wp:extent cx="5943600" cy="4754880"/>
            <wp:effectExtent l="0" t="0" r="0" b="0"/>
            <wp:docPr id="93" name="Picture"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4" name="Picture" descr="Figures/gammodeldiagnostic-8.png"/>
                    <pic:cNvPicPr>
                      <a:picLocks noChangeAspect="1" noChangeArrowheads="1"/>
                    </pic:cNvPicPr>
                  </pic:nvPicPr>
                  <pic:blipFill>
                    <a:blip r:embed="rId25"/>
                    <a:stretch>
                      <a:fillRect/>
                    </a:stretch>
                  </pic:blipFill>
                  <pic:spPr bwMode="auto">
                    <a:xfrm>
                      <a:off x="0" y="0"/>
                      <a:ext cx="5943600" cy="4754880"/>
                    </a:xfrm>
                    <a:prstGeom prst="rect">
                      <a:avLst/>
                    </a:prstGeom>
                    <a:noFill/>
                    <a:ln w="9525">
                      <a:noFill/>
                      <a:headEnd/>
                      <a:tailEnd/>
                    </a:ln>
                  </pic:spPr>
                </pic:pic>
              </a:graphicData>
            </a:graphic>
          </wp:inline>
        </w:drawing>
      </w:r>
    </w:p>
    <w:p w14:paraId="5A51728C" w14:textId="77777777" w:rsidR="00B2583B" w:rsidRDefault="00000000">
      <w:pPr>
        <w:pStyle w:val="ImageCaption"/>
      </w:pPr>
      <w:bookmarkStart w:id="146" w:name="fig:gammodeldiagnostic-8"/>
      <w:bookmarkEnd w:id="146"/>
      <w:r>
        <w:t>Fig 14: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01A456D4" w14:textId="77777777" w:rsidR="00B2583B" w:rsidRDefault="00000000">
      <w:pPr>
        <w:pStyle w:val="SourceCode"/>
      </w:pPr>
      <w:r>
        <w:rPr>
          <w:rStyle w:val="VerbatimChar"/>
        </w:rPr>
        <w:lastRenderedPageBreak/>
        <w:t xml:space="preserve">## </w:t>
      </w:r>
      <w:r>
        <w:br/>
      </w:r>
      <w:r>
        <w:rPr>
          <w:rStyle w:val="VerbatimChar"/>
        </w:rPr>
        <w:t>## Method: REML   Optimizer: outer newton</w:t>
      </w:r>
      <w:r>
        <w:br/>
      </w:r>
      <w:r>
        <w:rPr>
          <w:rStyle w:val="VerbatimChar"/>
        </w:rPr>
        <w:t>## full convergence after 8 iterations.</w:t>
      </w:r>
      <w:r>
        <w:br/>
      </w:r>
      <w:r>
        <w:rPr>
          <w:rStyle w:val="VerbatimChar"/>
        </w:rPr>
        <w:t>## Gradient range [-2.055142e-05,1.125567e-05]</w:t>
      </w:r>
      <w:r>
        <w:br/>
      </w:r>
      <w:r>
        <w:rPr>
          <w:rStyle w:val="VerbatimChar"/>
        </w:rPr>
        <w:t>## (score 49.36194 &amp; scale 10.11107).</w:t>
      </w:r>
      <w:r>
        <w:br/>
      </w:r>
      <w:r>
        <w:rPr>
          <w:rStyle w:val="VerbatimChar"/>
        </w:rPr>
        <w:t>## Hessian positive definite, eigenvalue range [9.922912e-07,7.021343].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1.84    1.04    0.46</w:t>
      </w:r>
      <w:r>
        <w:br/>
      </w:r>
      <w:r>
        <w:rPr>
          <w:rStyle w:val="VerbatimChar"/>
        </w:rPr>
        <w:t>## s(Temp_C)                2.00 1.00    1.06    0.45</w:t>
      </w:r>
      <w:r>
        <w:br/>
      </w:r>
      <w:r>
        <w:rPr>
          <w:rStyle w:val="VerbatimChar"/>
        </w:rPr>
        <w:t>## ti(Temp_C,LightLevel_ue) 4.00 1.00    1.04    0.46</w:t>
      </w:r>
      <w:r>
        <w:br/>
      </w:r>
      <w:r>
        <w:rPr>
          <w:rStyle w:val="VerbatimChar"/>
        </w:rPr>
        <w:t xml:space="preserve">## </w:t>
      </w:r>
      <w:r>
        <w:br/>
      </w:r>
      <w:r>
        <w:rPr>
          <w:rStyle w:val="VerbatimChar"/>
        </w:rPr>
        <w:t xml:space="preserve">## </w:t>
      </w:r>
      <w:r>
        <w:br/>
      </w:r>
      <w:r>
        <w:rPr>
          <w:rStyle w:val="VerbatimChar"/>
        </w:rPr>
        <w:t>## ### GAM diagnostics: 9</w:t>
      </w:r>
    </w:p>
    <w:p w14:paraId="18A3C10F" w14:textId="77777777" w:rsidR="00B2583B" w:rsidRDefault="00000000">
      <w:pPr>
        <w:pStyle w:val="CaptionedFigure"/>
      </w:pPr>
      <w:r>
        <w:rPr>
          <w:noProof/>
        </w:rPr>
        <w:lastRenderedPageBreak/>
        <w:drawing>
          <wp:inline distT="0" distB="0" distL="0" distR="0" wp14:anchorId="46CE6688" wp14:editId="774043D9">
            <wp:extent cx="5943600" cy="4754880"/>
            <wp:effectExtent l="0" t="0" r="0" b="0"/>
            <wp:docPr id="97" name="Picture"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8" name="Picture" descr="Figures/gammodeldiagnostic-9.png"/>
                    <pic:cNvPicPr>
                      <a:picLocks noChangeAspect="1" noChangeArrowheads="1"/>
                    </pic:cNvPicPr>
                  </pic:nvPicPr>
                  <pic:blipFill>
                    <a:blip r:embed="rId26"/>
                    <a:stretch>
                      <a:fillRect/>
                    </a:stretch>
                  </pic:blipFill>
                  <pic:spPr bwMode="auto">
                    <a:xfrm>
                      <a:off x="0" y="0"/>
                      <a:ext cx="5943600" cy="4754880"/>
                    </a:xfrm>
                    <a:prstGeom prst="rect">
                      <a:avLst/>
                    </a:prstGeom>
                    <a:noFill/>
                    <a:ln w="9525">
                      <a:noFill/>
                      <a:headEnd/>
                      <a:tailEnd/>
                    </a:ln>
                  </pic:spPr>
                </pic:pic>
              </a:graphicData>
            </a:graphic>
          </wp:inline>
        </w:drawing>
      </w:r>
    </w:p>
    <w:p w14:paraId="5D321F36" w14:textId="77777777" w:rsidR="00B2583B" w:rsidRDefault="00000000">
      <w:pPr>
        <w:pStyle w:val="ImageCaption"/>
      </w:pPr>
      <w:bookmarkStart w:id="147" w:name="fig:gammodeldiagnostic-9"/>
      <w:bookmarkEnd w:id="147"/>
      <w:r>
        <w:t>Fig 15: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66E439E3"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[-3.720374e-05,8.668272e-05]</w:t>
      </w:r>
      <w:r>
        <w:br/>
      </w:r>
      <w:r>
        <w:rPr>
          <w:rStyle w:val="VerbatimChar"/>
        </w:rPr>
        <w:t>## (score 104.6995 &amp; scale 7.872017).</w:t>
      </w:r>
      <w:r>
        <w:br/>
      </w:r>
      <w:r>
        <w:rPr>
          <w:rStyle w:val="VerbatimChar"/>
        </w:rPr>
        <w:t>## Hessian positive definite, eigenvalue range [2.611616e-05,18.51441].</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1.90    0.72    0.04 *  </w:t>
      </w:r>
      <w:r>
        <w:br/>
      </w:r>
      <w:r>
        <w:rPr>
          <w:rStyle w:val="VerbatimChar"/>
        </w:rPr>
        <w:t xml:space="preserve">## s(Temp_C)                2.00 1.77    1.06    0.68    </w:t>
      </w:r>
      <w:r>
        <w:br/>
      </w:r>
      <w:r>
        <w:rPr>
          <w:rStyle w:val="VerbatimChar"/>
        </w:rPr>
        <w:t>## ti(Temp_C,LightLevel_ue) 4.00 1.00    0.62  &lt;2e-16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10</w:t>
      </w:r>
    </w:p>
    <w:p w14:paraId="5C8DA4C3" w14:textId="77777777" w:rsidR="00B2583B" w:rsidRDefault="00000000">
      <w:pPr>
        <w:pStyle w:val="CaptionedFigure"/>
      </w:pPr>
      <w:r>
        <w:rPr>
          <w:noProof/>
        </w:rPr>
        <w:drawing>
          <wp:inline distT="0" distB="0" distL="0" distR="0" wp14:anchorId="7777D0DE" wp14:editId="4A94CA5C">
            <wp:extent cx="5943600" cy="4754880"/>
            <wp:effectExtent l="0" t="0" r="0" b="0"/>
            <wp:docPr id="101" name="Picture"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2" name="Picture" descr="Figures/gammodeldiagnostic-10.png"/>
                    <pic:cNvPicPr>
                      <a:picLocks noChangeAspect="1" noChangeArrowheads="1"/>
                    </pic:cNvPicPr>
                  </pic:nvPicPr>
                  <pic:blipFill>
                    <a:blip r:embed="rId27"/>
                    <a:stretch>
                      <a:fillRect/>
                    </a:stretch>
                  </pic:blipFill>
                  <pic:spPr bwMode="auto">
                    <a:xfrm>
                      <a:off x="0" y="0"/>
                      <a:ext cx="5943600" cy="4754880"/>
                    </a:xfrm>
                    <a:prstGeom prst="rect">
                      <a:avLst/>
                    </a:prstGeom>
                    <a:noFill/>
                    <a:ln w="9525">
                      <a:noFill/>
                      <a:headEnd/>
                      <a:tailEnd/>
                    </a:ln>
                  </pic:spPr>
                </pic:pic>
              </a:graphicData>
            </a:graphic>
          </wp:inline>
        </w:drawing>
      </w:r>
    </w:p>
    <w:p w14:paraId="40F6AAE0" w14:textId="77777777" w:rsidR="00B2583B" w:rsidRDefault="00000000">
      <w:pPr>
        <w:pStyle w:val="ImageCaption"/>
      </w:pPr>
      <w:bookmarkStart w:id="148" w:name="fig:gammodeldiagnostic-10"/>
      <w:bookmarkEnd w:id="148"/>
      <w:r>
        <w:t>Fig 16: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and 𝛔</w:t>
      </w:r>
      <w:r>
        <w:rPr>
          <w:vertAlign w:val="subscript"/>
        </w:rPr>
        <w:t>PSII</w:t>
      </w:r>
      <w:r>
        <w:t>).</w:t>
      </w:r>
    </w:p>
    <w:p w14:paraId="52062BA4" w14:textId="77777777" w:rsidR="00B2583B"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9 iterations.</w:t>
      </w:r>
      <w:r>
        <w:br/>
      </w:r>
      <w:r>
        <w:rPr>
          <w:rStyle w:val="VerbatimChar"/>
        </w:rPr>
        <w:t>## Gradient range [-6.765617e-05,3.899604e-05]</w:t>
      </w:r>
      <w:r>
        <w:br/>
      </w:r>
      <w:r>
        <w:rPr>
          <w:rStyle w:val="VerbatimChar"/>
        </w:rPr>
        <w:t>## (score 103.853 &amp; scale 6.13007).</w:t>
      </w:r>
      <w:r>
        <w:br/>
      </w:r>
      <w:r>
        <w:rPr>
          <w:rStyle w:val="VerbatimChar"/>
        </w:rPr>
        <w:t>## Hessian positive definite, eigenvalue range [5.51875e-05,20.0096].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1.87    1.01    0.45  </w:t>
      </w:r>
      <w:r>
        <w:br/>
      </w:r>
      <w:r>
        <w:rPr>
          <w:rStyle w:val="VerbatimChar"/>
        </w:rPr>
        <w:t xml:space="preserve">## s(Temp_C)                2.00 1.00    1.27    0.94  </w:t>
      </w:r>
      <w:r>
        <w:br/>
      </w:r>
      <w:r>
        <w:rPr>
          <w:rStyle w:val="VerbatimChar"/>
        </w:rPr>
        <w:t>## ti(Temp_C,LightLevel_ue) 4.00 2.19    0.85    0.09 .</w:t>
      </w:r>
      <w:r>
        <w:br/>
      </w:r>
      <w:r>
        <w:rPr>
          <w:rStyle w:val="VerbatimChar"/>
        </w:rPr>
        <w:t>## ---</w:t>
      </w:r>
      <w:r>
        <w:br/>
      </w:r>
      <w:r>
        <w:rPr>
          <w:rStyle w:val="VerbatimChar"/>
        </w:rPr>
        <w:t>## Signif. codes:  0 '***' 0.001 '**' 0.01 '*' 0.05 '.' 0.1 ' ' 1</w:t>
      </w:r>
    </w:p>
    <w:p w14:paraId="51C50B5E" w14:textId="77777777" w:rsidR="00B2583B" w:rsidRDefault="00000000">
      <w:pPr>
        <w:pStyle w:val="Heading1"/>
      </w:pPr>
      <w:bookmarkStart w:id="149" w:name="references"/>
      <w:bookmarkEnd w:id="137"/>
      <w:r>
        <w:t>References</w:t>
      </w:r>
    </w:p>
    <w:p w14:paraId="0F51F85B" w14:textId="77777777" w:rsidR="00B2583B" w:rsidRDefault="00000000">
      <w:pPr>
        <w:pStyle w:val="Bibliography"/>
      </w:pPr>
      <w:bookmarkStart w:id="150" w:name="Xd345dc39ad45e5480abde60975d2f18c146e6ab"/>
      <w:bookmarkStart w:id="151" w:name="refs"/>
      <w:r>
        <w:t xml:space="preserve">Ardyna, M., and Arrigo, K. R. (2020). Phytoplankton dynamics in a changing Arctic Ocean. </w:t>
      </w:r>
      <w:r>
        <w:rPr>
          <w:i/>
          <w:iCs/>
        </w:rPr>
        <w:t>Nature Climate Change</w:t>
      </w:r>
      <w:r>
        <w:t xml:space="preserve"> 10, 892–903. doi:</w:t>
      </w:r>
      <w:hyperlink r:id="rId28">
        <w:r w:rsidR="00B2583B">
          <w:rPr>
            <w:rStyle w:val="Hyperlink"/>
          </w:rPr>
          <w:t>10.1038/s41558-020-0905-y</w:t>
        </w:r>
      </w:hyperlink>
      <w:r>
        <w:t>.</w:t>
      </w:r>
    </w:p>
    <w:p w14:paraId="56B1816A" w14:textId="77777777" w:rsidR="00B2583B" w:rsidRDefault="00000000">
      <w:pPr>
        <w:pStyle w:val="Bibliography"/>
      </w:pPr>
      <w:bookmarkStart w:id="152" w:name="Xc0cfdf3e1b8254fa7a534c3e8efb5eda7897d25"/>
      <w:bookmarkEnd w:id="150"/>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9">
        <w:r w:rsidR="00B2583B">
          <w:rPr>
            <w:rStyle w:val="Hyperlink"/>
          </w:rPr>
          <w:t>10.5194/bg-9-4553-2012</w:t>
        </w:r>
      </w:hyperlink>
      <w:r>
        <w:t>.</w:t>
      </w:r>
    </w:p>
    <w:p w14:paraId="72BEAED9" w14:textId="77777777" w:rsidR="00B2583B" w:rsidRDefault="00000000">
      <w:pPr>
        <w:pStyle w:val="Bibliography"/>
      </w:pPr>
      <w:bookmarkStart w:id="153" w:name="Xc65f9cd0cc79f34c1357c48183c882b2998fe95"/>
      <w:bookmarkEnd w:id="152"/>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30">
        <w:r w:rsidR="00B2583B">
          <w:rPr>
            <w:rStyle w:val="Hyperlink"/>
          </w:rPr>
          <w:t>10.1016/j.cryobiol.2011.08.006</w:t>
        </w:r>
      </w:hyperlink>
      <w:r>
        <w:t>.</w:t>
      </w:r>
    </w:p>
    <w:p w14:paraId="1846B7E4" w14:textId="77777777" w:rsidR="00B2583B" w:rsidRDefault="00000000">
      <w:pPr>
        <w:pStyle w:val="Bibliography"/>
      </w:pPr>
      <w:bookmarkStart w:id="154" w:name="ref-R-googlesheets4"/>
      <w:bookmarkEnd w:id="153"/>
      <w:r>
        <w:t xml:space="preserve">Bryan, J. (2023). </w:t>
      </w:r>
      <w:r>
        <w:rPr>
          <w:i/>
          <w:iCs/>
        </w:rPr>
        <w:t>googlesheets4: Access google sheets using the sheets API V4</w:t>
      </w:r>
      <w:r>
        <w:t xml:space="preserve">. Available at: </w:t>
      </w:r>
      <w:hyperlink r:id="rId31">
        <w:r w:rsidR="00B2583B">
          <w:rPr>
            <w:rStyle w:val="Hyperlink"/>
          </w:rPr>
          <w:t>https://googlesheets4.tidyverse.org</w:t>
        </w:r>
      </w:hyperlink>
      <w:r>
        <w:t>.</w:t>
      </w:r>
    </w:p>
    <w:p w14:paraId="6C095F72" w14:textId="77777777" w:rsidR="00B2583B" w:rsidRDefault="00000000">
      <w:pPr>
        <w:pStyle w:val="Bibliography"/>
      </w:pPr>
      <w:bookmarkStart w:id="155" w:name="ref-campitelliMetRToolsEasier2021"/>
      <w:bookmarkEnd w:id="154"/>
      <w:r>
        <w:t xml:space="preserve">Campitelli, E. (2021). </w:t>
      </w:r>
      <w:r>
        <w:rPr>
          <w:i/>
          <w:iCs/>
        </w:rPr>
        <w:t>metR: Tools for easier analysis of meteorological fields</w:t>
      </w:r>
      <w:r>
        <w:t>. doi:</w:t>
      </w:r>
      <w:hyperlink r:id="rId32">
        <w:r w:rsidR="00B2583B">
          <w:rPr>
            <w:rStyle w:val="Hyperlink"/>
          </w:rPr>
          <w:t>10.5281/zenodo.2593516</w:t>
        </w:r>
      </w:hyperlink>
      <w:r>
        <w:t>.</w:t>
      </w:r>
    </w:p>
    <w:p w14:paraId="3E9F8C67" w14:textId="77777777" w:rsidR="00B2583B" w:rsidRDefault="00000000">
      <w:pPr>
        <w:pStyle w:val="Bibliography"/>
      </w:pPr>
      <w:bookmarkStart w:id="156" w:name="X8b1f39f0bc58c0827061626632102a281033cbe"/>
      <w:bookmarkEnd w:id="155"/>
      <w:r>
        <w:t xml:space="preserve">Cazelles, B., Chavez, M., Berteaux, D., Ménard, F., Vik, J. O., Jenouvrier, S., and Stenseth, N. C. (2008). Wavelet analysis of ecological time series. </w:t>
      </w:r>
      <w:r>
        <w:rPr>
          <w:i/>
          <w:iCs/>
        </w:rPr>
        <w:t>Oecologia</w:t>
      </w:r>
      <w:r>
        <w:t xml:space="preserve"> 156, 287–304. doi:</w:t>
      </w:r>
      <w:hyperlink r:id="rId33">
        <w:r w:rsidR="00B2583B">
          <w:rPr>
            <w:rStyle w:val="Hyperlink"/>
          </w:rPr>
          <w:t>10.1007/s00442-008-0993-2</w:t>
        </w:r>
      </w:hyperlink>
      <w:r>
        <w:t>.</w:t>
      </w:r>
    </w:p>
    <w:p w14:paraId="09DA2C27" w14:textId="77777777" w:rsidR="00B2583B" w:rsidRDefault="00000000">
      <w:pPr>
        <w:pStyle w:val="Bibliography"/>
      </w:pPr>
      <w:bookmarkStart w:id="157" w:name="ref-cefarelliDiversityDiatomGenus2010"/>
      <w:bookmarkEnd w:id="156"/>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34">
        <w:r w:rsidR="00B2583B">
          <w:rPr>
            <w:rStyle w:val="Hyperlink"/>
          </w:rPr>
          <w:t>10.1007/s00300-010-0794-z</w:t>
        </w:r>
      </w:hyperlink>
      <w:r>
        <w:t>.</w:t>
      </w:r>
    </w:p>
    <w:p w14:paraId="11DC9AC1" w14:textId="77777777" w:rsidR="00B2583B" w:rsidRDefault="00000000">
      <w:pPr>
        <w:pStyle w:val="Bibliography"/>
      </w:pPr>
      <w:bookmarkStart w:id="158" w:name="ref-cohenLightPolarNight2020"/>
      <w:bookmarkEnd w:id="157"/>
      <w:r>
        <w:t xml:space="preserve">Cohen, J. H., Berge, J., Moline, M. A., Johnsen, G., and Zolich, A. P. (2020). “Light in the Polar Night,” in </w:t>
      </w:r>
      <w:r>
        <w:rPr>
          <w:i/>
          <w:iCs/>
        </w:rPr>
        <w:t>POLAR NIGHT Marine Ecology</w:t>
      </w:r>
      <w:r>
        <w:t>, eds. J. Berge, G. Johnsen, and J. H. Cohen (Cham: Springer International Publishing), 37–66. doi:</w:t>
      </w:r>
      <w:hyperlink r:id="rId35">
        <w:r w:rsidR="00B2583B">
          <w:rPr>
            <w:rStyle w:val="Hyperlink"/>
          </w:rPr>
          <w:t>10.1007/978-3-030-33208-2_3</w:t>
        </w:r>
      </w:hyperlink>
      <w:r>
        <w:t>.</w:t>
      </w:r>
    </w:p>
    <w:p w14:paraId="572995A2" w14:textId="77777777" w:rsidR="00B2583B" w:rsidRDefault="00000000">
      <w:pPr>
        <w:pStyle w:val="Bibliography"/>
      </w:pPr>
      <w:bookmarkStart w:id="159" w:name="X95bb64821e3a060ccda06b3f9169ffb13e11b6f"/>
      <w:bookmarkEnd w:id="158"/>
      <w:r>
        <w:t xml:space="preserve">Cook, G., Teufel, A., Kalra, I., Li, W., Wang, X., Priscu, J., and Morgan-Kiss, R. (2019). The Antarctic psychrophiles Chlamydomonas spp. UWO241 and ICEMDV exhibit differential restructuring of photosystem I in response to iron. </w:t>
      </w:r>
      <w:r>
        <w:rPr>
          <w:i/>
          <w:iCs/>
        </w:rPr>
        <w:t>Photosynthesis Research</w:t>
      </w:r>
      <w:r>
        <w:t xml:space="preserve"> 141, 209–228. doi:</w:t>
      </w:r>
      <w:hyperlink r:id="rId36">
        <w:r w:rsidR="00B2583B">
          <w:rPr>
            <w:rStyle w:val="Hyperlink"/>
          </w:rPr>
          <w:t>10.1007/s11120-019-00621-0</w:t>
        </w:r>
      </w:hyperlink>
      <w:r>
        <w:t>.</w:t>
      </w:r>
    </w:p>
    <w:p w14:paraId="715E588B" w14:textId="77777777" w:rsidR="00B2583B" w:rsidRDefault="00000000">
      <w:pPr>
        <w:pStyle w:val="Bibliography"/>
      </w:pPr>
      <w:bookmarkStart w:id="160" w:name="X1bbcc7cdabd337c7e2215a9d6072c111931502b"/>
      <w:bookmarkEnd w:id="159"/>
      <w:r>
        <w:t xml:space="preserve">Cvetkovska, M., Vakulenko, G., Smith, D. R., Zhang, X., and Hüner, N. P. A. (2022). Temperature stress in psychrophilic green microalgae: Minireview. </w:t>
      </w:r>
      <w:r>
        <w:rPr>
          <w:i/>
          <w:iCs/>
        </w:rPr>
        <w:t>Physiologia Plantarum</w:t>
      </w:r>
      <w:r>
        <w:t xml:space="preserve"> 174, e13811. doi:</w:t>
      </w:r>
      <w:hyperlink r:id="rId37">
        <w:r w:rsidR="00B2583B">
          <w:rPr>
            <w:rStyle w:val="Hyperlink"/>
          </w:rPr>
          <w:t>10.1111/ppl.13811</w:t>
        </w:r>
      </w:hyperlink>
      <w:r>
        <w:t>.</w:t>
      </w:r>
    </w:p>
    <w:p w14:paraId="4B77AD87" w14:textId="77777777" w:rsidR="00B2583B" w:rsidRDefault="00000000">
      <w:pPr>
        <w:pStyle w:val="Bibliography"/>
      </w:pPr>
      <w:bookmarkStart w:id="161" w:name="ref-dauTimeresolvedXraySpectroscopy2007"/>
      <w:bookmarkEnd w:id="160"/>
      <w:r>
        <w:lastRenderedPageBreak/>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38">
        <w:r w:rsidR="00B2583B">
          <w:rPr>
            <w:rStyle w:val="Hyperlink"/>
          </w:rPr>
          <w:t>10.1007/s11120-007-9141-9</w:t>
        </w:r>
      </w:hyperlink>
      <w:r>
        <w:t>.</w:t>
      </w:r>
    </w:p>
    <w:p w14:paraId="4948F693" w14:textId="77777777" w:rsidR="00B2583B" w:rsidRDefault="00000000">
      <w:pPr>
        <w:pStyle w:val="Bibliography"/>
      </w:pPr>
      <w:bookmarkStart w:id="162" w:name="ref-dewijnSstateDependenceMiss2002"/>
      <w:bookmarkEnd w:id="161"/>
      <w:r>
        <w:t xml:space="preserve">de Wijn, R., and van Gorkom, H. J. (2002). S-state dependence of the miss probability in Photosystem II. </w:t>
      </w:r>
      <w:r>
        <w:rPr>
          <w:i/>
          <w:iCs/>
        </w:rPr>
        <w:t>Photosynthesis Research</w:t>
      </w:r>
      <w:r>
        <w:t xml:space="preserve"> 72, 217–222. doi:</w:t>
      </w:r>
      <w:hyperlink r:id="rId39">
        <w:r w:rsidR="00B2583B">
          <w:rPr>
            <w:rStyle w:val="Hyperlink"/>
          </w:rPr>
          <w:t>10.1023/A:1016128632704</w:t>
        </w:r>
      </w:hyperlink>
      <w:r>
        <w:t>.</w:t>
      </w:r>
    </w:p>
    <w:p w14:paraId="0F2839C6" w14:textId="77777777" w:rsidR="00B2583B" w:rsidRDefault="00000000">
      <w:pPr>
        <w:pStyle w:val="Bibliography"/>
      </w:pPr>
      <w:bookmarkStart w:id="163" w:name="ref-falkowskiMicrobialEnginesThat2008"/>
      <w:bookmarkEnd w:id="162"/>
      <w:r>
        <w:t xml:space="preserve">Falkowski, P., Fenchel, T., and Delong, E. (2008). The Microbial Engines That Drive Earth’s Biogeochemical Cycles. </w:t>
      </w:r>
      <w:r>
        <w:rPr>
          <w:i/>
          <w:iCs/>
        </w:rPr>
        <w:t>Science</w:t>
      </w:r>
      <w:r>
        <w:t xml:space="preserve"> 320, 1034–1039. doi:</w:t>
      </w:r>
      <w:hyperlink r:id="rId40">
        <w:r w:rsidR="00B2583B">
          <w:rPr>
            <w:rStyle w:val="Hyperlink"/>
          </w:rPr>
          <w:t>10.1126/science.1153213</w:t>
        </w:r>
      </w:hyperlink>
      <w:r>
        <w:t>.</w:t>
      </w:r>
    </w:p>
    <w:p w14:paraId="153D28A4" w14:textId="77777777" w:rsidR="00B2583B" w:rsidRDefault="00000000">
      <w:pPr>
        <w:pStyle w:val="Bibliography"/>
      </w:pPr>
      <w:bookmarkStart w:id="164" w:name="X298f9499442302a99cb02295c2bedda7afdbc9c"/>
      <w:bookmarkEnd w:id="163"/>
      <w:r>
        <w:t xml:space="preserve">Fasiolo, M., Nedellec, R., Goude, Y., and Wood, S. N. (2020). Scalable Visualization Methods for Modern Generalized Additive Models. </w:t>
      </w:r>
      <w:r>
        <w:rPr>
          <w:i/>
          <w:iCs/>
        </w:rPr>
        <w:t>Journal of Computational and Graphical Statistics</w:t>
      </w:r>
      <w:r>
        <w:t xml:space="preserve"> 29, 78–86. doi:</w:t>
      </w:r>
      <w:hyperlink r:id="rId41">
        <w:r w:rsidR="00B2583B">
          <w:rPr>
            <w:rStyle w:val="Hyperlink"/>
          </w:rPr>
          <w:t>10.1080/10618600.2019.1629942</w:t>
        </w:r>
      </w:hyperlink>
      <w:r>
        <w:t>.</w:t>
      </w:r>
    </w:p>
    <w:p w14:paraId="664CC888" w14:textId="77777777" w:rsidR="00B2583B" w:rsidRDefault="00000000">
      <w:pPr>
        <w:pStyle w:val="Bibliography"/>
      </w:pPr>
      <w:bookmarkStart w:id="165" w:name="X315305f8bb3c7d89490e74aa8838a1dad156f86"/>
      <w:bookmarkEnd w:id="164"/>
      <w:r>
        <w:t xml:space="preserve">Fiala, M., and Oriol, L. (1990). Light-temperature interactions on the growth of Antarctic diatoms. </w:t>
      </w:r>
      <w:r>
        <w:rPr>
          <w:i/>
          <w:iCs/>
        </w:rPr>
        <w:t>Polar Biology</w:t>
      </w:r>
      <w:r>
        <w:t xml:space="preserve"> 10, 629–636. doi:</w:t>
      </w:r>
      <w:hyperlink r:id="rId42">
        <w:r w:rsidR="00B2583B">
          <w:rPr>
            <w:rStyle w:val="Hyperlink"/>
          </w:rPr>
          <w:t>10.1007/BF00239374</w:t>
        </w:r>
      </w:hyperlink>
      <w:r>
        <w:t>.</w:t>
      </w:r>
    </w:p>
    <w:p w14:paraId="2AB60903" w14:textId="77777777" w:rsidR="00B2583B" w:rsidRDefault="00000000">
      <w:pPr>
        <w:pStyle w:val="Bibliography"/>
      </w:pPr>
      <w:bookmarkStart w:id="166" w:name="ref-gatesRealtimeKineticsLight2020"/>
      <w:bookmarkEnd w:id="165"/>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43">
        <w:r w:rsidR="00B2583B">
          <w:rPr>
            <w:rStyle w:val="Hyperlink"/>
          </w:rPr>
          <w:t>10.1016/j.bbabio.2020.148212</w:t>
        </w:r>
      </w:hyperlink>
      <w:r>
        <w:t>.</w:t>
      </w:r>
    </w:p>
    <w:p w14:paraId="24847861" w14:textId="77777777" w:rsidR="00B2583B" w:rsidRDefault="00000000">
      <w:pPr>
        <w:pStyle w:val="Bibliography"/>
      </w:pPr>
      <w:bookmarkStart w:id="167" w:name="ref-R-doBy"/>
      <w:bookmarkEnd w:id="166"/>
      <w:r>
        <w:t xml:space="preserve">Halekoh, U., and Højsgaard, S. (2025). </w:t>
      </w:r>
      <w:r>
        <w:rPr>
          <w:i/>
          <w:iCs/>
        </w:rPr>
        <w:t>doBy: Groupwise statistics, LSmeans, linear estimates, utilities</w:t>
      </w:r>
      <w:r>
        <w:t xml:space="preserve">. Available at: </w:t>
      </w:r>
      <w:hyperlink r:id="rId44">
        <w:r w:rsidR="00B2583B">
          <w:rPr>
            <w:rStyle w:val="Hyperlink"/>
          </w:rPr>
          <w:t>https://github.com/hojsgaard/doBy</w:t>
        </w:r>
      </w:hyperlink>
      <w:r>
        <w:t>.</w:t>
      </w:r>
    </w:p>
    <w:p w14:paraId="090AF53D" w14:textId="77777777" w:rsidR="00B2583B" w:rsidRDefault="00000000">
      <w:pPr>
        <w:pStyle w:val="Bibliography"/>
      </w:pPr>
      <w:bookmarkStart w:id="168" w:name="ref-hanMolecularBasisTurnover2022"/>
      <w:bookmarkEnd w:id="167"/>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45">
        <w:r w:rsidR="00B2583B">
          <w:rPr>
            <w:rStyle w:val="Hyperlink"/>
          </w:rPr>
          <w:t>10.1039/D2SC00854H</w:t>
        </w:r>
      </w:hyperlink>
      <w:r>
        <w:t>.</w:t>
      </w:r>
    </w:p>
    <w:p w14:paraId="046ECA07" w14:textId="77777777" w:rsidR="00B2583B" w:rsidRDefault="00000000">
      <w:pPr>
        <w:pStyle w:val="Bibliography"/>
      </w:pPr>
      <w:bookmarkStart w:id="169" w:name="ref-hanDirectQuantificationFour2008"/>
      <w:bookmarkEnd w:id="168"/>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46">
        <w:r w:rsidR="00B2583B">
          <w:rPr>
            <w:rStyle w:val="Hyperlink"/>
          </w:rPr>
          <w:t>10.1016/j.bbabio.2008.03.007</w:t>
        </w:r>
      </w:hyperlink>
      <w:r>
        <w:t>.</w:t>
      </w:r>
    </w:p>
    <w:p w14:paraId="2949301B" w14:textId="77777777" w:rsidR="00B2583B" w:rsidRDefault="00000000">
      <w:pPr>
        <w:pStyle w:val="Bibliography"/>
      </w:pPr>
      <w:bookmarkStart w:id="170" w:name="ref-hanMissesWaterOxidation2012"/>
      <w:bookmarkEnd w:id="169"/>
      <w:r>
        <w:t xml:space="preserve">Han, G., Mamedov, F., and Styring, S. (2012). Misses during water oxidation in photosystem II are S state-dependent. </w:t>
      </w:r>
      <w:r>
        <w:rPr>
          <w:i/>
          <w:iCs/>
        </w:rPr>
        <w:t>The Journal of Biological Chemistry</w:t>
      </w:r>
      <w:r>
        <w:t xml:space="preserve"> 287, 13422–13429. doi:</w:t>
      </w:r>
      <w:hyperlink r:id="rId47">
        <w:r w:rsidR="00B2583B">
          <w:rPr>
            <w:rStyle w:val="Hyperlink"/>
          </w:rPr>
          <w:t>10.1074/jbc.M112.342543</w:t>
        </w:r>
      </w:hyperlink>
      <w:r>
        <w:t>.</w:t>
      </w:r>
    </w:p>
    <w:p w14:paraId="77C7532C" w14:textId="77777777" w:rsidR="00B2583B" w:rsidRDefault="00000000">
      <w:pPr>
        <w:pStyle w:val="Bibliography"/>
      </w:pPr>
      <w:bookmarkStart w:id="171" w:name="ref-hanckeExtremeLowLight2018"/>
      <w:bookmarkEnd w:id="170"/>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48">
        <w:r w:rsidR="00B2583B">
          <w:rPr>
            <w:rStyle w:val="Hyperlink"/>
          </w:rPr>
          <w:t>10.1002/2017JC013263</w:t>
        </w:r>
      </w:hyperlink>
      <w:r>
        <w:t>.</w:t>
      </w:r>
    </w:p>
    <w:p w14:paraId="34CEB73F" w14:textId="77777777" w:rsidR="00B2583B" w:rsidRDefault="00000000">
      <w:pPr>
        <w:pStyle w:val="Bibliography"/>
      </w:pPr>
      <w:bookmarkStart w:id="172" w:name="Xe4ecae9275271984fd8a6ad2ae65dd22193f68f"/>
      <w:bookmarkEnd w:id="171"/>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49">
        <w:r w:rsidR="00B2583B">
          <w:rPr>
            <w:rStyle w:val="Hyperlink"/>
          </w:rPr>
          <w:t>10.1038/s41467-024-51636-8</w:t>
        </w:r>
      </w:hyperlink>
      <w:r>
        <w:t>.</w:t>
      </w:r>
    </w:p>
    <w:p w14:paraId="7958B3E4" w14:textId="77777777" w:rsidR="00B2583B" w:rsidRDefault="00000000">
      <w:pPr>
        <w:pStyle w:val="Bibliography"/>
      </w:pPr>
      <w:bookmarkStart w:id="173" w:name="X96ce8c73dab0a611739182f06b4a2f9e6b12864"/>
      <w:bookmarkEnd w:id="172"/>
      <w:r>
        <w:lastRenderedPageBreak/>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50">
        <w:r w:rsidR="00B2583B">
          <w:rPr>
            <w:rStyle w:val="Hyperlink"/>
          </w:rPr>
          <w:t>10.1016/j.algal.2023.103220</w:t>
        </w:r>
      </w:hyperlink>
      <w:r>
        <w:t>.</w:t>
      </w:r>
    </w:p>
    <w:p w14:paraId="5AFA2105" w14:textId="77777777" w:rsidR="00B2583B" w:rsidRDefault="00000000">
      <w:pPr>
        <w:pStyle w:val="Bibliography"/>
      </w:pPr>
      <w:bookmarkStart w:id="174" w:name="Xf55ad7cc8f46f8d69c6ea99b14801e8c6f8dc20"/>
      <w:bookmarkEnd w:id="173"/>
      <w:r>
        <w:t xml:space="preserve">Ibarbalz, F. M., Henry, N., Mahé, F., Ardyna, M., Zingone, A., Scalco, E., Lovejoy, C., Lombard, F., Jaillon, O., Iudicone, D., et al. (2023). Pan-Arctic plankton community structure and its global connectivity. </w:t>
      </w:r>
      <w:r>
        <w:rPr>
          <w:i/>
          <w:iCs/>
        </w:rPr>
        <w:t>Elementa: Science of the Anthropocene</w:t>
      </w:r>
      <w:r>
        <w:t xml:space="preserve"> 11, 00060. doi:</w:t>
      </w:r>
      <w:hyperlink r:id="rId51">
        <w:r w:rsidR="00B2583B">
          <w:rPr>
            <w:rStyle w:val="Hyperlink"/>
          </w:rPr>
          <w:t>10.1525/elementa.2022.00060</w:t>
        </w:r>
      </w:hyperlink>
      <w:r>
        <w:t>.</w:t>
      </w:r>
    </w:p>
    <w:p w14:paraId="48D1ABEF" w14:textId="77777777" w:rsidR="00B2583B" w:rsidRDefault="00000000">
      <w:pPr>
        <w:pStyle w:val="Bibliography"/>
      </w:pPr>
      <w:bookmarkStart w:id="175" w:name="X9f88d451ffb4d0e168c01c7cfbe9af5fe82dcf7"/>
      <w:bookmarkEnd w:id="174"/>
      <w:r>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52">
        <w:r w:rsidR="00B2583B">
          <w:rPr>
            <w:rStyle w:val="Hyperlink"/>
          </w:rPr>
          <w:t>10.1016/j.febslet.2006.04.018</w:t>
        </w:r>
      </w:hyperlink>
      <w:r>
        <w:t>.</w:t>
      </w:r>
    </w:p>
    <w:p w14:paraId="2EBDD7FA" w14:textId="77777777" w:rsidR="00B2583B" w:rsidRDefault="00000000">
      <w:pPr>
        <w:pStyle w:val="Bibliography"/>
      </w:pPr>
      <w:bookmarkStart w:id="176" w:name="Xebb4b75479bbb5ccd4614c42123a1ee5058963e"/>
      <w:bookmarkEnd w:id="175"/>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53">
        <w:r w:rsidR="00B2583B">
          <w:rPr>
            <w:rStyle w:val="Hyperlink"/>
          </w:rPr>
          <w:t>10.1034/j.1399-3054.2003.00225.x</w:t>
        </w:r>
      </w:hyperlink>
      <w:r>
        <w:t>.</w:t>
      </w:r>
    </w:p>
    <w:p w14:paraId="441357BA" w14:textId="77777777" w:rsidR="00B2583B" w:rsidRDefault="00000000">
      <w:pPr>
        <w:pStyle w:val="Bibliography"/>
      </w:pPr>
      <w:bookmarkStart w:id="177" w:name="X6e4b41b066ee00ea64b29b572c0c8985ef15d06"/>
      <w:bookmarkEnd w:id="176"/>
      <w:r>
        <w:t xml:space="preserve">Kalra, I., Wang, X., Zhang, R., and Morgan-Kiss, R. (2023). High salt-induced PSI-supercomplex is associated with high CEF and attenuation of state transitions. </w:t>
      </w:r>
      <w:r>
        <w:rPr>
          <w:i/>
          <w:iCs/>
        </w:rPr>
        <w:t>Photosynthesis Research</w:t>
      </w:r>
      <w:r>
        <w:t xml:space="preserve"> 157, 65–84. doi:</w:t>
      </w:r>
      <w:hyperlink r:id="rId54">
        <w:r w:rsidR="00B2583B">
          <w:rPr>
            <w:rStyle w:val="Hyperlink"/>
          </w:rPr>
          <w:t>10.1007/s11120-023-01032-y</w:t>
        </w:r>
      </w:hyperlink>
      <w:r>
        <w:t>.</w:t>
      </w:r>
    </w:p>
    <w:p w14:paraId="35196678" w14:textId="77777777" w:rsidR="00B2583B" w:rsidRDefault="00000000">
      <w:pPr>
        <w:pStyle w:val="Bibliography"/>
      </w:pPr>
      <w:bookmarkStart w:id="178" w:name="X7a0d6608f55f0255286ac0d0bba12b7c24e7b7b"/>
      <w:bookmarkEnd w:id="177"/>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55">
        <w:r w:rsidR="00B2583B">
          <w:rPr>
            <w:rStyle w:val="Hyperlink"/>
          </w:rPr>
          <w:t>10.1007/BF00236984</w:t>
        </w:r>
      </w:hyperlink>
      <w:r>
        <w:t>.</w:t>
      </w:r>
    </w:p>
    <w:p w14:paraId="2A7CD2A7" w14:textId="77777777" w:rsidR="00B2583B" w:rsidRDefault="00000000">
      <w:pPr>
        <w:pStyle w:val="Bibliography"/>
      </w:pPr>
      <w:bookmarkStart w:id="179" w:name="ref-kerenMechanismPhotosystemII1997"/>
      <w:bookmarkEnd w:id="178"/>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56">
        <w:r w:rsidR="00B2583B">
          <w:rPr>
            <w:rStyle w:val="Hyperlink"/>
          </w:rPr>
          <w:t>10.1073/pnas.94.4.1579</w:t>
        </w:r>
      </w:hyperlink>
      <w:r>
        <w:t>.</w:t>
      </w:r>
    </w:p>
    <w:p w14:paraId="11AA07F8" w14:textId="77777777" w:rsidR="00B2583B" w:rsidRDefault="00000000">
      <w:pPr>
        <w:pStyle w:val="Bibliography"/>
      </w:pPr>
      <w:bookmarkStart w:id="180" w:name="ref-kirkLightPhotosynthesisAquatic2011"/>
      <w:bookmarkEnd w:id="179"/>
      <w:r>
        <w:t xml:space="preserve">Kirk, J. T. O. (2011). </w:t>
      </w:r>
      <w:r>
        <w:rPr>
          <w:i/>
          <w:iCs/>
        </w:rPr>
        <w:t>Light and Photosynthesis in Aquatic Ecosystems</w:t>
      </w:r>
      <w:r>
        <w:t>. 3rd ed. Cambridge, UK: Cambridge University Press.</w:t>
      </w:r>
    </w:p>
    <w:p w14:paraId="43006A85" w14:textId="77777777" w:rsidR="00B2583B" w:rsidRDefault="00000000">
      <w:pPr>
        <w:pStyle w:val="Bibliography"/>
      </w:pPr>
      <w:bookmarkStart w:id="181" w:name="Xf41c88c9bd5feae6788e231cf3e9576f0fa36a1"/>
      <w:bookmarkEnd w:id="180"/>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57">
        <w:r w:rsidR="00B2583B">
          <w:rPr>
            <w:rStyle w:val="Hyperlink"/>
          </w:rPr>
          <w:t>10.1016/S0005-2728(98)00135-2</w:t>
        </w:r>
      </w:hyperlink>
      <w:r>
        <w:t>.</w:t>
      </w:r>
    </w:p>
    <w:p w14:paraId="0203375A" w14:textId="77777777" w:rsidR="00B2583B" w:rsidRDefault="00000000">
      <w:pPr>
        <w:pStyle w:val="Bibliography"/>
      </w:pPr>
      <w:bookmarkStart w:id="182" w:name="ref-laloiGeneticApproachElucidating2006"/>
      <w:bookmarkEnd w:id="181"/>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58">
        <w:r w:rsidR="00B2583B">
          <w:rPr>
            <w:rStyle w:val="Hyperlink"/>
          </w:rPr>
          <w:t>10.1093/jxb/erj183</w:t>
        </w:r>
      </w:hyperlink>
      <w:r>
        <w:t>.</w:t>
      </w:r>
    </w:p>
    <w:p w14:paraId="506F32AA" w14:textId="77777777" w:rsidR="00B2583B" w:rsidRDefault="00000000">
      <w:pPr>
        <w:pStyle w:val="Bibliography"/>
      </w:pPr>
      <w:bookmarkStart w:id="183" w:name="ref-leuArcticSpringAwakening2015"/>
      <w:bookmarkEnd w:id="182"/>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59">
        <w:r w:rsidR="00B2583B">
          <w:rPr>
            <w:rStyle w:val="Hyperlink"/>
          </w:rPr>
          <w:t>10.1016/j.pocean.2015.07.012</w:t>
        </w:r>
      </w:hyperlink>
      <w:r>
        <w:t>.</w:t>
      </w:r>
    </w:p>
    <w:p w14:paraId="54F77BBA" w14:textId="77777777" w:rsidR="00B2583B" w:rsidRDefault="00000000">
      <w:pPr>
        <w:pStyle w:val="Bibliography"/>
      </w:pPr>
      <w:bookmarkStart w:id="184" w:name="ref-leyvaAccumulationFattyAcids2014"/>
      <w:bookmarkEnd w:id="183"/>
      <w:r>
        <w:t xml:space="preserve">Leyva, L. A., Bashan, Y., Mendoza, A., and de-Bashan, L. E. (2014). Accumulation fatty acids of in Chlorella vulgaris under heterotrophic conditions in relation to activity of acetyl-CoA </w:t>
      </w:r>
      <w:r>
        <w:lastRenderedPageBreak/>
        <w:t xml:space="preserve">carboxylase, temperature, and co-immobilization with Azospirillum brasilense. </w:t>
      </w:r>
      <w:r>
        <w:rPr>
          <w:i/>
          <w:iCs/>
        </w:rPr>
        <w:t>Naturwissenschaften</w:t>
      </w:r>
      <w:r>
        <w:t xml:space="preserve"> 101, 819–830. doi:</w:t>
      </w:r>
      <w:hyperlink r:id="rId60">
        <w:r w:rsidR="00B2583B">
          <w:rPr>
            <w:rStyle w:val="Hyperlink"/>
          </w:rPr>
          <w:t>10.1007/s00114-014-1223-x</w:t>
        </w:r>
      </w:hyperlink>
      <w:r>
        <w:t>.</w:t>
      </w:r>
    </w:p>
    <w:p w14:paraId="3552627E" w14:textId="77777777" w:rsidR="00B2583B" w:rsidRDefault="00000000">
      <w:pPr>
        <w:pStyle w:val="Bibliography"/>
      </w:pPr>
      <w:bookmarkStart w:id="185" w:name="ref-liInfluenceEnvironmentalDrivers2019"/>
      <w:bookmarkEnd w:id="184"/>
      <w:r>
        <w:t xml:space="preserve">Li, W., and Morgan-Kiss, R. M. (2019). Influence of Environmental Drivers and Potential Interactions on the Distribution of Microbial Communities From Three Permanently Stratified Antarctic Lakes. </w:t>
      </w:r>
      <w:r>
        <w:rPr>
          <w:i/>
          <w:iCs/>
        </w:rPr>
        <w:t>Frontiers in Microbiology</w:t>
      </w:r>
      <w:r>
        <w:t xml:space="preserve"> 10. doi:</w:t>
      </w:r>
      <w:hyperlink r:id="rId61">
        <w:r w:rsidR="00B2583B">
          <w:rPr>
            <w:rStyle w:val="Hyperlink"/>
          </w:rPr>
          <w:t>10.3389/fmicb.2019.01067</w:t>
        </w:r>
      </w:hyperlink>
      <w:r>
        <w:t>.</w:t>
      </w:r>
    </w:p>
    <w:p w14:paraId="34994009" w14:textId="77777777" w:rsidR="00B2583B" w:rsidRDefault="00000000">
      <w:pPr>
        <w:pStyle w:val="Bibliography"/>
      </w:pPr>
      <w:bookmarkStart w:id="186" w:name="X6eb6a514ff3c9c41b14fb5e0aa8f9e987d6656e"/>
      <w:bookmarkEnd w:id="185"/>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62">
        <w:r w:rsidR="00B2583B">
          <w:rPr>
            <w:rStyle w:val="Hyperlink"/>
          </w:rPr>
          <w:t>10.1128/AEM.00478-16</w:t>
        </w:r>
      </w:hyperlink>
      <w:r>
        <w:t>.</w:t>
      </w:r>
    </w:p>
    <w:p w14:paraId="763A5EF3" w14:textId="77777777" w:rsidR="00B2583B" w:rsidRDefault="00000000">
      <w:pPr>
        <w:pStyle w:val="Bibliography"/>
      </w:pPr>
      <w:bookmarkStart w:id="187" w:name="ref-lyonPolarMicroalgaeNew2014"/>
      <w:bookmarkEnd w:id="186"/>
      <w:r>
        <w:t xml:space="preserve">Lyon, B. R., and Mock, T. (2014). Polar Microalgae: New Approaches towards Understanding Adaptations to an Extreme and Changing Environment. </w:t>
      </w:r>
      <w:r>
        <w:rPr>
          <w:i/>
          <w:iCs/>
        </w:rPr>
        <w:t>Biology</w:t>
      </w:r>
      <w:r>
        <w:t xml:space="preserve"> 3, 56–80. doi:</w:t>
      </w:r>
      <w:hyperlink r:id="rId63">
        <w:r w:rsidR="00B2583B">
          <w:rPr>
            <w:rStyle w:val="Hyperlink"/>
          </w:rPr>
          <w:t>10.3390/biology3010056</w:t>
        </w:r>
      </w:hyperlink>
      <w:r>
        <w:t>.</w:t>
      </w:r>
    </w:p>
    <w:p w14:paraId="38598DA2" w14:textId="77777777" w:rsidR="00B2583B" w:rsidRDefault="00000000">
      <w:pPr>
        <w:pStyle w:val="Bibliography"/>
      </w:pPr>
      <w:bookmarkStart w:id="188" w:name="Xb4ab7be6b958f3ef2409e844a48c5af19febbcd"/>
      <w:bookmarkEnd w:id="187"/>
      <w:r>
        <w:t xml:space="preserve">McMinn, A., Ryan, K., and Gademann, R. (2003). Diurnal changes in photosynthesis of Antarctic fast ice algal communities determined by pulse amplitude modulation fluorometry. </w:t>
      </w:r>
      <w:r>
        <w:rPr>
          <w:i/>
          <w:iCs/>
        </w:rPr>
        <w:t>Marine Biology</w:t>
      </w:r>
      <w:r>
        <w:t xml:space="preserve"> 143, 359–367. doi:</w:t>
      </w:r>
      <w:hyperlink r:id="rId64">
        <w:r w:rsidR="00B2583B">
          <w:rPr>
            <w:rStyle w:val="Hyperlink"/>
          </w:rPr>
          <w:t>10.1007/s00227-003-1052-5</w:t>
        </w:r>
      </w:hyperlink>
      <w:r>
        <w:t>.</w:t>
      </w:r>
    </w:p>
    <w:p w14:paraId="5E9B5558" w14:textId="77777777" w:rsidR="00B2583B" w:rsidRDefault="00000000">
      <w:pPr>
        <w:pStyle w:val="Bibliography"/>
      </w:pPr>
      <w:bookmarkStart w:id="189" w:name="Xaccfb41f508f1d1aa5dd032e7f365d28733f315"/>
      <w:bookmarkEnd w:id="188"/>
      <w:r>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65">
        <w:r w:rsidR="00B2583B">
          <w:rPr>
            <w:rStyle w:val="Hyperlink"/>
          </w:rPr>
          <w:t>10.1038/nature20803</w:t>
        </w:r>
      </w:hyperlink>
      <w:r>
        <w:t>.</w:t>
      </w:r>
    </w:p>
    <w:p w14:paraId="0825F47A" w14:textId="77777777" w:rsidR="00B2583B" w:rsidRDefault="00000000">
      <w:pPr>
        <w:pStyle w:val="Bibliography"/>
      </w:pPr>
      <w:bookmarkStart w:id="190" w:name="X409449253f3f5b3d09583d293fff518b7d628fb"/>
      <w:bookmarkEnd w:id="189"/>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66">
        <w:r w:rsidR="00B2583B">
          <w:rPr>
            <w:rStyle w:val="Hyperlink"/>
          </w:rPr>
          <w:t>10.3389/fpls.2020.619064</w:t>
        </w:r>
      </w:hyperlink>
      <w:r>
        <w:t>.</w:t>
      </w:r>
    </w:p>
    <w:p w14:paraId="3320A830" w14:textId="77777777" w:rsidR="00B2583B" w:rsidRDefault="00000000">
      <w:pPr>
        <w:pStyle w:val="Bibliography"/>
      </w:pPr>
      <w:bookmarkStart w:id="191" w:name="Xd1fa789f624e6e5d3ef72bf6462ab64b58961e8"/>
      <w:bookmarkEnd w:id="190"/>
      <w:r>
        <w:t xml:space="preserve">Morgan-Kiss, R. M., Lizotte, M. P., Kong, W., and Priscu, J. C. (2016). Photoadaptation to the polar night by phytoplankton in a permanently ice-covered Antarctic lake. </w:t>
      </w:r>
      <w:r>
        <w:rPr>
          <w:i/>
          <w:iCs/>
        </w:rPr>
        <w:t>Limnology and Oceanography</w:t>
      </w:r>
      <w:r>
        <w:t xml:space="preserve"> 61, 3–13. doi:</w:t>
      </w:r>
      <w:hyperlink r:id="rId67">
        <w:r w:rsidR="00B2583B">
          <w:rPr>
            <w:rStyle w:val="Hyperlink"/>
          </w:rPr>
          <w:t>10.1002/lno.10107</w:t>
        </w:r>
      </w:hyperlink>
      <w:r>
        <w:t>.</w:t>
      </w:r>
    </w:p>
    <w:p w14:paraId="06E1184D" w14:textId="77777777" w:rsidR="00B2583B" w:rsidRDefault="00000000">
      <w:pPr>
        <w:pStyle w:val="Bibliography"/>
      </w:pPr>
      <w:bookmarkStart w:id="192" w:name="Xd0498f0414d7c52f545fec5f342d8f0c96fbfdd"/>
      <w:bookmarkEnd w:id="191"/>
      <w:r>
        <w:t xml:space="preserve">Mukhopadhyay, S., Mandal, S. K., Bhaduri, S., and Armstrong, W. H. (2004). Manganese Clusters with Relevance to Photosystem II. </w:t>
      </w:r>
      <w:r>
        <w:rPr>
          <w:i/>
          <w:iCs/>
        </w:rPr>
        <w:t>Chemical Reviews</w:t>
      </w:r>
      <w:r>
        <w:t xml:space="preserve"> 104, 3981–4026. doi:</w:t>
      </w:r>
      <w:hyperlink r:id="rId68">
        <w:r w:rsidR="00B2583B">
          <w:rPr>
            <w:rStyle w:val="Hyperlink"/>
          </w:rPr>
          <w:t>10.1021/cr0206014</w:t>
        </w:r>
      </w:hyperlink>
      <w:r>
        <w:t>.</w:t>
      </w:r>
    </w:p>
    <w:p w14:paraId="046DF3CE" w14:textId="77777777" w:rsidR="00B2583B" w:rsidRDefault="00000000">
      <w:pPr>
        <w:pStyle w:val="Bibliography"/>
      </w:pPr>
      <w:bookmarkStart w:id="193" w:name="X4fb84d575ef6b493093ac0b4bd452da924a5e0a"/>
      <w:bookmarkEnd w:id="192"/>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69">
        <w:r w:rsidR="00B2583B">
          <w:rPr>
            <w:rStyle w:val="Hyperlink"/>
          </w:rPr>
          <w:t>10.1111/jpy.13325</w:t>
        </w:r>
      </w:hyperlink>
      <w:r>
        <w:t>.</w:t>
      </w:r>
    </w:p>
    <w:p w14:paraId="092ED14C" w14:textId="77777777" w:rsidR="00B2583B" w:rsidRDefault="00000000">
      <w:pPr>
        <w:pStyle w:val="Bibliography"/>
      </w:pPr>
      <w:bookmarkStart w:id="194" w:name="Xb3dc44f026ad862a91594b9aa77f7ce63074bf3"/>
      <w:bookmarkEnd w:id="193"/>
      <w:r>
        <w:t xml:space="preserve">Pierella Karlusich, J. J., Ibarbalz, F. M., and Bowler, C. (2020). Phytoplankton in the Tara Ocean. </w:t>
      </w:r>
      <w:r>
        <w:rPr>
          <w:i/>
          <w:iCs/>
        </w:rPr>
        <w:t>Annual Review of Marine Science</w:t>
      </w:r>
      <w:r>
        <w:t xml:space="preserve"> 12, 233–265. doi:</w:t>
      </w:r>
      <w:hyperlink r:id="rId70">
        <w:r w:rsidR="00B2583B">
          <w:rPr>
            <w:rStyle w:val="Hyperlink"/>
          </w:rPr>
          <w:t>10.1146/annurev-marine-010419-010706</w:t>
        </w:r>
      </w:hyperlink>
      <w:r>
        <w:t>.</w:t>
      </w:r>
    </w:p>
    <w:p w14:paraId="64201192" w14:textId="77777777" w:rsidR="00B2583B" w:rsidRDefault="00000000">
      <w:pPr>
        <w:pStyle w:val="Bibliography"/>
      </w:pPr>
      <w:bookmarkStart w:id="195" w:name="X7661d9de17dd02c9675cdbc14b51f115ccf83da"/>
      <w:bookmarkEnd w:id="194"/>
      <w:r>
        <w:t xml:space="preserve">Pinilla, J., and Negrín, M. (2021). Non-Parametric Generalized Additive Models as a Tool for Evaluating Policy Interventions. </w:t>
      </w:r>
      <w:r>
        <w:rPr>
          <w:i/>
          <w:iCs/>
        </w:rPr>
        <w:t>Mathematics</w:t>
      </w:r>
      <w:r>
        <w:t xml:space="preserve"> 9, 299. doi:</w:t>
      </w:r>
      <w:hyperlink r:id="rId71">
        <w:r w:rsidR="00B2583B">
          <w:rPr>
            <w:rStyle w:val="Hyperlink"/>
          </w:rPr>
          <w:t>10.3390/math9040299</w:t>
        </w:r>
      </w:hyperlink>
      <w:r>
        <w:t>.</w:t>
      </w:r>
    </w:p>
    <w:p w14:paraId="3D4EFA63" w14:textId="77777777" w:rsidR="00B2583B" w:rsidRDefault="00000000">
      <w:pPr>
        <w:pStyle w:val="Bibliography"/>
      </w:pPr>
      <w:bookmarkStart w:id="196" w:name="ref-poirierLightQualityAffects2025"/>
      <w:bookmarkEnd w:id="195"/>
      <w:r>
        <w:lastRenderedPageBreak/>
        <w:t xml:space="preserve">Poirier, M. C., Fugard, K., and Cvetkovska, M. (2025). Light quality affects chlorophyll biosynthesis and photosynthetic performance in Antarctic Chlamydomonas. </w:t>
      </w:r>
      <w:r>
        <w:rPr>
          <w:i/>
          <w:iCs/>
        </w:rPr>
        <w:t>Photosynthesis Research</w:t>
      </w:r>
      <w:r>
        <w:t xml:space="preserve"> 163, 9. doi:</w:t>
      </w:r>
      <w:hyperlink r:id="rId72">
        <w:r w:rsidR="00B2583B">
          <w:rPr>
            <w:rStyle w:val="Hyperlink"/>
          </w:rPr>
          <w:t>10.1007/s11120-024-01127-0</w:t>
        </w:r>
      </w:hyperlink>
      <w:r>
        <w:t>.</w:t>
      </w:r>
    </w:p>
    <w:p w14:paraId="19E87478" w14:textId="77777777" w:rsidR="00B2583B" w:rsidRDefault="00000000">
      <w:pPr>
        <w:pStyle w:val="Bibliography"/>
      </w:pPr>
      <w:bookmarkStart w:id="197" w:name="ref-poirierAberrantLightSensing"/>
      <w:bookmarkEnd w:id="196"/>
      <w:r>
        <w:t xml:space="preserve">Poirier, M., Osmers, P., Wilkins, K., Morgan-Kiss, R. M., and Cvetkovska, M. Aberrant light sensing and motility in the green alga Chlamydomonas priscuii from the ice-covered Antarctic Lake Bonney. </w:t>
      </w:r>
      <w:r>
        <w:rPr>
          <w:i/>
          <w:iCs/>
        </w:rPr>
        <w:t>Plant Signaling &amp; Behavior</w:t>
      </w:r>
      <w:r>
        <w:t xml:space="preserve"> 18, 2184588. doi:</w:t>
      </w:r>
      <w:hyperlink r:id="rId73">
        <w:r w:rsidR="00B2583B">
          <w:rPr>
            <w:rStyle w:val="Hyperlink"/>
          </w:rPr>
          <w:t>10.1080/15592324.2023.2184588</w:t>
        </w:r>
      </w:hyperlink>
      <w:r>
        <w:t>.</w:t>
      </w:r>
    </w:p>
    <w:p w14:paraId="05C8E488" w14:textId="77777777" w:rsidR="00B2583B" w:rsidRDefault="00000000">
      <w:pPr>
        <w:pStyle w:val="Bibliography"/>
      </w:pPr>
      <w:bookmarkStart w:id="198" w:name="X006169ca219ed6cb8ecce6a3d537edaffc5c4d8"/>
      <w:bookmarkEnd w:id="197"/>
      <w:r>
        <w:t xml:space="preserve">Posit team (2025). </w:t>
      </w:r>
      <w:r>
        <w:rPr>
          <w:i/>
          <w:iCs/>
        </w:rPr>
        <w:t>RStudio: Integrated development environment for R</w:t>
      </w:r>
      <w:r>
        <w:t>. Boston, MA: Posit Software, PBC.</w:t>
      </w:r>
    </w:p>
    <w:p w14:paraId="06F3ED15" w14:textId="77777777" w:rsidR="00B2583B" w:rsidRDefault="00000000">
      <w:pPr>
        <w:pStyle w:val="Bibliography"/>
      </w:pPr>
      <w:bookmarkStart w:id="199" w:name="Xc82043c3384b1eb5b21aa9dec0daf667e6dd8e4"/>
      <w:bookmarkEnd w:id="198"/>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74">
        <w:r w:rsidR="00B2583B">
          <w:rPr>
            <w:rStyle w:val="Hyperlink"/>
          </w:rPr>
          <w:t>10.1111/jpy.13362</w:t>
        </w:r>
      </w:hyperlink>
      <w:r>
        <w:t>.</w:t>
      </w:r>
    </w:p>
    <w:p w14:paraId="56DAF088" w14:textId="77777777" w:rsidR="00B2583B" w:rsidRDefault="00000000">
      <w:pPr>
        <w:pStyle w:val="Bibliography"/>
      </w:pPr>
      <w:bookmarkStart w:id="200" w:name="X1e63b3b42ca91655412fea5d8dfaafec0b095ed"/>
      <w:bookmarkEnd w:id="199"/>
      <w:r>
        <w:t xml:space="preserve">Quigg, A., Beardall, J., and Wydrzynski, T. (2003). Photoacclimation involves modulation of the photosynthetic oxygen-evolving reactions in Dunaliella tertiolecta and Phaeodactylum tricornutum. </w:t>
      </w:r>
      <w:r>
        <w:rPr>
          <w:i/>
          <w:iCs/>
        </w:rPr>
        <w:t>Functional Plant Biology</w:t>
      </w:r>
      <w:r>
        <w:t xml:space="preserve"> 30, 301. doi:</w:t>
      </w:r>
      <w:hyperlink r:id="rId75">
        <w:r w:rsidR="00B2583B">
          <w:rPr>
            <w:rStyle w:val="Hyperlink"/>
          </w:rPr>
          <w:t>10.1071/FP02140</w:t>
        </w:r>
      </w:hyperlink>
      <w:r>
        <w:t>.</w:t>
      </w:r>
    </w:p>
    <w:p w14:paraId="284A6A33" w14:textId="77777777" w:rsidR="00B2583B" w:rsidRDefault="00000000">
      <w:pPr>
        <w:pStyle w:val="Bibliography"/>
      </w:pPr>
      <w:bookmarkStart w:id="201" w:name="X9908c3c11d2ce7c45992bd046a78b3587daa4e5"/>
      <w:bookmarkEnd w:id="200"/>
      <w:r>
        <w:t xml:space="preserve">R Core Team (2023). </w:t>
      </w:r>
      <w:r>
        <w:rPr>
          <w:i/>
          <w:iCs/>
        </w:rPr>
        <w:t>R: A language and environment for statistical computing</w:t>
      </w:r>
      <w:r>
        <w:t>. Vienna, Austria: R Foundation for Statistical Computing.</w:t>
      </w:r>
    </w:p>
    <w:p w14:paraId="49D8E35E" w14:textId="77777777" w:rsidR="00B2583B" w:rsidRDefault="00000000">
      <w:pPr>
        <w:pStyle w:val="Bibliography"/>
      </w:pPr>
      <w:bookmarkStart w:id="202" w:name="Xc590e91c86508abce40725b0bf553afbe39daab"/>
      <w:bookmarkEnd w:id="201"/>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76">
        <w:r w:rsidR="00B2583B">
          <w:rPr>
            <w:rStyle w:val="Hyperlink"/>
          </w:rPr>
          <w:t>10.1126/sciadv.abc2678</w:t>
        </w:r>
      </w:hyperlink>
      <w:r>
        <w:t>.</w:t>
      </w:r>
    </w:p>
    <w:p w14:paraId="209779DF" w14:textId="77777777" w:rsidR="00B2583B" w:rsidRDefault="00000000">
      <w:pPr>
        <w:pStyle w:val="Bibliography"/>
      </w:pPr>
      <w:bookmarkStart w:id="203" w:name="Xe7bb7eaa9b6f08d08aaed13d2202e5ed5f80d3f"/>
      <w:bookmarkEnd w:id="202"/>
      <w:r>
        <w:t xml:space="preserve">Rappaport, F., Cuni, A., Xiong, L., Sayre, R., and Lavergne, J. (2005). Charge Recombination and Thermoluminescence in Photosystem II. </w:t>
      </w:r>
      <w:r>
        <w:rPr>
          <w:i/>
          <w:iCs/>
        </w:rPr>
        <w:t>Biophysical Journal</w:t>
      </w:r>
      <w:r>
        <w:t xml:space="preserve"> 88, 1948–1958. doi:</w:t>
      </w:r>
      <w:hyperlink r:id="rId77">
        <w:r w:rsidR="00B2583B">
          <w:rPr>
            <w:rStyle w:val="Hyperlink"/>
          </w:rPr>
          <w:t>10.1529/biophysj.104.050237</w:t>
        </w:r>
      </w:hyperlink>
      <w:r>
        <w:t>.</w:t>
      </w:r>
    </w:p>
    <w:p w14:paraId="6E2B28FD" w14:textId="77777777" w:rsidR="00B2583B" w:rsidRDefault="00000000">
      <w:pPr>
        <w:pStyle w:val="Bibliography"/>
      </w:pPr>
      <w:bookmarkStart w:id="204" w:name="ref-rappaportKineticsPathwaysCharge2002"/>
      <w:bookmarkEnd w:id="203"/>
      <w:r>
        <w:t xml:space="preserve">Rappaport, F., Guergova-Kuras, M., Nixon, P. J., Diner, B. A., and Lavergne, J. (2002). Kinetics and Pathways of Charge Recombination in Photosystem II. </w:t>
      </w:r>
      <w:r>
        <w:rPr>
          <w:i/>
          <w:iCs/>
        </w:rPr>
        <w:t>Biochemistry</w:t>
      </w:r>
      <w:r>
        <w:t xml:space="preserve"> 41, 8518–8527. doi:</w:t>
      </w:r>
      <w:hyperlink r:id="rId78">
        <w:r w:rsidR="00B2583B">
          <w:rPr>
            <w:rStyle w:val="Hyperlink"/>
          </w:rPr>
          <w:t>10.1021/bi025725p</w:t>
        </w:r>
      </w:hyperlink>
      <w:r>
        <w:t>.</w:t>
      </w:r>
    </w:p>
    <w:p w14:paraId="08D06EF8" w14:textId="77777777" w:rsidR="00B2583B" w:rsidRDefault="00000000">
      <w:pPr>
        <w:pStyle w:val="Bibliography"/>
      </w:pPr>
      <w:bookmarkStart w:id="205" w:name="ref-ravenPutOutLight2000"/>
      <w:bookmarkEnd w:id="204"/>
      <w:r>
        <w:t xml:space="preserve">Raven, J. A., Kübler, J. E., and Beardall, J. (2000). Put out the light, and then put out the light. </w:t>
      </w:r>
      <w:r>
        <w:rPr>
          <w:i/>
          <w:iCs/>
        </w:rPr>
        <w:t>Journal of the Marine Biological Association of the United Kingdom</w:t>
      </w:r>
      <w:r>
        <w:t xml:space="preserve"> 80, 1–25. doi:</w:t>
      </w:r>
      <w:hyperlink r:id="rId79">
        <w:r w:rsidR="00B2583B">
          <w:rPr>
            <w:rStyle w:val="Hyperlink"/>
          </w:rPr>
          <w:t>10.1017/S0025315499001526</w:t>
        </w:r>
      </w:hyperlink>
      <w:r>
        <w:t>.</w:t>
      </w:r>
    </w:p>
    <w:p w14:paraId="3F3DD9B7" w14:textId="77777777" w:rsidR="00B2583B" w:rsidRDefault="00000000">
      <w:pPr>
        <w:pStyle w:val="Bibliography"/>
      </w:pPr>
      <w:bookmarkStart w:id="206" w:name="X17c44a462fb2f7fb67af2de8536d8c2d9731c3b"/>
      <w:bookmarkEnd w:id="205"/>
      <w:r>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80">
        <w:r w:rsidR="00B2583B">
          <w:rPr>
            <w:rStyle w:val="Hyperlink"/>
          </w:rPr>
          <w:t>10.1111/j.1529-8817.1995.tb02544.x</w:t>
        </w:r>
      </w:hyperlink>
      <w:r>
        <w:t>.</w:t>
      </w:r>
    </w:p>
    <w:p w14:paraId="42D60F1B" w14:textId="77777777" w:rsidR="00B2583B" w:rsidRDefault="00000000">
      <w:pPr>
        <w:pStyle w:val="Bibliography"/>
      </w:pPr>
      <w:bookmarkStart w:id="207" w:name="ref-R-broom"/>
      <w:bookmarkEnd w:id="206"/>
      <w:r>
        <w:t xml:space="preserve">Robinson, D., Hayes, A., and Couch, S. (2025). </w:t>
      </w:r>
      <w:r>
        <w:rPr>
          <w:i/>
          <w:iCs/>
        </w:rPr>
        <w:t>Broom: Convert statistical objects into tidy tibbles</w:t>
      </w:r>
      <w:r>
        <w:t xml:space="preserve">. Available at: </w:t>
      </w:r>
      <w:hyperlink r:id="rId81">
        <w:r w:rsidR="00B2583B">
          <w:rPr>
            <w:rStyle w:val="Hyperlink"/>
          </w:rPr>
          <w:t>https://broom.tidymodels.org/</w:t>
        </w:r>
      </w:hyperlink>
      <w:r>
        <w:t>.</w:t>
      </w:r>
    </w:p>
    <w:p w14:paraId="290E5F8B" w14:textId="77777777" w:rsidR="00B2583B" w:rsidRDefault="00000000">
      <w:pPr>
        <w:pStyle w:val="Bibliography"/>
      </w:pPr>
      <w:bookmarkStart w:id="208" w:name="X263ebfb1a328694963cdbb88190dc799a9569a9"/>
      <w:bookmarkEnd w:id="207"/>
      <w:r>
        <w:t xml:space="preserve">Roesch, A., and Schmidbauer, H. (2018). </w:t>
      </w:r>
      <w:r>
        <w:rPr>
          <w:i/>
          <w:iCs/>
        </w:rPr>
        <w:t>WaveletComp: Computational wavelet analysis</w:t>
      </w:r>
      <w:r>
        <w:t>.</w:t>
      </w:r>
    </w:p>
    <w:p w14:paraId="27741E15" w14:textId="77777777" w:rsidR="00B2583B" w:rsidRDefault="00000000">
      <w:pPr>
        <w:pStyle w:val="Bibliography"/>
      </w:pPr>
      <w:bookmarkStart w:id="209" w:name="X51430010fa19e8bc0a58ddd0a39a52cbb322087"/>
      <w:bookmarkEnd w:id="208"/>
      <w:r>
        <w:lastRenderedPageBreak/>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82">
        <w:r w:rsidR="00B2583B">
          <w:rPr>
            <w:rStyle w:val="Hyperlink"/>
          </w:rPr>
          <w:t>10.1016/j.febslet.2011.12.039</w:t>
        </w:r>
      </w:hyperlink>
      <w:r>
        <w:t>.</w:t>
      </w:r>
    </w:p>
    <w:p w14:paraId="2CB2C327" w14:textId="77777777" w:rsidR="00B2583B" w:rsidRDefault="00000000">
      <w:pPr>
        <w:pStyle w:val="Bibliography"/>
      </w:pPr>
      <w:bookmarkStart w:id="210" w:name="ref-saneChangesRedoxPotential2003"/>
      <w:bookmarkEnd w:id="209"/>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83">
        <w:r w:rsidR="00B2583B">
          <w:rPr>
            <w:rStyle w:val="Hyperlink"/>
          </w:rPr>
          <w:t>10.1104/pp.103.022939</w:t>
        </w:r>
      </w:hyperlink>
      <w:r>
        <w:t>.</w:t>
      </w:r>
    </w:p>
    <w:p w14:paraId="60F5797F" w14:textId="77777777" w:rsidR="00B2583B" w:rsidRDefault="00000000">
      <w:pPr>
        <w:pStyle w:val="Bibliography"/>
      </w:pPr>
      <w:bookmarkStart w:id="211" w:name="ref-saneTransientExchangePhotosystem2002"/>
      <w:bookmarkEnd w:id="210"/>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84">
        <w:r w:rsidR="00B2583B">
          <w:rPr>
            <w:rStyle w:val="Hyperlink"/>
          </w:rPr>
          <w:t>10.1074/jbc.M200444200</w:t>
        </w:r>
      </w:hyperlink>
      <w:r>
        <w:t>.</w:t>
      </w:r>
    </w:p>
    <w:p w14:paraId="4442DE2B" w14:textId="77777777" w:rsidR="00B2583B" w:rsidRDefault="00000000">
      <w:pPr>
        <w:pStyle w:val="Bibliography"/>
      </w:pPr>
      <w:bookmarkStart w:id="212" w:name="X574fa78d81f023940b99aa27bbbda8c91394000"/>
      <w:bookmarkEnd w:id="211"/>
      <w:r>
        <w:t xml:space="preserve">Sasso, S., Stibor, H., Mittag, M., and Grossman, A. R. (2018). From molecular manipulation of domesticated Chlamydomonas reinhardtii to survival in nature. </w:t>
      </w:r>
      <w:r>
        <w:rPr>
          <w:i/>
          <w:iCs/>
        </w:rPr>
        <w:t>eLife</w:t>
      </w:r>
      <w:r>
        <w:t xml:space="preserve"> 7, e39233. doi:</w:t>
      </w:r>
      <w:hyperlink r:id="rId85">
        <w:r w:rsidR="00B2583B">
          <w:rPr>
            <w:rStyle w:val="Hyperlink"/>
          </w:rPr>
          <w:t>10.7554/eLife.39233</w:t>
        </w:r>
      </w:hyperlink>
      <w:r>
        <w:t>.</w:t>
      </w:r>
    </w:p>
    <w:p w14:paraId="5451FA13" w14:textId="77777777" w:rsidR="00B2583B" w:rsidRDefault="00000000">
      <w:pPr>
        <w:pStyle w:val="Bibliography"/>
      </w:pPr>
      <w:bookmarkStart w:id="213" w:name="X215764d58ec366c1a30888cc927d56d6786f32c"/>
      <w:bookmarkEnd w:id="212"/>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67F39EAA" w14:textId="77777777" w:rsidR="00B2583B" w:rsidRDefault="00000000">
      <w:pPr>
        <w:pStyle w:val="Bibliography"/>
      </w:pPr>
      <w:bookmarkStart w:id="214" w:name="Xe354e6155511dd7890bea8396d4ecf862798a41"/>
      <w:bookmarkEnd w:id="213"/>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86">
        <w:r w:rsidR="00B2583B">
          <w:rPr>
            <w:rStyle w:val="Hyperlink"/>
          </w:rPr>
          <w:t>10.3389/fmars.2021.690607</w:t>
        </w:r>
      </w:hyperlink>
      <w:r>
        <w:t>.</w:t>
      </w:r>
    </w:p>
    <w:p w14:paraId="081AD1F4" w14:textId="77777777" w:rsidR="00B2583B" w:rsidRDefault="00000000">
      <w:pPr>
        <w:pStyle w:val="Bibliography"/>
      </w:pPr>
      <w:bookmarkStart w:id="215" w:name="ref-shenPhotosynthesisPhotosystemII2021"/>
      <w:bookmarkEnd w:id="214"/>
      <w:r>
        <w:t xml:space="preserve">Shen, J.-R. (2021). “Photosynthesis  Photosystem II: Protein Components, Structure and Electron Transfer,” in </w:t>
      </w:r>
      <w:r>
        <w:rPr>
          <w:i/>
          <w:iCs/>
        </w:rPr>
        <w:t>Encyclopedia of Biological Chemistry III (Third Edition)</w:t>
      </w:r>
      <w:r>
        <w:t>, ed. J. Jez (Oxford: Elsevier), 215–228. doi:</w:t>
      </w:r>
      <w:hyperlink r:id="rId87">
        <w:r w:rsidR="00B2583B">
          <w:rPr>
            <w:rStyle w:val="Hyperlink"/>
          </w:rPr>
          <w:t>10.1016/B978-0-12-819460-7.00012-8</w:t>
        </w:r>
      </w:hyperlink>
      <w:r>
        <w:t>.</w:t>
      </w:r>
    </w:p>
    <w:p w14:paraId="07F52A3A" w14:textId="77777777" w:rsidR="00B2583B" w:rsidRDefault="00000000">
      <w:pPr>
        <w:pStyle w:val="Bibliography"/>
      </w:pPr>
      <w:bookmarkStart w:id="216" w:name="Xe3908a8f073d4450b657f8cb371d3754382dc72"/>
      <w:bookmarkEnd w:id="215"/>
      <w:r>
        <w:t xml:space="preserve">Sherwell, S., Kalra, I., Li, W., McKnight, D. M., Priscu, J. C., and Morgan-Kiss, R. M. (2022). Antarctic lake phytoplankton and bacteria from near-surface waters exhibit high sensitivity to climate-driven disturbance. </w:t>
      </w:r>
      <w:r>
        <w:rPr>
          <w:i/>
          <w:iCs/>
        </w:rPr>
        <w:t>Environmental Microbiology</w:t>
      </w:r>
      <w:r>
        <w:t xml:space="preserve"> 24, 6017–6032. doi:</w:t>
      </w:r>
      <w:hyperlink r:id="rId88">
        <w:r w:rsidR="00B2583B">
          <w:rPr>
            <w:rStyle w:val="Hyperlink"/>
          </w:rPr>
          <w:t>10.1111/1462-2920.16113</w:t>
        </w:r>
      </w:hyperlink>
      <w:r>
        <w:t>.</w:t>
      </w:r>
    </w:p>
    <w:p w14:paraId="6361A977" w14:textId="77777777" w:rsidR="00B2583B" w:rsidRDefault="00000000">
      <w:pPr>
        <w:pStyle w:val="Bibliography"/>
      </w:pPr>
      <w:bookmarkStart w:id="217" w:name="ref-shevelaSolarEnergyConversion2023"/>
      <w:bookmarkEnd w:id="216"/>
      <w:r>
        <w:t xml:space="preserve">Shevela, D., Kern, J. F., Govindjee, G., and Messinger, J. (2023). Solar energy conversion by photosystem II: Principles and structures. </w:t>
      </w:r>
      <w:r>
        <w:rPr>
          <w:i/>
          <w:iCs/>
        </w:rPr>
        <w:t>Photosynthesis Research</w:t>
      </w:r>
      <w:r>
        <w:t xml:space="preserve"> 156, 279–307. doi:</w:t>
      </w:r>
      <w:hyperlink r:id="rId89">
        <w:r w:rsidR="00B2583B">
          <w:rPr>
            <w:rStyle w:val="Hyperlink"/>
          </w:rPr>
          <w:t>10.1007/s11120-022-00991-y</w:t>
        </w:r>
      </w:hyperlink>
      <w:r>
        <w:t>.</w:t>
      </w:r>
    </w:p>
    <w:p w14:paraId="34AF357D" w14:textId="77777777" w:rsidR="00B2583B" w:rsidRDefault="00000000">
      <w:pPr>
        <w:pStyle w:val="Bibliography"/>
      </w:pPr>
      <w:bookmarkStart w:id="218" w:name="ref-R-lubridate"/>
      <w:bookmarkEnd w:id="217"/>
      <w:r>
        <w:t xml:space="preserve">Spinu, V., Grolemund, G., and Wickham, H. (2024). </w:t>
      </w:r>
      <w:r>
        <w:rPr>
          <w:i/>
          <w:iCs/>
        </w:rPr>
        <w:t>Lubridate: Make dealing with dates a little easier</w:t>
      </w:r>
      <w:r>
        <w:t xml:space="preserve">. Available at: </w:t>
      </w:r>
      <w:hyperlink r:id="rId90">
        <w:r w:rsidR="00B2583B">
          <w:rPr>
            <w:rStyle w:val="Hyperlink"/>
          </w:rPr>
          <w:t>https://lubridate.tidyverse.org</w:t>
        </w:r>
      </w:hyperlink>
      <w:r>
        <w:t>.</w:t>
      </w:r>
    </w:p>
    <w:p w14:paraId="40A3CE88" w14:textId="77777777" w:rsidR="00B2583B" w:rsidRDefault="00000000">
      <w:pPr>
        <w:pStyle w:val="Bibliography"/>
      </w:pPr>
      <w:bookmarkStart w:id="219" w:name="ref-stahl-rommelCyclicElectronFlow2022"/>
      <w:bookmarkEnd w:id="218"/>
      <w:r>
        <w:t xml:space="preserve">Stahl-Rommel, S., Kalra, I., D’Silva, S., Hahn, M. M., Popson, D., Cvetkovska, M., and Morgan-Kiss, R. M. (2022). Cyclic electron flow (CEF) and ascorbate pathway activity provide constitutive photoprotection for the photopsychrophile, Chlamydomonas sp. UWO </w:t>
      </w:r>
      <w:r>
        <w:lastRenderedPageBreak/>
        <w:t xml:space="preserve">241 (renamed Chlamydomonas priscuii). </w:t>
      </w:r>
      <w:r>
        <w:rPr>
          <w:i/>
          <w:iCs/>
        </w:rPr>
        <w:t>Photosynthesis Research</w:t>
      </w:r>
      <w:r>
        <w:t xml:space="preserve"> 151, 235–250. doi:</w:t>
      </w:r>
      <w:hyperlink r:id="rId91">
        <w:r w:rsidR="00B2583B">
          <w:rPr>
            <w:rStyle w:val="Hyperlink"/>
          </w:rPr>
          <w:t>10.1007/s11120-021-00877-5</w:t>
        </w:r>
      </w:hyperlink>
      <w:r>
        <w:t>.</w:t>
      </w:r>
    </w:p>
    <w:p w14:paraId="6737143E" w14:textId="77777777" w:rsidR="00B2583B" w:rsidRDefault="00000000">
      <w:pPr>
        <w:pStyle w:val="Bibliography"/>
      </w:pPr>
      <w:bookmarkStart w:id="220" w:name="ref-theisSpectralTransformations2010"/>
      <w:bookmarkEnd w:id="219"/>
      <w:r>
        <w:t xml:space="preserve">Theis, F. J., and Meyer-Bäse, A. (2010). “Spectral Transformations,” in </w:t>
      </w:r>
      <w:r>
        <w:rPr>
          <w:i/>
          <w:iCs/>
        </w:rPr>
        <w:t>Biomedical Signal Analysis : Contemporary Methods and Applications</w:t>
      </w:r>
      <w:r>
        <w:t xml:space="preserve"> The MIT Press Series. (MIT Press), 42.</w:t>
      </w:r>
    </w:p>
    <w:p w14:paraId="47106A63" w14:textId="77777777" w:rsidR="00B2583B" w:rsidRDefault="00000000">
      <w:pPr>
        <w:pStyle w:val="Bibliography"/>
      </w:pPr>
      <w:bookmarkStart w:id="221" w:name="ref-vandenbrandGgh4xHacksGgplot22025"/>
      <w:bookmarkEnd w:id="220"/>
      <w:r>
        <w:t xml:space="preserve">van den Brand, T. (2025). </w:t>
      </w:r>
      <w:r>
        <w:rPr>
          <w:i/>
          <w:iCs/>
        </w:rPr>
        <w:t>Ggh4x: Hacks for ’Ggplot2’</w:t>
      </w:r>
      <w:r>
        <w:t>.</w:t>
      </w:r>
    </w:p>
    <w:p w14:paraId="5BCE25F7" w14:textId="77777777" w:rsidR="00B2583B" w:rsidRDefault="00000000">
      <w:pPr>
        <w:pStyle w:val="Bibliography"/>
      </w:pPr>
      <w:bookmarkStart w:id="222" w:name="ref-vassRoleChargeRecombination2011"/>
      <w:bookmarkEnd w:id="221"/>
      <w:r>
        <w:t xml:space="preserve">Vass, I. (2011). Role of charge recombination processes in photodamage and photoprotection of the photosystem II complex. </w:t>
      </w:r>
      <w:r>
        <w:rPr>
          <w:i/>
          <w:iCs/>
        </w:rPr>
        <w:t>Physiologia Plantarum</w:t>
      </w:r>
      <w:r>
        <w:t xml:space="preserve"> 142, 6–16. doi:</w:t>
      </w:r>
      <w:hyperlink r:id="rId92">
        <w:r w:rsidR="00B2583B">
          <w:rPr>
            <w:rStyle w:val="Hyperlink"/>
          </w:rPr>
          <w:t>10.1111/j.1399-3054.2011.01454.x</w:t>
        </w:r>
      </w:hyperlink>
      <w:r>
        <w:t>.</w:t>
      </w:r>
    </w:p>
    <w:p w14:paraId="0E9351F2" w14:textId="77777777" w:rsidR="00B2583B" w:rsidRDefault="00000000">
      <w:pPr>
        <w:pStyle w:val="Bibliography"/>
      </w:pPr>
      <w:bookmarkStart w:id="223" w:name="Xb1fd5171aa3fbb29f51d0e3e07e86e3fe3fd597"/>
      <w:bookmarkEnd w:id="222"/>
      <w:r>
        <w:t xml:space="preserve">Vass, I., and Cser, K. (2009). Janus-faced charge recombinations in photosystem II photoinhibition. </w:t>
      </w:r>
      <w:r>
        <w:rPr>
          <w:i/>
          <w:iCs/>
        </w:rPr>
        <w:t>Trends in Plant Science</w:t>
      </w:r>
      <w:r>
        <w:t xml:space="preserve"> 14, 200–205. doi:</w:t>
      </w:r>
      <w:hyperlink r:id="rId93">
        <w:r w:rsidR="00B2583B">
          <w:rPr>
            <w:rStyle w:val="Hyperlink"/>
          </w:rPr>
          <w:t>10.1016/j.tplants.2009.01.009</w:t>
        </w:r>
      </w:hyperlink>
      <w:r>
        <w:t>.</w:t>
      </w:r>
    </w:p>
    <w:p w14:paraId="44BB62E4" w14:textId="77777777" w:rsidR="00B2583B" w:rsidRDefault="00000000">
      <w:pPr>
        <w:pStyle w:val="Bibliography"/>
      </w:pPr>
      <w:bookmarkStart w:id="224" w:name="ref-vinyardPhotosystemIIReaction2013"/>
      <w:bookmarkEnd w:id="223"/>
      <w:r>
        <w:t xml:space="preserve">Vinyard, D. J., Ananyev, G. M., and Charles Dismukes, G. (2013). Photosystem II: The Reaction Center of Oxygenic Photosynthesis. </w:t>
      </w:r>
      <w:r>
        <w:rPr>
          <w:i/>
          <w:iCs/>
        </w:rPr>
        <w:t>Annual Review of Biochemistry</w:t>
      </w:r>
      <w:r>
        <w:t xml:space="preserve"> 82, 577–606. doi:</w:t>
      </w:r>
      <w:hyperlink r:id="rId94">
        <w:r w:rsidR="00B2583B">
          <w:rPr>
            <w:rStyle w:val="Hyperlink"/>
          </w:rPr>
          <w:t>10.1146/annurev-biochem-070511-100425</w:t>
        </w:r>
      </w:hyperlink>
      <w:r>
        <w:t>.</w:t>
      </w:r>
    </w:p>
    <w:p w14:paraId="63CDA496" w14:textId="77777777" w:rsidR="00B2583B" w:rsidRDefault="00000000">
      <w:pPr>
        <w:pStyle w:val="Bibliography"/>
      </w:pPr>
      <w:bookmarkStart w:id="225" w:name="ref-vonquillfeldt:hal-03218115"/>
      <w:bookmarkEnd w:id="224"/>
      <w:r>
        <w:t xml:space="preserve">von Quillfeldt, C. H. (2004). The diatom fragilariopsis cylindrus and its potential as an indicator species for cold water rather than for sea ice. </w:t>
      </w:r>
      <w:r>
        <w:rPr>
          <w:i/>
          <w:iCs/>
        </w:rPr>
        <w:t>Vie et Milieu / Life &amp; Environment</w:t>
      </w:r>
      <w:r>
        <w:t>, 137–143.</w:t>
      </w:r>
    </w:p>
    <w:p w14:paraId="632FED93" w14:textId="77777777" w:rsidR="00B2583B" w:rsidRDefault="00000000">
      <w:pPr>
        <w:pStyle w:val="Bibliography"/>
      </w:pPr>
      <w:bookmarkStart w:id="226" w:name="ref-wickhamGgplot2ElegantGraphics2016"/>
      <w:bookmarkEnd w:id="225"/>
      <w:r>
        <w:t xml:space="preserve">Wickham, H. (2016). </w:t>
      </w:r>
      <w:r>
        <w:rPr>
          <w:i/>
          <w:iCs/>
        </w:rPr>
        <w:t>Ggplot2: Elegant graphics for data analysis</w:t>
      </w:r>
      <w:r>
        <w:t>. Springer-Verlag New York.</w:t>
      </w:r>
    </w:p>
    <w:p w14:paraId="40BA0D80" w14:textId="77777777" w:rsidR="00B2583B" w:rsidRDefault="00000000">
      <w:pPr>
        <w:pStyle w:val="Bibliography"/>
      </w:pPr>
      <w:bookmarkStart w:id="227" w:name="ref-R-tidyverse"/>
      <w:bookmarkEnd w:id="226"/>
      <w:r>
        <w:t xml:space="preserve">Wickham, H. (2023). </w:t>
      </w:r>
      <w:r>
        <w:rPr>
          <w:i/>
          <w:iCs/>
        </w:rPr>
        <w:t>Tidyverse: Easily install and load the tidyverse</w:t>
      </w:r>
      <w:r>
        <w:t xml:space="preserve">. Available at: </w:t>
      </w:r>
      <w:hyperlink r:id="rId95">
        <w:r w:rsidR="00B2583B">
          <w:rPr>
            <w:rStyle w:val="Hyperlink"/>
          </w:rPr>
          <w:t>https://tidyverse.tidyverse.org</w:t>
        </w:r>
      </w:hyperlink>
      <w:r>
        <w:t>.</w:t>
      </w:r>
    </w:p>
    <w:p w14:paraId="3CA4ACF6" w14:textId="77777777" w:rsidR="00B2583B" w:rsidRDefault="00000000">
      <w:pPr>
        <w:pStyle w:val="Bibliography"/>
      </w:pPr>
      <w:bookmarkStart w:id="228" w:name="Xc172158542dbfec6056268415177baec4e4e8c2"/>
      <w:bookmarkEnd w:id="227"/>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96">
        <w:r w:rsidR="00B2583B">
          <w:rPr>
            <w:rStyle w:val="Hyperlink"/>
          </w:rPr>
          <w:t>10.1039/C6RA25837A</w:t>
        </w:r>
      </w:hyperlink>
      <w:r>
        <w:t>.</w:t>
      </w:r>
    </w:p>
    <w:p w14:paraId="148C1B75" w14:textId="77777777" w:rsidR="00B2583B" w:rsidRDefault="00000000">
      <w:pPr>
        <w:pStyle w:val="Bibliography"/>
      </w:pPr>
      <w:bookmarkStart w:id="229" w:name="ref-R-mgcv"/>
      <w:bookmarkEnd w:id="228"/>
      <w:r>
        <w:t xml:space="preserve">Wood, S. (2025). </w:t>
      </w:r>
      <w:r>
        <w:rPr>
          <w:i/>
          <w:iCs/>
        </w:rPr>
        <w:t>Mgcv: Mixed GAM computation vehicle with automatic smoothness estimation</w:t>
      </w:r>
      <w:r>
        <w:t xml:space="preserve">. Available at: </w:t>
      </w:r>
      <w:hyperlink r:id="rId97">
        <w:r w:rsidR="00B2583B">
          <w:rPr>
            <w:rStyle w:val="Hyperlink"/>
          </w:rPr>
          <w:t>https://CRAN.R-project.org/package=mgcv</w:t>
        </w:r>
      </w:hyperlink>
      <w:r>
        <w:t>.</w:t>
      </w:r>
    </w:p>
    <w:p w14:paraId="5E0612EC" w14:textId="77777777" w:rsidR="00B2583B" w:rsidRDefault="00000000">
      <w:pPr>
        <w:pStyle w:val="Bibliography"/>
      </w:pPr>
      <w:bookmarkStart w:id="230" w:name="ref-woodFastStableRestricted2011"/>
      <w:bookmarkEnd w:id="229"/>
      <w:r>
        <w:t xml:space="preserve">Wood, S. N. (2011). Fast stable restricted maximum likelihood and marginal likelihood estimation of semiparametric generalized linear models. </w:t>
      </w:r>
      <w:r>
        <w:rPr>
          <w:i/>
          <w:iCs/>
        </w:rPr>
        <w:t>Journal of the Royal Statistical Society: Series B (Statistical Methodology)</w:t>
      </w:r>
      <w:r>
        <w:t xml:space="preserve"> 73, 3–36. doi:</w:t>
      </w:r>
      <w:hyperlink r:id="rId98">
        <w:r w:rsidR="00B2583B">
          <w:rPr>
            <w:rStyle w:val="Hyperlink"/>
          </w:rPr>
          <w:t>10.1111/j.1467-9868.2010.00749.x</w:t>
        </w:r>
      </w:hyperlink>
      <w:r>
        <w:t>.</w:t>
      </w:r>
    </w:p>
    <w:p w14:paraId="2A10C326" w14:textId="77777777" w:rsidR="00B2583B" w:rsidRDefault="00000000">
      <w:pPr>
        <w:pStyle w:val="Bibliography"/>
      </w:pPr>
      <w:bookmarkStart w:id="231" w:name="ref-woodGeneralizedAdditiveModels2017"/>
      <w:bookmarkEnd w:id="230"/>
      <w:r>
        <w:t xml:space="preserve">Wood, S. N. (2017). </w:t>
      </w:r>
      <w:r>
        <w:rPr>
          <w:i/>
          <w:iCs/>
        </w:rPr>
        <w:t>Generalized Additive Models: An introduction with R</w:t>
      </w:r>
      <w:r>
        <w:t>. 2nd ed. New York: Chapman and Hall/CRC.</w:t>
      </w:r>
    </w:p>
    <w:p w14:paraId="601B535B" w14:textId="77777777" w:rsidR="00B2583B" w:rsidRDefault="00000000">
      <w:pPr>
        <w:pStyle w:val="Bibliography"/>
      </w:pPr>
      <w:bookmarkStart w:id="232" w:name="X630c05b5614d4b16fa2a84f1de5f4d0ef0bbb8e"/>
      <w:bookmarkEnd w:id="231"/>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99">
        <w:r w:rsidR="00B2583B">
          <w:rPr>
            <w:rStyle w:val="Hyperlink"/>
          </w:rPr>
          <w:t>10.1038/ismej.2013.43</w:t>
        </w:r>
      </w:hyperlink>
      <w:r>
        <w:t>.</w:t>
      </w:r>
    </w:p>
    <w:p w14:paraId="1359C000" w14:textId="77777777" w:rsidR="00B2583B" w:rsidRDefault="00000000">
      <w:pPr>
        <w:pStyle w:val="Bibliography"/>
      </w:pPr>
      <w:bookmarkStart w:id="233" w:name="ref-R-knitr"/>
      <w:bookmarkEnd w:id="232"/>
      <w:r>
        <w:lastRenderedPageBreak/>
        <w:t xml:space="preserve">Xie, Y. (2025). </w:t>
      </w:r>
      <w:r>
        <w:rPr>
          <w:i/>
          <w:iCs/>
        </w:rPr>
        <w:t>Knitr: A general-purpose package for dynamic report generation in r</w:t>
      </w:r>
      <w:r>
        <w:t xml:space="preserve">. Available at: </w:t>
      </w:r>
      <w:hyperlink r:id="rId100">
        <w:r w:rsidR="00B2583B">
          <w:rPr>
            <w:rStyle w:val="Hyperlink"/>
          </w:rPr>
          <w:t>https://yihui.org/knitr/</w:t>
        </w:r>
      </w:hyperlink>
      <w:r>
        <w:t>.</w:t>
      </w:r>
    </w:p>
    <w:p w14:paraId="75276FBA" w14:textId="77777777" w:rsidR="00B2583B" w:rsidRDefault="00000000">
      <w:pPr>
        <w:pStyle w:val="Bibliography"/>
      </w:pPr>
      <w:bookmarkStart w:id="234" w:name="ref-xuPhytoplanktonSPSIIExcitation2018"/>
      <w:bookmarkEnd w:id="233"/>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101">
        <w:r w:rsidR="00B2583B">
          <w:rPr>
            <w:rStyle w:val="Hyperlink"/>
          </w:rPr>
          <w:t>10.3389/fmars.2018.00281</w:t>
        </w:r>
      </w:hyperlink>
      <w:r>
        <w:t>.</w:t>
      </w:r>
    </w:p>
    <w:p w14:paraId="04F62776" w14:textId="77777777" w:rsidR="00B2583B" w:rsidRDefault="00000000">
      <w:pPr>
        <w:pStyle w:val="Bibliography"/>
      </w:pPr>
      <w:bookmarkStart w:id="235" w:name="X8067c53911b89766955bfd44b4ef01a8830ef0c"/>
      <w:bookmarkEnd w:id="234"/>
      <w:r>
        <w:t xml:space="preserve">Zaharieva, I., and Dau, H. (2019). Energetics and Kinetics of S-State Transitions Monitored by Delayed Chlorophyll Fluorescence. </w:t>
      </w:r>
      <w:r>
        <w:rPr>
          <w:i/>
          <w:iCs/>
        </w:rPr>
        <w:t>Frontiers in Plant Science</w:t>
      </w:r>
      <w:r>
        <w:t xml:space="preserve"> 10.</w:t>
      </w:r>
    </w:p>
    <w:p w14:paraId="72549B21" w14:textId="77777777" w:rsidR="00B2583B" w:rsidRDefault="00000000">
      <w:pPr>
        <w:pStyle w:val="Bibliography"/>
      </w:pPr>
      <w:bookmarkStart w:id="236" w:name="ref-zhangDraftGenomeSequence2021"/>
      <w:bookmarkEnd w:id="235"/>
      <w:r>
        <w:t xml:space="preserve">Zhang, X., Cvetkovska, M., Morgan-Kiss, R., Hüner, N. P. A., and Smith, D. R. (2021). Draft genome sequence of the Antarctic green alga </w:t>
      </w:r>
      <w:r>
        <w:rPr>
          <w:i/>
          <w:iCs/>
        </w:rPr>
        <w:t>Chlamydomonas</w:t>
      </w:r>
      <w:r>
        <w:t xml:space="preserve"> sp. UWO241. </w:t>
      </w:r>
      <w:r>
        <w:rPr>
          <w:i/>
          <w:iCs/>
        </w:rPr>
        <w:t>iScience</w:t>
      </w:r>
      <w:r>
        <w:t xml:space="preserve"> 24, 102084. doi:</w:t>
      </w:r>
      <w:hyperlink r:id="rId102">
        <w:r w:rsidR="00B2583B">
          <w:rPr>
            <w:rStyle w:val="Hyperlink"/>
          </w:rPr>
          <w:t>10.1016/j.isci.2021.102084</w:t>
        </w:r>
      </w:hyperlink>
      <w:r>
        <w:t>.</w:t>
      </w:r>
    </w:p>
    <w:p w14:paraId="32D022D9" w14:textId="77777777" w:rsidR="00B2583B" w:rsidRDefault="00000000">
      <w:pPr>
        <w:pStyle w:val="Bibliography"/>
      </w:pPr>
      <w:bookmarkStart w:id="237" w:name="ref-zhangAdaptationExtremeAntarctic2020"/>
      <w:bookmarkEnd w:id="236"/>
      <w:r>
        <w:t xml:space="preserve">Zhang, Z., Qu, C., Zhang, K., He, Y., Zhao, X., Yang, L., Zheng, Z., Ma, X., Wang, X., Wang, W., et al. (2020). Adaptation to Extreme Antarctic Environments Revealed by the Genome of a Sea Ice Green Alga. </w:t>
      </w:r>
      <w:r>
        <w:rPr>
          <w:i/>
          <w:iCs/>
        </w:rPr>
        <w:t>Current Biology</w:t>
      </w:r>
      <w:r>
        <w:t xml:space="preserve"> 30, 3330–3341.e7. doi:</w:t>
      </w:r>
      <w:hyperlink r:id="rId103">
        <w:r w:rsidR="00B2583B">
          <w:rPr>
            <w:rStyle w:val="Hyperlink"/>
          </w:rPr>
          <w:t>10.1016/j.cub.2020.06.029</w:t>
        </w:r>
      </w:hyperlink>
      <w:r>
        <w:t>.</w:t>
      </w:r>
    </w:p>
    <w:p w14:paraId="75D59AFF" w14:textId="77777777" w:rsidR="00B2583B" w:rsidRDefault="00000000">
      <w:pPr>
        <w:pStyle w:val="Bibliography"/>
      </w:pPr>
      <w:bookmarkStart w:id="238" w:name="ref-R-kableExtra"/>
      <w:bookmarkEnd w:id="237"/>
      <w:r>
        <w:t xml:space="preserve">Zhu, H. (2024). </w:t>
      </w:r>
      <w:r>
        <w:rPr>
          <w:i/>
          <w:iCs/>
        </w:rPr>
        <w:t>kableExtra: Construct complex table with kable and pipe syntax</w:t>
      </w:r>
      <w:r>
        <w:t xml:space="preserve">. Available at: </w:t>
      </w:r>
      <w:hyperlink r:id="rId104">
        <w:r w:rsidR="00B2583B">
          <w:rPr>
            <w:rStyle w:val="Hyperlink"/>
          </w:rPr>
          <w:t>http://haozhu233.github.io/kableExtra/</w:t>
        </w:r>
      </w:hyperlink>
      <w:r>
        <w:t>.</w:t>
      </w:r>
      <w:bookmarkEnd w:id="149"/>
      <w:bookmarkEnd w:id="151"/>
      <w:bookmarkEnd w:id="238"/>
    </w:p>
    <w:sectPr w:rsidR="00B2583B" w:rsidSect="00EC1D14">
      <w:headerReference w:type="default" r:id="rId105"/>
      <w:footerReference w:type="even" r:id="rId106"/>
      <w:footerReference w:type="default" r:id="rId107"/>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ckenzie Clare Poirier" w:date="2026-01-05T18:23:00Z" w:initials="MCP">
    <w:p w14:paraId="08FB9B39" w14:textId="77777777" w:rsidR="008A110E" w:rsidRDefault="008A110E" w:rsidP="008A110E">
      <w:pPr>
        <w:pStyle w:val="CommentText"/>
      </w:pPr>
      <w:r>
        <w:rPr>
          <w:rStyle w:val="CommentReference"/>
        </w:rPr>
        <w:annotationRef/>
      </w:r>
      <w:r>
        <w:rPr>
          <w:lang w:val="en-CA"/>
        </w:rPr>
        <w:t xml:space="preserve">Haven’t finished our review on the topic yet but this one of Rachaels has a good overview of different polar environments: Morgan-Kiss, R. M., Priscu, J. C., Pocock, T., Gudynaite-Savitch, L., &amp; Huner, N. P. A. (2006). Adaptation and Acclimation of Photosynthetic Microorganisms to Permanently Cold Environments. Microbiology and Molecular Biology Reviews, 70(1), 222–252. </w:t>
      </w:r>
      <w:hyperlink r:id="rId1" w:history="1">
        <w:r w:rsidRPr="00A54064">
          <w:rPr>
            <w:rStyle w:val="Hyperlink"/>
            <w:lang w:val="en-CA"/>
          </w:rPr>
          <w:t>https://doi.org/10.1128/mmbr.70.1.222-252.2006</w:t>
        </w:r>
      </w:hyperlink>
    </w:p>
  </w:comment>
  <w:comment w:id="13" w:author="Mackenzie Clare Poirier" w:date="2026-01-06T16:46:00Z" w:initials="MCP">
    <w:p w14:paraId="43942665" w14:textId="77777777" w:rsidR="00B6790E" w:rsidRDefault="00B6790E" w:rsidP="00B6790E">
      <w:pPr>
        <w:pStyle w:val="CommentText"/>
      </w:pPr>
      <w:r>
        <w:rPr>
          <w:rStyle w:val="CommentReference"/>
        </w:rPr>
        <w:annotationRef/>
      </w:r>
      <w:r>
        <w:rPr>
          <w:lang w:val="en-CA"/>
        </w:rPr>
        <w:t xml:space="preserve">The second reference is specific to the Beaufort sea (used as a reference for C. malina salinity): </w:t>
      </w:r>
      <w:r>
        <w:rPr>
          <w:color w:val="2A2A2A"/>
          <w:highlight w:val="white"/>
          <w:lang w:val="en-CA"/>
        </w:rPr>
        <w:t>Caitlin A. Smoot, Russell R. Hopcroft, Depth-stratified community structure of Beaufort Sea slope zooplankton and its relations to water masses, </w:t>
      </w:r>
      <w:r>
        <w:rPr>
          <w:i/>
          <w:iCs/>
          <w:color w:val="2A2A2A"/>
          <w:highlight w:val="white"/>
          <w:lang w:val="en-CA"/>
        </w:rPr>
        <w:t>Journal of Plankton Research</w:t>
      </w:r>
      <w:r>
        <w:rPr>
          <w:color w:val="2A2A2A"/>
          <w:highlight w:val="white"/>
          <w:lang w:val="en-CA"/>
        </w:rPr>
        <w:t>, Volume 39, Issue 1, 1 January 2017, Pages 79–91, </w:t>
      </w:r>
      <w:hyperlink r:id="rId2" w:history="1">
        <w:r w:rsidRPr="0011018E">
          <w:rPr>
            <w:rStyle w:val="Hyperlink"/>
            <w:lang w:val="en-CA"/>
          </w:rPr>
          <w:t>https://doi-org.proxy.bib.uottawa.ca/10.1093/plankt/fbw087</w:t>
        </w:r>
      </w:hyperlink>
      <w:r>
        <w:rPr>
          <w:lang w:val="en-CA"/>
        </w:rPr>
        <w:t xml:space="preserve"> </w:t>
      </w:r>
    </w:p>
  </w:comment>
  <w:comment w:id="16" w:author="Mackenzie Clare Poirier" w:date="2026-01-06T16:37:00Z" w:initials="MCP">
    <w:p w14:paraId="0BF086F4" w14:textId="77777777" w:rsidR="00B6790E" w:rsidRDefault="00B6790E" w:rsidP="00B6790E">
      <w:pPr>
        <w:pStyle w:val="CommentText"/>
      </w:pPr>
      <w:r>
        <w:rPr>
          <w:rStyle w:val="CommentReference"/>
        </w:rPr>
        <w:annotationRef/>
      </w:r>
      <w:r>
        <w:rPr>
          <w:color w:val="1C1D1E"/>
          <w:highlight w:val="white"/>
        </w:rPr>
        <w:t>Carton, J. A., Y. Ding, and K. R. Arrigo (2015), The seasonal cycle of the Arctic Ocean under climate change, </w:t>
      </w:r>
      <w:r>
        <w:rPr>
          <w:i/>
          <w:iCs/>
          <w:color w:val="1C1D1E"/>
          <w:highlight w:val="white"/>
        </w:rPr>
        <w:t>Geophys. Res. Lett.</w:t>
      </w:r>
      <w:r>
        <w:rPr>
          <w:color w:val="1C1D1E"/>
          <w:highlight w:val="white"/>
        </w:rPr>
        <w:t>, 42, 7681–7686, doi:</w:t>
      </w:r>
      <w:hyperlink r:id="rId3" w:history="1">
        <w:r w:rsidRPr="00592058">
          <w:rPr>
            <w:rStyle w:val="Hyperlink"/>
          </w:rPr>
          <w:t>10.1002/2015GL064514</w:t>
        </w:r>
      </w:hyperlink>
      <w:r>
        <w:rPr>
          <w:color w:val="1C1D1E"/>
          <w:highlight w:val="white"/>
        </w:rPr>
        <w:t>.</w:t>
      </w:r>
      <w:r>
        <w:t xml:space="preserve"> </w:t>
      </w:r>
    </w:p>
  </w:comment>
  <w:comment w:id="30" w:author="Mackenzie Clare Poirier" w:date="2026-01-06T19:03:00Z" w:initials="MCP">
    <w:p w14:paraId="19E4C1C7" w14:textId="77777777" w:rsidR="00A9556A" w:rsidRDefault="00A9556A" w:rsidP="00A9556A">
      <w:pPr>
        <w:pStyle w:val="CommentText"/>
      </w:pPr>
      <w:r>
        <w:rPr>
          <w:rStyle w:val="CommentReference"/>
        </w:rPr>
        <w:annotationRef/>
      </w:r>
      <w:r>
        <w:t xml:space="preserve">Kalra, I., Wang, X., Cvetkovska, M., Jeong, J., McHargue, W., Zhang, R., Hüner, N., Yuan, J. S., &amp; Morgan-Kissa, R. (2020). Chlamydomonas sp. UWO 241 exhibits high cyclic electron flow and rewired metabolism under high salinity. Plant Physiology, 183(2), 588–601. </w:t>
      </w:r>
      <w:hyperlink r:id="rId4" w:history="1">
        <w:r w:rsidRPr="00597662">
          <w:rPr>
            <w:rStyle w:val="Hyperlink"/>
          </w:rPr>
          <w:t>https://doi.org/10.1104/pp.19.01280</w:t>
        </w:r>
      </w:hyperlink>
    </w:p>
    <w:p w14:paraId="77EABFC3" w14:textId="77777777" w:rsidR="00A9556A" w:rsidRDefault="00A9556A" w:rsidP="00A9556A">
      <w:pPr>
        <w:pStyle w:val="CommentText"/>
      </w:pPr>
    </w:p>
    <w:p w14:paraId="03CB9F31" w14:textId="77777777" w:rsidR="00A9556A" w:rsidRDefault="00A9556A" w:rsidP="00A9556A">
      <w:pPr>
        <w:pStyle w:val="CommentText"/>
      </w:pPr>
      <w:r>
        <w:t xml:space="preserve">Kalra, I., Wang, X., Zhang, R., &amp; Morgan-Kiss, R. (2023). High salt-induced PSI-supercomplex is associated with high CEF and attenuation of state transitions. Photosynthesis Research, 157, 65–84. </w:t>
      </w:r>
      <w:hyperlink r:id="rId5" w:history="1">
        <w:r w:rsidRPr="00597662">
          <w:rPr>
            <w:rStyle w:val="Hyperlink"/>
          </w:rPr>
          <w:t>https://doi.org/10.1007/s11120-023-01032-y</w:t>
        </w:r>
      </w:hyperlink>
    </w:p>
    <w:p w14:paraId="35A6DE50" w14:textId="77777777" w:rsidR="00A9556A" w:rsidRDefault="00A9556A" w:rsidP="00A9556A">
      <w:pPr>
        <w:pStyle w:val="CommentText"/>
      </w:pPr>
    </w:p>
    <w:p w14:paraId="6F889BDA" w14:textId="77777777" w:rsidR="00A9556A" w:rsidRDefault="00A9556A" w:rsidP="00A9556A">
      <w:pPr>
        <w:pStyle w:val="CommentText"/>
      </w:pPr>
      <w:r>
        <w:t xml:space="preserve">Stahl-Rommel, S., Kalra, I., D’Silva, S., Hahn, M. M., Popson, D., Cvetkovska, M., &amp; Morgan-Kiss, R. M. (2022). Cyclic electron flow (CEF) and ascorbate pathway activity provide constitutive photoprotection for the photopsychrophile, Chlamydomonas sp. UWO 241 (renamed Chlamydomonas priscuii). Photosynthesis Research, 151(3), 235–250. </w:t>
      </w:r>
      <w:hyperlink r:id="rId6" w:history="1">
        <w:r w:rsidRPr="00597662">
          <w:rPr>
            <w:rStyle w:val="Hyperlink"/>
          </w:rPr>
          <w:t>https://doi.org/10.1007/s11120-021-00877-5</w:t>
        </w:r>
      </w:hyperlink>
    </w:p>
  </w:comment>
  <w:comment w:id="68" w:author="Mackenzie Clare Poirier" w:date="2026-01-05T19:33:00Z" w:initials="MCP">
    <w:p w14:paraId="04C111F8" w14:textId="261D9D9C" w:rsidR="00E310DF" w:rsidRDefault="00E310DF" w:rsidP="00E310DF">
      <w:pPr>
        <w:pStyle w:val="CommentText"/>
      </w:pPr>
      <w:r>
        <w:rPr>
          <w:rStyle w:val="CommentReference"/>
        </w:rPr>
        <w:annotationRef/>
      </w:r>
      <w:r>
        <w:rPr>
          <w:lang w:val="en-CA"/>
        </w:rPr>
        <w:t xml:space="preserve">This number is unpublished. It is based on the cell size data collected by Pomona for a paper that is currently being written. </w:t>
      </w:r>
    </w:p>
  </w:comment>
  <w:comment w:id="80" w:author="Mackenzie Clare Poirier" w:date="2026-01-05T19:11:00Z" w:initials="MCP">
    <w:p w14:paraId="2F191B67" w14:textId="77777777" w:rsidR="00E310DF" w:rsidRDefault="0096430B" w:rsidP="00E310DF">
      <w:pPr>
        <w:pStyle w:val="CommentText"/>
      </w:pPr>
      <w:r>
        <w:rPr>
          <w:rStyle w:val="CommentReference"/>
        </w:rPr>
        <w:annotationRef/>
      </w:r>
      <w:r w:rsidR="00E310DF">
        <w:rPr>
          <w:lang w:val="en-CA"/>
        </w:rPr>
        <w:t xml:space="preserve">Klinobasis was isolated from a snowfield near Spitzbergen, Svalbard, Norway. The strain used in these experiments was obtained from CCCyro, strain 041-99, where it was maintained at 2C. In our lab we maintain the cultures at 4C. Optimal growth temperatures have not been determined but previous work has shown high productivity at 6C as well (Hulatt et al., 2017- </w:t>
      </w:r>
      <w:hyperlink r:id="rId7" w:history="1">
        <w:r w:rsidR="00E310DF" w:rsidRPr="00EF66E4">
          <w:rPr>
            <w:rStyle w:val="Hyperlink"/>
            <w:lang w:val="en-CA"/>
          </w:rPr>
          <w:t>https://doi.org/10.1016/j.biortech.2017.03.130</w:t>
        </w:r>
      </w:hyperlink>
      <w:r w:rsidR="00E310DF">
        <w:rPr>
          <w:lang w:val="en-CA"/>
        </w:rPr>
        <w:t>.)</w:t>
      </w:r>
    </w:p>
  </w:comment>
  <w:comment w:id="87" w:author="Mackenzie Clare Poirier" w:date="2026-01-06T19:29:00Z" w:initials="MCP">
    <w:p w14:paraId="3871047C" w14:textId="77777777" w:rsidR="009F2B5E" w:rsidRDefault="009F2B5E" w:rsidP="009F2B5E">
      <w:pPr>
        <w:pStyle w:val="CommentText"/>
      </w:pPr>
      <w:r>
        <w:rPr>
          <w:rStyle w:val="CommentReference"/>
        </w:rPr>
        <w:annotationRef/>
      </w:r>
      <w:r>
        <w:rPr>
          <w:lang w:val="en-CA"/>
        </w:rPr>
        <w:t xml:space="preserve">Temperature range comes from bigelow. Other papers that mention growth of C. euryale between 18-23C. Couldn’t find a reference for anything higher. </w:t>
      </w:r>
    </w:p>
    <w:p w14:paraId="62C5DA58" w14:textId="77777777" w:rsidR="009F2B5E" w:rsidRDefault="009F2B5E" w:rsidP="009F2B5E">
      <w:pPr>
        <w:pStyle w:val="CommentText"/>
      </w:pPr>
    </w:p>
    <w:p w14:paraId="5B563EE1" w14:textId="77777777" w:rsidR="009F2B5E" w:rsidRDefault="009F2B5E" w:rsidP="009F2B5E">
      <w:pPr>
        <w:pStyle w:val="CommentText"/>
      </w:pPr>
      <w:r>
        <w:rPr>
          <w:lang w:val="en-CA"/>
        </w:rPr>
        <w:t xml:space="preserve">18C: </w:t>
      </w:r>
      <w:hyperlink r:id="rId8" w:history="1">
        <w:r w:rsidRPr="0076584C">
          <w:rPr>
            <w:rStyle w:val="Hyperlink"/>
            <w:lang w:val="en-CA"/>
          </w:rPr>
          <w:t>Carrasco Flores, D., Fricke, M., Wesp, V., Desirò, D., Kniewasser, A., Hölzer, M., Marz, M. and Mittag, M. (2021), A marine Chlamydomonas sp. emerging as an algal model. J. Phycol., 57: 54-69. https://doi.org/10.1111/jpy.13083</w:t>
        </w:r>
      </w:hyperlink>
    </w:p>
    <w:p w14:paraId="16B72092" w14:textId="77777777" w:rsidR="009F2B5E" w:rsidRDefault="009F2B5E" w:rsidP="009F2B5E">
      <w:pPr>
        <w:pStyle w:val="CommentText"/>
      </w:pPr>
    </w:p>
    <w:p w14:paraId="0A694AEC" w14:textId="77777777" w:rsidR="009F2B5E" w:rsidRDefault="009F2B5E" w:rsidP="009F2B5E">
      <w:pPr>
        <w:pStyle w:val="CommentText"/>
      </w:pPr>
      <w:r>
        <w:rPr>
          <w:lang w:val="en-CA"/>
        </w:rPr>
        <w:t xml:space="preserve">20C: </w:t>
      </w:r>
      <w:r>
        <w:rPr>
          <w:color w:val="333333"/>
          <w:lang w:val="en-CA"/>
        </w:rPr>
        <w:t>Burch, T. A., Adams, W. W., Degrenne, B. L. S., Englert, C. H., Mines, B. R., Nash, P. C., Boone, E. C., &amp; Demmig-Adams, B. (2015). Environmental manipulation of growth and energy carrier release from freshwater and marineChlamydomonasspecies. </w:t>
      </w:r>
      <w:r>
        <w:rPr>
          <w:i/>
          <w:iCs/>
          <w:color w:val="333333"/>
          <w:lang w:val="en-CA"/>
        </w:rPr>
        <w:t>Journal of Applied Phycology</w:t>
      </w:r>
      <w:r>
        <w:rPr>
          <w:color w:val="333333"/>
          <w:lang w:val="en-CA"/>
        </w:rPr>
        <w:t>, </w:t>
      </w:r>
      <w:r>
        <w:rPr>
          <w:i/>
          <w:iCs/>
          <w:color w:val="333333"/>
          <w:lang w:val="en-CA"/>
        </w:rPr>
        <w:t>27</w:t>
      </w:r>
      <w:r>
        <w:rPr>
          <w:color w:val="333333"/>
          <w:lang w:val="en-CA"/>
        </w:rPr>
        <w:t xml:space="preserve">(3), 1127–1136. </w:t>
      </w:r>
      <w:hyperlink r:id="rId9" w:history="1">
        <w:r w:rsidRPr="0076584C">
          <w:rPr>
            <w:rStyle w:val="Hyperlink"/>
            <w:lang w:val="en-CA"/>
          </w:rPr>
          <w:t>https://doi.org/10.1007/s10811-014-0433-0</w:t>
        </w:r>
      </w:hyperlink>
    </w:p>
    <w:p w14:paraId="046BF6F6" w14:textId="77777777" w:rsidR="009F2B5E" w:rsidRDefault="009F2B5E" w:rsidP="009F2B5E">
      <w:pPr>
        <w:pStyle w:val="CommentText"/>
      </w:pPr>
    </w:p>
    <w:p w14:paraId="6347673B" w14:textId="77777777" w:rsidR="009F2B5E" w:rsidRDefault="009F2B5E" w:rsidP="009F2B5E">
      <w:pPr>
        <w:pStyle w:val="CommentText"/>
      </w:pPr>
      <w:r>
        <w:rPr>
          <w:color w:val="333333"/>
          <w:lang w:val="en-CA"/>
        </w:rPr>
        <w:t xml:space="preserve">23C: </w:t>
      </w:r>
      <w:r>
        <w:rPr>
          <w:color w:val="000000"/>
          <w:lang w:val="en-CA"/>
        </w:rPr>
        <w:t>Canuel, E., Vaz, C., Matias, W. G., &amp; Dewez, D. (2021). Interaction Effect of EDTA, Salinity, and Oxide Nanoparticles on Alga Chlamydomonas reinhardtii and Chlamydomonas euryale. Plants, 10(10), 2118. https://doi.org/10.3390/plants10102118</w:t>
      </w:r>
    </w:p>
  </w:comment>
  <w:comment w:id="102" w:author="Mackenzie Clare Poirier" w:date="2026-01-07T12:15:00Z" w:initials="MCP">
    <w:p w14:paraId="7D6FCB40" w14:textId="77777777" w:rsidR="00025CF4" w:rsidRDefault="00025CF4" w:rsidP="00025CF4">
      <w:pPr>
        <w:pStyle w:val="CommentText"/>
      </w:pPr>
      <w:r>
        <w:rPr>
          <w:rStyle w:val="CommentReference"/>
        </w:rPr>
        <w:annotationRef/>
      </w:r>
      <w:r>
        <w:rPr>
          <w:lang w:val="en-CA"/>
        </w:rPr>
        <w:t>Figure labels? Fig 1 + 2 in methods both labelled as priscui</w:t>
      </w:r>
    </w:p>
  </w:comment>
  <w:comment w:id="105" w:author="Mackenzie Clare Poirier" w:date="2026-01-07T12:26:00Z" w:initials="MCP">
    <w:p w14:paraId="1D387014" w14:textId="77777777" w:rsidR="0048666D" w:rsidRDefault="0048666D" w:rsidP="0048666D">
      <w:pPr>
        <w:pStyle w:val="CommentText"/>
      </w:pPr>
      <w:r>
        <w:rPr>
          <w:rStyle w:val="CommentReference"/>
        </w:rPr>
        <w:annotationRef/>
      </w:r>
      <w:r>
        <w:rPr>
          <w:lang w:val="en-CA"/>
        </w:rPr>
        <w:t>This paragraph is the exact same as the one at the end of the methods measurement section</w:t>
      </w:r>
    </w:p>
  </w:comment>
  <w:comment w:id="114" w:author="Mackenzie Clare Poirier" w:date="2026-01-07T13:17:00Z" w:initials="MCP">
    <w:p w14:paraId="3BE28331" w14:textId="77777777" w:rsidR="00317A0A" w:rsidRDefault="00317A0A" w:rsidP="00317A0A">
      <w:pPr>
        <w:pStyle w:val="CommentText"/>
      </w:pPr>
      <w:r>
        <w:rPr>
          <w:rStyle w:val="CommentReference"/>
        </w:rPr>
        <w:annotationRef/>
      </w:r>
      <w:r>
        <w:rPr>
          <w:lang w:val="en-CA"/>
        </w:rPr>
        <w:t>This paper isn’t done yet. Not aware of published work on this topic currently but do have some evidence that salinity may increase CEF and NPQ which is photoprotective. See notes in intro.</w:t>
      </w:r>
    </w:p>
  </w:comment>
  <w:comment w:id="118" w:author="Mackenzie Clare Poirier" w:date="2026-01-07T13:59:00Z" w:initials="MCP">
    <w:p w14:paraId="69CC9FE6" w14:textId="77777777" w:rsidR="00517CC2" w:rsidRDefault="00517CC2" w:rsidP="00517CC2">
      <w:pPr>
        <w:pStyle w:val="CommentText"/>
      </w:pPr>
      <w:r>
        <w:rPr>
          <w:rStyle w:val="CommentReference"/>
        </w:rPr>
        <w:annotationRef/>
      </w:r>
      <w:r>
        <w:rPr>
          <w:lang w:val="en-CA"/>
        </w:rPr>
        <w:t>Malina comes from the Arctic Beaufort sea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B9B39" w15:done="0"/>
  <w15:commentEx w15:paraId="43942665" w15:paraIdParent="08FB9B39" w15:done="0"/>
  <w15:commentEx w15:paraId="0BF086F4" w15:done="0"/>
  <w15:commentEx w15:paraId="6F889BDA" w15:done="0"/>
  <w15:commentEx w15:paraId="04C111F8" w15:done="0"/>
  <w15:commentEx w15:paraId="2F191B67" w15:done="0"/>
  <w15:commentEx w15:paraId="6347673B" w15:done="0"/>
  <w15:commentEx w15:paraId="7D6FCB40" w15:done="0"/>
  <w15:commentEx w15:paraId="1D387014" w15:done="0"/>
  <w15:commentEx w15:paraId="3BE28331" w15:done="0"/>
  <w15:commentEx w15:paraId="69CC9F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E5C8" w16cex:dateUtc="2026-01-05T23:23:00Z"/>
  <w16cex:commentExtensible w16cex:durableId="0E6B166F" w16cex:dateUtc="2026-01-06T21:46:00Z"/>
  <w16cex:commentExtensible w16cex:durableId="061E171F" w16cex:dateUtc="2026-01-06T21:37:00Z"/>
  <w16cex:commentExtensible w16cex:durableId="7AB9AA58" w16cex:dateUtc="2026-01-07T00:03:00Z"/>
  <w16cex:commentExtensible w16cex:durableId="3955B37B" w16cex:dateUtc="2026-01-06T00:33:00Z"/>
  <w16cex:commentExtensible w16cex:durableId="06574EE0" w16cex:dateUtc="2026-01-06T00:11:00Z"/>
  <w16cex:commentExtensible w16cex:durableId="7E599A53" w16cex:dateUtc="2026-01-07T00:29:00Z"/>
  <w16cex:commentExtensible w16cex:durableId="416D1C5C" w16cex:dateUtc="2026-01-07T17:15:00Z"/>
  <w16cex:commentExtensible w16cex:durableId="3A0D0182" w16cex:dateUtc="2026-01-07T17:26:00Z"/>
  <w16cex:commentExtensible w16cex:durableId="4270E6F1" w16cex:dateUtc="2026-01-07T18:17:00Z"/>
  <w16cex:commentExtensible w16cex:durableId="60E5165F" w16cex:dateUtc="2026-01-07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B9B39" w16cid:durableId="225AE5C8"/>
  <w16cid:commentId w16cid:paraId="43942665" w16cid:durableId="0E6B166F"/>
  <w16cid:commentId w16cid:paraId="0BF086F4" w16cid:durableId="061E171F"/>
  <w16cid:commentId w16cid:paraId="6F889BDA" w16cid:durableId="7AB9AA58"/>
  <w16cid:commentId w16cid:paraId="04C111F8" w16cid:durableId="3955B37B"/>
  <w16cid:commentId w16cid:paraId="2F191B67" w16cid:durableId="06574EE0"/>
  <w16cid:commentId w16cid:paraId="6347673B" w16cid:durableId="7E599A53"/>
  <w16cid:commentId w16cid:paraId="7D6FCB40" w16cid:durableId="416D1C5C"/>
  <w16cid:commentId w16cid:paraId="1D387014" w16cid:durableId="3A0D0182"/>
  <w16cid:commentId w16cid:paraId="3BE28331" w16cid:durableId="4270E6F1"/>
  <w16cid:commentId w16cid:paraId="69CC9FE6" w16cid:durableId="60E516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8F513" w14:textId="77777777" w:rsidR="00305BDF" w:rsidRDefault="00305BDF">
      <w:pPr>
        <w:spacing w:after="0"/>
      </w:pPr>
      <w:r>
        <w:separator/>
      </w:r>
    </w:p>
  </w:endnote>
  <w:endnote w:type="continuationSeparator" w:id="0">
    <w:p w14:paraId="2D88EF3D" w14:textId="77777777" w:rsidR="00305BDF" w:rsidRDefault="00305B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2606573"/>
      <w:docPartObj>
        <w:docPartGallery w:val="Page Numbers (Bottom of Page)"/>
        <w:docPartUnique/>
      </w:docPartObj>
    </w:sdtPr>
    <w:sdtContent>
      <w:p w14:paraId="1795D16A"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8F91AB" w14:textId="77777777" w:rsidR="0089478A" w:rsidRDefault="0089478A"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244267"/>
      <w:docPartObj>
        <w:docPartGallery w:val="Page Numbers (Bottom of Page)"/>
        <w:docPartUnique/>
      </w:docPartObj>
    </w:sdtPr>
    <w:sdtContent>
      <w:p w14:paraId="3F23834E"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711243" w14:textId="77777777" w:rsidR="0089478A" w:rsidRDefault="0089478A" w:rsidP="008947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F8AB9" w14:textId="77777777" w:rsidR="00305BDF" w:rsidRDefault="00305BDF">
      <w:pPr>
        <w:spacing w:after="0"/>
      </w:pPr>
      <w:r>
        <w:separator/>
      </w:r>
    </w:p>
  </w:footnote>
  <w:footnote w:type="continuationSeparator" w:id="0">
    <w:p w14:paraId="10CC6A79" w14:textId="77777777" w:rsidR="00305BDF" w:rsidRDefault="00305B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A5DE" w14:textId="77777777" w:rsidR="00AD3350" w:rsidRDefault="00AD3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199236515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ckenzie Clare Poirier">
    <w15:presenceInfo w15:providerId="AD" w15:userId="S::mcpoirie@edu.uwaterloo.ca::2561ec2f-c1b0-4cf8-bafb-33b29aae1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25CF4"/>
    <w:rsid w:val="00027634"/>
    <w:rsid w:val="00071CB1"/>
    <w:rsid w:val="00116CDF"/>
    <w:rsid w:val="00145E39"/>
    <w:rsid w:val="00154BA7"/>
    <w:rsid w:val="00185E36"/>
    <w:rsid w:val="001A17FD"/>
    <w:rsid w:val="001A33C2"/>
    <w:rsid w:val="0021631C"/>
    <w:rsid w:val="00272B49"/>
    <w:rsid w:val="00273620"/>
    <w:rsid w:val="002D1D10"/>
    <w:rsid w:val="00305BDF"/>
    <w:rsid w:val="00311BD4"/>
    <w:rsid w:val="00317A0A"/>
    <w:rsid w:val="00373996"/>
    <w:rsid w:val="003C2D7B"/>
    <w:rsid w:val="00413BD9"/>
    <w:rsid w:val="00417B46"/>
    <w:rsid w:val="00455DEA"/>
    <w:rsid w:val="0048666D"/>
    <w:rsid w:val="004A6E5C"/>
    <w:rsid w:val="004D1E95"/>
    <w:rsid w:val="00517CC2"/>
    <w:rsid w:val="00536F5E"/>
    <w:rsid w:val="0057031F"/>
    <w:rsid w:val="00577C32"/>
    <w:rsid w:val="005C172E"/>
    <w:rsid w:val="005C1733"/>
    <w:rsid w:val="00632ED2"/>
    <w:rsid w:val="00653CF0"/>
    <w:rsid w:val="00741B2A"/>
    <w:rsid w:val="00763890"/>
    <w:rsid w:val="00780D93"/>
    <w:rsid w:val="007828E2"/>
    <w:rsid w:val="007A7E3B"/>
    <w:rsid w:val="0089478A"/>
    <w:rsid w:val="008A110E"/>
    <w:rsid w:val="008B1ADE"/>
    <w:rsid w:val="00905928"/>
    <w:rsid w:val="00930AB3"/>
    <w:rsid w:val="00944BFC"/>
    <w:rsid w:val="0096430B"/>
    <w:rsid w:val="009F2B5E"/>
    <w:rsid w:val="00A2733A"/>
    <w:rsid w:val="00A345B0"/>
    <w:rsid w:val="00A4436D"/>
    <w:rsid w:val="00A5739F"/>
    <w:rsid w:val="00A82AD4"/>
    <w:rsid w:val="00A84654"/>
    <w:rsid w:val="00A9556A"/>
    <w:rsid w:val="00AC230E"/>
    <w:rsid w:val="00AD2FFB"/>
    <w:rsid w:val="00AD3350"/>
    <w:rsid w:val="00B2453B"/>
    <w:rsid w:val="00B2583B"/>
    <w:rsid w:val="00B42439"/>
    <w:rsid w:val="00B574C7"/>
    <w:rsid w:val="00B6007E"/>
    <w:rsid w:val="00B6790E"/>
    <w:rsid w:val="00B74551"/>
    <w:rsid w:val="00BA528E"/>
    <w:rsid w:val="00C67F6B"/>
    <w:rsid w:val="00CC6CB7"/>
    <w:rsid w:val="00CD40EE"/>
    <w:rsid w:val="00CE388A"/>
    <w:rsid w:val="00D03E3E"/>
    <w:rsid w:val="00D700F6"/>
    <w:rsid w:val="00E11340"/>
    <w:rsid w:val="00E13E0F"/>
    <w:rsid w:val="00E229DE"/>
    <w:rsid w:val="00E310DF"/>
    <w:rsid w:val="00E81C3D"/>
    <w:rsid w:val="00EC1D14"/>
    <w:rsid w:val="00EE5DE0"/>
    <w:rsid w:val="00F52406"/>
    <w:rsid w:val="00FA5D5A"/>
    <w:rsid w:val="00FC3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1515"/>
  <w15:docId w15:val="{0FDB0EB3-0E2A-43A1-B170-C2CC030C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00F6"/>
    <w:pPr>
      <w:spacing w:before="300" w:after="300" w:line="480" w:lineRule="auto"/>
      <w:ind w:firstLine="720"/>
      <w:jc w:val="both"/>
    </w:pPr>
  </w:style>
  <w:style w:type="paragraph" w:customStyle="1" w:styleId="FirstParagraph">
    <w:name w:val="First Paragraph"/>
    <w:basedOn w:val="BodyText"/>
    <w:next w:val="BodyText"/>
    <w:qFormat/>
    <w:rsid w:val="00D700F6"/>
  </w:style>
  <w:style w:type="paragraph" w:customStyle="1" w:styleId="Compact">
    <w:name w:val="Compact"/>
    <w:qFormat/>
    <w:rsid w:val="00CE388A"/>
    <w:pPr>
      <w:spacing w:before="36" w:after="36"/>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17B46"/>
    <w:pPr>
      <w:spacing w:after="120"/>
    </w:pPr>
  </w:style>
  <w:style w:type="paragraph" w:customStyle="1" w:styleId="TableCaption">
    <w:name w:val="Table Caption"/>
    <w:basedOn w:val="Caption"/>
    <w:pPr>
      <w:keepNext/>
    </w:pPr>
  </w:style>
  <w:style w:type="paragraph" w:customStyle="1" w:styleId="ImageCaption">
    <w:name w:val="Image Caption"/>
    <w:basedOn w:val="Caption"/>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17B46"/>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unhideWhenUsed/>
    <w:rsid w:val="0089478A"/>
    <w:pPr>
      <w:tabs>
        <w:tab w:val="center" w:pos="4680"/>
        <w:tab w:val="right" w:pos="9360"/>
      </w:tabs>
      <w:spacing w:after="0"/>
    </w:pPr>
  </w:style>
  <w:style w:type="character" w:customStyle="1" w:styleId="FooterChar">
    <w:name w:val="Footer Char"/>
    <w:basedOn w:val="DefaultParagraphFont"/>
    <w:link w:val="Footer"/>
    <w:rsid w:val="0089478A"/>
  </w:style>
  <w:style w:type="character" w:styleId="PageNumber">
    <w:name w:val="page number"/>
    <w:basedOn w:val="DefaultParagraphFont"/>
    <w:semiHidden/>
    <w:unhideWhenUsed/>
    <w:rsid w:val="0089478A"/>
  </w:style>
  <w:style w:type="character" w:styleId="LineNumber">
    <w:name w:val="line number"/>
    <w:basedOn w:val="DefaultParagraphFont"/>
    <w:semiHidden/>
    <w:unhideWhenUsed/>
    <w:rsid w:val="0089478A"/>
  </w:style>
  <w:style w:type="paragraph" w:styleId="Header">
    <w:name w:val="header"/>
    <w:basedOn w:val="Normal"/>
    <w:link w:val="HeaderChar"/>
    <w:uiPriority w:val="99"/>
    <w:unhideWhenUsed/>
    <w:rsid w:val="00AD3350"/>
    <w:pPr>
      <w:tabs>
        <w:tab w:val="center" w:pos="4680"/>
        <w:tab w:val="right" w:pos="9360"/>
      </w:tabs>
      <w:spacing w:after="0"/>
    </w:pPr>
  </w:style>
  <w:style w:type="character" w:customStyle="1" w:styleId="HeaderChar">
    <w:name w:val="Header Char"/>
    <w:basedOn w:val="DefaultParagraphFont"/>
    <w:link w:val="Header"/>
    <w:uiPriority w:val="99"/>
    <w:rsid w:val="00AD3350"/>
  </w:style>
  <w:style w:type="character" w:customStyle="1" w:styleId="BodyTextChar">
    <w:name w:val="Body Text Char"/>
    <w:basedOn w:val="DefaultParagraphFont"/>
    <w:link w:val="BodyText"/>
    <w:rsid w:val="00D700F6"/>
  </w:style>
  <w:style w:type="character" w:styleId="CommentReference">
    <w:name w:val="annotation reference"/>
    <w:basedOn w:val="DefaultParagraphFont"/>
    <w:semiHidden/>
    <w:unhideWhenUsed/>
    <w:rsid w:val="008A110E"/>
    <w:rPr>
      <w:sz w:val="16"/>
      <w:szCs w:val="16"/>
    </w:rPr>
  </w:style>
  <w:style w:type="paragraph" w:styleId="CommentText">
    <w:name w:val="annotation text"/>
    <w:basedOn w:val="Normal"/>
    <w:link w:val="CommentTextChar"/>
    <w:unhideWhenUsed/>
    <w:rsid w:val="008A110E"/>
    <w:rPr>
      <w:sz w:val="20"/>
      <w:szCs w:val="20"/>
    </w:rPr>
  </w:style>
  <w:style w:type="character" w:customStyle="1" w:styleId="CommentTextChar">
    <w:name w:val="Comment Text Char"/>
    <w:basedOn w:val="DefaultParagraphFont"/>
    <w:link w:val="CommentText"/>
    <w:rsid w:val="008A110E"/>
    <w:rPr>
      <w:sz w:val="20"/>
      <w:szCs w:val="20"/>
    </w:rPr>
  </w:style>
  <w:style w:type="paragraph" w:styleId="CommentSubject">
    <w:name w:val="annotation subject"/>
    <w:basedOn w:val="CommentText"/>
    <w:next w:val="CommentText"/>
    <w:link w:val="CommentSubjectChar"/>
    <w:semiHidden/>
    <w:unhideWhenUsed/>
    <w:rsid w:val="008A110E"/>
    <w:rPr>
      <w:b/>
      <w:bCs/>
    </w:rPr>
  </w:style>
  <w:style w:type="character" w:customStyle="1" w:styleId="CommentSubjectChar">
    <w:name w:val="Comment Subject Char"/>
    <w:basedOn w:val="CommentTextChar"/>
    <w:link w:val="CommentSubject"/>
    <w:semiHidden/>
    <w:rsid w:val="008A110E"/>
    <w:rPr>
      <w:b/>
      <w:bCs/>
      <w:sz w:val="20"/>
      <w:szCs w:val="20"/>
    </w:rPr>
  </w:style>
  <w:style w:type="character" w:styleId="UnresolvedMention">
    <w:name w:val="Unresolved Mention"/>
    <w:basedOn w:val="DefaultParagraphFont"/>
    <w:uiPriority w:val="99"/>
    <w:semiHidden/>
    <w:unhideWhenUsed/>
    <w:rsid w:val="008A110E"/>
    <w:rPr>
      <w:color w:val="605E5C"/>
      <w:shd w:val="clear" w:color="auto" w:fill="E1DFDD"/>
    </w:rPr>
  </w:style>
  <w:style w:type="paragraph" w:styleId="Revision">
    <w:name w:val="Revision"/>
    <w:hidden/>
    <w:semiHidden/>
    <w:rsid w:val="0096430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111/jpy.13083" TargetMode="External"/><Relationship Id="rId3" Type="http://schemas.openxmlformats.org/officeDocument/2006/relationships/hyperlink" Target="https://doi.org/10.1002/2015GL064514" TargetMode="External"/><Relationship Id="rId7" Type="http://schemas.openxmlformats.org/officeDocument/2006/relationships/hyperlink" Target="https://doi.org/10.1016/j.biortech.2017.03.130" TargetMode="External"/><Relationship Id="rId2" Type="http://schemas.openxmlformats.org/officeDocument/2006/relationships/hyperlink" Target="https://doi-org.proxy.bib.uottawa.ca/10.1093/plankt/fbw087" TargetMode="External"/><Relationship Id="rId1" Type="http://schemas.openxmlformats.org/officeDocument/2006/relationships/hyperlink" Target="https://doi.org/10.1128/mmbr.70.1.222-252.2006" TargetMode="External"/><Relationship Id="rId6" Type="http://schemas.openxmlformats.org/officeDocument/2006/relationships/hyperlink" Target="https://doi.org/10.1007/s11120-021-00877-5" TargetMode="External"/><Relationship Id="rId5" Type="http://schemas.openxmlformats.org/officeDocument/2006/relationships/hyperlink" Target="https://doi.org/10.1007/s11120-023-01032-y" TargetMode="External"/><Relationship Id="rId4" Type="http://schemas.openxmlformats.org/officeDocument/2006/relationships/hyperlink" Target="https://doi.org/10.1104/pp.19.01280" TargetMode="External"/><Relationship Id="rId9" Type="http://schemas.openxmlformats.org/officeDocument/2006/relationships/hyperlink" Target="https://doi.org/10.1007/s10811-014-0433-0"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doi.org/10.1007/BF00239374" TargetMode="External"/><Relationship Id="rId47" Type="http://schemas.openxmlformats.org/officeDocument/2006/relationships/hyperlink" Target="https://doi.org/10.1074/jbc.M112.342543" TargetMode="External"/><Relationship Id="rId63" Type="http://schemas.openxmlformats.org/officeDocument/2006/relationships/hyperlink" Target="https://doi.org/10.3390/biology3010056" TargetMode="External"/><Relationship Id="rId68" Type="http://schemas.openxmlformats.org/officeDocument/2006/relationships/hyperlink" Target="https://doi.org/10.1021/cr0206014" TargetMode="External"/><Relationship Id="rId84" Type="http://schemas.openxmlformats.org/officeDocument/2006/relationships/hyperlink" Target="https://doi.org/10.1074/jbc.M200444200" TargetMode="External"/><Relationship Id="rId89" Type="http://schemas.openxmlformats.org/officeDocument/2006/relationships/hyperlink" Target="https://doi.org/10.1007/s11120-022-00991-y" TargetMode="External"/><Relationship Id="rId16" Type="http://schemas.openxmlformats.org/officeDocument/2006/relationships/image" Target="media/image5.png"/><Relationship Id="rId107" Type="http://schemas.openxmlformats.org/officeDocument/2006/relationships/footer" Target="footer2.xml"/><Relationship Id="rId11" Type="http://schemas.microsoft.com/office/2018/08/relationships/commentsExtensible" Target="commentsExtensible.xml"/><Relationship Id="rId32" Type="http://schemas.openxmlformats.org/officeDocument/2006/relationships/hyperlink" Target="https://doi.org/10.5281/zenodo.2593516" TargetMode="External"/><Relationship Id="rId37" Type="http://schemas.openxmlformats.org/officeDocument/2006/relationships/hyperlink" Target="https://doi.org/10.1111/ppl.13811" TargetMode="External"/><Relationship Id="rId53" Type="http://schemas.openxmlformats.org/officeDocument/2006/relationships/hyperlink" Target="https://doi.org/10.1034/j.1399-3054.2003.00225.x" TargetMode="External"/><Relationship Id="rId58" Type="http://schemas.openxmlformats.org/officeDocument/2006/relationships/hyperlink" Target="https://doi.org/10.1093/jxb/erj183" TargetMode="External"/><Relationship Id="rId74" Type="http://schemas.openxmlformats.org/officeDocument/2006/relationships/hyperlink" Target="https://doi.org/10.1111/jpy.13362" TargetMode="External"/><Relationship Id="rId79" Type="http://schemas.openxmlformats.org/officeDocument/2006/relationships/hyperlink" Target="https://doi.org/10.1017/S0025315499001526" TargetMode="External"/><Relationship Id="rId102" Type="http://schemas.openxmlformats.org/officeDocument/2006/relationships/hyperlink" Target="https://doi.org/10.1016/j.isci.2021.102084" TargetMode="External"/><Relationship Id="rId5" Type="http://schemas.openxmlformats.org/officeDocument/2006/relationships/webSettings" Target="webSettings.xml"/><Relationship Id="rId90" Type="http://schemas.openxmlformats.org/officeDocument/2006/relationships/hyperlink" Target="https://lubridate.tidyverse.org" TargetMode="External"/><Relationship Id="rId95" Type="http://schemas.openxmlformats.org/officeDocument/2006/relationships/hyperlink" Target="https://tidyverse.tidyverse.org"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doi.org/10.1016/j.bbabio.2020.148212" TargetMode="External"/><Relationship Id="rId48" Type="http://schemas.openxmlformats.org/officeDocument/2006/relationships/hyperlink" Target="https://doi.org/10.1002/2017JC013263" TargetMode="External"/><Relationship Id="rId64" Type="http://schemas.openxmlformats.org/officeDocument/2006/relationships/hyperlink" Target="https://doi.org/10.1007/s00227-003-1052-5" TargetMode="External"/><Relationship Id="rId69" Type="http://schemas.openxmlformats.org/officeDocument/2006/relationships/hyperlink" Target="https://doi.org/10.1111/jpy.13325" TargetMode="External"/><Relationship Id="rId80" Type="http://schemas.openxmlformats.org/officeDocument/2006/relationships/hyperlink" Target="https://doi.org/10.1111/j.1529-8817.1995.tb02544.x" TargetMode="External"/><Relationship Id="rId85" Type="http://schemas.openxmlformats.org/officeDocument/2006/relationships/hyperlink" Target="https://doi.org/10.7554/eLife.39233"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007/s00442-008-0993-2" TargetMode="External"/><Relationship Id="rId38" Type="http://schemas.openxmlformats.org/officeDocument/2006/relationships/hyperlink" Target="https://doi.org/10.1007/s11120-007-9141-9" TargetMode="External"/><Relationship Id="rId59" Type="http://schemas.openxmlformats.org/officeDocument/2006/relationships/hyperlink" Target="https://doi.org/10.1016/j.pocean.2015.07.012" TargetMode="External"/><Relationship Id="rId103" Type="http://schemas.openxmlformats.org/officeDocument/2006/relationships/hyperlink" Target="https://doi.org/10.1016/j.cub.2020.06.029" TargetMode="External"/><Relationship Id="rId108" Type="http://schemas.openxmlformats.org/officeDocument/2006/relationships/fontTable" Target="fontTable.xml"/><Relationship Id="rId54" Type="http://schemas.openxmlformats.org/officeDocument/2006/relationships/hyperlink" Target="https://doi.org/10.1007/s11120-023-01032-y" TargetMode="External"/><Relationship Id="rId70" Type="http://schemas.openxmlformats.org/officeDocument/2006/relationships/hyperlink" Target="https://doi.org/10.1146/annurev-marine-010419-010706" TargetMode="External"/><Relationship Id="rId75" Type="http://schemas.openxmlformats.org/officeDocument/2006/relationships/hyperlink" Target="https://doi.org/10.1071/FP02140" TargetMode="External"/><Relationship Id="rId91" Type="http://schemas.openxmlformats.org/officeDocument/2006/relationships/hyperlink" Target="https://doi.org/10.1007/s11120-021-00877-5" TargetMode="External"/><Relationship Id="rId96" Type="http://schemas.openxmlformats.org/officeDocument/2006/relationships/hyperlink" Target="https://doi.org/10.1039/C6RA25837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38/s41558-020-0905-y" TargetMode="External"/><Relationship Id="rId36" Type="http://schemas.openxmlformats.org/officeDocument/2006/relationships/hyperlink" Target="https://doi.org/10.1007/s11120-019-00621-0" TargetMode="External"/><Relationship Id="rId49" Type="http://schemas.openxmlformats.org/officeDocument/2006/relationships/hyperlink" Target="https://doi.org/10.1038/s41467-024-51636-8" TargetMode="External"/><Relationship Id="rId57" Type="http://schemas.openxmlformats.org/officeDocument/2006/relationships/hyperlink" Target="https://doi.org/10.1016/S0005-2728(98)00135-2" TargetMode="External"/><Relationship Id="rId106" Type="http://schemas.openxmlformats.org/officeDocument/2006/relationships/footer" Target="footer1.xml"/><Relationship Id="rId10" Type="http://schemas.microsoft.com/office/2016/09/relationships/commentsIds" Target="commentsIds.xml"/><Relationship Id="rId31" Type="http://schemas.openxmlformats.org/officeDocument/2006/relationships/hyperlink" Target="https://googlesheets4.tidyverse.org" TargetMode="External"/><Relationship Id="rId44" Type="http://schemas.openxmlformats.org/officeDocument/2006/relationships/hyperlink" Target="https://github.com/hojsgaard/doBy" TargetMode="External"/><Relationship Id="rId52" Type="http://schemas.openxmlformats.org/officeDocument/2006/relationships/hyperlink" Target="https://doi.org/10.1016/j.febslet.2006.04.018" TargetMode="External"/><Relationship Id="rId60" Type="http://schemas.openxmlformats.org/officeDocument/2006/relationships/hyperlink" Target="https://doi.org/10.1007/s00114-014-1223-x" TargetMode="External"/><Relationship Id="rId65" Type="http://schemas.openxmlformats.org/officeDocument/2006/relationships/hyperlink" Target="https://doi.org/10.1038/nature20803" TargetMode="External"/><Relationship Id="rId73" Type="http://schemas.openxmlformats.org/officeDocument/2006/relationships/hyperlink" Target="https://doi.org/10.1080/15592324.2023.2184588" TargetMode="External"/><Relationship Id="rId78" Type="http://schemas.openxmlformats.org/officeDocument/2006/relationships/hyperlink" Target="https://doi.org/10.1021/bi025725p" TargetMode="External"/><Relationship Id="rId81" Type="http://schemas.openxmlformats.org/officeDocument/2006/relationships/hyperlink" Target="https://broom.tidymodels.org/" TargetMode="External"/><Relationship Id="rId86" Type="http://schemas.openxmlformats.org/officeDocument/2006/relationships/hyperlink" Target="https://doi.org/10.3389/fmars.2021.690607" TargetMode="External"/><Relationship Id="rId94" Type="http://schemas.openxmlformats.org/officeDocument/2006/relationships/hyperlink" Target="https://doi.org/10.1146/annurev-biochem-070511-100425" TargetMode="External"/><Relationship Id="rId99" Type="http://schemas.openxmlformats.org/officeDocument/2006/relationships/hyperlink" Target="https://doi.org/10.1038/ismej.2013.43" TargetMode="External"/><Relationship Id="rId101" Type="http://schemas.openxmlformats.org/officeDocument/2006/relationships/hyperlink" Target="https://doi.org/10.3389/fmars.2018.00281"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23/A:1016128632704" TargetMode="External"/><Relationship Id="rId109" Type="http://schemas.microsoft.com/office/2011/relationships/people" Target="people.xml"/><Relationship Id="rId34" Type="http://schemas.openxmlformats.org/officeDocument/2006/relationships/hyperlink" Target="https://doi.org/10.1007/s00300-010-0794-z" TargetMode="External"/><Relationship Id="rId50" Type="http://schemas.openxmlformats.org/officeDocument/2006/relationships/hyperlink" Target="https://doi.org/10.1016/j.algal.2023.103220" TargetMode="External"/><Relationship Id="rId55" Type="http://schemas.openxmlformats.org/officeDocument/2006/relationships/hyperlink" Target="https://doi.org/10.1007/BF00236984" TargetMode="External"/><Relationship Id="rId76" Type="http://schemas.openxmlformats.org/officeDocument/2006/relationships/hyperlink" Target="https://doi.org/10.1126/sciadv.abc2678" TargetMode="External"/><Relationship Id="rId97" Type="http://schemas.openxmlformats.org/officeDocument/2006/relationships/hyperlink" Target="https://CRAN.R-project.org/package=mgcv" TargetMode="External"/><Relationship Id="rId104" Type="http://schemas.openxmlformats.org/officeDocument/2006/relationships/hyperlink" Target="http://haozhu233.github.io/kableExtra/" TargetMode="External"/><Relationship Id="rId7" Type="http://schemas.openxmlformats.org/officeDocument/2006/relationships/endnotes" Target="endnotes.xml"/><Relationship Id="rId71" Type="http://schemas.openxmlformats.org/officeDocument/2006/relationships/hyperlink" Target="https://doi.org/10.3390/math9040299" TargetMode="External"/><Relationship Id="rId92" Type="http://schemas.openxmlformats.org/officeDocument/2006/relationships/hyperlink" Target="https://doi.org/10.1111/j.1399-3054.2011.01454.x" TargetMode="External"/><Relationship Id="rId2" Type="http://schemas.openxmlformats.org/officeDocument/2006/relationships/numbering" Target="numbering.xml"/><Relationship Id="rId29" Type="http://schemas.openxmlformats.org/officeDocument/2006/relationships/hyperlink" Target="https://doi.org/10.5194/bg-9-4553-2012" TargetMode="External"/><Relationship Id="rId24" Type="http://schemas.openxmlformats.org/officeDocument/2006/relationships/image" Target="media/image13.png"/><Relationship Id="rId40" Type="http://schemas.openxmlformats.org/officeDocument/2006/relationships/hyperlink" Target="https://doi.org/10.1126/science.1153213" TargetMode="External"/><Relationship Id="rId45" Type="http://schemas.openxmlformats.org/officeDocument/2006/relationships/hyperlink" Target="https://doi.org/10.1039/D2SC00854H" TargetMode="External"/><Relationship Id="rId66" Type="http://schemas.openxmlformats.org/officeDocument/2006/relationships/hyperlink" Target="https://doi.org/10.3389/fpls.2020.619064" TargetMode="External"/><Relationship Id="rId87" Type="http://schemas.openxmlformats.org/officeDocument/2006/relationships/hyperlink" Target="https://doi.org/10.1016/B978-0-12-819460-7.00012-8" TargetMode="External"/><Relationship Id="rId110" Type="http://schemas.openxmlformats.org/officeDocument/2006/relationships/theme" Target="theme/theme1.xml"/><Relationship Id="rId61" Type="http://schemas.openxmlformats.org/officeDocument/2006/relationships/hyperlink" Target="https://doi.org/10.3389/fmicb.2019.01067" TargetMode="External"/><Relationship Id="rId82" Type="http://schemas.openxmlformats.org/officeDocument/2006/relationships/hyperlink" Target="https://doi.org/10.1016/j.febslet.2011.12.039"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016/j.cryobiol.2011.08.006" TargetMode="External"/><Relationship Id="rId35" Type="http://schemas.openxmlformats.org/officeDocument/2006/relationships/hyperlink" Target="https://doi.org/10.1007/978-3-030-33208-2_3" TargetMode="External"/><Relationship Id="rId56" Type="http://schemas.openxmlformats.org/officeDocument/2006/relationships/hyperlink" Target="https://doi.org/10.1073/pnas.94.4.1579" TargetMode="External"/><Relationship Id="rId77" Type="http://schemas.openxmlformats.org/officeDocument/2006/relationships/hyperlink" Target="https://doi.org/10.1529/biophysj.104.050237" TargetMode="External"/><Relationship Id="rId100" Type="http://schemas.openxmlformats.org/officeDocument/2006/relationships/hyperlink" Target="https://yihui.org/knitr/" TargetMode="External"/><Relationship Id="rId105" Type="http://schemas.openxmlformats.org/officeDocument/2006/relationships/header" Target="header1.xml"/><Relationship Id="rId8" Type="http://schemas.openxmlformats.org/officeDocument/2006/relationships/comments" Target="comments.xml"/><Relationship Id="rId51" Type="http://schemas.openxmlformats.org/officeDocument/2006/relationships/hyperlink" Target="https://doi.org/10.1525/elementa.2022.00060" TargetMode="External"/><Relationship Id="rId72" Type="http://schemas.openxmlformats.org/officeDocument/2006/relationships/hyperlink" Target="https://doi.org/10.1007/s11120-024-01127-0" TargetMode="External"/><Relationship Id="rId93" Type="http://schemas.openxmlformats.org/officeDocument/2006/relationships/hyperlink" Target="https://doi.org/10.1016/j.tplants.2009.01.009" TargetMode="External"/><Relationship Id="rId98" Type="http://schemas.openxmlformats.org/officeDocument/2006/relationships/hyperlink" Target="https://doi.org/10.1111/j.1467-9868.2010.00749.x"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doi.org/10.1016/j.bbabio.2008.03.007" TargetMode="External"/><Relationship Id="rId67" Type="http://schemas.openxmlformats.org/officeDocument/2006/relationships/hyperlink" Target="https://doi.org/10.1002/lno.10107" TargetMode="External"/><Relationship Id="rId20" Type="http://schemas.openxmlformats.org/officeDocument/2006/relationships/image" Target="media/image9.png"/><Relationship Id="rId41" Type="http://schemas.openxmlformats.org/officeDocument/2006/relationships/hyperlink" Target="https://doi.org/10.1080/10618600.2019.1629942" TargetMode="External"/><Relationship Id="rId62" Type="http://schemas.openxmlformats.org/officeDocument/2006/relationships/hyperlink" Target="https://doi.org/10.1128/AEM.00478-16" TargetMode="External"/><Relationship Id="rId83" Type="http://schemas.openxmlformats.org/officeDocument/2006/relationships/hyperlink" Target="https://doi.org/10.1104/pp.103.022939" TargetMode="External"/><Relationship Id="rId88" Type="http://schemas.openxmlformats.org/officeDocument/2006/relationships/hyperlink" Target="https://doi.org/10.1111/1462-2920.16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A429-ACF4-4337-8D99-D08522773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87</Pages>
  <Words>16989</Words>
  <Characters>96843</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KnitTemplate</vt:lpstr>
    </vt:vector>
  </TitlesOfParts>
  <Company/>
  <LinksUpToDate>false</LinksUpToDate>
  <CharactersWithSpaces>113605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Polar vs. Temperate Phytoplankton</dc:title>
  <dc:creator>Mackenzie Poirier3, Natasha M. Ryan1, Pomona Osmers3, Arthur Plassart2, Sébastien Guérin2, Marcel Babin2, Maximilian Berthold1, Mireille Savoie1, Marina Cvetkovska3, and Douglas A. Campbell1</dc:creator>
  <cp:keywords/>
  <cp:lastModifiedBy>Mackenzie Clare Poirier</cp:lastModifiedBy>
  <cp:revision>4</cp:revision>
  <dcterms:created xsi:type="dcterms:W3CDTF">2026-01-07T19:37:00Z</dcterms:created>
  <dcterms:modified xsi:type="dcterms:W3CDTF">2026-01-07T20:17:00Z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2026-01-05</vt:lpwstr>
  </property>
  <property fmtid="{D5CDD505-2E9C-101B-9397-08002B2CF9AE}" pid="8" name="editor_options">
    <vt:lpwstr/>
  </property>
  <property fmtid="{D5CDD505-2E9C-101B-9397-08002B2CF9AE}" pid="9" name="output">
    <vt:lpwstr/>
  </property>
</Properties>
</file>