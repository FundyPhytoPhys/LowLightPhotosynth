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spacing w:line="360" w:lineRule="auto"/>
        <w:rPr>
          <w:rFonts w:ascii="Times New Roman" w:cs="Times New Roman" w:hAnsi="Times New Roman" w:eastAsia="Times New Roman"/>
          <w:sz w:val="24"/>
          <w:szCs w:val="24"/>
        </w:rPr>
      </w:pPr>
      <w:r>
        <w:rPr>
          <w:rFonts w:ascii="Times New Roman" w:hAnsi="Times New Roman"/>
          <w:b w:val="1"/>
          <w:bCs w:val="1"/>
          <w:sz w:val="24"/>
          <w:szCs w:val="24"/>
          <w:rtl w:val="0"/>
          <w:lang w:val="en-US"/>
        </w:rPr>
        <w:t>Results</w:t>
      </w:r>
      <w:r>
        <w:rPr>
          <w:rFonts w:ascii="Times New Roman" w:hAnsi="Times New Roman"/>
          <w:sz w:val="24"/>
          <w:szCs w:val="24"/>
          <w:rtl w:val="0"/>
        </w:rPr>
        <w:t xml:space="preserve"> </w:t>
      </w: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it-IT"/>
        </w:rPr>
        <w:t>3.1. Single Turnover Variable Chlorophyll Fluorescence</w:t>
      </w:r>
    </w:p>
    <w:p>
      <w:pPr>
        <w:pStyle w:val="Body"/>
        <w:spacing w:line="360" w:lineRule="auto"/>
        <w:ind w:firstLine="482"/>
        <w:rPr>
          <w:rFonts w:ascii="Times New Roman" w:cs="Times New Roman" w:hAnsi="Times New Roman" w:eastAsia="Times New Roman"/>
          <w:sz w:val="24"/>
          <w:szCs w:val="24"/>
        </w:rPr>
      </w:pPr>
      <w:r>
        <w:rPr>
          <w:rFonts w:ascii="Times New Roman" w:hAnsi="Times New Roman"/>
          <w:sz w:val="24"/>
          <w:szCs w:val="24"/>
          <w:rtl w:val="0"/>
          <w:lang w:val="en-US"/>
        </w:rPr>
        <w:t>Exposing phytoplankton cultures to a series of 32 successive flashes produced oscillations in the maximum quantum yield of photochemistry in PSII, as estimated through the secondary chlorophyll fluorescence parameter F</w:t>
      </w:r>
      <w:r>
        <w:rPr>
          <w:rFonts w:ascii="Times New Roman" w:hAnsi="Times New Roman"/>
          <w:sz w:val="24"/>
          <w:szCs w:val="24"/>
          <w:vertAlign w:val="subscript"/>
          <w:rtl w:val="0"/>
        </w:rPr>
        <w:t>V</w:t>
      </w:r>
      <w:r>
        <w:rPr>
          <w:rFonts w:ascii="Times New Roman" w:hAnsi="Times New Roman"/>
          <w:sz w:val="24"/>
          <w:szCs w:val="24"/>
          <w:rtl w:val="0"/>
        </w:rPr>
        <w:t>/F</w:t>
      </w:r>
      <w:r>
        <w:rPr>
          <w:rFonts w:ascii="Times New Roman" w:hAnsi="Times New Roman"/>
          <w:sz w:val="24"/>
          <w:szCs w:val="24"/>
          <w:vertAlign w:val="subscript"/>
          <w:rtl w:val="0"/>
        </w:rPr>
        <w:t>M</w:t>
      </w:r>
      <w:r>
        <w:rPr>
          <w:rFonts w:ascii="Times New Roman" w:hAnsi="Times New Roman"/>
          <w:sz w:val="24"/>
          <w:szCs w:val="24"/>
          <w:rtl w:val="0"/>
          <w:lang w:val="en-US"/>
        </w:rPr>
        <w:t xml:space="preserve">. As shown in Figure 1 for the polar alga </w:t>
      </w:r>
      <w:r>
        <w:rPr>
          <w:rFonts w:ascii="Times New Roman" w:hAnsi="Times New Roman"/>
          <w:i w:val="1"/>
          <w:iCs w:val="1"/>
          <w:sz w:val="24"/>
          <w:szCs w:val="24"/>
          <w:rtl w:val="0"/>
        </w:rPr>
        <w:t>C. priscuii,</w:t>
      </w:r>
      <w:r>
        <w:rPr>
          <w:rFonts w:ascii="Times New Roman" w:hAnsi="Times New Roman"/>
          <w:sz w:val="24"/>
          <w:szCs w:val="24"/>
          <w:rtl w:val="0"/>
          <w:lang w:val="en-US"/>
        </w:rPr>
        <w:t xml:space="preserve"> the </w:t>
      </w:r>
      <w:del w:id="0" w:date="2024-03-29T16:01:17Z" w:author="Douglas Campbell">
        <w:r>
          <w:rPr>
            <w:rFonts w:ascii="Times New Roman" w:hAnsi="Times New Roman"/>
            <w:sz w:val="24"/>
            <w:szCs w:val="24"/>
            <w:rtl w:val="0"/>
          </w:rPr>
          <w:delText xml:space="preserve">raw </w:delText>
        </w:r>
      </w:del>
      <w:r>
        <w:rPr>
          <w:rFonts w:ascii="Times New Roman" w:hAnsi="Times New Roman"/>
          <w:sz w:val="24"/>
          <w:szCs w:val="24"/>
          <w:rtl w:val="0"/>
          <w:lang w:val="en-US"/>
        </w:rPr>
        <w:t>time series of F</w:t>
      </w:r>
      <w:r>
        <w:rPr>
          <w:rFonts w:ascii="Times New Roman" w:hAnsi="Times New Roman"/>
          <w:sz w:val="24"/>
          <w:szCs w:val="24"/>
          <w:vertAlign w:val="subscript"/>
          <w:rtl w:val="0"/>
        </w:rPr>
        <w:t>V</w:t>
      </w:r>
      <w:r>
        <w:rPr>
          <w:rFonts w:ascii="Times New Roman" w:hAnsi="Times New Roman"/>
          <w:sz w:val="24"/>
          <w:szCs w:val="24"/>
          <w:rtl w:val="0"/>
        </w:rPr>
        <w:t>/F</w:t>
      </w:r>
      <w:r>
        <w:rPr>
          <w:rFonts w:ascii="Times New Roman" w:hAnsi="Times New Roman"/>
          <w:sz w:val="24"/>
          <w:szCs w:val="24"/>
          <w:vertAlign w:val="subscript"/>
          <w:rtl w:val="0"/>
        </w:rPr>
        <w:t>M</w:t>
      </w:r>
      <w:r>
        <w:rPr>
          <w:rFonts w:ascii="Times New Roman" w:hAnsi="Times New Roman"/>
          <w:sz w:val="24"/>
          <w:szCs w:val="24"/>
          <w:rtl w:val="0"/>
          <w:lang w:val="en-US"/>
        </w:rPr>
        <w:t xml:space="preserve"> over successive flashes reveals consistent variations in fluorescence yield as the predominant s-state</w:t>
      </w:r>
      <w:del w:id="1" w:date="2024-03-29T16:01:28Z" w:author="Douglas Campbell">
        <w:r>
          <w:rPr>
            <w:rFonts w:ascii="Times New Roman" w:hAnsi="Times New Roman"/>
            <w:sz w:val="24"/>
            <w:szCs w:val="24"/>
            <w:rtl w:val="0"/>
            <w:lang w:val="fr-FR"/>
          </w:rPr>
          <w:delText xml:space="preserve"> transition</w:delText>
        </w:r>
      </w:del>
      <w:r>
        <w:rPr>
          <w:rFonts w:ascii="Times New Roman" w:hAnsi="Times New Roman"/>
          <w:sz w:val="24"/>
          <w:szCs w:val="24"/>
          <w:rtl w:val="0"/>
        </w:rPr>
        <w:t xml:space="preserve">s </w:t>
      </w:r>
      <w:del w:id="2" w:date="2024-03-29T16:01:31Z" w:author="Douglas Campbell">
        <w:r>
          <w:rPr>
            <w:rFonts w:ascii="Times New Roman" w:hAnsi="Times New Roman"/>
            <w:sz w:val="24"/>
            <w:szCs w:val="24"/>
            <w:rtl w:val="0"/>
            <w:lang w:val="en-US"/>
          </w:rPr>
          <w:delText>occur</w:delText>
        </w:r>
      </w:del>
      <w:ins w:id="3" w:date="2024-03-29T16:01:34Z" w:author="Douglas Campbell">
        <w:r>
          <w:rPr>
            <w:rFonts w:ascii="Times New Roman" w:hAnsi="Times New Roman"/>
            <w:sz w:val="24"/>
            <w:szCs w:val="24"/>
            <w:rtl w:val="0"/>
            <w:lang w:val="en-US"/>
          </w:rPr>
          <w:t>follow each other</w:t>
        </w:r>
      </w:ins>
      <w:r>
        <w:rPr>
          <w:rFonts w:ascii="Times New Roman" w:hAnsi="Times New Roman"/>
          <w:sz w:val="24"/>
          <w:szCs w:val="24"/>
          <w:rtl w:val="0"/>
          <w:lang w:val="en-US"/>
        </w:rPr>
        <w:t xml:space="preserve"> across the PSII within the population</w:t>
      </w:r>
      <w:ins w:id="4" w:date="2024-03-29T16:01:54Z" w:author="Douglas Campbell">
        <w:r>
          <w:rPr>
            <w:rFonts w:ascii="Times New Roman" w:hAnsi="Times New Roman"/>
            <w:sz w:val="24"/>
            <w:szCs w:val="24"/>
            <w:rtl w:val="0"/>
            <w:lang w:val="en-US"/>
          </w:rPr>
          <w:t>, starting with S0 in the dark relaxed cells (CITATION)</w:t>
        </w:r>
      </w:ins>
      <w:r>
        <w:rPr>
          <w:rFonts w:ascii="Times New Roman" w:hAnsi="Times New Roman"/>
          <w:sz w:val="24"/>
          <w:szCs w:val="24"/>
          <w:rtl w:val="0"/>
        </w:rPr>
        <w:t xml:space="preserve">. </w:t>
      </w:r>
      <w:del w:id="5" w:date="2024-03-29T16:02:04Z" w:author="Douglas Campbell">
        <w:r>
          <w:rPr>
            <w:rFonts w:ascii="Times New Roman" w:hAnsi="Times New Roman"/>
            <w:sz w:val="24"/>
            <w:szCs w:val="24"/>
            <w:rtl w:val="0"/>
            <w:lang w:val="en-US"/>
          </w:rPr>
          <w:delText>Moreover, t</w:delText>
        </w:r>
      </w:del>
      <w:ins w:id="6" w:date="2024-03-29T16:02:04Z" w:author="Douglas Campbell">
        <w:r>
          <w:rPr>
            <w:rFonts w:ascii="Times New Roman" w:hAnsi="Times New Roman"/>
            <w:sz w:val="24"/>
            <w:szCs w:val="24"/>
            <w:rtl w:val="0"/>
            <w:lang w:val="en-US"/>
          </w:rPr>
          <w:t>T</w:t>
        </w:r>
      </w:ins>
      <w:r>
        <w:rPr>
          <w:rFonts w:ascii="Times New Roman" w:hAnsi="Times New Roman"/>
          <w:sz w:val="24"/>
          <w:szCs w:val="24"/>
          <w:rtl w:val="0"/>
          <w:lang w:val="en-US"/>
        </w:rPr>
        <w:t>he amplitude of the ChlF oscillations</w:t>
      </w:r>
      <w:ins w:id="7" w:date="2024-03-29T16:02:08Z" w:author="Douglas Campbell">
        <w:r>
          <w:rPr>
            <w:rFonts w:ascii="Times New Roman" w:hAnsi="Times New Roman"/>
            <w:sz w:val="24"/>
            <w:szCs w:val="24"/>
            <w:rtl w:val="0"/>
            <w:lang w:val="en-US"/>
          </w:rPr>
          <w:t xml:space="preserve">, however, </w:t>
        </w:r>
      </w:ins>
      <w:r>
        <w:rPr>
          <w:rFonts w:ascii="Times New Roman" w:hAnsi="Times New Roman"/>
          <w:sz w:val="24"/>
          <w:szCs w:val="24"/>
          <w:rtl w:val="0"/>
          <w:lang w:val="en-US"/>
        </w:rPr>
        <w:t xml:space="preserve"> declines</w:t>
      </w:r>
      <w:ins w:id="8" w:date="2024-03-29T16:02:13Z" w:author="Douglas Campbell">
        <w:r>
          <w:rPr>
            <w:rFonts w:ascii="Times New Roman" w:hAnsi="Times New Roman"/>
            <w:sz w:val="24"/>
            <w:szCs w:val="24"/>
            <w:rtl w:val="0"/>
            <w:lang w:val="en-US"/>
          </w:rPr>
          <w:t xml:space="preserve"> progressively</w:t>
        </w:r>
      </w:ins>
      <w:r>
        <w:rPr>
          <w:rFonts w:ascii="Times New Roman" w:hAnsi="Times New Roman"/>
          <w:sz w:val="24"/>
          <w:szCs w:val="24"/>
          <w:rtl w:val="0"/>
          <w:lang w:val="en-US"/>
        </w:rPr>
        <w:t xml:space="preserve"> over time</w:t>
      </w:r>
      <w:ins w:id="9" w:date="2024-03-29T16:02:16Z" w:author="Douglas Campbell">
        <w:r>
          <w:rPr>
            <w:rFonts w:ascii="Times New Roman" w:hAnsi="Times New Roman"/>
            <w:sz w:val="24"/>
            <w:szCs w:val="24"/>
            <w:rtl w:val="0"/>
            <w:lang w:val="en-US"/>
          </w:rPr>
          <w:t xml:space="preserve">, </w:t>
        </w:r>
      </w:ins>
      <w:r>
        <w:rPr>
          <w:rFonts w:ascii="Times New Roman" w:hAnsi="Times New Roman"/>
          <w:sz w:val="24"/>
          <w:szCs w:val="24"/>
          <w:rtl w:val="0"/>
          <w:lang w:val="en-US"/>
        </w:rPr>
        <w:t xml:space="preserve"> and with </w:t>
      </w:r>
      <w:ins w:id="10" w:date="2024-03-29T16:02:30Z" w:author="Douglas Campbell">
        <w:r>
          <w:rPr>
            <w:rFonts w:ascii="Times New Roman" w:hAnsi="Times New Roman"/>
            <w:sz w:val="24"/>
            <w:szCs w:val="24"/>
            <w:rtl w:val="0"/>
            <w:lang w:val="en-US"/>
          </w:rPr>
          <w:t xml:space="preserve">wider spacing of sequential flashes, equivalent to </w:t>
        </w:r>
      </w:ins>
      <w:r>
        <w:rPr>
          <w:rFonts w:ascii="Times New Roman" w:hAnsi="Times New Roman"/>
          <w:sz w:val="24"/>
          <w:szCs w:val="24"/>
          <w:rtl w:val="0"/>
          <w:lang w:val="en-US"/>
        </w:rPr>
        <w:t xml:space="preserve">decreasing light levels. </w:t>
      </w:r>
    </w:p>
    <w:p>
      <w:pPr>
        <w:pStyle w:val="Body"/>
        <w:spacing w:line="360" w:lineRule="auto"/>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5943600" cy="3302000"/>
            <wp:effectExtent l="0" t="0" r="0" b="0"/>
            <wp:docPr id="1073741825" name="officeArt object" descr="Picture 3"/>
            <wp:cNvGraphicFramePr/>
            <a:graphic xmlns:a="http://schemas.openxmlformats.org/drawingml/2006/main">
              <a:graphicData uri="http://schemas.openxmlformats.org/drawingml/2006/picture">
                <pic:pic xmlns:pic="http://schemas.openxmlformats.org/drawingml/2006/picture">
                  <pic:nvPicPr>
                    <pic:cNvPr id="1073741825" name="Picture 3" descr="Picture 3"/>
                    <pic:cNvPicPr>
                      <a:picLocks noChangeAspect="1"/>
                    </pic:cNvPicPr>
                  </pic:nvPicPr>
                  <pic:blipFill>
                    <a:blip r:embed="rId4">
                      <a:extLst/>
                    </a:blip>
                    <a:stretch>
                      <a:fillRect/>
                    </a:stretch>
                  </pic:blipFill>
                  <pic:spPr>
                    <a:xfrm>
                      <a:off x="0" y="0"/>
                      <a:ext cx="5943600" cy="3302000"/>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it-IT"/>
        </w:rPr>
        <w:t>Figure 1:</w:t>
      </w:r>
      <w:r>
        <w:rPr>
          <w:rFonts w:ascii="Times New Roman" w:hAnsi="Times New Roman"/>
          <w:sz w:val="24"/>
          <w:szCs w:val="24"/>
          <w:rtl w:val="0"/>
          <w:lang w:val="en-US"/>
        </w:rPr>
        <w:t xml:space="preserve"> Oscillations in the maximum quantum yield of the photochemistry in </w:t>
      </w:r>
      <w:r>
        <w:rPr>
          <w:rFonts w:ascii="Times New Roman" w:hAnsi="Times New Roman"/>
          <w:i w:val="1"/>
          <w:iCs w:val="1"/>
          <w:sz w:val="24"/>
          <w:szCs w:val="24"/>
          <w:rtl w:val="0"/>
          <w:lang w:val="pt-PT"/>
        </w:rPr>
        <w:t>Chlamydomonas priscuii</w:t>
      </w:r>
      <w:r>
        <w:rPr>
          <w:rFonts w:ascii="Times New Roman" w:hAnsi="Times New Roman"/>
          <w:sz w:val="24"/>
          <w:szCs w:val="24"/>
          <w:rtl w:val="0"/>
          <w:lang w:val="en-US"/>
        </w:rPr>
        <w:t xml:space="preserve"> cultures over a series of 32 flashes, as measured through the secondary chlorophyll fluorescence parameter F</w:t>
      </w:r>
      <w:r>
        <w:rPr>
          <w:rFonts w:ascii="Times New Roman" w:hAnsi="Times New Roman"/>
          <w:sz w:val="24"/>
          <w:szCs w:val="24"/>
          <w:vertAlign w:val="subscript"/>
          <w:rtl w:val="0"/>
        </w:rPr>
        <w:t>V</w:t>
      </w:r>
      <w:r>
        <w:rPr>
          <w:rFonts w:ascii="Times New Roman" w:hAnsi="Times New Roman"/>
          <w:sz w:val="24"/>
          <w:szCs w:val="24"/>
          <w:rtl w:val="0"/>
        </w:rPr>
        <w:t>/F</w:t>
      </w:r>
      <w:r>
        <w:rPr>
          <w:rFonts w:ascii="Times New Roman" w:hAnsi="Times New Roman"/>
          <w:sz w:val="24"/>
          <w:szCs w:val="24"/>
          <w:vertAlign w:val="subscript"/>
          <w:rtl w:val="0"/>
        </w:rPr>
        <w:t>M</w:t>
      </w:r>
      <w:r>
        <w:rPr>
          <w:rFonts w:ascii="Times New Roman" w:hAnsi="Times New Roman"/>
          <w:sz w:val="24"/>
          <w:szCs w:val="24"/>
          <w:rtl w:val="0"/>
          <w:lang w:val="en-US"/>
        </w:rPr>
        <w:t xml:space="preserve">. Representative conditions include cultures </w:t>
      </w:r>
      <w:ins w:id="11" w:date="2024-03-29T16:02:51Z" w:author="Douglas Campbell">
        <w:r>
          <w:rPr>
            <w:rFonts w:ascii="Times New Roman" w:hAnsi="Times New Roman"/>
            <w:sz w:val="24"/>
            <w:szCs w:val="24"/>
            <w:rtl w:val="0"/>
            <w:lang w:val="en-US"/>
          </w:rPr>
          <w:t xml:space="preserve">measured </w:t>
        </w:r>
      </w:ins>
      <w:r>
        <w:rPr>
          <w:rFonts w:ascii="Times New Roman" w:hAnsi="Times New Roman"/>
          <w:sz w:val="24"/>
          <w:szCs w:val="24"/>
          <w:rtl w:val="0"/>
          <w:lang w:val="en-US"/>
        </w:rPr>
        <w:t xml:space="preserve">at 4 </w:t>
      </w:r>
      <w:del w:id="12" w:date="2024-03-29T16:02:53Z" w:author="Douglas Campbell">
        <w:r>
          <w:rPr>
            <w:rFonts w:ascii="Times New Roman" w:hAnsi="Times New Roman"/>
            <w:sz w:val="24"/>
            <w:szCs w:val="24"/>
            <w:rtl w:val="0"/>
          </w:rPr>
          <w:delText>and</w:delText>
        </w:r>
      </w:del>
      <w:ins w:id="13" w:date="2024-03-29T16:02:54Z" w:author="Douglas Campbell">
        <w:r>
          <w:rPr>
            <w:rFonts w:ascii="Times New Roman" w:hAnsi="Times New Roman"/>
            <w:sz w:val="24"/>
            <w:szCs w:val="24"/>
            <w:rtl w:val="0"/>
            <w:lang w:val="en-US"/>
          </w:rPr>
          <w:t>or</w:t>
        </w:r>
      </w:ins>
      <w:r>
        <w:rPr>
          <w:rFonts w:ascii="Times New Roman" w:hAnsi="Times New Roman"/>
          <w:sz w:val="24"/>
          <w:szCs w:val="24"/>
          <w:rtl w:val="0"/>
        </w:rPr>
        <w:t xml:space="preserve"> 12 </w:t>
      </w:r>
      <w:r>
        <w:rPr>
          <w:rFonts w:ascii="Times New Roman" w:hAnsi="Times New Roman" w:hint="default"/>
          <w:sz w:val="24"/>
          <w:szCs w:val="24"/>
          <w:rtl w:val="0"/>
          <w:lang w:val="en-US"/>
        </w:rPr>
        <w:t>°</w:t>
      </w:r>
      <w:r>
        <w:rPr>
          <w:rFonts w:ascii="Times New Roman" w:hAnsi="Times New Roman"/>
          <w:sz w:val="24"/>
          <w:szCs w:val="24"/>
          <w:rtl w:val="0"/>
          <w:lang w:val="es-ES_tradnl"/>
        </w:rPr>
        <w:t xml:space="preserve">C, </w:t>
      </w:r>
      <w:ins w:id="14" w:date="2024-03-29T16:03:14Z" w:author="Douglas Campbell">
        <w:r>
          <w:rPr>
            <w:rFonts w:ascii="Times New Roman" w:hAnsi="Times New Roman"/>
            <w:sz w:val="24"/>
            <w:szCs w:val="24"/>
            <w:rtl w:val="0"/>
            <w:lang w:val="en-US"/>
          </w:rPr>
          <w:t xml:space="preserve">with </w:t>
        </w:r>
      </w:ins>
      <w:ins w:id="15" w:date="2024-03-29T16:03:14Z" w:author="Douglas Campbell">
        <w:r>
          <w:rPr>
            <w:rFonts w:ascii="Times New Roman" w:hAnsi="Times New Roman"/>
            <w:sz w:val="24"/>
            <w:szCs w:val="24"/>
            <w:rtl w:val="0"/>
            <w:lang w:val="en-US"/>
          </w:rPr>
          <w:t xml:space="preserve">flash spacings of 8 </w:t>
        </w:r>
      </w:ins>
      <w:ins w:id="16" w:date="2024-03-29T16:03:14Z" w:author="Douglas Campbell">
        <w:r>
          <w:rPr>
            <w:rFonts w:ascii="Times New Roman" w:hAnsi="Times New Roman" w:hint="default"/>
            <w:sz w:val="24"/>
            <w:szCs w:val="24"/>
            <w:rtl w:val="0"/>
            <w:lang w:val="en-US"/>
          </w:rPr>
          <w:t xml:space="preserve">– </w:t>
        </w:r>
      </w:ins>
      <w:ins w:id="17" w:date="2024-03-29T16:03:14Z" w:author="Douglas Campbell">
        <w:r>
          <w:rPr>
            <w:rFonts w:ascii="Times New Roman" w:hAnsi="Times New Roman"/>
            <w:sz w:val="24"/>
            <w:szCs w:val="24"/>
            <w:rtl w:val="0"/>
            <w:lang w:val="en-US"/>
          </w:rPr>
          <w:t>1 seconds</w:t>
        </w:r>
      </w:ins>
      <w:ins w:id="18" w:date="2024-03-29T16:03:14Z" w:author="Douglas Campbell">
        <w:r>
          <w:rPr>
            <w:rFonts w:ascii="Times New Roman" w:hAnsi="Times New Roman"/>
            <w:sz w:val="24"/>
            <w:szCs w:val="24"/>
            <w:rtl w:val="0"/>
            <w:lang w:val="en-US"/>
          </w:rPr>
          <w:t xml:space="preserve">, equivalent to </w:t>
        </w:r>
      </w:ins>
      <w:del w:id="19" w:date="2024-03-29T16:03:17Z" w:author="Douglas Campbell">
        <w:r>
          <w:rPr>
            <w:rFonts w:ascii="Times New Roman" w:hAnsi="Times New Roman"/>
            <w:sz w:val="24"/>
            <w:szCs w:val="24"/>
            <w:rtl w:val="0"/>
            <w:lang w:val="de-DE"/>
          </w:rPr>
          <w:delText xml:space="preserve">under </w:delText>
        </w:r>
      </w:del>
      <w:r>
        <w:rPr>
          <w:rFonts w:ascii="Times New Roman" w:hAnsi="Times New Roman"/>
          <w:sz w:val="24"/>
          <w:szCs w:val="24"/>
          <w:rtl w:val="0"/>
          <w:lang w:val="en-US"/>
        </w:rPr>
        <w:t xml:space="preserve">steady-state light levels of 0.088 </w:t>
      </w:r>
      <w:r>
        <w:rPr>
          <w:rFonts w:ascii="Times New Roman" w:hAnsi="Times New Roman" w:hint="default"/>
          <w:sz w:val="24"/>
          <w:szCs w:val="24"/>
          <w:rtl w:val="0"/>
          <w:lang w:val="en-US"/>
        </w:rPr>
        <w:t xml:space="preserve">– </w:t>
      </w:r>
      <w:r>
        <w:rPr>
          <w:rFonts w:ascii="Times New Roman" w:hAnsi="Times New Roman"/>
          <w:sz w:val="24"/>
          <w:szCs w:val="24"/>
          <w:rtl w:val="0"/>
        </w:rPr>
        <w:t xml:space="preserve">0.708 </w:t>
      </w:r>
      <w:r>
        <w:rPr>
          <w:rFonts w:ascii="Times New Roman" w:hAnsi="Times New Roman" w:hint="default"/>
          <w:sz w:val="24"/>
          <w:szCs w:val="24"/>
          <w:rtl w:val="0"/>
          <w:lang w:val="en-US"/>
        </w:rPr>
        <w:t>µ</w:t>
      </w:r>
      <w:r>
        <w:rPr>
          <w:rFonts w:ascii="Times New Roman" w:hAnsi="Times New Roman"/>
          <w:sz w:val="24"/>
          <w:szCs w:val="24"/>
          <w:rtl w:val="0"/>
          <w:lang w:val="en-US"/>
        </w:rPr>
        <w:t>mol photons m</w:t>
      </w:r>
      <w:r>
        <w:rPr>
          <w:rFonts w:ascii="Times New Roman" w:hAnsi="Times New Roman"/>
          <w:sz w:val="24"/>
          <w:szCs w:val="24"/>
          <w:vertAlign w:val="superscript"/>
          <w:rtl w:val="0"/>
        </w:rPr>
        <w:t>-2</w:t>
      </w:r>
      <w:r>
        <w:rPr>
          <w:rFonts w:ascii="Times New Roman" w:hAnsi="Times New Roman"/>
          <w:sz w:val="24"/>
          <w:szCs w:val="24"/>
          <w:rtl w:val="0"/>
        </w:rPr>
        <w:t>s</w:t>
      </w:r>
      <w:r>
        <w:rPr>
          <w:rFonts w:ascii="Times New Roman" w:hAnsi="Times New Roman"/>
          <w:sz w:val="24"/>
          <w:szCs w:val="24"/>
          <w:vertAlign w:val="superscript"/>
          <w:rtl w:val="0"/>
          <w:lang w:val="ru-RU"/>
        </w:rPr>
        <w:t>-1</w:t>
      </w:r>
      <w:del w:id="20" w:date="2024-03-29T16:03:21Z" w:author="Douglas Campbell">
        <w:r>
          <w:rPr>
            <w:rFonts w:ascii="Times New Roman" w:hAnsi="Times New Roman"/>
            <w:sz w:val="24"/>
            <w:szCs w:val="24"/>
            <w:rtl w:val="0"/>
            <w:lang w:val="en-US"/>
          </w:rPr>
          <w:delText xml:space="preserve">, analogous to flash spacings of 8 </w:delText>
        </w:r>
      </w:del>
      <w:del w:id="21" w:date="2024-03-29T16:03:21Z" w:author="Douglas Campbell">
        <w:r>
          <w:rPr>
            <w:rFonts w:ascii="Times New Roman" w:hAnsi="Times New Roman" w:hint="default"/>
            <w:sz w:val="24"/>
            <w:szCs w:val="24"/>
            <w:rtl w:val="0"/>
            <w:lang w:val="en-US"/>
          </w:rPr>
          <w:delText xml:space="preserve">– </w:delText>
        </w:r>
      </w:del>
      <w:del w:id="22" w:date="2024-03-29T16:03:21Z" w:author="Douglas Campbell">
        <w:r>
          <w:rPr>
            <w:rFonts w:ascii="Times New Roman" w:hAnsi="Times New Roman"/>
            <w:sz w:val="24"/>
            <w:szCs w:val="24"/>
            <w:rtl w:val="0"/>
            <w:lang w:val="en-US"/>
          </w:rPr>
          <w:delText>1 seconds</w:delText>
        </w:r>
      </w:del>
      <w:r>
        <w:rPr>
          <w:rFonts w:ascii="Times New Roman" w:hAnsi="Times New Roman"/>
          <w:sz w:val="24"/>
          <w:szCs w:val="24"/>
          <w:rtl w:val="0"/>
        </w:rPr>
        <w:t xml:space="preserve">. </w:t>
      </w:r>
    </w:p>
    <w:p>
      <w:pPr>
        <w:pStyle w:val="Body"/>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3.2. Wavelet Analysis</w:t>
      </w:r>
    </w:p>
    <w:p>
      <w:pPr>
        <w:pStyle w:val="Body"/>
        <w:spacing w:line="360" w:lineRule="auto"/>
        <w:ind w:firstLine="340"/>
        <w:rPr>
          <w:rFonts w:ascii="Times New Roman" w:cs="Times New Roman" w:hAnsi="Times New Roman" w:eastAsia="Times New Roman"/>
          <w:sz w:val="24"/>
          <w:szCs w:val="24"/>
        </w:rPr>
      </w:pPr>
      <w:r>
        <w:rPr>
          <w:rFonts w:ascii="Times New Roman" w:hAnsi="Times New Roman"/>
          <w:sz w:val="24"/>
          <w:szCs w:val="24"/>
          <w:rtl w:val="0"/>
          <w:lang w:val="en-US"/>
        </w:rPr>
        <w:t xml:space="preserve">Wavelet transformations were computed for the fluorescence time series of each unique combination of measurement temperature, </w:t>
      </w:r>
      <w:ins w:id="23" w:date="2024-03-29T16:03:39Z" w:author="Douglas Campbell">
        <w:r>
          <w:rPr>
            <w:rFonts w:ascii="Times New Roman" w:hAnsi="Times New Roman"/>
            <w:sz w:val="24"/>
            <w:szCs w:val="24"/>
            <w:rtl w:val="0"/>
            <w:lang w:val="en-US"/>
          </w:rPr>
          <w:t xml:space="preserve">flash spacing (equivalent to </w:t>
        </w:r>
      </w:ins>
      <w:r>
        <w:rPr>
          <w:rFonts w:ascii="Times New Roman" w:hAnsi="Times New Roman"/>
          <w:sz w:val="24"/>
          <w:szCs w:val="24"/>
          <w:rtl w:val="0"/>
          <w:lang w:val="en-US"/>
        </w:rPr>
        <w:t>steady-state light level</w:t>
      </w:r>
      <w:ins w:id="24" w:date="2024-03-29T16:03:42Z" w:author="Douglas Campbell">
        <w:r>
          <w:rPr>
            <w:rFonts w:ascii="Times New Roman" w:hAnsi="Times New Roman"/>
            <w:sz w:val="24"/>
            <w:szCs w:val="24"/>
            <w:rtl w:val="0"/>
            <w:lang w:val="en-US"/>
          </w:rPr>
          <w:t>)</w:t>
        </w:r>
      </w:ins>
      <w:r>
        <w:rPr>
          <w:rFonts w:ascii="Times New Roman" w:hAnsi="Times New Roman"/>
          <w:sz w:val="24"/>
          <w:szCs w:val="24"/>
          <w:rtl w:val="0"/>
        </w:rPr>
        <w:t xml:space="preserve">, and strain. Assessing the wavelet power of a 4-step periodicity across conditions, key trends emerge. As exemplified by the polar alga </w:t>
      </w:r>
      <w:r>
        <w:rPr>
          <w:rFonts w:ascii="Times New Roman" w:hAnsi="Times New Roman"/>
          <w:i w:val="1"/>
          <w:iCs w:val="1"/>
          <w:sz w:val="24"/>
          <w:szCs w:val="24"/>
          <w:rtl w:val="0"/>
        </w:rPr>
        <w:t>C. priscuii</w:t>
      </w:r>
      <w:r>
        <w:rPr>
          <w:rFonts w:ascii="Times New Roman" w:hAnsi="Times New Roman"/>
          <w:sz w:val="24"/>
          <w:szCs w:val="24"/>
          <w:rtl w:val="0"/>
          <w:lang w:val="en-US"/>
        </w:rPr>
        <w:t xml:space="preserve"> (Figure 2A), the average wavelet power declines with increasing </w:t>
      </w:r>
      <w:ins w:id="25" w:date="2024-03-29T16:07:44Z" w:author="Douglas Campbell">
        <w:r>
          <w:rPr>
            <w:rFonts w:ascii="Times New Roman" w:hAnsi="Times New Roman"/>
            <w:sz w:val="24"/>
            <w:szCs w:val="24"/>
            <w:rtl w:val="0"/>
            <w:lang w:val="en-US"/>
          </w:rPr>
          <w:t xml:space="preserve">measurement </w:t>
        </w:r>
      </w:ins>
      <w:r>
        <w:rPr>
          <w:rFonts w:ascii="Times New Roman" w:hAnsi="Times New Roman"/>
          <w:sz w:val="24"/>
          <w:szCs w:val="24"/>
          <w:rtl w:val="0"/>
          <w:lang w:val="en-US"/>
        </w:rPr>
        <w:t xml:space="preserve">temperature and decreasing </w:t>
      </w:r>
      <w:ins w:id="26" w:date="2024-03-29T16:07:49Z" w:author="Douglas Campbell">
        <w:r>
          <w:rPr>
            <w:rFonts w:ascii="Times New Roman" w:hAnsi="Times New Roman"/>
            <w:sz w:val="24"/>
            <w:szCs w:val="24"/>
            <w:rtl w:val="0"/>
            <w:lang w:val="en-US"/>
          </w:rPr>
          <w:t xml:space="preserve">measurement </w:t>
        </w:r>
      </w:ins>
      <w:r>
        <w:rPr>
          <w:rFonts w:ascii="Times New Roman" w:hAnsi="Times New Roman"/>
          <w:sz w:val="24"/>
          <w:szCs w:val="24"/>
          <w:rtl w:val="0"/>
          <w:lang w:val="en-US"/>
        </w:rPr>
        <w:t>light. While this trend remains in the temperate taxa (Figure 2B), the wavelet power is consistently lower, suggesting weaker 4-step periodicity in temperate taxa</w:t>
      </w:r>
      <w:ins w:id="27" w:date="2024-03-29T16:07:36Z" w:author="Douglas Campbell">
        <w:r>
          <w:rPr>
            <w:rFonts w:ascii="Times New Roman" w:hAnsi="Times New Roman"/>
            <w:sz w:val="24"/>
            <w:szCs w:val="24"/>
            <w:rtl w:val="0"/>
            <w:lang w:val="en-US"/>
          </w:rPr>
          <w:t>, and a sharper decrease in periodicity with increasing measurement temperature and with decreasing measurement temperature</w:t>
        </w:r>
      </w:ins>
      <w:r>
        <w:rPr>
          <w:rFonts w:ascii="Times New Roman" w:hAnsi="Times New Roman"/>
          <w:sz w:val="24"/>
          <w:szCs w:val="24"/>
          <w:rtl w:val="0"/>
        </w:rPr>
        <w:t>.</w:t>
      </w:r>
      <w:commentRangeStart w:id="28"/>
      <w:r>
        <w:rPr>
          <w:rFonts w:ascii="Times New Roman" w:hAnsi="Times New Roman"/>
          <w:sz w:val="24"/>
          <w:szCs w:val="24"/>
          <w:rtl w:val="0"/>
        </w:rPr>
        <w:t xml:space="preserve"> </w:t>
      </w:r>
      <w:commentRangeEnd w:id="28"/>
      <w:r>
        <w:commentReference w:id="28"/>
      </w:r>
    </w:p>
    <w:p>
      <w:pPr>
        <w:pStyle w:val="Body"/>
        <w:spacing w:line="36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mc:AlternateContent>
          <mc:Choice Requires="wps">
            <w:drawing xmlns:a="http://schemas.openxmlformats.org/drawingml/2006/main">
              <wp:anchor distT="0" distB="0" distL="0" distR="0" simplePos="0" relativeHeight="251659264" behindDoc="0" locked="0" layoutInCell="1" allowOverlap="1">
                <wp:simplePos x="0" y="0"/>
                <wp:positionH relativeFrom="column">
                  <wp:posOffset>89262</wp:posOffset>
                </wp:positionH>
                <wp:positionV relativeFrom="line">
                  <wp:posOffset>73478</wp:posOffset>
                </wp:positionV>
                <wp:extent cx="291738" cy="383177"/>
                <wp:effectExtent l="0" t="0" r="0" b="0"/>
                <wp:wrapNone/>
                <wp:docPr id="1073741826" name="officeArt object" descr="Text Box 6"/>
                <wp:cNvGraphicFramePr/>
                <a:graphic xmlns:a="http://schemas.openxmlformats.org/drawingml/2006/main">
                  <a:graphicData uri="http://schemas.microsoft.com/office/word/2010/wordprocessingShape">
                    <wps:wsp>
                      <wps:cNvSpPr txBox="1"/>
                      <wps:spPr>
                        <a:xfrm>
                          <a:off x="0" y="0"/>
                          <a:ext cx="291738" cy="383177"/>
                        </a:xfrm>
                        <a:prstGeom prst="rect">
                          <a:avLst/>
                        </a:prstGeom>
                        <a:noFill/>
                        <a:ln w="12700" cap="flat">
                          <a:noFill/>
                          <a:miter lim="400000"/>
                        </a:ln>
                        <a:effectLst/>
                      </wps:spPr>
                      <wps:txbx>
                        <w:txbxContent>
                          <w:p>
                            <w:pPr>
                              <w:pStyle w:val="Body"/>
                              <w:jc w:val="center"/>
                            </w:pPr>
                            <w:r>
                              <w:rPr>
                                <w:rFonts w:ascii="Times New Roman" w:hAnsi="Times New Roman"/>
                                <w:b w:val="1"/>
                                <w:bCs w:val="1"/>
                                <w:sz w:val="28"/>
                                <w:szCs w:val="28"/>
                                <w:rtl w:val="0"/>
                              </w:rPr>
                              <w:t>A</w:t>
                            </w:r>
                          </w:p>
                        </w:txbxContent>
                      </wps:txbx>
                      <wps:bodyPr wrap="square" lIns="45719" tIns="45719" rIns="45719" bIns="45719" numCol="1" anchor="t">
                        <a:noAutofit/>
                      </wps:bodyPr>
                    </wps:wsp>
                  </a:graphicData>
                </a:graphic>
              </wp:anchor>
            </w:drawing>
          </mc:Choice>
          <mc:Fallback>
            <w:pict>
              <v:shape id="_x0000_s1026" type="#_x0000_t202" style="visibility:visible;position:absolute;margin-left:7.0pt;margin-top:5.8pt;width:23.0pt;height:30.2pt;z-index:251659264;mso-position-horizontal:absolute;mso-position-horizontal-relative:text;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rFonts w:ascii="Times New Roman" w:hAnsi="Times New Roman"/>
                          <w:b w:val="1"/>
                          <w:bCs w:val="1"/>
                          <w:sz w:val="28"/>
                          <w:szCs w:val="28"/>
                          <w:rtl w:val="0"/>
                        </w:rPr>
                        <w:t>A</w:t>
                      </w:r>
                    </w:p>
                  </w:txbxContent>
                </v:textbox>
                <w10:wrap type="none" side="bothSides" anchorx="text"/>
              </v:shape>
            </w:pict>
          </mc:Fallback>
        </mc:AlternateContent>
      </w:r>
    </w:p>
    <w:p>
      <w:pPr>
        <w:pStyle w:val="Body"/>
        <w:spacing w:line="360" w:lineRule="auto"/>
        <w:rPr>
          <w:rFonts w:ascii="Times New Roman" w:cs="Times New Roman" w:hAnsi="Times New Roman" w:eastAsia="Times New Roman"/>
          <w:sz w:val="24"/>
          <w:szCs w:val="24"/>
        </w:rPr>
      </w:pPr>
      <w:r>
        <w:rPr>
          <w:rFonts w:ascii="Times New Roman" w:cs="Times New Roman" w:hAnsi="Times New Roman" w:eastAsia="Times New Roman"/>
          <w:sz w:val="24"/>
          <w:szCs w:val="24"/>
        </w:rPr>
        <mc:AlternateContent>
          <mc:Choice Requires="wps">
            <w:drawing xmlns:a="http://schemas.openxmlformats.org/drawingml/2006/main">
              <wp:anchor distT="0" distB="0" distL="0" distR="0" simplePos="0" relativeHeight="251660288" behindDoc="0" locked="0" layoutInCell="1" allowOverlap="1">
                <wp:simplePos x="0" y="0"/>
                <wp:positionH relativeFrom="column">
                  <wp:posOffset>110398</wp:posOffset>
                </wp:positionH>
                <wp:positionV relativeFrom="line">
                  <wp:posOffset>3001827</wp:posOffset>
                </wp:positionV>
                <wp:extent cx="291738" cy="383177"/>
                <wp:effectExtent l="0" t="0" r="0" b="0"/>
                <wp:wrapNone/>
                <wp:docPr id="1073741827" name="officeArt object" descr="Text Box 6"/>
                <wp:cNvGraphicFramePr/>
                <a:graphic xmlns:a="http://schemas.openxmlformats.org/drawingml/2006/main">
                  <a:graphicData uri="http://schemas.microsoft.com/office/word/2010/wordprocessingShape">
                    <wps:wsp>
                      <wps:cNvSpPr txBox="1"/>
                      <wps:spPr>
                        <a:xfrm>
                          <a:off x="0" y="0"/>
                          <a:ext cx="291738" cy="383177"/>
                        </a:xfrm>
                        <a:prstGeom prst="rect">
                          <a:avLst/>
                        </a:prstGeom>
                        <a:noFill/>
                        <a:ln w="12700" cap="flat">
                          <a:noFill/>
                          <a:miter lim="400000"/>
                        </a:ln>
                        <a:effectLst/>
                      </wps:spPr>
                      <wps:txbx>
                        <w:txbxContent>
                          <w:p>
                            <w:pPr>
                              <w:pStyle w:val="Body"/>
                              <w:jc w:val="center"/>
                            </w:pPr>
                            <w:r>
                              <w:rPr>
                                <w:rFonts w:ascii="Times New Roman" w:hAnsi="Times New Roman"/>
                                <w:b w:val="1"/>
                                <w:bCs w:val="1"/>
                                <w:sz w:val="28"/>
                                <w:szCs w:val="28"/>
                                <w:rtl w:val="0"/>
                              </w:rPr>
                              <w:t>B</w:t>
                            </w:r>
                          </w:p>
                        </w:txbxContent>
                      </wps:txbx>
                      <wps:bodyPr wrap="square" lIns="45719" tIns="45719" rIns="45719" bIns="45719" numCol="1" anchor="t">
                        <a:noAutofit/>
                      </wps:bodyPr>
                    </wps:wsp>
                  </a:graphicData>
                </a:graphic>
              </wp:anchor>
            </w:drawing>
          </mc:Choice>
          <mc:Fallback>
            <w:pict>
              <v:shape id="_x0000_s1027" type="#_x0000_t202" style="visibility:visible;position:absolute;margin-left:8.7pt;margin-top:236.4pt;width:23.0pt;height:30.2pt;z-index:251660288;mso-position-horizontal:absolute;mso-position-horizontal-relative:text;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Body"/>
                        <w:jc w:val="center"/>
                      </w:pPr>
                      <w:r>
                        <w:rPr>
                          <w:rFonts w:ascii="Times New Roman" w:hAnsi="Times New Roman"/>
                          <w:b w:val="1"/>
                          <w:bCs w:val="1"/>
                          <w:sz w:val="28"/>
                          <w:szCs w:val="28"/>
                          <w:rtl w:val="0"/>
                        </w:rPr>
                        <w:t>B</w:t>
                      </w:r>
                    </w:p>
                  </w:txbxContent>
                </v:textbox>
                <w10:wrap type="none" side="bothSides" anchorx="text"/>
              </v:shape>
            </w:pict>
          </mc:Fallback>
        </mc:AlternateContent>
      </w:r>
      <w:r>
        <w:rPr>
          <w:rFonts w:ascii="Times New Roman" w:cs="Times New Roman" w:hAnsi="Times New Roman" w:eastAsia="Times New Roman"/>
          <w:sz w:val="24"/>
          <w:szCs w:val="24"/>
        </w:rPr>
        <w:drawing xmlns:a="http://schemas.openxmlformats.org/drawingml/2006/main">
          <wp:inline distT="0" distB="0" distL="0" distR="0">
            <wp:extent cx="5580001" cy="2936656"/>
            <wp:effectExtent l="0" t="0" r="0" b="0"/>
            <wp:docPr id="1073741828" name="officeArt object" descr="A diagram of a temperature measuremen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28" name="A diagram of a temperature measurementDescription automatically generated with medium confidence" descr="A diagram of a temperature measurementDescription automatically generated with medium confidence"/>
                    <pic:cNvPicPr>
                      <a:picLocks noChangeAspect="1"/>
                    </pic:cNvPicPr>
                  </pic:nvPicPr>
                  <pic:blipFill>
                    <a:blip r:embed="rId5">
                      <a:extLst/>
                    </a:blip>
                    <a:stretch>
                      <a:fillRect/>
                    </a:stretch>
                  </pic:blipFill>
                  <pic:spPr>
                    <a:xfrm>
                      <a:off x="0" y="0"/>
                      <a:ext cx="5580001" cy="2936656"/>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5580001" cy="2936655"/>
            <wp:effectExtent l="0" t="0" r="0" b="0"/>
            <wp:docPr id="1073741829" name="officeArt object" descr="A chart of a temperature measuremen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29" name="A chart of a temperature measurementDescription automatically generated with medium confidence" descr="A chart of a temperature measurementDescription automatically generated with medium confidence"/>
                    <pic:cNvPicPr>
                      <a:picLocks noChangeAspect="1"/>
                    </pic:cNvPicPr>
                  </pic:nvPicPr>
                  <pic:blipFill>
                    <a:blip r:embed="rId6">
                      <a:extLst/>
                    </a:blip>
                    <a:stretch>
                      <a:fillRect/>
                    </a:stretch>
                  </pic:blipFill>
                  <pic:spPr>
                    <a:xfrm>
                      <a:off x="0" y="0"/>
                      <a:ext cx="5580001" cy="2936655"/>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en-US"/>
        </w:rPr>
        <w:t>Figure 2:</w:t>
      </w:r>
      <w:r>
        <w:rPr>
          <w:rFonts w:ascii="Times New Roman" w:hAnsi="Times New Roman"/>
          <w:sz w:val="24"/>
          <w:szCs w:val="24"/>
          <w:rtl w:val="0"/>
          <w:lang w:val="en-US"/>
        </w:rPr>
        <w:t xml:space="preserve"> Sample plot of wavelet power by period of oscillations in the maximum quantum yield of photochemistry in A. </w:t>
      </w:r>
      <w:ins w:id="29" w:date="2024-03-29T16:04:14Z" w:author="Douglas Campbell">
        <w:r>
          <w:rPr>
            <w:rFonts w:ascii="Times New Roman" w:hAnsi="Times New Roman"/>
            <w:sz w:val="24"/>
            <w:szCs w:val="24"/>
            <w:rtl w:val="0"/>
            <w:lang w:val="en-US"/>
          </w:rPr>
          <w:t xml:space="preserve">Polar </w:t>
        </w:r>
      </w:ins>
      <w:r>
        <w:rPr>
          <w:rFonts w:ascii="Times New Roman" w:hAnsi="Times New Roman"/>
          <w:i w:val="1"/>
          <w:iCs w:val="1"/>
          <w:sz w:val="24"/>
          <w:szCs w:val="24"/>
          <w:rtl w:val="0"/>
          <w:lang w:val="pt-PT"/>
        </w:rPr>
        <w:t>Chlamydomonas priscuii</w:t>
      </w:r>
      <w:r>
        <w:rPr>
          <w:rFonts w:ascii="Times New Roman" w:hAnsi="Times New Roman"/>
          <w:sz w:val="24"/>
          <w:szCs w:val="24"/>
          <w:rtl w:val="0"/>
          <w:lang w:val="en-US"/>
        </w:rPr>
        <w:t xml:space="preserve"> and B. </w:t>
      </w:r>
      <w:ins w:id="30" w:date="2024-03-29T16:04:19Z" w:author="Douglas Campbell">
        <w:r>
          <w:rPr>
            <w:rFonts w:ascii="Times New Roman" w:hAnsi="Times New Roman"/>
            <w:sz w:val="24"/>
            <w:szCs w:val="24"/>
            <w:rtl w:val="0"/>
            <w:lang w:val="en-US"/>
          </w:rPr>
          <w:t xml:space="preserve">Temperate </w:t>
        </w:r>
      </w:ins>
      <w:r>
        <w:rPr>
          <w:rFonts w:ascii="Times New Roman" w:hAnsi="Times New Roman"/>
          <w:i w:val="1"/>
          <w:iCs w:val="1"/>
          <w:sz w:val="24"/>
          <w:szCs w:val="24"/>
          <w:rtl w:val="0"/>
          <w:lang w:val="de-DE"/>
        </w:rPr>
        <w:t xml:space="preserve">Chlamydomonas reinhardtii </w:t>
      </w:r>
      <w:r>
        <w:rPr>
          <w:rFonts w:ascii="Times New Roman" w:hAnsi="Times New Roman"/>
          <w:sz w:val="24"/>
          <w:szCs w:val="24"/>
          <w:rtl w:val="0"/>
          <w:lang w:val="en-US"/>
        </w:rPr>
        <w:t xml:space="preserve">cultures across a range of measurement temperatures and </w:t>
      </w:r>
      <w:ins w:id="31" w:date="2024-03-29T16:08:19Z" w:author="Douglas Campbell">
        <w:r>
          <w:rPr>
            <w:rFonts w:ascii="Times New Roman" w:hAnsi="Times New Roman"/>
            <w:sz w:val="24"/>
            <w:szCs w:val="24"/>
            <w:rtl w:val="0"/>
            <w:lang w:val="en-US"/>
          </w:rPr>
          <w:t xml:space="preserve">flash spacings, with the equivalent </w:t>
        </w:r>
      </w:ins>
      <w:r>
        <w:rPr>
          <w:rFonts w:ascii="Times New Roman" w:hAnsi="Times New Roman"/>
          <w:sz w:val="24"/>
          <w:szCs w:val="24"/>
          <w:rtl w:val="0"/>
          <w:lang w:val="en-US"/>
        </w:rPr>
        <w:t>steady-state light levels</w:t>
      </w:r>
      <w:del w:id="32" w:date="2024-03-29T16:04:45Z" w:author="Douglas Campbell">
        <w:r>
          <w:rPr>
            <w:rFonts w:ascii="Times New Roman" w:hAnsi="Times New Roman"/>
            <w:sz w:val="24"/>
            <w:szCs w:val="24"/>
            <w:rtl w:val="0"/>
            <w:lang w:val="en-US"/>
          </w:rPr>
          <w:delText>, with their equivalent flash spacings</w:delText>
        </w:r>
      </w:del>
      <w:r>
        <w:rPr>
          <w:rFonts w:ascii="Times New Roman" w:hAnsi="Times New Roman"/>
          <w:sz w:val="24"/>
          <w:szCs w:val="24"/>
          <w:rtl w:val="0"/>
        </w:rPr>
        <w:t xml:space="preserve">. </w:t>
      </w:r>
    </w:p>
    <w:p>
      <w:pPr>
        <w:pStyle w:val="Body"/>
        <w:rPr>
          <w:rFonts w:ascii="Times New Roman" w:cs="Times New Roman" w:hAnsi="Times New Roman" w:eastAsia="Times New Roman"/>
          <w:sz w:val="24"/>
          <w:szCs w:val="24"/>
        </w:rPr>
      </w:pPr>
    </w:p>
    <w:p>
      <w:pPr>
        <w:pStyle w:val="Body"/>
        <w:spacing w:line="360" w:lineRule="auto"/>
        <w:ind w:firstLine="340"/>
        <w:rPr>
          <w:rFonts w:ascii="Times New Roman" w:cs="Times New Roman" w:hAnsi="Times New Roman" w:eastAsia="Times New Roman"/>
          <w:sz w:val="24"/>
          <w:szCs w:val="24"/>
        </w:rPr>
      </w:pPr>
      <w:r>
        <w:rPr>
          <w:rFonts w:ascii="Times New Roman" w:hAnsi="Times New Roman"/>
          <w:sz w:val="24"/>
          <w:szCs w:val="24"/>
          <w:rtl w:val="0"/>
          <w:lang w:val="pt-PT"/>
        </w:rPr>
        <w:t xml:space="preserve">Polar taxa </w:t>
      </w:r>
      <w:del w:id="33" w:date="2024-03-29T16:08:26Z" w:author="Douglas Campbell">
        <w:r>
          <w:rPr>
            <w:rFonts w:ascii="Times New Roman" w:hAnsi="Times New Roman"/>
            <w:sz w:val="24"/>
            <w:szCs w:val="24"/>
            <w:rtl w:val="0"/>
            <w:lang w:val="en-US"/>
          </w:rPr>
          <w:delText>exhibited</w:delText>
        </w:r>
      </w:del>
      <w:ins w:id="34" w:date="2024-03-29T16:08:27Z" w:author="Douglas Campbell">
        <w:r>
          <w:rPr>
            <w:rFonts w:ascii="Times New Roman" w:hAnsi="Times New Roman"/>
            <w:sz w:val="24"/>
            <w:szCs w:val="24"/>
            <w:rtl w:val="0"/>
            <w:lang w:val="en-US"/>
          </w:rPr>
          <w:t>maintained</w:t>
        </w:r>
      </w:ins>
      <w:r>
        <w:rPr>
          <w:rFonts w:ascii="Times New Roman" w:hAnsi="Times New Roman"/>
          <w:sz w:val="24"/>
          <w:szCs w:val="24"/>
          <w:rtl w:val="0"/>
          <w:lang w:val="en-US"/>
        </w:rPr>
        <w:t xml:space="preserve"> significant 4-step oscillations in F</w:t>
      </w:r>
      <w:r>
        <w:rPr>
          <w:rFonts w:ascii="Times New Roman" w:hAnsi="Times New Roman"/>
          <w:sz w:val="24"/>
          <w:szCs w:val="24"/>
          <w:vertAlign w:val="subscript"/>
          <w:rtl w:val="0"/>
        </w:rPr>
        <w:t>v</w:t>
      </w:r>
      <w:r>
        <w:rPr>
          <w:rFonts w:ascii="Times New Roman" w:hAnsi="Times New Roman"/>
          <w:sz w:val="24"/>
          <w:szCs w:val="24"/>
          <w:rtl w:val="0"/>
        </w:rPr>
        <w:t>/F</w:t>
      </w:r>
      <w:r>
        <w:rPr>
          <w:rFonts w:ascii="Times New Roman" w:hAnsi="Times New Roman"/>
          <w:sz w:val="24"/>
          <w:szCs w:val="24"/>
          <w:vertAlign w:val="subscript"/>
          <w:rtl w:val="0"/>
        </w:rPr>
        <w:t xml:space="preserve">m </w:t>
      </w:r>
      <w:ins w:id="35" w:date="2024-03-29T16:08:39Z" w:author="Douglas Campbell">
        <w:r>
          <w:rPr>
            <w:rFonts w:ascii="Times New Roman" w:hAnsi="Times New Roman"/>
            <w:sz w:val="24"/>
            <w:szCs w:val="24"/>
            <w:vertAlign w:val="subscript"/>
            <w:rtl w:val="0"/>
            <w:lang w:val="en-US"/>
          </w:rPr>
          <w:t xml:space="preserve">,   </w:t>
        </w:r>
      </w:ins>
      <w:del w:id="36" w:date="2024-03-29T16:09:03Z" w:author="Douglas Campbell">
        <w:r>
          <w:rPr>
            <w:rFonts w:ascii="Times New Roman" w:hAnsi="Times New Roman"/>
            <w:sz w:val="24"/>
            <w:szCs w:val="24"/>
            <w:rtl w:val="0"/>
          </w:rPr>
          <w:delText>ac</w:delText>
        </w:r>
      </w:del>
      <w:ins w:id="37" w:date="2024-03-29T16:09:07Z" w:author="Douglas Campbell">
        <w:r>
          <w:rPr>
            <w:rFonts w:ascii="Times New Roman" w:hAnsi="Times New Roman"/>
            <w:sz w:val="24"/>
            <w:szCs w:val="24"/>
            <w:rtl w:val="0"/>
            <w:lang w:val="en-US"/>
          </w:rPr>
          <w:t>and thus stronger synchronization of PSII S-State cycling ac</w:t>
        </w:r>
      </w:ins>
      <w:r>
        <w:rPr>
          <w:rFonts w:ascii="Times New Roman" w:hAnsi="Times New Roman"/>
          <w:sz w:val="24"/>
          <w:szCs w:val="24"/>
          <w:rtl w:val="0"/>
          <w:lang w:val="en-US"/>
        </w:rPr>
        <w:t>ross a broader range of conditions</w:t>
      </w:r>
      <w:ins w:id="38" w:date="2024-03-29T16:09:12Z" w:author="Douglas Campbell">
        <w:r>
          <w:rPr>
            <w:rFonts w:ascii="Times New Roman" w:hAnsi="Times New Roman"/>
            <w:sz w:val="24"/>
            <w:szCs w:val="24"/>
            <w:rtl w:val="0"/>
            <w:lang w:val="en-US"/>
          </w:rPr>
          <w:t xml:space="preserve">, </w:t>
        </w:r>
      </w:ins>
      <w:r>
        <w:rPr>
          <w:rFonts w:ascii="Times New Roman" w:hAnsi="Times New Roman"/>
          <w:sz w:val="24"/>
          <w:szCs w:val="24"/>
          <w:rtl w:val="0"/>
          <w:lang w:val="en-US"/>
        </w:rPr>
        <w:t xml:space="preserve"> than </w:t>
      </w:r>
      <w:ins w:id="39" w:date="2024-03-29T16:09:15Z" w:author="Douglas Campbell">
        <w:r>
          <w:rPr>
            <w:rFonts w:ascii="Times New Roman" w:hAnsi="Times New Roman"/>
            <w:sz w:val="24"/>
            <w:szCs w:val="24"/>
            <w:rtl w:val="0"/>
            <w:lang w:val="en-US"/>
          </w:rPr>
          <w:t xml:space="preserve">did </w:t>
        </w:r>
      </w:ins>
      <w:r>
        <w:rPr>
          <w:rFonts w:ascii="Times New Roman" w:hAnsi="Times New Roman"/>
          <w:sz w:val="24"/>
          <w:szCs w:val="24"/>
          <w:rtl w:val="0"/>
          <w:lang w:val="en-US"/>
        </w:rPr>
        <w:t xml:space="preserve">their temperate counterparts (Figure 3). The temperate diatom </w:t>
      </w:r>
      <w:r>
        <w:rPr>
          <w:rFonts w:ascii="Times New Roman" w:hAnsi="Times New Roman"/>
          <w:i w:val="1"/>
          <w:iCs w:val="1"/>
          <w:sz w:val="24"/>
          <w:szCs w:val="24"/>
          <w:rtl w:val="0"/>
          <w:lang w:val="it-IT"/>
        </w:rPr>
        <w:t>T. pseudonana</w:t>
      </w:r>
      <w:r>
        <w:rPr>
          <w:rFonts w:ascii="Times New Roman" w:hAnsi="Times New Roman"/>
          <w:sz w:val="24"/>
          <w:szCs w:val="24"/>
          <w:rtl w:val="0"/>
          <w:lang w:val="en-US"/>
        </w:rPr>
        <w:t xml:space="preserve"> showed significant </w:t>
      </w:r>
      <w:ins w:id="40" w:date="2024-03-29T16:09:32Z" w:author="Douglas Campbell">
        <w:r>
          <w:rPr>
            <w:rFonts w:ascii="Times New Roman" w:hAnsi="Times New Roman"/>
            <w:sz w:val="24"/>
            <w:szCs w:val="24"/>
            <w:rtl w:val="0"/>
            <w:lang w:val="en-US"/>
          </w:rPr>
          <w:t>S</w:t>
        </w:r>
      </w:ins>
      <w:del w:id="41" w:date="2024-03-29T16:09:31Z" w:author="Douglas Campbell">
        <w:r>
          <w:rPr>
            <w:rFonts w:ascii="Times New Roman" w:hAnsi="Times New Roman"/>
            <w:sz w:val="24"/>
            <w:szCs w:val="24"/>
            <w:rtl w:val="0"/>
          </w:rPr>
          <w:delText>s</w:delText>
        </w:r>
      </w:del>
      <w:r>
        <w:rPr>
          <w:rFonts w:ascii="Times New Roman" w:hAnsi="Times New Roman"/>
          <w:sz w:val="24"/>
          <w:szCs w:val="24"/>
          <w:rtl w:val="0"/>
        </w:rPr>
        <w:t>-</w:t>
      </w:r>
      <w:ins w:id="42" w:date="2024-03-29T16:09:35Z" w:author="Douglas Campbell">
        <w:r>
          <w:rPr>
            <w:rFonts w:ascii="Times New Roman" w:hAnsi="Times New Roman"/>
            <w:sz w:val="24"/>
            <w:szCs w:val="24"/>
            <w:rtl w:val="0"/>
            <w:lang w:val="en-US"/>
          </w:rPr>
          <w:t>S</w:t>
        </w:r>
      </w:ins>
      <w:del w:id="43" w:date="2024-03-29T16:09:34Z" w:author="Douglas Campbell">
        <w:r>
          <w:rPr>
            <w:rFonts w:ascii="Times New Roman" w:hAnsi="Times New Roman"/>
            <w:sz w:val="24"/>
            <w:szCs w:val="24"/>
            <w:rtl w:val="0"/>
          </w:rPr>
          <w:delText>s</w:delText>
        </w:r>
      </w:del>
      <w:r>
        <w:rPr>
          <w:rFonts w:ascii="Times New Roman" w:hAnsi="Times New Roman"/>
          <w:sz w:val="24"/>
          <w:szCs w:val="24"/>
          <w:rtl w:val="0"/>
          <w:lang w:val="en-US"/>
        </w:rPr>
        <w:t xml:space="preserve">tate cycling across 20.57 % of measured conditions, compared to 85% </w:t>
      </w:r>
      <w:ins w:id="44" w:date="2024-03-29T16:09:45Z" w:author="Douglas Campbell">
        <w:r>
          <w:rPr>
            <w:rFonts w:ascii="Times New Roman" w:hAnsi="Times New Roman"/>
            <w:sz w:val="24"/>
            <w:szCs w:val="24"/>
            <w:rtl w:val="0"/>
            <w:lang w:val="en-US"/>
          </w:rPr>
          <w:t xml:space="preserve">of measured conditions </w:t>
        </w:r>
      </w:ins>
      <w:r>
        <w:rPr>
          <w:rFonts w:ascii="Times New Roman" w:hAnsi="Times New Roman"/>
          <w:sz w:val="24"/>
          <w:szCs w:val="24"/>
          <w:rtl w:val="0"/>
          <w:lang w:val="en-US"/>
        </w:rPr>
        <w:t xml:space="preserve">in its polar counterpart, </w:t>
      </w:r>
      <w:r>
        <w:rPr>
          <w:rFonts w:ascii="Times New Roman" w:hAnsi="Times New Roman"/>
          <w:i w:val="1"/>
          <w:iCs w:val="1"/>
          <w:sz w:val="24"/>
          <w:szCs w:val="24"/>
          <w:rtl w:val="0"/>
        </w:rPr>
        <w:t>F. cylindrus</w:t>
      </w:r>
      <w:r>
        <w:rPr>
          <w:rFonts w:ascii="Times New Roman" w:hAnsi="Times New Roman"/>
          <w:sz w:val="24"/>
          <w:szCs w:val="24"/>
          <w:rtl w:val="0"/>
          <w:lang w:val="en-US"/>
        </w:rPr>
        <w:t xml:space="preserve">. Similarly, the temperate green algae </w:t>
      </w:r>
      <w:r>
        <w:rPr>
          <w:rFonts w:ascii="Times New Roman" w:hAnsi="Times New Roman"/>
          <w:i w:val="1"/>
          <w:iCs w:val="1"/>
          <w:sz w:val="24"/>
          <w:szCs w:val="24"/>
          <w:rtl w:val="0"/>
          <w:lang w:val="pt-PT"/>
        </w:rPr>
        <w:t xml:space="preserve">C. vulgaris </w:t>
      </w:r>
      <w:r>
        <w:rPr>
          <w:rFonts w:ascii="Times New Roman" w:hAnsi="Times New Roman"/>
          <w:sz w:val="24"/>
          <w:szCs w:val="24"/>
          <w:rtl w:val="0"/>
          <w:lang w:val="en-US"/>
        </w:rPr>
        <w:t xml:space="preserve">and </w:t>
      </w:r>
      <w:r>
        <w:rPr>
          <w:rFonts w:ascii="Times New Roman" w:hAnsi="Times New Roman"/>
          <w:i w:val="1"/>
          <w:iCs w:val="1"/>
          <w:sz w:val="24"/>
          <w:szCs w:val="24"/>
          <w:rtl w:val="0"/>
          <w:lang w:val="de-DE"/>
        </w:rPr>
        <w:t xml:space="preserve">C. reinhardtii </w:t>
      </w:r>
      <w:r>
        <w:rPr>
          <w:rFonts w:ascii="Times New Roman" w:hAnsi="Times New Roman"/>
          <w:sz w:val="24"/>
          <w:szCs w:val="24"/>
          <w:rtl w:val="0"/>
          <w:lang w:val="en-US"/>
        </w:rPr>
        <w:t xml:space="preserve">displayed significant cycling across 32% and 40 % of conditions. Meanwhile, significant cycling occurred in 60, 73, and 80% of measurement conditions for the polar algae </w:t>
      </w:r>
      <w:r>
        <w:rPr>
          <w:rFonts w:ascii="Times New Roman" w:hAnsi="Times New Roman"/>
          <w:i w:val="1"/>
          <w:iCs w:val="1"/>
          <w:sz w:val="24"/>
          <w:szCs w:val="24"/>
          <w:rtl w:val="0"/>
          <w:lang w:val="it-IT"/>
        </w:rPr>
        <w:t>C. ICEMDV</w:t>
      </w:r>
      <w:r>
        <w:rPr>
          <w:rFonts w:ascii="Times New Roman" w:hAnsi="Times New Roman"/>
          <w:sz w:val="24"/>
          <w:szCs w:val="24"/>
          <w:rtl w:val="0"/>
        </w:rPr>
        <w:t xml:space="preserve">, </w:t>
      </w:r>
      <w:r>
        <w:rPr>
          <w:rFonts w:ascii="Times New Roman" w:hAnsi="Times New Roman"/>
          <w:i w:val="1"/>
          <w:iCs w:val="1"/>
          <w:sz w:val="24"/>
          <w:szCs w:val="24"/>
          <w:rtl w:val="0"/>
        </w:rPr>
        <w:t>C. malina</w:t>
      </w:r>
      <w:r>
        <w:rPr>
          <w:rFonts w:ascii="Times New Roman" w:hAnsi="Times New Roman"/>
          <w:sz w:val="24"/>
          <w:szCs w:val="24"/>
          <w:rtl w:val="0"/>
          <w:lang w:val="en-US"/>
        </w:rPr>
        <w:t xml:space="preserve">, and </w:t>
      </w:r>
      <w:r>
        <w:rPr>
          <w:rFonts w:ascii="Times New Roman" w:hAnsi="Times New Roman"/>
          <w:i w:val="1"/>
          <w:iCs w:val="1"/>
          <w:sz w:val="24"/>
          <w:szCs w:val="24"/>
          <w:rtl w:val="0"/>
        </w:rPr>
        <w:t>C. priscuii</w:t>
      </w:r>
      <w:r>
        <w:rPr>
          <w:rFonts w:ascii="Times New Roman" w:hAnsi="Times New Roman"/>
          <w:sz w:val="24"/>
          <w:szCs w:val="24"/>
          <w:rtl w:val="0"/>
        </w:rPr>
        <w:t xml:space="preserve">. </w:t>
      </w:r>
    </w:p>
    <w:p>
      <w:pPr>
        <w:pStyle w:val="Body"/>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5400000" cy="3857308"/>
            <wp:effectExtent l="0" t="0" r="0" b="0"/>
            <wp:docPr id="1073741830" name="officeArt object" descr="A graph of different temperature level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30" name="A graph of different temperature levelsDescription automatically generated with medium confidence" descr="A graph of different temperature levelsDescription automatically generated with medium confidence"/>
                    <pic:cNvPicPr>
                      <a:picLocks noChangeAspect="1"/>
                    </pic:cNvPicPr>
                  </pic:nvPicPr>
                  <pic:blipFill>
                    <a:blip r:embed="rId7">
                      <a:extLst/>
                    </a:blip>
                    <a:stretch>
                      <a:fillRect/>
                    </a:stretch>
                  </pic:blipFill>
                  <pic:spPr>
                    <a:xfrm>
                      <a:off x="0" y="0"/>
                      <a:ext cx="5400000" cy="3857308"/>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it-IT"/>
        </w:rPr>
        <w:t xml:space="preserve">Figure 3: </w:t>
      </w:r>
      <w:r>
        <w:rPr>
          <w:rFonts w:ascii="Times New Roman" w:hAnsi="Times New Roman"/>
          <w:sz w:val="24"/>
          <w:szCs w:val="24"/>
          <w:rtl w:val="0"/>
          <w:lang w:val="en-US"/>
        </w:rPr>
        <w:t xml:space="preserve">Statistical significance of 4-step oscillations in the maximum quantum yield of PSII photochemistry across polar and temperate phytoplankton taxa, as measured through variable chlorophyll fluorescence. </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spacing w:line="360" w:lineRule="auto"/>
        <w:rPr>
          <w:del w:id="45" w:date="2024-03-29T16:16:21Z" w:author="Douglas Campbell"/>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 xml:space="preserve">3.3. Generalized Additive Modelling  </w:t>
      </w:r>
    </w:p>
    <w:p>
      <w:pPr>
        <w:pStyle w:val="Body"/>
        <w:spacing w:line="360" w:lineRule="auto"/>
        <w:rPr>
          <w:rFonts w:ascii="Times New Roman" w:cs="Times New Roman" w:hAnsi="Times New Roman" w:eastAsia="Times New Roman"/>
          <w:i w:val="1"/>
          <w:iCs w:val="1"/>
          <w:sz w:val="24"/>
          <w:szCs w:val="24"/>
        </w:rPr>
      </w:pPr>
      <w:r>
        <w:rPr>
          <w:rFonts w:ascii="Times New Roman" w:hAnsi="Times New Roman"/>
          <w:i w:val="1"/>
          <w:iCs w:val="1"/>
          <w:sz w:val="24"/>
          <w:szCs w:val="24"/>
          <w:rtl w:val="0"/>
          <w:lang w:val="en-US"/>
        </w:rPr>
        <w:t>By Deviation from Growth Temperature</w:t>
      </w:r>
    </w:p>
    <w:p>
      <w:pPr>
        <w:pStyle w:val="Body"/>
        <w:spacing w:line="360" w:lineRule="auto"/>
        <w:ind w:firstLine="340"/>
        <w:rPr>
          <w:rFonts w:ascii="Times New Roman" w:cs="Times New Roman" w:hAnsi="Times New Roman" w:eastAsia="Times New Roman"/>
          <w:sz w:val="24"/>
          <w:szCs w:val="24"/>
        </w:rPr>
      </w:pPr>
      <w:r>
        <w:rPr>
          <w:rFonts w:ascii="Times New Roman" w:hAnsi="Times New Roman"/>
          <w:sz w:val="24"/>
          <w:szCs w:val="24"/>
          <w:rtl w:val="0"/>
          <w:lang w:val="en-US"/>
        </w:rPr>
        <w:t>Predictions from generalized additive modelling were generated for the damping of S-state-induced chlorophyll fluorescence oscillations</w:t>
      </w:r>
      <w:ins w:id="46" w:date="2024-03-29T16:10:29Z" w:author="Douglas Campbell">
        <w:r>
          <w:rPr>
            <w:rFonts w:ascii="Times New Roman" w:hAnsi="Times New Roman"/>
            <w:sz w:val="24"/>
            <w:szCs w:val="24"/>
            <w:rtl w:val="0"/>
            <w:lang w:val="en-US"/>
          </w:rPr>
          <w:t>,</w:t>
        </w:r>
      </w:ins>
      <w:r>
        <w:rPr>
          <w:rFonts w:ascii="Times New Roman" w:hAnsi="Times New Roman"/>
          <w:sz w:val="24"/>
          <w:szCs w:val="24"/>
          <w:rtl w:val="0"/>
          <w:lang w:val="en-US"/>
        </w:rPr>
        <w:t xml:space="preserve"> as predicted by the tensor product smooth of the deviation from growth temperature (</w:t>
      </w:r>
      <w:r>
        <w:rPr>
          <w:rFonts w:ascii="Times New Roman" w:hAnsi="Times New Roman" w:hint="default"/>
          <w:sz w:val="24"/>
          <w:szCs w:val="24"/>
          <w:rtl w:val="0"/>
          <w:lang w:val="en-US"/>
        </w:rPr>
        <w:t>°</w:t>
      </w:r>
      <w:r>
        <w:rPr>
          <w:rFonts w:ascii="Times New Roman" w:hAnsi="Times New Roman"/>
          <w:sz w:val="24"/>
          <w:szCs w:val="24"/>
          <w:rtl w:val="0"/>
          <w:lang w:val="en-US"/>
        </w:rPr>
        <w:t xml:space="preserve">C) and the </w:t>
      </w:r>
      <w:ins w:id="47" w:date="2024-03-29T16:10:50Z" w:author="Douglas Campbell">
        <w:r>
          <w:rPr>
            <w:rFonts w:ascii="Times New Roman" w:hAnsi="Times New Roman"/>
            <w:sz w:val="24"/>
            <w:szCs w:val="24"/>
            <w:rtl w:val="0"/>
            <w:lang w:val="en-US"/>
          </w:rPr>
          <w:t xml:space="preserve">equivalent </w:t>
        </w:r>
      </w:ins>
      <w:r>
        <w:rPr>
          <w:rFonts w:ascii="Times New Roman" w:hAnsi="Times New Roman"/>
          <w:sz w:val="24"/>
          <w:szCs w:val="24"/>
          <w:rtl w:val="0"/>
          <w:lang w:val="en-US"/>
        </w:rPr>
        <w:t xml:space="preserve">steady-state </w:t>
      </w:r>
      <w:ins w:id="48" w:date="2024-03-29T16:10:43Z" w:author="Douglas Campbell">
        <w:r>
          <w:rPr>
            <w:rFonts w:ascii="Times New Roman" w:hAnsi="Times New Roman"/>
            <w:sz w:val="24"/>
            <w:szCs w:val="24"/>
            <w:rtl w:val="0"/>
            <w:lang w:val="en-US"/>
          </w:rPr>
          <w:t xml:space="preserve">measurement </w:t>
        </w:r>
      </w:ins>
      <w:r>
        <w:rPr>
          <w:rFonts w:ascii="Times New Roman" w:hAnsi="Times New Roman"/>
          <w:sz w:val="24"/>
          <w:szCs w:val="24"/>
          <w:rtl w:val="0"/>
          <w:lang w:val="en-US"/>
        </w:rPr>
        <w:t>light level (</w:t>
      </w:r>
      <w:r>
        <w:rPr>
          <w:rFonts w:ascii="Times New Roman" w:hAnsi="Times New Roman" w:hint="default"/>
          <w:sz w:val="24"/>
          <w:szCs w:val="24"/>
          <w:rtl w:val="0"/>
          <w:lang w:val="en-US"/>
        </w:rPr>
        <w:t>µ</w:t>
      </w:r>
      <w:r>
        <w:rPr>
          <w:rFonts w:ascii="Times New Roman" w:hAnsi="Times New Roman"/>
          <w:sz w:val="24"/>
          <w:szCs w:val="24"/>
          <w:rtl w:val="0"/>
          <w:lang w:val="en-US"/>
        </w:rPr>
        <w:t>mol photons m</w:t>
      </w:r>
      <w:r>
        <w:rPr>
          <w:rFonts w:ascii="Times New Roman" w:hAnsi="Times New Roman"/>
          <w:sz w:val="24"/>
          <w:szCs w:val="24"/>
          <w:vertAlign w:val="superscript"/>
          <w:rtl w:val="0"/>
        </w:rPr>
        <w:t>-2</w:t>
      </w:r>
      <w:r>
        <w:rPr>
          <w:rFonts w:ascii="Times New Roman" w:hAnsi="Times New Roman"/>
          <w:sz w:val="24"/>
          <w:szCs w:val="24"/>
          <w:rtl w:val="0"/>
        </w:rPr>
        <w:t>s</w:t>
      </w:r>
      <w:r>
        <w:rPr>
          <w:rFonts w:ascii="Times New Roman" w:hAnsi="Times New Roman"/>
          <w:sz w:val="24"/>
          <w:szCs w:val="24"/>
          <w:vertAlign w:val="superscript"/>
          <w:rtl w:val="0"/>
          <w:lang w:val="ru-RU"/>
        </w:rPr>
        <w:t>-1</w:t>
      </w:r>
      <w:r>
        <w:rPr>
          <w:rFonts w:ascii="Times New Roman" w:hAnsi="Times New Roman"/>
          <w:sz w:val="24"/>
          <w:szCs w:val="24"/>
          <w:rtl w:val="0"/>
          <w:lang w:val="fr-FR"/>
        </w:rPr>
        <w:t>; Table 1)</w:t>
      </w:r>
      <w:ins w:id="49" w:date="2024-03-29T16:10:57Z" w:author="Douglas Campbell">
        <w:r>
          <w:rPr>
            <w:rFonts w:ascii="Times New Roman" w:hAnsi="Times New Roman"/>
            <w:sz w:val="24"/>
            <w:szCs w:val="24"/>
            <w:rtl w:val="0"/>
            <w:lang w:val="en-US"/>
          </w:rPr>
          <w:t xml:space="preserve"> for each taxa</w:t>
        </w:r>
      </w:ins>
      <w:r>
        <w:rPr>
          <w:rFonts w:ascii="Times New Roman" w:hAnsi="Times New Roman"/>
          <w:sz w:val="24"/>
          <w:szCs w:val="24"/>
          <w:rtl w:val="0"/>
        </w:rPr>
        <w:t xml:space="preserve">.  </w:t>
      </w: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Table 1: Summary statistics by phytoplankton strain of GAM models using the restricted maximum likelihood method to model the response of the damping of S-state-induced chlorophyll fluorescence oscillations to the predictors of deviation from growth temperature (</w:t>
      </w:r>
      <w:r>
        <w:rPr>
          <w:rFonts w:ascii="Times New Roman" w:hAnsi="Times New Roman" w:hint="default"/>
          <w:sz w:val="24"/>
          <w:szCs w:val="24"/>
          <w:rtl w:val="0"/>
          <w:lang w:val="en-US"/>
        </w:rPr>
        <w:t>°</w:t>
      </w:r>
      <w:r>
        <w:rPr>
          <w:rFonts w:ascii="Times New Roman" w:hAnsi="Times New Roman"/>
          <w:sz w:val="24"/>
          <w:szCs w:val="24"/>
          <w:rtl w:val="0"/>
          <w:lang w:val="en-US"/>
        </w:rPr>
        <w:t>C) and the steady-state light level (</w:t>
      </w:r>
      <w:r>
        <w:rPr>
          <w:rFonts w:ascii="Times New Roman" w:hAnsi="Times New Roman" w:hint="default"/>
          <w:sz w:val="24"/>
          <w:szCs w:val="24"/>
          <w:rtl w:val="0"/>
          <w:lang w:val="en-US"/>
        </w:rPr>
        <w:t>µ</w:t>
      </w:r>
      <w:r>
        <w:rPr>
          <w:rFonts w:ascii="Times New Roman" w:hAnsi="Times New Roman"/>
          <w:sz w:val="24"/>
          <w:szCs w:val="24"/>
          <w:rtl w:val="0"/>
          <w:lang w:val="en-US"/>
        </w:rPr>
        <w:t>mol photons m</w:t>
      </w:r>
      <w:r>
        <w:rPr>
          <w:rFonts w:ascii="Times New Roman" w:hAnsi="Times New Roman"/>
          <w:sz w:val="24"/>
          <w:szCs w:val="24"/>
          <w:vertAlign w:val="superscript"/>
          <w:rtl w:val="0"/>
        </w:rPr>
        <w:t>-2</w:t>
      </w:r>
      <w:r>
        <w:rPr>
          <w:rFonts w:ascii="Times New Roman" w:hAnsi="Times New Roman"/>
          <w:sz w:val="24"/>
          <w:szCs w:val="24"/>
          <w:rtl w:val="0"/>
        </w:rPr>
        <w:t>s</w:t>
      </w:r>
      <w:r>
        <w:rPr>
          <w:rFonts w:ascii="Times New Roman" w:hAnsi="Times New Roman"/>
          <w:sz w:val="24"/>
          <w:szCs w:val="24"/>
          <w:vertAlign w:val="superscript"/>
          <w:rtl w:val="0"/>
          <w:lang w:val="ru-RU"/>
        </w:rPr>
        <w:t>-1</w:t>
      </w:r>
      <w:r>
        <w:rPr>
          <w:rFonts w:ascii="Times New Roman" w:hAnsi="Times New Roman"/>
          <w:sz w:val="24"/>
          <w:szCs w:val="24"/>
          <w:rtl w:val="0"/>
        </w:rPr>
        <w:t xml:space="preserve">). </w:t>
      </w:r>
    </w:p>
    <w:p>
      <w:pPr>
        <w:pStyle w:val="Body"/>
        <w:rPr>
          <w:rFonts w:ascii="Times New Roman" w:cs="Times New Roman" w:hAnsi="Times New Roman" w:eastAsia="Times New Roman"/>
          <w:sz w:val="24"/>
          <w:szCs w:val="24"/>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1d7"/>
        <w:tblLayout w:type="fixed"/>
      </w:tblPr>
      <w:tblGrid>
        <w:gridCol w:w="1662"/>
        <w:gridCol w:w="1611"/>
        <w:gridCol w:w="1605"/>
        <w:gridCol w:w="1640"/>
        <w:gridCol w:w="1416"/>
        <w:gridCol w:w="1416"/>
      </w:tblGrid>
      <w:tr>
        <w:tblPrEx>
          <w:shd w:val="clear" w:color="auto" w:fill="cad1d7"/>
        </w:tblPrEx>
        <w:trPr>
          <w:trHeight w:val="295" w:hRule="atLeast"/>
        </w:trPr>
        <w:tc>
          <w:tcPr>
            <w:tcW w:type="dxa" w:w="1662"/>
            <w:vMerge w:val="restart"/>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pPr>
            <w:r>
              <w:rPr>
                <w:rFonts w:ascii="Times New Roman" w:hAnsi="Times New Roman"/>
                <w:sz w:val="24"/>
                <w:szCs w:val="24"/>
                <w:shd w:val="nil" w:color="auto" w:fill="auto"/>
                <w:rtl w:val="0"/>
                <w:lang w:val="en-US"/>
              </w:rPr>
              <w:t>Strain</w:t>
            </w:r>
          </w:p>
        </w:tc>
        <w:tc>
          <w:tcPr>
            <w:tcW w:type="dxa" w:w="4856"/>
            <w:gridSpan w:val="3"/>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w:jc w:val="center"/>
            </w:pPr>
            <w:r>
              <w:rPr>
                <w:rFonts w:ascii="Times New Roman" w:hAnsi="Times New Roman"/>
                <w:sz w:val="24"/>
                <w:szCs w:val="24"/>
                <w:shd w:val="nil" w:color="auto" w:fill="auto"/>
                <w:rtl w:val="0"/>
                <w:lang w:val="en-US"/>
              </w:rPr>
              <w:t>Significance of smooth term</w:t>
            </w:r>
          </w:p>
        </w:tc>
        <w:tc>
          <w:tcPr>
            <w:tcW w:type="dxa" w:w="1416"/>
            <w:vMerge w:val="restart"/>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pPr>
            <w:r>
              <w:rPr>
                <w:rFonts w:ascii="Times New Roman" w:hAnsi="Times New Roman"/>
                <w:sz w:val="24"/>
                <w:szCs w:val="24"/>
                <w:shd w:val="nil" w:color="auto" w:fill="auto"/>
                <w:rtl w:val="0"/>
                <w:lang w:val="en-US"/>
              </w:rPr>
              <w:t>Adjusted R</w:t>
            </w:r>
            <w:r>
              <w:rPr>
                <w:rFonts w:ascii="Times New Roman" w:hAnsi="Times New Roman"/>
                <w:sz w:val="24"/>
                <w:szCs w:val="24"/>
                <w:shd w:val="nil" w:color="auto" w:fill="auto"/>
                <w:vertAlign w:val="superscript"/>
                <w:rtl w:val="0"/>
                <w:lang w:val="en-US"/>
              </w:rPr>
              <w:t>2</w:t>
            </w:r>
          </w:p>
        </w:tc>
        <w:tc>
          <w:tcPr>
            <w:tcW w:type="dxa" w:w="1416"/>
            <w:vMerge w:val="restart"/>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pPr>
            <w:r>
              <w:rPr>
                <w:rFonts w:ascii="Times New Roman" w:hAnsi="Times New Roman"/>
                <w:sz w:val="24"/>
                <w:szCs w:val="24"/>
                <w:shd w:val="nil" w:color="auto" w:fill="auto"/>
                <w:rtl w:val="0"/>
                <w:lang w:val="en-US"/>
              </w:rPr>
              <w:t>Deviance Explained</w:t>
            </w:r>
          </w:p>
        </w:tc>
      </w:tr>
      <w:tr>
        <w:tblPrEx>
          <w:shd w:val="clear" w:color="auto" w:fill="cad1d7"/>
        </w:tblPrEx>
        <w:trPr>
          <w:trHeight w:val="295" w:hRule="atLeast"/>
        </w:trPr>
        <w:tc>
          <w:tcPr>
            <w:tcW w:type="dxa" w:w="1662"/>
            <w:vMerge w:val="continue"/>
            <w:tcBorders>
              <w:top w:val="single" w:color="000000" w:sz="4" w:space="0" w:shadow="0" w:frame="0"/>
              <w:left w:val="nil"/>
              <w:bottom w:val="single" w:color="000000" w:sz="4" w:space="0" w:shadow="0" w:frame="0"/>
              <w:right w:val="nil"/>
            </w:tcBorders>
            <w:shd w:val="clear" w:color="auto" w:fill="auto"/>
          </w:tcPr>
          <w:p/>
        </w:tc>
        <w:tc>
          <w:tcPr>
            <w:tcW w:type="dxa" w:w="161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EDF</w:t>
            </w:r>
          </w:p>
        </w:tc>
        <w:tc>
          <w:tcPr>
            <w:tcW w:type="dxa" w:w="160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 xml:space="preserve">F-ratio </w:t>
            </w:r>
          </w:p>
        </w:tc>
        <w:tc>
          <w:tcPr>
            <w:tcW w:type="dxa" w:w="164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 xml:space="preserve">P-value </w:t>
            </w:r>
          </w:p>
        </w:tc>
        <w:tc>
          <w:tcPr>
            <w:tcW w:type="dxa" w:w="1416"/>
            <w:vMerge w:val="continue"/>
            <w:tcBorders>
              <w:top w:val="single" w:color="000000" w:sz="4" w:space="0" w:shadow="0" w:frame="0"/>
              <w:left w:val="nil"/>
              <w:bottom w:val="single" w:color="000000" w:sz="4" w:space="0" w:shadow="0" w:frame="0"/>
              <w:right w:val="nil"/>
            </w:tcBorders>
            <w:shd w:val="clear" w:color="auto" w:fill="auto"/>
          </w:tcPr>
          <w:p/>
        </w:tc>
        <w:tc>
          <w:tcPr>
            <w:tcW w:type="dxa" w:w="1416"/>
            <w:vMerge w:val="continue"/>
            <w:tcBorders>
              <w:top w:val="single" w:color="000000" w:sz="4" w:space="0" w:shadow="0" w:frame="0"/>
              <w:left w:val="nil"/>
              <w:bottom w:val="single" w:color="000000" w:sz="4" w:space="0" w:shadow="0" w:frame="0"/>
              <w:right w:val="nil"/>
            </w:tcBorders>
            <w:shd w:val="clear" w:color="auto" w:fill="auto"/>
          </w:tcPr>
          <w:p/>
        </w:tc>
      </w:tr>
      <w:tr>
        <w:tblPrEx>
          <w:shd w:val="clear" w:color="auto" w:fill="cad1d7"/>
        </w:tblPrEx>
        <w:trPr>
          <w:trHeight w:val="305" w:hRule="atLeast"/>
        </w:trPr>
        <w:tc>
          <w:tcPr>
            <w:tcW w:type="dxa" w:w="1662"/>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i w:val="1"/>
                <w:iCs w:val="1"/>
                <w:sz w:val="24"/>
                <w:szCs w:val="24"/>
                <w:shd w:val="nil" w:color="auto" w:fill="auto"/>
                <w:rtl w:val="0"/>
                <w:lang w:val="en-US"/>
              </w:rPr>
              <w:t>F. cylindrus</w:t>
            </w:r>
          </w:p>
        </w:tc>
        <w:tc>
          <w:tcPr>
            <w:tcW w:type="dxa" w:w="1611"/>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7.23</w:t>
            </w:r>
          </w:p>
        </w:tc>
        <w:tc>
          <w:tcPr>
            <w:tcW w:type="dxa" w:w="1605"/>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6.82</w:t>
            </w:r>
          </w:p>
        </w:tc>
        <w:tc>
          <w:tcPr>
            <w:tcW w:type="dxa" w:w="1640"/>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2.8e-05</w:t>
            </w:r>
          </w:p>
        </w:tc>
        <w:tc>
          <w:tcPr>
            <w:tcW w:type="dxa" w:w="1416"/>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0.584</w:t>
            </w:r>
          </w:p>
        </w:tc>
        <w:tc>
          <w:tcPr>
            <w:tcW w:type="dxa" w:w="1416"/>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66.1%</w:t>
            </w:r>
          </w:p>
        </w:tc>
      </w:tr>
      <w:tr>
        <w:tblPrEx>
          <w:shd w:val="clear" w:color="auto" w:fill="cad1d7"/>
        </w:tblPrEx>
        <w:trPr>
          <w:trHeight w:val="310" w:hRule="atLeast"/>
        </w:trPr>
        <w:tc>
          <w:tcPr>
            <w:tcW w:type="dxa" w:w="1662"/>
            <w:tcBorders>
              <w:top w:val="nil"/>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i w:val="1"/>
                <w:iCs w:val="1"/>
                <w:sz w:val="24"/>
                <w:szCs w:val="24"/>
                <w:shd w:val="clear" w:color="auto" w:fill="ffffff"/>
                <w:rtl w:val="0"/>
                <w:lang w:val="en-US"/>
              </w:rPr>
              <w:t>T. pseudonana</w:t>
            </w:r>
          </w:p>
        </w:tc>
        <w:tc>
          <w:tcPr>
            <w:tcW w:type="dxa" w:w="1611"/>
            <w:tcBorders>
              <w:top w:val="nil"/>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6.08</w:t>
            </w:r>
          </w:p>
        </w:tc>
        <w:tc>
          <w:tcPr>
            <w:tcW w:type="dxa" w:w="1605"/>
            <w:tcBorders>
              <w:top w:val="nil"/>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9.01</w:t>
            </w:r>
          </w:p>
        </w:tc>
        <w:tc>
          <w:tcPr>
            <w:tcW w:type="dxa" w:w="1640"/>
            <w:tcBorders>
              <w:top w:val="nil"/>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5.38e-06</w:t>
            </w:r>
          </w:p>
        </w:tc>
        <w:tc>
          <w:tcPr>
            <w:tcW w:type="dxa" w:w="1416"/>
            <w:tcBorders>
              <w:top w:val="nil"/>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0.674</w:t>
            </w:r>
          </w:p>
        </w:tc>
        <w:tc>
          <w:tcPr>
            <w:tcW w:type="dxa" w:w="1416"/>
            <w:tcBorders>
              <w:top w:val="nil"/>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73.2%</w:t>
            </w:r>
          </w:p>
        </w:tc>
      </w:tr>
      <w:tr>
        <w:tblPrEx>
          <w:shd w:val="clear" w:color="auto" w:fill="cad1d7"/>
        </w:tblPrEx>
        <w:trPr>
          <w:trHeight w:val="310" w:hRule="atLeast"/>
        </w:trPr>
        <w:tc>
          <w:tcPr>
            <w:tcW w:type="dxa" w:w="1662"/>
            <w:tcBorders>
              <w:top w:val="nil"/>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i w:val="1"/>
                <w:iCs w:val="1"/>
                <w:sz w:val="24"/>
                <w:szCs w:val="24"/>
                <w:shd w:val="clear" w:color="auto" w:fill="ffffff"/>
                <w:rtl w:val="0"/>
                <w:lang w:val="en-US"/>
              </w:rPr>
              <w:t>C. ICEMDV</w:t>
            </w:r>
          </w:p>
        </w:tc>
        <w:tc>
          <w:tcPr>
            <w:tcW w:type="dxa" w:w="1611"/>
            <w:tcBorders>
              <w:top w:val="nil"/>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4.51</w:t>
            </w:r>
          </w:p>
        </w:tc>
        <w:tc>
          <w:tcPr>
            <w:tcW w:type="dxa" w:w="1605"/>
            <w:tcBorders>
              <w:top w:val="nil"/>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6.59</w:t>
            </w:r>
          </w:p>
        </w:tc>
        <w:tc>
          <w:tcPr>
            <w:tcW w:type="dxa" w:w="1640"/>
            <w:tcBorders>
              <w:top w:val="nil"/>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0.00687</w:t>
            </w:r>
          </w:p>
        </w:tc>
        <w:tc>
          <w:tcPr>
            <w:tcW w:type="dxa" w:w="1416"/>
            <w:tcBorders>
              <w:top w:val="nil"/>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0.687</w:t>
            </w:r>
          </w:p>
        </w:tc>
        <w:tc>
          <w:tcPr>
            <w:tcW w:type="dxa" w:w="1416"/>
            <w:tcBorders>
              <w:top w:val="nil"/>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78.8%</w:t>
            </w:r>
          </w:p>
        </w:tc>
      </w:tr>
      <w:tr>
        <w:tblPrEx>
          <w:shd w:val="clear" w:color="auto" w:fill="cad1d7"/>
        </w:tblPrEx>
        <w:trPr>
          <w:trHeight w:val="310" w:hRule="atLeast"/>
        </w:trPr>
        <w:tc>
          <w:tcPr>
            <w:tcW w:type="dxa" w:w="1662"/>
            <w:tcBorders>
              <w:top w:val="nil"/>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i w:val="1"/>
                <w:iCs w:val="1"/>
                <w:sz w:val="24"/>
                <w:szCs w:val="24"/>
                <w:shd w:val="clear" w:color="auto" w:fill="ffffff"/>
                <w:rtl w:val="0"/>
                <w:lang w:val="en-US"/>
              </w:rPr>
              <w:t>C. priscuii</w:t>
            </w:r>
          </w:p>
        </w:tc>
        <w:tc>
          <w:tcPr>
            <w:tcW w:type="dxa" w:w="1611"/>
            <w:tcBorders>
              <w:top w:val="nil"/>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4.31</w:t>
            </w:r>
          </w:p>
        </w:tc>
        <w:tc>
          <w:tcPr>
            <w:tcW w:type="dxa" w:w="1605"/>
            <w:tcBorders>
              <w:top w:val="nil"/>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2.17</w:t>
            </w:r>
          </w:p>
        </w:tc>
        <w:tc>
          <w:tcPr>
            <w:tcW w:type="dxa" w:w="1640"/>
            <w:tcBorders>
              <w:top w:val="nil"/>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0.115</w:t>
            </w:r>
          </w:p>
        </w:tc>
        <w:tc>
          <w:tcPr>
            <w:tcW w:type="dxa" w:w="1416"/>
            <w:tcBorders>
              <w:top w:val="nil"/>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0.389</w:t>
            </w:r>
          </w:p>
        </w:tc>
        <w:tc>
          <w:tcPr>
            <w:tcW w:type="dxa" w:w="1416"/>
            <w:tcBorders>
              <w:top w:val="nil"/>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57.7%</w:t>
            </w:r>
          </w:p>
        </w:tc>
      </w:tr>
      <w:tr>
        <w:tblPrEx>
          <w:shd w:val="clear" w:color="auto" w:fill="cad1d7"/>
        </w:tblPrEx>
        <w:trPr>
          <w:trHeight w:val="310" w:hRule="atLeast"/>
        </w:trPr>
        <w:tc>
          <w:tcPr>
            <w:tcW w:type="dxa" w:w="1662"/>
            <w:tcBorders>
              <w:top w:val="nil"/>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i w:val="1"/>
                <w:iCs w:val="1"/>
                <w:sz w:val="24"/>
                <w:szCs w:val="24"/>
                <w:shd w:val="clear" w:color="auto" w:fill="ffffff"/>
                <w:rtl w:val="0"/>
                <w:lang w:val="en-US"/>
              </w:rPr>
              <w:t>C. malina</w:t>
            </w:r>
          </w:p>
        </w:tc>
        <w:tc>
          <w:tcPr>
            <w:tcW w:type="dxa" w:w="1611"/>
            <w:tcBorders>
              <w:top w:val="nil"/>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4.34</w:t>
            </w:r>
          </w:p>
        </w:tc>
        <w:tc>
          <w:tcPr>
            <w:tcW w:type="dxa" w:w="1605"/>
            <w:tcBorders>
              <w:top w:val="nil"/>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2.56</w:t>
            </w:r>
          </w:p>
        </w:tc>
        <w:tc>
          <w:tcPr>
            <w:tcW w:type="dxa" w:w="1640"/>
            <w:tcBorders>
              <w:top w:val="nil"/>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 xml:space="preserve">0.0843 </w:t>
            </w:r>
          </w:p>
        </w:tc>
        <w:tc>
          <w:tcPr>
            <w:tcW w:type="dxa" w:w="1416"/>
            <w:tcBorders>
              <w:top w:val="nil"/>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0.423</w:t>
            </w:r>
          </w:p>
        </w:tc>
        <w:tc>
          <w:tcPr>
            <w:tcW w:type="dxa" w:w="1416"/>
            <w:tcBorders>
              <w:top w:val="nil"/>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60.2%</w:t>
            </w:r>
          </w:p>
        </w:tc>
      </w:tr>
      <w:tr>
        <w:tblPrEx>
          <w:shd w:val="clear" w:color="auto" w:fill="cad1d7"/>
        </w:tblPrEx>
        <w:trPr>
          <w:trHeight w:val="310" w:hRule="atLeast"/>
        </w:trPr>
        <w:tc>
          <w:tcPr>
            <w:tcW w:type="dxa" w:w="1662"/>
            <w:tcBorders>
              <w:top w:val="nil"/>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i w:val="1"/>
                <w:iCs w:val="1"/>
                <w:sz w:val="24"/>
                <w:szCs w:val="24"/>
                <w:shd w:val="nil" w:color="auto" w:fill="auto"/>
                <w:rtl w:val="0"/>
                <w:lang w:val="en-US"/>
              </w:rPr>
              <w:t>C. reinhardtii</w:t>
            </w:r>
          </w:p>
        </w:tc>
        <w:tc>
          <w:tcPr>
            <w:tcW w:type="dxa" w:w="1611"/>
            <w:tcBorders>
              <w:top w:val="nil"/>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6.05</w:t>
            </w:r>
          </w:p>
        </w:tc>
        <w:tc>
          <w:tcPr>
            <w:tcW w:type="dxa" w:w="1605"/>
            <w:tcBorders>
              <w:top w:val="nil"/>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9.49</w:t>
            </w:r>
          </w:p>
        </w:tc>
        <w:tc>
          <w:tcPr>
            <w:tcW w:type="dxa" w:w="1640"/>
            <w:tcBorders>
              <w:top w:val="nil"/>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0.000274</w:t>
            </w:r>
          </w:p>
        </w:tc>
        <w:tc>
          <w:tcPr>
            <w:tcW w:type="dxa" w:w="1416"/>
            <w:tcBorders>
              <w:top w:val="nil"/>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0.786</w:t>
            </w:r>
          </w:p>
        </w:tc>
        <w:tc>
          <w:tcPr>
            <w:tcW w:type="dxa" w:w="1416"/>
            <w:tcBorders>
              <w:top w:val="nil"/>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85.4%</w:t>
            </w:r>
          </w:p>
        </w:tc>
      </w:tr>
      <w:tr>
        <w:tblPrEx>
          <w:shd w:val="clear" w:color="auto" w:fill="cad1d7"/>
        </w:tblPrEx>
        <w:trPr>
          <w:trHeight w:val="305" w:hRule="atLeast"/>
        </w:trPr>
        <w:tc>
          <w:tcPr>
            <w:tcW w:type="dxa" w:w="1662"/>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w:pPr>
            <w:r>
              <w:rPr>
                <w:rFonts w:ascii="Times New Roman" w:hAnsi="Times New Roman"/>
                <w:i w:val="1"/>
                <w:iCs w:val="1"/>
                <w:sz w:val="24"/>
                <w:szCs w:val="24"/>
                <w:shd w:val="clear" w:color="auto" w:fill="ffffff"/>
                <w:rtl w:val="0"/>
                <w:lang w:val="en-US"/>
              </w:rPr>
              <w:t>C. vulgaris</w:t>
            </w:r>
          </w:p>
        </w:tc>
        <w:tc>
          <w:tcPr>
            <w:tcW w:type="dxa" w:w="1611"/>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5.39</w:t>
            </w:r>
          </w:p>
        </w:tc>
        <w:tc>
          <w:tcPr>
            <w:tcW w:type="dxa" w:w="1605"/>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13.83</w:t>
            </w:r>
          </w:p>
        </w:tc>
        <w:tc>
          <w:tcPr>
            <w:tcW w:type="dxa" w:w="164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4.08e-06</w:t>
            </w:r>
          </w:p>
        </w:tc>
        <w:tc>
          <w:tcPr>
            <w:tcW w:type="dxa" w:w="141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0.772</w:t>
            </w:r>
          </w:p>
        </w:tc>
        <w:tc>
          <w:tcPr>
            <w:tcW w:type="dxa" w:w="141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82.3%</w:t>
            </w:r>
          </w:p>
        </w:tc>
      </w:tr>
    </w:tbl>
    <w:p>
      <w:pPr>
        <w:pStyle w:val="Body"/>
        <w:widowControl w:val="0"/>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spacing w:line="360" w:lineRule="auto"/>
        <w:ind w:firstLine="340"/>
        <w:rPr>
          <w:rFonts w:ascii="Times New Roman" w:cs="Times New Roman" w:hAnsi="Times New Roman" w:eastAsia="Times New Roman"/>
          <w:sz w:val="24"/>
          <w:szCs w:val="24"/>
        </w:rPr>
      </w:pPr>
      <w:r>
        <w:rPr>
          <w:rFonts w:ascii="Times New Roman" w:hAnsi="Times New Roman"/>
          <w:sz w:val="24"/>
          <w:szCs w:val="24"/>
          <w:rtl w:val="0"/>
          <w:lang w:val="en-US"/>
        </w:rPr>
        <w:t xml:space="preserve">The smoothing term was significant for the polar diatom </w:t>
      </w:r>
      <w:r>
        <w:rPr>
          <w:rFonts w:ascii="Times New Roman" w:hAnsi="Times New Roman"/>
          <w:i w:val="1"/>
          <w:iCs w:val="1"/>
          <w:sz w:val="24"/>
          <w:szCs w:val="24"/>
          <w:rtl w:val="0"/>
        </w:rPr>
        <w:t>F. cylindrus</w:t>
      </w:r>
      <w:r>
        <w:rPr>
          <w:rFonts w:ascii="Times New Roman" w:hAnsi="Times New Roman"/>
          <w:sz w:val="24"/>
          <w:szCs w:val="24"/>
          <w:rtl w:val="0"/>
          <w:lang w:val="en-US"/>
        </w:rPr>
        <w:t xml:space="preserve"> (F = 6.835, p = 2.8e-05), explaining 66.1% (adjusted R</w:t>
      </w:r>
      <w:r>
        <w:rPr>
          <w:rFonts w:ascii="Times New Roman" w:hAnsi="Times New Roman"/>
          <w:sz w:val="24"/>
          <w:szCs w:val="24"/>
          <w:vertAlign w:val="superscript"/>
          <w:rtl w:val="0"/>
        </w:rPr>
        <w:t>2</w:t>
      </w:r>
      <w:r>
        <w:rPr>
          <w:rFonts w:ascii="Times New Roman" w:hAnsi="Times New Roman"/>
          <w:sz w:val="24"/>
          <w:szCs w:val="24"/>
          <w:rtl w:val="0"/>
          <w:lang w:val="en-US"/>
        </w:rPr>
        <w:t xml:space="preserve"> = 0.584) of the deviance in the damping index. Similarly, the model of the temperate diatom, </w:t>
      </w:r>
      <w:r>
        <w:rPr>
          <w:rFonts w:ascii="Times New Roman" w:hAnsi="Times New Roman"/>
          <w:i w:val="1"/>
          <w:iCs w:val="1"/>
          <w:outline w:val="0"/>
          <w:color w:val="000000"/>
          <w:sz w:val="24"/>
          <w:szCs w:val="24"/>
          <w:u w:color="000000"/>
          <w:shd w:val="clear" w:color="auto" w:fill="ffffff"/>
          <w:rtl w:val="0"/>
          <w:lang w:val="it-IT"/>
          <w14:textFill>
            <w14:solidFill>
              <w14:srgbClr w14:val="000000"/>
            </w14:solidFill>
          </w14:textFill>
        </w:rPr>
        <w:t>T. pseudonana</w:t>
      </w:r>
      <w:r>
        <w:rPr>
          <w:rFonts w:ascii="Times New Roman" w:hAnsi="Times New Roman"/>
          <w:outline w:val="0"/>
          <w:color w:val="000000"/>
          <w:sz w:val="24"/>
          <w:szCs w:val="24"/>
          <w:u w:color="000000"/>
          <w:shd w:val="clear" w:color="auto" w:fill="ffffff"/>
          <w:rtl w:val="0"/>
          <w:lang w:val="en-US"/>
          <w14:textFill>
            <w14:solidFill>
              <w14:srgbClr w14:val="000000"/>
            </w14:solidFill>
          </w14:textFill>
        </w:rPr>
        <w:t xml:space="preserve">, produced a significant smoothing term (F = 9.01, p = </w:t>
      </w:r>
      <w:r>
        <w:rPr>
          <w:rFonts w:ascii="Times New Roman" w:hAnsi="Times New Roman"/>
          <w:sz w:val="24"/>
          <w:szCs w:val="24"/>
          <w:rtl w:val="0"/>
          <w:lang w:val="en-US"/>
        </w:rPr>
        <w:t>5.38e-06), which accounted for 73.2% of the deviance in the damping index (adjusted R</w:t>
      </w:r>
      <w:r>
        <w:rPr>
          <w:rFonts w:ascii="Times New Roman" w:hAnsi="Times New Roman"/>
          <w:sz w:val="24"/>
          <w:szCs w:val="24"/>
          <w:vertAlign w:val="superscript"/>
          <w:rtl w:val="0"/>
        </w:rPr>
        <w:t>2</w:t>
      </w:r>
      <w:r>
        <w:rPr>
          <w:rFonts w:ascii="Times New Roman" w:hAnsi="Times New Roman"/>
          <w:sz w:val="24"/>
          <w:szCs w:val="24"/>
          <w:rtl w:val="0"/>
          <w:lang w:val="en-US"/>
        </w:rPr>
        <w:t xml:space="preserve"> = 0.674). These models were used to predict the number of consecutive flashes before the damping of ChlF oscillations for each strain at each combination of temperature deviation and light level (Figure 4). </w:t>
      </w:r>
    </w:p>
    <w:p>
      <w:pPr>
        <w:pStyle w:val="Body"/>
        <w:spacing w:line="360" w:lineRule="auto"/>
        <w:ind w:firstLine="340"/>
        <w:rPr>
          <w:rFonts w:ascii="Times New Roman" w:cs="Times New Roman" w:hAnsi="Times New Roman" w:eastAsia="Times New Roman"/>
          <w:outline w:val="0"/>
          <w:color w:val="000000"/>
          <w:sz w:val="24"/>
          <w:szCs w:val="24"/>
          <w:u w:color="000000"/>
          <w:shd w:val="clear" w:color="auto" w:fill="ffffff"/>
          <w14:textFill>
            <w14:solidFill>
              <w14:srgbClr w14:val="000000"/>
            </w14:solidFill>
          </w14:textFill>
        </w:rPr>
      </w:pPr>
      <w:r>
        <w:rPr>
          <w:rFonts w:ascii="Times New Roman" w:hAnsi="Times New Roman"/>
          <w:sz w:val="24"/>
          <w:szCs w:val="24"/>
          <w:rtl w:val="0"/>
          <w:lang w:val="en-US"/>
        </w:rPr>
        <w:t xml:space="preserve">Both diatom taxa exhibited the longest predicted periodic oscillations in ChlF at higher light levels and lower temperatures. Notably, the polar </w:t>
      </w:r>
      <w:r>
        <w:rPr>
          <w:rFonts w:ascii="Times New Roman" w:hAnsi="Times New Roman"/>
          <w:i w:val="1"/>
          <w:iCs w:val="1"/>
          <w:sz w:val="24"/>
          <w:szCs w:val="24"/>
          <w:rtl w:val="0"/>
        </w:rPr>
        <w:t>F. cylindrus</w:t>
      </w:r>
      <w:r>
        <w:rPr>
          <w:rFonts w:ascii="Times New Roman" w:hAnsi="Times New Roman"/>
          <w:sz w:val="24"/>
          <w:szCs w:val="24"/>
          <w:rtl w:val="0"/>
          <w:lang w:val="en-US"/>
        </w:rPr>
        <w:t xml:space="preserve"> sustained cycling longer than its temperate counterpart, </w:t>
      </w:r>
      <w:r>
        <w:rPr>
          <w:rFonts w:ascii="Times New Roman" w:hAnsi="Times New Roman"/>
          <w:i w:val="1"/>
          <w:iCs w:val="1"/>
          <w:outline w:val="0"/>
          <w:color w:val="000000"/>
          <w:sz w:val="24"/>
          <w:szCs w:val="24"/>
          <w:u w:color="000000"/>
          <w:shd w:val="clear" w:color="auto" w:fill="ffffff"/>
          <w:rtl w:val="0"/>
          <w:lang w:val="it-IT"/>
          <w14:textFill>
            <w14:solidFill>
              <w14:srgbClr w14:val="000000"/>
            </w14:solidFill>
          </w14:textFill>
        </w:rPr>
        <w:t>T. pseudonana</w:t>
      </w:r>
      <w:r>
        <w:rPr>
          <w:rFonts w:ascii="Times New Roman" w:hAnsi="Times New Roman"/>
          <w:outline w:val="0"/>
          <w:color w:val="000000"/>
          <w:sz w:val="24"/>
          <w:szCs w:val="24"/>
          <w:u w:color="000000"/>
          <w:shd w:val="clear" w:color="auto" w:fill="ffffff"/>
          <w:rtl w:val="0"/>
          <w:lang w:val="en-US"/>
          <w14:textFill>
            <w14:solidFill>
              <w14:srgbClr w14:val="000000"/>
            </w14:solidFill>
          </w14:textFill>
        </w:rPr>
        <w:t xml:space="preserve">, under comparable conditions. This disparity was particularly prevalent above the growth temperature and under low steady-state light (Figure 4). </w:t>
      </w:r>
      <w:del w:id="50" w:date="2024-03-29T16:12:16Z" w:author="Douglas Campbell">
        <w:r>
          <w:rPr>
            <w:rFonts w:ascii="Times New Roman" w:hAnsi="Times New Roman"/>
            <w:outline w:val="0"/>
            <w:color w:val="000000"/>
            <w:sz w:val="24"/>
            <w:szCs w:val="24"/>
            <w:u w:color="000000"/>
            <w:shd w:val="clear" w:color="auto" w:fill="ffffff"/>
            <w:rtl w:val="0"/>
            <w:lang w:val="en-US"/>
            <w14:textFill>
              <w14:solidFill>
                <w14:srgbClr w14:val="000000"/>
              </w14:solidFill>
            </w14:textFill>
          </w:rPr>
          <w:delText>At these</w:delText>
        </w:r>
      </w:del>
      <w:ins w:id="51" w:date="2024-03-29T16:12:21Z" w:author="Douglas Campbell">
        <w:r>
          <w:rPr>
            <w:rFonts w:ascii="Times New Roman" w:hAnsi="Times New Roman"/>
            <w:outline w:val="0"/>
            <w:color w:val="000000"/>
            <w:sz w:val="24"/>
            <w:szCs w:val="24"/>
            <w:u w:color="000000"/>
            <w:shd w:val="clear" w:color="auto" w:fill="ffffff"/>
            <w:rtl w:val="0"/>
            <w:lang w:val="en-US"/>
            <w14:textFill>
              <w14:solidFill>
                <w14:srgbClr w14:val="000000"/>
              </w14:solidFill>
            </w14:textFill>
          </w:rPr>
          <w:t>Under these</w:t>
        </w:r>
      </w:ins>
      <w:r>
        <w:rPr>
          <w:rFonts w:ascii="Times New Roman" w:hAnsi="Times New Roman"/>
          <w:outline w:val="0"/>
          <w:color w:val="000000"/>
          <w:sz w:val="24"/>
          <w:szCs w:val="24"/>
          <w:u w:color="000000"/>
          <w:shd w:val="clear" w:color="auto" w:fill="ffffff"/>
          <w:rtl w:val="0"/>
          <w:lang w:val="fr-FR"/>
          <w14:textFill>
            <w14:solidFill>
              <w14:srgbClr w14:val="000000"/>
            </w14:solidFill>
          </w14:textFill>
        </w:rPr>
        <w:t xml:space="preserve"> conditions, </w:t>
      </w:r>
      <w:r>
        <w:rPr>
          <w:rFonts w:ascii="Times New Roman" w:hAnsi="Times New Roman"/>
          <w:i w:val="1"/>
          <w:iCs w:val="1"/>
          <w:outline w:val="0"/>
          <w:color w:val="000000"/>
          <w:sz w:val="24"/>
          <w:szCs w:val="24"/>
          <w:u w:color="000000"/>
          <w:shd w:val="clear" w:color="auto" w:fill="ffffff"/>
          <w:rtl w:val="0"/>
          <w:lang w:val="it-IT"/>
          <w14:textFill>
            <w14:solidFill>
              <w14:srgbClr w14:val="000000"/>
            </w14:solidFill>
          </w14:textFill>
        </w:rPr>
        <w:t>T. pseudonana</w:t>
      </w:r>
      <w:r>
        <w:rPr>
          <w:rFonts w:ascii="Times New Roman" w:hAnsi="Times New Roman"/>
          <w:outline w:val="0"/>
          <w:color w:val="000000"/>
          <w:sz w:val="24"/>
          <w:szCs w:val="24"/>
          <w:u w:color="000000"/>
          <w:shd w:val="clear" w:color="auto" w:fill="ffffff"/>
          <w:rtl w:val="0"/>
          <w:lang w:val="en-US"/>
          <w14:textFill>
            <w14:solidFill>
              <w14:srgbClr w14:val="000000"/>
            </w14:solidFill>
          </w14:textFill>
        </w:rPr>
        <w:t xml:space="preserve"> cultures did not </w:t>
      </w:r>
      <w:del w:id="52" w:date="2024-03-29T16:12:27Z" w:author="Douglas Campbell">
        <w:r>
          <w:rPr>
            <w:rFonts w:ascii="Times New Roman" w:hAnsi="Times New Roman"/>
            <w:outline w:val="0"/>
            <w:color w:val="000000"/>
            <w:sz w:val="24"/>
            <w:szCs w:val="24"/>
            <w:u w:color="000000"/>
            <w:shd w:val="clear" w:color="auto" w:fill="ffffff"/>
            <w:rtl w:val="0"/>
            <w:lang w:val="en-US"/>
            <w14:textFill>
              <w14:solidFill>
                <w14:srgbClr w14:val="000000"/>
              </w14:solidFill>
            </w14:textFill>
          </w:rPr>
          <w:delText>exhibit</w:delText>
        </w:r>
      </w:del>
      <w:ins w:id="53" w:date="2024-03-29T16:12:29Z" w:author="Douglas Campbell">
        <w:r>
          <w:rPr>
            <w:rFonts w:ascii="Times New Roman" w:hAnsi="Times New Roman"/>
            <w:outline w:val="0"/>
            <w:color w:val="000000"/>
            <w:sz w:val="24"/>
            <w:szCs w:val="24"/>
            <w:u w:color="000000"/>
            <w:shd w:val="clear" w:color="auto" w:fill="ffffff"/>
            <w:rtl w:val="0"/>
            <w:lang w:val="en-US"/>
            <w14:textFill>
              <w14:solidFill>
                <w14:srgbClr w14:val="000000"/>
              </w14:solidFill>
            </w14:textFill>
          </w:rPr>
          <w:t>retain</w:t>
        </w:r>
      </w:ins>
      <w:r>
        <w:rPr>
          <w:rFonts w:ascii="Times New Roman" w:hAnsi="Times New Roman"/>
          <w:outline w:val="0"/>
          <w:color w:val="000000"/>
          <w:sz w:val="24"/>
          <w:szCs w:val="24"/>
          <w:u w:color="000000"/>
          <w:shd w:val="clear" w:color="auto" w:fill="ffffff"/>
          <w:rtl w:val="0"/>
          <w:lang w:val="en-US"/>
          <w14:textFill>
            <w14:solidFill>
              <w14:srgbClr w14:val="000000"/>
            </w14:solidFill>
          </w14:textFill>
        </w:rPr>
        <w:t xml:space="preserve"> the significant 4-step </w:t>
      </w:r>
      <w:r>
        <w:rPr>
          <w:rFonts w:ascii="Times New Roman" w:hAnsi="Times New Roman"/>
          <w:sz w:val="24"/>
          <w:szCs w:val="24"/>
          <w:rtl w:val="0"/>
          <w:lang w:val="en-US"/>
        </w:rPr>
        <w:t xml:space="preserve">oscillation in ChlF indicative of </w:t>
      </w:r>
      <w:ins w:id="54" w:date="2024-03-29T16:12:35Z" w:author="Douglas Campbell">
        <w:r>
          <w:rPr>
            <w:rFonts w:ascii="Times New Roman" w:hAnsi="Times New Roman"/>
            <w:sz w:val="24"/>
            <w:szCs w:val="24"/>
            <w:rtl w:val="0"/>
            <w:lang w:val="en-US"/>
          </w:rPr>
          <w:t xml:space="preserve">synchronized </w:t>
        </w:r>
      </w:ins>
      <w:r>
        <w:rPr>
          <w:rFonts w:ascii="Times New Roman" w:hAnsi="Times New Roman"/>
          <w:sz w:val="24"/>
          <w:szCs w:val="24"/>
          <w:rtl w:val="0"/>
        </w:rPr>
        <w:t xml:space="preserve">S-state cycling. </w:t>
      </w:r>
    </w:p>
    <w:p>
      <w:pPr>
        <w:pStyle w:val="Body"/>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5040001" cy="3600154"/>
            <wp:effectExtent l="0" t="0" r="0" b="0"/>
            <wp:docPr id="1073741831" name="officeArt object" descr="A diagram of a heat wav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1" name="A diagram of a heat waveDescription automatically generated" descr="A diagram of a heat waveDescription automatically generated"/>
                    <pic:cNvPicPr>
                      <a:picLocks noChangeAspect="1"/>
                    </pic:cNvPicPr>
                  </pic:nvPicPr>
                  <pic:blipFill>
                    <a:blip r:embed="rId8">
                      <a:extLst/>
                    </a:blip>
                    <a:stretch>
                      <a:fillRect/>
                    </a:stretch>
                  </pic:blipFill>
                  <pic:spPr>
                    <a:xfrm>
                      <a:off x="0" y="0"/>
                      <a:ext cx="5040001" cy="3600154"/>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it-IT"/>
        </w:rPr>
        <w:t>Figure 4</w:t>
      </w:r>
      <w:r>
        <w:rPr>
          <w:rFonts w:ascii="Times New Roman" w:hAnsi="Times New Roman"/>
          <w:sz w:val="24"/>
          <w:szCs w:val="24"/>
          <w:rtl w:val="0"/>
        </w:rPr>
        <w:t xml:space="preserve">: </w:t>
      </w:r>
      <w:commentRangeStart w:id="55"/>
      <w:r>
        <w:rPr>
          <w:rFonts w:ascii="Times New Roman" w:hAnsi="Times New Roman"/>
          <w:sz w:val="24"/>
          <w:szCs w:val="24"/>
          <w:rtl w:val="0"/>
        </w:rPr>
        <w:t>GAM</w:t>
      </w:r>
      <w:commentRangeEnd w:id="55"/>
      <w:r>
        <w:commentReference w:id="55"/>
      </w:r>
      <w:r>
        <w:rPr>
          <w:rFonts w:ascii="Times New Roman" w:hAnsi="Times New Roman"/>
          <w:sz w:val="24"/>
          <w:szCs w:val="24"/>
          <w:rtl w:val="0"/>
          <w:lang w:val="en-US"/>
        </w:rPr>
        <w:t xml:space="preserve"> model predictions of the consecutive flashes before the damping of S-state-induced chlorophyll fluorescence oscillations as predicted by the deviation from growth temperature (</w:t>
      </w:r>
      <w:r>
        <w:rPr>
          <w:rFonts w:ascii="Times New Roman" w:hAnsi="Times New Roman" w:hint="default"/>
          <w:sz w:val="24"/>
          <w:szCs w:val="24"/>
          <w:rtl w:val="0"/>
          <w:lang w:val="en-US"/>
        </w:rPr>
        <w:t>°</w:t>
      </w:r>
      <w:r>
        <w:rPr>
          <w:rFonts w:ascii="Times New Roman" w:hAnsi="Times New Roman"/>
          <w:sz w:val="24"/>
          <w:szCs w:val="24"/>
          <w:rtl w:val="0"/>
          <w:lang w:val="pt-PT"/>
        </w:rPr>
        <w:t>C)</w:t>
      </w:r>
      <w:ins w:id="56" w:date="2024-03-29T16:13:25Z" w:author="Douglas Campbell">
        <w:r>
          <w:rPr>
            <w:rFonts w:ascii="Times New Roman" w:hAnsi="Times New Roman"/>
            <w:sz w:val="24"/>
            <w:szCs w:val="24"/>
            <w:rtl w:val="0"/>
            <w:lang w:val="en-US"/>
          </w:rPr>
          <w:t xml:space="preserve"> during measurements, </w:t>
        </w:r>
      </w:ins>
      <w:r>
        <w:rPr>
          <w:rFonts w:ascii="Times New Roman" w:hAnsi="Times New Roman"/>
          <w:sz w:val="24"/>
          <w:szCs w:val="24"/>
          <w:rtl w:val="0"/>
          <w:lang w:val="en-US"/>
        </w:rPr>
        <w:t xml:space="preserve"> and the steady-state </w:t>
      </w:r>
      <w:ins w:id="57" w:date="2024-03-29T16:13:06Z" w:author="Douglas Campbell">
        <w:r>
          <w:rPr>
            <w:rFonts w:ascii="Times New Roman" w:hAnsi="Times New Roman"/>
            <w:sz w:val="24"/>
            <w:szCs w:val="24"/>
            <w:rtl w:val="0"/>
            <w:lang w:val="en-US"/>
          </w:rPr>
          <w:t xml:space="preserve">measurement </w:t>
        </w:r>
      </w:ins>
      <w:r>
        <w:rPr>
          <w:rFonts w:ascii="Times New Roman" w:hAnsi="Times New Roman"/>
          <w:sz w:val="24"/>
          <w:szCs w:val="24"/>
          <w:rtl w:val="0"/>
          <w:lang w:val="en-US"/>
        </w:rPr>
        <w:t>light level (</w:t>
      </w:r>
      <w:r>
        <w:rPr>
          <w:rFonts w:ascii="Times New Roman" w:hAnsi="Times New Roman" w:hint="default"/>
          <w:sz w:val="24"/>
          <w:szCs w:val="24"/>
          <w:rtl w:val="0"/>
          <w:lang w:val="en-US"/>
        </w:rPr>
        <w:t>µ</w:t>
      </w:r>
      <w:r>
        <w:rPr>
          <w:rFonts w:ascii="Times New Roman" w:hAnsi="Times New Roman"/>
          <w:sz w:val="24"/>
          <w:szCs w:val="24"/>
          <w:rtl w:val="0"/>
          <w:lang w:val="en-US"/>
        </w:rPr>
        <w:t>mol photons m</w:t>
      </w:r>
      <w:r>
        <w:rPr>
          <w:rFonts w:ascii="Times New Roman" w:hAnsi="Times New Roman"/>
          <w:sz w:val="24"/>
          <w:szCs w:val="24"/>
          <w:vertAlign w:val="superscript"/>
          <w:rtl w:val="0"/>
        </w:rPr>
        <w:t>-2</w:t>
      </w:r>
      <w:r>
        <w:rPr>
          <w:rFonts w:ascii="Times New Roman" w:hAnsi="Times New Roman"/>
          <w:sz w:val="24"/>
          <w:szCs w:val="24"/>
          <w:rtl w:val="0"/>
        </w:rPr>
        <w:t>s</w:t>
      </w:r>
      <w:r>
        <w:rPr>
          <w:rFonts w:ascii="Times New Roman" w:hAnsi="Times New Roman"/>
          <w:sz w:val="24"/>
          <w:szCs w:val="24"/>
          <w:vertAlign w:val="superscript"/>
          <w:rtl w:val="0"/>
          <w:lang w:val="ru-RU"/>
        </w:rPr>
        <w:t>-1</w:t>
      </w:r>
      <w:r>
        <w:rPr>
          <w:rFonts w:ascii="Times New Roman" w:hAnsi="Times New Roman"/>
          <w:sz w:val="24"/>
          <w:szCs w:val="24"/>
          <w:rtl w:val="0"/>
        </w:rPr>
        <w:t>)</w:t>
      </w:r>
      <w:ins w:id="58" w:date="2024-03-29T16:13:30Z" w:author="Douglas Campbell">
        <w:r>
          <w:rPr>
            <w:rFonts w:ascii="Times New Roman" w:hAnsi="Times New Roman"/>
            <w:sz w:val="24"/>
            <w:szCs w:val="24"/>
            <w:rtl w:val="0"/>
            <w:lang w:val="en-US"/>
          </w:rPr>
          <w:t>,</w:t>
        </w:r>
      </w:ins>
      <w:r>
        <w:rPr>
          <w:rFonts w:ascii="Times New Roman" w:hAnsi="Times New Roman"/>
          <w:sz w:val="24"/>
          <w:szCs w:val="24"/>
          <w:rtl w:val="0"/>
          <w:lang w:val="en-US"/>
        </w:rPr>
        <w:t xml:space="preserve"> experienced by polar and temperate diatoms. </w:t>
      </w:r>
    </w:p>
    <w:p>
      <w:pPr>
        <w:pStyle w:val="Body"/>
        <w:rPr>
          <w:rFonts w:ascii="Times New Roman" w:cs="Times New Roman" w:hAnsi="Times New Roman" w:eastAsia="Times New Roman"/>
          <w:sz w:val="24"/>
          <w:szCs w:val="24"/>
        </w:rPr>
      </w:pPr>
    </w:p>
    <w:p>
      <w:pPr>
        <w:pStyle w:val="Body"/>
        <w:spacing w:line="360" w:lineRule="auto"/>
        <w:ind w:firstLine="340"/>
        <w:rPr>
          <w:rFonts w:ascii="Times New Roman" w:cs="Times New Roman" w:hAnsi="Times New Roman" w:eastAsia="Times New Roman"/>
          <w:sz w:val="24"/>
          <w:szCs w:val="24"/>
        </w:rPr>
      </w:pPr>
      <w:r>
        <w:rPr>
          <w:rFonts w:ascii="Times New Roman" w:hAnsi="Times New Roman"/>
          <w:sz w:val="24"/>
          <w:szCs w:val="24"/>
          <w:rtl w:val="0"/>
          <w:lang w:val="en-US"/>
        </w:rPr>
        <w:t>The GAM output</w:t>
      </w:r>
      <w:ins w:id="59" w:date="2024-03-29T16:13:34Z" w:author="Douglas Campbell">
        <w:r>
          <w:rPr>
            <w:rFonts w:ascii="Times New Roman" w:hAnsi="Times New Roman"/>
            <w:sz w:val="24"/>
            <w:szCs w:val="24"/>
            <w:rtl w:val="0"/>
            <w:lang w:val="en-US"/>
          </w:rPr>
          <w:t>s</w:t>
        </w:r>
      </w:ins>
      <w:r>
        <w:rPr>
          <w:rFonts w:ascii="Times New Roman" w:hAnsi="Times New Roman"/>
          <w:sz w:val="24"/>
          <w:szCs w:val="24"/>
          <w:rtl w:val="0"/>
          <w:lang w:val="en-US"/>
        </w:rPr>
        <w:t xml:space="preserve"> varied more </w:t>
      </w:r>
      <w:del w:id="60" w:date="2024-03-29T16:13:38Z" w:author="Douglas Campbell">
        <w:r>
          <w:rPr>
            <w:rFonts w:ascii="Times New Roman" w:hAnsi="Times New Roman"/>
            <w:sz w:val="24"/>
            <w:szCs w:val="24"/>
            <w:rtl w:val="0"/>
            <w:lang w:val="en-US"/>
          </w:rPr>
          <w:delText>between</w:delText>
        </w:r>
      </w:del>
      <w:ins w:id="61" w:date="2024-03-29T16:13:39Z" w:author="Douglas Campbell">
        <w:r>
          <w:rPr>
            <w:rFonts w:ascii="Times New Roman" w:hAnsi="Times New Roman"/>
            <w:sz w:val="24"/>
            <w:szCs w:val="24"/>
            <w:rtl w:val="0"/>
            <w:lang w:val="en-US"/>
          </w:rPr>
          <w:t>among</w:t>
        </w:r>
      </w:ins>
      <w:r>
        <w:rPr>
          <w:rFonts w:ascii="Times New Roman" w:hAnsi="Times New Roman"/>
          <w:sz w:val="24"/>
          <w:szCs w:val="24"/>
          <w:rtl w:val="0"/>
          <w:lang w:val="en-US"/>
        </w:rPr>
        <w:t xml:space="preserve"> algal strains (Table 1). The smoothing term was significant for the temperate strains </w:t>
      </w:r>
      <w:r>
        <w:rPr>
          <w:rFonts w:ascii="Times New Roman" w:hAnsi="Times New Roman"/>
          <w:i w:val="1"/>
          <w:iCs w:val="1"/>
          <w:sz w:val="24"/>
          <w:szCs w:val="24"/>
          <w:rtl w:val="0"/>
          <w:lang w:val="de-DE"/>
        </w:rPr>
        <w:t>C. reinhardtii</w:t>
      </w:r>
      <w:r>
        <w:rPr>
          <w:rFonts w:ascii="Times New Roman" w:hAnsi="Times New Roman"/>
          <w:sz w:val="24"/>
          <w:szCs w:val="24"/>
          <w:rtl w:val="0"/>
          <w:lang w:val="en-US"/>
        </w:rPr>
        <w:t xml:space="preserve"> (F = 9.49, p = 0.000274) and </w:t>
      </w:r>
      <w:r>
        <w:rPr>
          <w:rFonts w:ascii="Times New Roman" w:hAnsi="Times New Roman"/>
          <w:i w:val="1"/>
          <w:iCs w:val="1"/>
          <w:outline w:val="0"/>
          <w:color w:val="000000"/>
          <w:sz w:val="24"/>
          <w:szCs w:val="24"/>
          <w:u w:color="000000"/>
          <w:shd w:val="clear" w:color="auto" w:fill="ffffff"/>
          <w:rtl w:val="0"/>
          <w:lang w:val="pt-PT"/>
          <w14:textFill>
            <w14:solidFill>
              <w14:srgbClr w14:val="000000"/>
            </w14:solidFill>
          </w14:textFill>
        </w:rPr>
        <w:t>C. vulgaris</w:t>
      </w:r>
      <w:r>
        <w:rPr>
          <w:rFonts w:ascii="Times New Roman" w:hAnsi="Times New Roman"/>
          <w:outline w:val="0"/>
          <w:color w:val="000000"/>
          <w:sz w:val="24"/>
          <w:szCs w:val="24"/>
          <w:u w:color="000000"/>
          <w:shd w:val="clear" w:color="auto" w:fill="ffffff"/>
          <w:rtl w:val="0"/>
          <w14:textFill>
            <w14:solidFill>
              <w14:srgbClr w14:val="000000"/>
            </w14:solidFill>
          </w14:textFill>
        </w:rPr>
        <w:t xml:space="preserve"> (F = 13.83, p = </w:t>
      </w:r>
      <w:r>
        <w:rPr>
          <w:rFonts w:ascii="Times New Roman" w:hAnsi="Times New Roman"/>
          <w:sz w:val="24"/>
          <w:szCs w:val="24"/>
          <w:rtl w:val="0"/>
          <w:lang w:val="en-US"/>
        </w:rPr>
        <w:t>4.08e-06), predicting 85.4% (adjusted R</w:t>
      </w:r>
      <w:r>
        <w:rPr>
          <w:rFonts w:ascii="Times New Roman" w:hAnsi="Times New Roman"/>
          <w:sz w:val="24"/>
          <w:szCs w:val="24"/>
          <w:vertAlign w:val="superscript"/>
          <w:rtl w:val="0"/>
        </w:rPr>
        <w:t>2</w:t>
      </w:r>
      <w:r>
        <w:rPr>
          <w:rFonts w:ascii="Times New Roman" w:hAnsi="Times New Roman"/>
          <w:sz w:val="24"/>
          <w:szCs w:val="24"/>
          <w:rtl w:val="0"/>
          <w:lang w:val="en-US"/>
        </w:rPr>
        <w:t xml:space="preserve"> = 0.786) and 82.3% (adjusted R</w:t>
      </w:r>
      <w:r>
        <w:rPr>
          <w:rFonts w:ascii="Times New Roman" w:hAnsi="Times New Roman"/>
          <w:sz w:val="24"/>
          <w:szCs w:val="24"/>
          <w:vertAlign w:val="superscript"/>
          <w:rtl w:val="0"/>
        </w:rPr>
        <w:t>2</w:t>
      </w:r>
      <w:r>
        <w:rPr>
          <w:rFonts w:ascii="Times New Roman" w:hAnsi="Times New Roman"/>
          <w:sz w:val="24"/>
          <w:szCs w:val="24"/>
          <w:rtl w:val="0"/>
          <w:lang w:val="en-US"/>
        </w:rPr>
        <w:t xml:space="preserve"> = 0.772) of the deviance in the damping index, respectively. However, while the smoothing term was significant </w:t>
      </w:r>
      <w:r>
        <w:rPr>
          <w:rFonts w:ascii="Times New Roman" w:hAnsi="Times New Roman"/>
          <w:outline w:val="0"/>
          <w:color w:val="000000"/>
          <w:sz w:val="24"/>
          <w:szCs w:val="24"/>
          <w:u w:color="000000"/>
          <w:shd w:val="clear" w:color="auto" w:fill="ffffff"/>
          <w:rtl w:val="0"/>
          <w14:textFill>
            <w14:solidFill>
              <w14:srgbClr w14:val="000000"/>
            </w14:solidFill>
          </w14:textFill>
        </w:rPr>
        <w:t xml:space="preserve">(F = 6.59, p = </w:t>
      </w:r>
      <w:r>
        <w:rPr>
          <w:rFonts w:ascii="Times New Roman" w:hAnsi="Times New Roman"/>
          <w:sz w:val="24"/>
          <w:szCs w:val="24"/>
          <w:rtl w:val="0"/>
          <w:lang w:val="en-US"/>
        </w:rPr>
        <w:t>0.00687), predicting 78.8% (adjusted R</w:t>
      </w:r>
      <w:r>
        <w:rPr>
          <w:rFonts w:ascii="Times New Roman" w:hAnsi="Times New Roman"/>
          <w:sz w:val="24"/>
          <w:szCs w:val="24"/>
          <w:vertAlign w:val="superscript"/>
          <w:rtl w:val="0"/>
        </w:rPr>
        <w:t>2</w:t>
      </w:r>
      <w:r>
        <w:rPr>
          <w:rFonts w:ascii="Times New Roman" w:hAnsi="Times New Roman"/>
          <w:sz w:val="24"/>
          <w:szCs w:val="24"/>
          <w:rtl w:val="0"/>
          <w:lang w:val="en-US"/>
        </w:rPr>
        <w:t xml:space="preserve"> = 0.687) of the deviance for the polar </w:t>
      </w:r>
      <w:r>
        <w:rPr>
          <w:rFonts w:ascii="Times New Roman" w:hAnsi="Times New Roman"/>
          <w:i w:val="1"/>
          <w:iCs w:val="1"/>
          <w:outline w:val="0"/>
          <w:color w:val="000000"/>
          <w:sz w:val="24"/>
          <w:szCs w:val="24"/>
          <w:u w:color="000000"/>
          <w:shd w:val="clear" w:color="auto" w:fill="ffffff"/>
          <w:rtl w:val="0"/>
          <w:lang w:val="it-IT"/>
          <w14:textFill>
            <w14:solidFill>
              <w14:srgbClr w14:val="000000"/>
            </w14:solidFill>
          </w14:textFill>
        </w:rPr>
        <w:t>C. ICEMDV</w:t>
      </w:r>
      <w:r>
        <w:rPr>
          <w:rFonts w:ascii="Times New Roman" w:hAnsi="Times New Roman"/>
          <w:outline w:val="0"/>
          <w:color w:val="000000"/>
          <w:sz w:val="24"/>
          <w:szCs w:val="24"/>
          <w:u w:color="000000"/>
          <w:shd w:val="clear" w:color="auto" w:fill="ffffff"/>
          <w:rtl w:val="0"/>
          <w:lang w:val="en-US"/>
          <w14:textFill>
            <w14:solidFill>
              <w14:srgbClr w14:val="000000"/>
            </w14:solidFill>
          </w14:textFill>
        </w:rPr>
        <w:t xml:space="preserve">, it was not significant for the other two polar taxa. For </w:t>
      </w:r>
      <w:r>
        <w:rPr>
          <w:rFonts w:ascii="Times New Roman" w:hAnsi="Times New Roman"/>
          <w:i w:val="1"/>
          <w:iCs w:val="1"/>
          <w:outline w:val="0"/>
          <w:color w:val="000000"/>
          <w:sz w:val="24"/>
          <w:szCs w:val="24"/>
          <w:u w:color="000000"/>
          <w:shd w:val="clear" w:color="auto" w:fill="ffffff"/>
          <w:rtl w:val="0"/>
          <w14:textFill>
            <w14:solidFill>
              <w14:srgbClr w14:val="000000"/>
            </w14:solidFill>
          </w14:textFill>
        </w:rPr>
        <w:t>C. priscuii</w:t>
      </w:r>
      <w:r>
        <w:rPr>
          <w:rFonts w:ascii="Times New Roman" w:hAnsi="Times New Roman"/>
          <w:outline w:val="0"/>
          <w:color w:val="000000"/>
          <w:sz w:val="24"/>
          <w:szCs w:val="24"/>
          <w:u w:color="000000"/>
          <w:shd w:val="clear" w:color="auto" w:fill="ffffff"/>
          <w:rtl w:val="0"/>
          <w:lang w:val="en-US"/>
          <w14:textFill>
            <w14:solidFill>
              <w14:srgbClr w14:val="000000"/>
            </w14:solidFill>
          </w14:textFill>
        </w:rPr>
        <w:t xml:space="preserve">, the statistical evaluation of the </w:t>
      </w:r>
      <w:r>
        <w:rPr>
          <w:rFonts w:ascii="Times New Roman" w:hAnsi="Times New Roman"/>
          <w:sz w:val="24"/>
          <w:szCs w:val="24"/>
          <w:rtl w:val="0"/>
          <w:lang w:val="en-US"/>
        </w:rPr>
        <w:t>smoothing term produced an F value of 2.17 and a corresponding p-value of 0.115, explaining only 57.7% (adjusted R</w:t>
      </w:r>
      <w:r>
        <w:rPr>
          <w:rFonts w:ascii="Times New Roman" w:hAnsi="Times New Roman"/>
          <w:sz w:val="24"/>
          <w:szCs w:val="24"/>
          <w:vertAlign w:val="superscript"/>
          <w:rtl w:val="0"/>
        </w:rPr>
        <w:t>2</w:t>
      </w:r>
      <w:r>
        <w:rPr>
          <w:rFonts w:ascii="Times New Roman" w:hAnsi="Times New Roman"/>
          <w:sz w:val="24"/>
          <w:szCs w:val="24"/>
          <w:rtl w:val="0"/>
          <w:lang w:val="en-US"/>
        </w:rPr>
        <w:t xml:space="preserve"> = 0.389) of the deviance in the response variable. Similarly, the non-significant smoothing term for </w:t>
      </w:r>
      <w:r>
        <w:rPr>
          <w:rFonts w:ascii="Times New Roman" w:hAnsi="Times New Roman"/>
          <w:i w:val="1"/>
          <w:iCs w:val="1"/>
          <w:outline w:val="0"/>
          <w:color w:val="000000"/>
          <w:sz w:val="24"/>
          <w:szCs w:val="24"/>
          <w:u w:color="000000"/>
          <w:shd w:val="clear" w:color="auto" w:fill="ffffff"/>
          <w:rtl w:val="0"/>
          <w14:textFill>
            <w14:solidFill>
              <w14:srgbClr w14:val="000000"/>
            </w14:solidFill>
          </w14:textFill>
        </w:rPr>
        <w:t>C. malina</w:t>
      </w:r>
      <w:r>
        <w:rPr>
          <w:rFonts w:ascii="Times New Roman" w:hAnsi="Times New Roman"/>
          <w:outline w:val="0"/>
          <w:color w:val="000000"/>
          <w:sz w:val="24"/>
          <w:szCs w:val="24"/>
          <w:u w:color="000000"/>
          <w:shd w:val="clear" w:color="auto" w:fill="ffffff"/>
          <w:rtl w:val="0"/>
          <w14:textFill>
            <w14:solidFill>
              <w14:srgbClr w14:val="000000"/>
            </w14:solidFill>
          </w14:textFill>
        </w:rPr>
        <w:t xml:space="preserve"> (F = </w:t>
      </w:r>
      <w:r>
        <w:rPr>
          <w:rFonts w:ascii="Times New Roman" w:hAnsi="Times New Roman"/>
          <w:sz w:val="24"/>
          <w:szCs w:val="24"/>
          <w:rtl w:val="0"/>
          <w:lang w:val="en-US"/>
        </w:rPr>
        <w:t>2.56, p = 0.0843) only explained 60.2% of the deviance in the damping index (adjusted R</w:t>
      </w:r>
      <w:r>
        <w:rPr>
          <w:rFonts w:ascii="Times New Roman" w:hAnsi="Times New Roman"/>
          <w:sz w:val="24"/>
          <w:szCs w:val="24"/>
          <w:vertAlign w:val="superscript"/>
          <w:rtl w:val="0"/>
        </w:rPr>
        <w:t>2</w:t>
      </w:r>
      <w:r>
        <w:rPr>
          <w:rFonts w:ascii="Times New Roman" w:hAnsi="Times New Roman"/>
          <w:sz w:val="24"/>
          <w:szCs w:val="24"/>
          <w:rtl w:val="0"/>
        </w:rPr>
        <w:t xml:space="preserve"> = 0.423). </w:t>
      </w:r>
    </w:p>
    <w:p>
      <w:pPr>
        <w:pStyle w:val="Body"/>
        <w:spacing w:line="360" w:lineRule="auto"/>
        <w:ind w:firstLine="340"/>
        <w:rPr>
          <w:rFonts w:ascii="Times New Roman" w:cs="Times New Roman" w:hAnsi="Times New Roman" w:eastAsia="Times New Roman"/>
          <w:outline w:val="0"/>
          <w:color w:val="000000"/>
          <w:sz w:val="24"/>
          <w:szCs w:val="24"/>
          <w:u w:color="000000"/>
          <w:shd w:val="clear" w:color="auto" w:fill="ffffff"/>
          <w14:textFill>
            <w14:solidFill>
              <w14:srgbClr w14:val="000000"/>
            </w14:solidFill>
          </w14:textFill>
        </w:rPr>
      </w:pPr>
      <w:r>
        <w:rPr>
          <w:rFonts w:ascii="Times New Roman" w:hAnsi="Times New Roman"/>
          <w:sz w:val="24"/>
          <w:szCs w:val="24"/>
          <w:rtl w:val="0"/>
          <w:lang w:val="en-US"/>
        </w:rPr>
        <w:t xml:space="preserve">Overall, model predictions for algal strains exhibited a similar pattern to the diatoms, with the longest predicted periodic oscillations in ChlF at higher </w:t>
      </w:r>
      <w:ins w:id="62" w:date="2024-03-29T16:13:58Z" w:author="Douglas Campbell">
        <w:r>
          <w:rPr>
            <w:rFonts w:ascii="Times New Roman" w:hAnsi="Times New Roman"/>
            <w:sz w:val="24"/>
            <w:szCs w:val="24"/>
            <w:rtl w:val="0"/>
            <w:lang w:val="en-US"/>
          </w:rPr>
          <w:t xml:space="preserve">measurement </w:t>
        </w:r>
      </w:ins>
      <w:r>
        <w:rPr>
          <w:rFonts w:ascii="Times New Roman" w:hAnsi="Times New Roman"/>
          <w:sz w:val="24"/>
          <w:szCs w:val="24"/>
          <w:rtl w:val="0"/>
          <w:lang w:val="en-US"/>
        </w:rPr>
        <w:t xml:space="preserve">light levels and lower </w:t>
      </w:r>
      <w:ins w:id="63" w:date="2024-03-29T16:14:02Z" w:author="Douglas Campbell">
        <w:r>
          <w:rPr>
            <w:rFonts w:ascii="Times New Roman" w:hAnsi="Times New Roman"/>
            <w:sz w:val="24"/>
            <w:szCs w:val="24"/>
            <w:rtl w:val="0"/>
            <w:lang w:val="en-US"/>
          </w:rPr>
          <w:t xml:space="preserve">measurement </w:t>
        </w:r>
      </w:ins>
      <w:r>
        <w:rPr>
          <w:rFonts w:ascii="Times New Roman" w:hAnsi="Times New Roman"/>
          <w:sz w:val="24"/>
          <w:szCs w:val="24"/>
          <w:rtl w:val="0"/>
          <w:lang w:val="fr-FR"/>
        </w:rPr>
        <w:t xml:space="preserve">temperatures </w:t>
      </w:r>
      <w:ins w:id="64" w:date="2024-03-29T16:14:10Z" w:author="Douglas Campbell">
        <w:r>
          <w:rPr>
            <w:rFonts w:ascii="Times New Roman" w:hAnsi="Times New Roman"/>
            <w:sz w:val="24"/>
            <w:szCs w:val="24"/>
            <w:rtl w:val="0"/>
            <w:lang w:val="en-US"/>
          </w:rPr>
          <w:t xml:space="preserve">relative to growth temperature </w:t>
        </w:r>
      </w:ins>
      <w:r>
        <w:rPr>
          <w:rFonts w:ascii="Times New Roman" w:hAnsi="Times New Roman"/>
          <w:sz w:val="24"/>
          <w:szCs w:val="24"/>
          <w:rtl w:val="0"/>
          <w:lang w:val="en-US"/>
        </w:rPr>
        <w:t xml:space="preserve">(Figure 5). The trends shown by the three strains of polar algae are remarkably consistent, displaying virtually identical patterns and differing by only 1-2 flashes before S-state damping </w:t>
      </w:r>
      <w:ins w:id="65" w:date="2024-03-29T16:14:22Z" w:author="Douglas Campbell">
        <w:r>
          <w:rPr>
            <w:rFonts w:ascii="Times New Roman" w:hAnsi="Times New Roman"/>
            <w:sz w:val="24"/>
            <w:szCs w:val="24"/>
            <w:rtl w:val="0"/>
            <w:lang w:val="en-US"/>
          </w:rPr>
          <w:t xml:space="preserve">occurred, </w:t>
        </w:r>
      </w:ins>
      <w:r>
        <w:rPr>
          <w:rFonts w:ascii="Times New Roman" w:hAnsi="Times New Roman"/>
          <w:sz w:val="24"/>
          <w:szCs w:val="24"/>
          <w:rtl w:val="0"/>
          <w:lang w:val="en-US"/>
        </w:rPr>
        <w:t xml:space="preserve">under identical conditions </w:t>
      </w:r>
      <w:r>
        <w:rPr>
          <w:rFonts w:ascii="Times New Roman" w:hAnsi="Times New Roman"/>
          <w:outline w:val="0"/>
          <w:color w:val="000000"/>
          <w:sz w:val="24"/>
          <w:szCs w:val="24"/>
          <w:u w:color="000000"/>
          <w:shd w:val="clear" w:color="auto" w:fill="ffffff"/>
          <w:rtl w:val="0"/>
          <w:lang w:val="it-IT"/>
          <w14:textFill>
            <w14:solidFill>
              <w14:srgbClr w14:val="000000"/>
            </w14:solidFill>
          </w14:textFill>
        </w:rPr>
        <w:t>(Figure 5).</w:t>
      </w:r>
      <w:r>
        <w:rPr>
          <w:rFonts w:ascii="Times New Roman" w:hAnsi="Times New Roman"/>
          <w:sz w:val="24"/>
          <w:szCs w:val="24"/>
          <w:rtl w:val="0"/>
          <w:lang w:val="en-US"/>
        </w:rPr>
        <w:t xml:space="preserve"> Further, much like the temperate diatoms, the temperate algae </w:t>
      </w:r>
      <w:r>
        <w:rPr>
          <w:rFonts w:ascii="Times New Roman" w:hAnsi="Times New Roman"/>
          <w:i w:val="1"/>
          <w:iCs w:val="1"/>
          <w:sz w:val="24"/>
          <w:szCs w:val="24"/>
          <w:rtl w:val="0"/>
          <w:lang w:val="de-DE"/>
        </w:rPr>
        <w:t>C. reinhardtii</w:t>
      </w:r>
      <w:r>
        <w:rPr>
          <w:rFonts w:ascii="Times New Roman" w:hAnsi="Times New Roman"/>
          <w:sz w:val="24"/>
          <w:szCs w:val="24"/>
          <w:rtl w:val="0"/>
          <w:lang w:val="en-US"/>
        </w:rPr>
        <w:t xml:space="preserve"> and </w:t>
      </w:r>
      <w:r>
        <w:rPr>
          <w:rFonts w:ascii="Times New Roman" w:hAnsi="Times New Roman"/>
          <w:i w:val="1"/>
          <w:iCs w:val="1"/>
          <w:outline w:val="0"/>
          <w:color w:val="000000"/>
          <w:sz w:val="24"/>
          <w:szCs w:val="24"/>
          <w:u w:color="000000"/>
          <w:shd w:val="clear" w:color="auto" w:fill="ffffff"/>
          <w:rtl w:val="0"/>
          <w:lang w:val="pt-PT"/>
          <w14:textFill>
            <w14:solidFill>
              <w14:srgbClr w14:val="000000"/>
            </w14:solidFill>
          </w14:textFill>
        </w:rPr>
        <w:t>C. vulgaris</w:t>
      </w:r>
      <w:r>
        <w:rPr>
          <w:rFonts w:ascii="Times New Roman" w:hAnsi="Times New Roman"/>
          <w:outline w:val="0"/>
          <w:color w:val="000000"/>
          <w:sz w:val="24"/>
          <w:szCs w:val="24"/>
          <w:u w:color="000000"/>
          <w:shd w:val="clear" w:color="auto" w:fill="ffffff"/>
          <w:rtl w:val="0"/>
          <w:lang w:val="en-US"/>
          <w14:textFill>
            <w14:solidFill>
              <w14:srgbClr w14:val="000000"/>
            </w14:solidFill>
          </w14:textFill>
        </w:rPr>
        <w:t xml:space="preserve"> did not exhibit significant periodic </w:t>
      </w:r>
      <w:r>
        <w:rPr>
          <w:rFonts w:ascii="Times New Roman" w:hAnsi="Times New Roman"/>
          <w:sz w:val="24"/>
          <w:szCs w:val="24"/>
          <w:rtl w:val="0"/>
          <w:lang w:val="en-US"/>
        </w:rPr>
        <w:t>oscillations in ChlF around their growth temperature</w:t>
      </w:r>
      <w:ins w:id="66" w:date="2024-03-29T16:14:33Z" w:author="Douglas Campbell">
        <w:r>
          <w:rPr>
            <w:rFonts w:ascii="Times New Roman" w:hAnsi="Times New Roman"/>
            <w:sz w:val="24"/>
            <w:szCs w:val="24"/>
            <w:rtl w:val="0"/>
            <w:lang w:val="en-US"/>
          </w:rPr>
          <w:t>,</w:t>
        </w:r>
      </w:ins>
      <w:r>
        <w:rPr>
          <w:rFonts w:ascii="Times New Roman" w:hAnsi="Times New Roman"/>
          <w:sz w:val="24"/>
          <w:szCs w:val="24"/>
          <w:rtl w:val="0"/>
          <w:lang w:val="en-US"/>
        </w:rPr>
        <w:t xml:space="preserve"> under low </w:t>
      </w:r>
      <w:r>
        <w:rPr>
          <w:rFonts w:ascii="Times New Roman" w:hAnsi="Times New Roman"/>
          <w:outline w:val="0"/>
          <w:color w:val="000000"/>
          <w:sz w:val="24"/>
          <w:szCs w:val="24"/>
          <w:u w:color="000000"/>
          <w:shd w:val="clear" w:color="auto" w:fill="ffffff"/>
          <w:rtl w:val="0"/>
          <w:lang w:val="en-US"/>
          <w14:textFill>
            <w14:solidFill>
              <w14:srgbClr w14:val="000000"/>
            </w14:solidFill>
          </w14:textFill>
        </w:rPr>
        <w:t xml:space="preserve">steady-state </w:t>
      </w:r>
      <w:ins w:id="67" w:date="2024-03-29T16:14:38Z" w:author="Douglas Campbell">
        <w:r>
          <w:rPr>
            <w:rFonts w:ascii="Times New Roman" w:hAnsi="Times New Roman"/>
            <w:outline w:val="0"/>
            <w:color w:val="000000"/>
            <w:sz w:val="24"/>
            <w:szCs w:val="24"/>
            <w:u w:color="000000"/>
            <w:shd w:val="clear" w:color="auto" w:fill="ffffff"/>
            <w:rtl w:val="0"/>
            <w:lang w:val="en-US"/>
            <w14:textFill>
              <w14:solidFill>
                <w14:srgbClr w14:val="000000"/>
              </w14:solidFill>
            </w14:textFill>
          </w:rPr>
          <w:t xml:space="preserve">measurement </w:t>
        </w:r>
      </w:ins>
      <w:commentRangeStart w:id="68"/>
      <w:r>
        <w:rPr>
          <w:rFonts w:ascii="Times New Roman" w:hAnsi="Times New Roman"/>
          <w:outline w:val="0"/>
          <w:color w:val="000000"/>
          <w:sz w:val="24"/>
          <w:szCs w:val="24"/>
          <w:u w:color="000000"/>
          <w:shd w:val="clear" w:color="auto" w:fill="ffffff"/>
          <w:rtl w:val="0"/>
          <w:lang w:val="en-US"/>
          <w14:textFill>
            <w14:solidFill>
              <w14:srgbClr w14:val="000000"/>
            </w14:solidFill>
          </w14:textFill>
        </w:rPr>
        <w:t>light</w:t>
      </w:r>
      <w:commentRangeEnd w:id="68"/>
      <w:r>
        <w:commentReference w:id="68"/>
      </w:r>
      <w:r>
        <w:rPr>
          <w:rFonts w:ascii="Times New Roman" w:hAnsi="Times New Roman"/>
          <w:outline w:val="0"/>
          <w:color w:val="000000"/>
          <w:sz w:val="24"/>
          <w:szCs w:val="24"/>
          <w:u w:color="000000"/>
          <w:shd w:val="clear" w:color="auto" w:fill="ffffff"/>
          <w:rtl w:val="0"/>
          <w:lang w:val="it-IT"/>
          <w14:textFill>
            <w14:solidFill>
              <w14:srgbClr w14:val="000000"/>
            </w14:solidFill>
          </w14:textFill>
        </w:rPr>
        <w:t xml:space="preserve"> (Figure 5). </w:t>
      </w:r>
    </w:p>
    <w:p>
      <w:pPr>
        <w:pStyle w:val="Body"/>
        <w:spacing w:line="360" w:lineRule="auto"/>
        <w:ind w:firstLine="340"/>
        <w:rPr>
          <w:rFonts w:ascii="Times New Roman" w:cs="Times New Roman" w:hAnsi="Times New Roman" w:eastAsia="Times New Roman"/>
          <w:outline w:val="0"/>
          <w:color w:val="000000"/>
          <w:sz w:val="24"/>
          <w:szCs w:val="24"/>
          <w:u w:color="000000"/>
          <w:shd w:val="clear" w:color="auto" w:fill="ffffff"/>
          <w14:textFill>
            <w14:solidFill>
              <w14:srgbClr w14:val="000000"/>
            </w14:solidFill>
          </w14:textFill>
        </w:rPr>
      </w:pPr>
    </w:p>
    <w:p>
      <w:pPr>
        <w:pStyle w:val="Body"/>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5040001" cy="5759923"/>
            <wp:effectExtent l="0" t="0" r="0" b="0"/>
            <wp:docPr id="1073741832" name="officeArt object" descr="A diagram of a light level&#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32" name="A diagram of a light levelDescription automatically generated with medium confidence" descr="A diagram of a light levelDescription automatically generated with medium confidence"/>
                    <pic:cNvPicPr>
                      <a:picLocks noChangeAspect="1"/>
                    </pic:cNvPicPr>
                  </pic:nvPicPr>
                  <pic:blipFill>
                    <a:blip r:embed="rId9">
                      <a:extLst/>
                    </a:blip>
                    <a:stretch>
                      <a:fillRect/>
                    </a:stretch>
                  </pic:blipFill>
                  <pic:spPr>
                    <a:xfrm>
                      <a:off x="0" y="0"/>
                      <a:ext cx="5040001" cy="5759923"/>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it-IT"/>
        </w:rPr>
        <w:t>Figure 5</w:t>
      </w:r>
      <w:r>
        <w:rPr>
          <w:rFonts w:ascii="Times New Roman" w:hAnsi="Times New Roman"/>
          <w:sz w:val="24"/>
          <w:szCs w:val="24"/>
          <w:rtl w:val="0"/>
          <w:lang w:val="en-US"/>
        </w:rPr>
        <w:t>: GAM model predictions of the consecutive flashes before the damping of S-</w:t>
      </w:r>
      <w:ins w:id="69" w:date="2024-03-29T16:15:38Z" w:author="Douglas Campbell">
        <w:r>
          <w:rPr>
            <w:rFonts w:ascii="Times New Roman" w:hAnsi="Times New Roman"/>
            <w:sz w:val="24"/>
            <w:szCs w:val="24"/>
            <w:rtl w:val="0"/>
            <w:lang w:val="en-US"/>
          </w:rPr>
          <w:t>S</w:t>
        </w:r>
      </w:ins>
      <w:del w:id="70" w:date="2024-03-29T16:15:37Z" w:author="Douglas Campbell">
        <w:r>
          <w:rPr>
            <w:rFonts w:ascii="Times New Roman" w:hAnsi="Times New Roman"/>
            <w:sz w:val="24"/>
            <w:szCs w:val="24"/>
            <w:rtl w:val="0"/>
          </w:rPr>
          <w:delText>s</w:delText>
        </w:r>
      </w:del>
      <w:r>
        <w:rPr>
          <w:rFonts w:ascii="Times New Roman" w:hAnsi="Times New Roman"/>
          <w:sz w:val="24"/>
          <w:szCs w:val="24"/>
          <w:rtl w:val="0"/>
          <w:lang w:val="en-US"/>
        </w:rPr>
        <w:t>tate-induced chlorophyll fluorescence oscillations as predicted by the deviation from growth temperature (</w:t>
      </w:r>
      <w:r>
        <w:rPr>
          <w:rFonts w:ascii="Times New Roman" w:hAnsi="Times New Roman" w:hint="default"/>
          <w:sz w:val="24"/>
          <w:szCs w:val="24"/>
          <w:rtl w:val="0"/>
          <w:lang w:val="en-US"/>
        </w:rPr>
        <w:t>°</w:t>
      </w:r>
      <w:r>
        <w:rPr>
          <w:rFonts w:ascii="Times New Roman" w:hAnsi="Times New Roman"/>
          <w:sz w:val="24"/>
          <w:szCs w:val="24"/>
          <w:rtl w:val="0"/>
          <w:lang w:val="en-US"/>
        </w:rPr>
        <w:t xml:space="preserve">C) and the </w:t>
      </w:r>
      <w:del w:id="71" w:date="2024-03-29T16:15:49Z" w:author="Douglas Campbell">
        <w:r>
          <w:rPr>
            <w:rFonts w:ascii="Times New Roman" w:hAnsi="Times New Roman"/>
            <w:sz w:val="24"/>
            <w:szCs w:val="24"/>
            <w:rtl w:val="0"/>
            <w:lang w:val="en-US"/>
          </w:rPr>
          <w:delText xml:space="preserve">steady-state </w:delText>
        </w:r>
      </w:del>
      <w:ins w:id="72" w:date="2024-03-29T16:15:52Z" w:author="Douglas Campbell">
        <w:r>
          <w:rPr>
            <w:rFonts w:ascii="Times New Roman" w:hAnsi="Times New Roman"/>
            <w:sz w:val="24"/>
            <w:szCs w:val="24"/>
            <w:rtl w:val="0"/>
            <w:lang w:val="en-US"/>
          </w:rPr>
          <w:t xml:space="preserve">equivalent measurement </w:t>
        </w:r>
      </w:ins>
      <w:commentRangeStart w:id="73"/>
      <w:r>
        <w:rPr>
          <w:rFonts w:ascii="Times New Roman" w:hAnsi="Times New Roman"/>
          <w:sz w:val="24"/>
          <w:szCs w:val="24"/>
          <w:rtl w:val="0"/>
          <w:lang w:val="en-US"/>
        </w:rPr>
        <w:t>light</w:t>
      </w:r>
      <w:commentRangeEnd w:id="73"/>
      <w:r>
        <w:commentReference w:id="73"/>
      </w:r>
      <w:r>
        <w:rPr>
          <w:rFonts w:ascii="Times New Roman" w:hAnsi="Times New Roman"/>
          <w:sz w:val="24"/>
          <w:szCs w:val="24"/>
          <w:rtl w:val="0"/>
          <w:lang w:val="en-US"/>
        </w:rPr>
        <w:t xml:space="preserve"> level (</w:t>
      </w:r>
      <w:r>
        <w:rPr>
          <w:rFonts w:ascii="Times New Roman" w:hAnsi="Times New Roman" w:hint="default"/>
          <w:sz w:val="24"/>
          <w:szCs w:val="24"/>
          <w:rtl w:val="0"/>
          <w:lang w:val="en-US"/>
        </w:rPr>
        <w:t>µ</w:t>
      </w:r>
      <w:r>
        <w:rPr>
          <w:rFonts w:ascii="Times New Roman" w:hAnsi="Times New Roman"/>
          <w:sz w:val="24"/>
          <w:szCs w:val="24"/>
          <w:rtl w:val="0"/>
          <w:lang w:val="en-US"/>
        </w:rPr>
        <w:t>mol photons m</w:t>
      </w:r>
      <w:r>
        <w:rPr>
          <w:rFonts w:ascii="Times New Roman" w:hAnsi="Times New Roman"/>
          <w:sz w:val="24"/>
          <w:szCs w:val="24"/>
          <w:vertAlign w:val="superscript"/>
          <w:rtl w:val="0"/>
        </w:rPr>
        <w:t>-2</w:t>
      </w:r>
      <w:r>
        <w:rPr>
          <w:rFonts w:ascii="Times New Roman" w:hAnsi="Times New Roman"/>
          <w:sz w:val="24"/>
          <w:szCs w:val="24"/>
          <w:rtl w:val="0"/>
        </w:rPr>
        <w:t>s</w:t>
      </w:r>
      <w:r>
        <w:rPr>
          <w:rFonts w:ascii="Times New Roman" w:hAnsi="Times New Roman"/>
          <w:sz w:val="24"/>
          <w:szCs w:val="24"/>
          <w:vertAlign w:val="superscript"/>
          <w:rtl w:val="0"/>
          <w:lang w:val="ru-RU"/>
        </w:rPr>
        <w:t>-1</w:t>
      </w:r>
      <w:r>
        <w:rPr>
          <w:rFonts w:ascii="Times New Roman" w:hAnsi="Times New Roman"/>
          <w:sz w:val="24"/>
          <w:szCs w:val="24"/>
          <w:rtl w:val="0"/>
          <w:lang w:val="en-US"/>
        </w:rPr>
        <w:t xml:space="preserve">) experienced by polar and temperate green algae.  </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cs="Times New Roman" w:hAnsi="Times New Roman" w:eastAsia="Times New Roman"/>
          <w:sz w:val="24"/>
          <w:szCs w:val="24"/>
        </w:rPr>
        <w:br w:type="textWrapping"/>
      </w:r>
      <w:commentRangeStart w:id="74"/>
    </w:p>
    <w:p>
      <w:pPr>
        <w:pStyle w:val="Body"/>
        <w:rPr>
          <w:rFonts w:ascii="Times New Roman" w:cs="Times New Roman" w:hAnsi="Times New Roman" w:eastAsia="Times New Roman"/>
          <w:sz w:val="24"/>
          <w:szCs w:val="24"/>
        </w:rPr>
      </w:pPr>
      <w:r>
        <w:rPr>
          <w:rFonts w:ascii="Times New Roman" w:cs="Times New Roman" w:hAnsi="Times New Roman" w:eastAsia="Times New Roman"/>
          <w:sz w:val="24"/>
          <w:szCs w:val="24"/>
        </w:rPr>
        <w:br w:type="textWrapping"/>
      </w:r>
      <w:commentRangeEnd w:id="74"/>
      <w:r>
        <w:commentReference w:id="74"/>
      </w:r>
    </w:p>
    <w:p>
      <w:pPr>
        <w:pStyle w:val="Body"/>
        <w:rPr>
          <w:rFonts w:ascii="Times New Roman" w:cs="Times New Roman" w:hAnsi="Times New Roman" w:eastAsia="Times New Roman"/>
          <w:sz w:val="24"/>
          <w:szCs w:val="24"/>
        </w:rPr>
      </w:pPr>
    </w:p>
    <w:p>
      <w:pPr>
        <w:pStyle w:val="Body"/>
        <w:spacing w:line="360" w:lineRule="auto"/>
        <w:rPr>
          <w:rFonts w:ascii="Times New Roman" w:cs="Times New Roman" w:hAnsi="Times New Roman" w:eastAsia="Times New Roman"/>
          <w:sz w:val="24"/>
          <w:szCs w:val="24"/>
        </w:rPr>
      </w:pPr>
      <w:ins w:id="75" w:date="2024-03-29T16:16:35Z" w:author="Douglas Campbell">
        <w:r>
          <w:rPr>
            <w:rFonts w:ascii="Times New Roman" w:hAnsi="Times New Roman"/>
            <w:b w:val="1"/>
            <w:bCs w:val="1"/>
            <w:sz w:val="24"/>
            <w:szCs w:val="24"/>
            <w:rtl w:val="0"/>
            <w:lang w:val="en-US"/>
          </w:rPr>
          <w:t xml:space="preserve">3.3. Generalized Additive Modelling </w:t>
        </w:r>
      </w:ins>
      <w:r>
        <w:rPr>
          <w:rFonts w:ascii="Times New Roman" w:hAnsi="Times New Roman"/>
          <w:i w:val="1"/>
          <w:iCs w:val="1"/>
          <w:sz w:val="24"/>
          <w:szCs w:val="24"/>
          <w:rtl w:val="0"/>
          <w:lang w:val="en-US"/>
        </w:rPr>
        <w:t>By Measurement Temperature</w:t>
      </w:r>
    </w:p>
    <w:p>
      <w:pPr>
        <w:pStyle w:val="Body"/>
        <w:spacing w:line="360" w:lineRule="auto"/>
        <w:ind w:firstLine="340"/>
        <w:rPr>
          <w:rFonts w:ascii="Times New Roman" w:cs="Times New Roman" w:hAnsi="Times New Roman" w:eastAsia="Times New Roman"/>
          <w:outline w:val="0"/>
          <w:color w:val="000000"/>
          <w:sz w:val="24"/>
          <w:szCs w:val="24"/>
          <w:u w:color="000000"/>
          <w:shd w:val="clear" w:color="auto" w:fill="ffffff"/>
          <w14:textFill>
            <w14:solidFill>
              <w14:srgbClr w14:val="000000"/>
            </w14:solidFill>
          </w14:textFill>
        </w:rPr>
      </w:pPr>
      <w:r>
        <w:rPr>
          <w:rFonts w:ascii="Times New Roman" w:hAnsi="Times New Roman"/>
          <w:sz w:val="24"/>
          <w:szCs w:val="24"/>
          <w:rtl w:val="0"/>
          <w:lang w:val="en-US"/>
        </w:rPr>
        <w:t xml:space="preserve">To facilitate comparison </w:t>
      </w:r>
      <w:del w:id="76" w:date="2024-03-29T16:17:05Z" w:author="Douglas Campbell">
        <w:r>
          <w:rPr>
            <w:rFonts w:ascii="Times New Roman" w:hAnsi="Times New Roman"/>
            <w:sz w:val="24"/>
            <w:szCs w:val="24"/>
            <w:rtl w:val="0"/>
            <w:lang w:val="en-US"/>
          </w:rPr>
          <w:delText>by the</w:delText>
        </w:r>
      </w:del>
      <w:ins w:id="77" w:date="2024-03-29T16:17:06Z" w:author="Douglas Campbell">
        <w:r>
          <w:rPr>
            <w:rFonts w:ascii="Times New Roman" w:hAnsi="Times New Roman"/>
            <w:sz w:val="24"/>
            <w:szCs w:val="24"/>
            <w:rtl w:val="0"/>
            <w:lang w:val="en-US"/>
          </w:rPr>
          <w:t>across actual</w:t>
        </w:r>
      </w:ins>
      <w:r>
        <w:rPr>
          <w:rFonts w:ascii="Times New Roman" w:hAnsi="Times New Roman"/>
          <w:sz w:val="24"/>
          <w:szCs w:val="24"/>
          <w:rtl w:val="0"/>
          <w:lang w:val="en-US"/>
        </w:rPr>
        <w:t xml:space="preserve"> measurement temperature</w:t>
      </w:r>
      <w:ins w:id="78" w:date="2024-03-29T16:17:09Z" w:author="Douglas Campbell">
        <w:r>
          <w:rPr>
            <w:rFonts w:ascii="Times New Roman" w:hAnsi="Times New Roman"/>
            <w:sz w:val="24"/>
            <w:szCs w:val="24"/>
            <w:rtl w:val="0"/>
            <w:lang w:val="en-US"/>
          </w:rPr>
          <w:t>s</w:t>
        </w:r>
      </w:ins>
      <w:r>
        <w:rPr>
          <w:rFonts w:ascii="Times New Roman" w:hAnsi="Times New Roman"/>
          <w:sz w:val="24"/>
          <w:szCs w:val="24"/>
          <w:rtl w:val="0"/>
          <w:lang w:val="en-US"/>
        </w:rPr>
        <w:t xml:space="preserve">, additional generalized additive models were fit to the data. For </w:t>
      </w:r>
      <w:r>
        <w:rPr>
          <w:rFonts w:ascii="Times New Roman" w:hAnsi="Times New Roman"/>
          <w:i w:val="1"/>
          <w:iCs w:val="1"/>
          <w:outline w:val="0"/>
          <w:color w:val="000000"/>
          <w:sz w:val="24"/>
          <w:szCs w:val="24"/>
          <w:u w:color="000000"/>
          <w:shd w:val="clear" w:color="auto" w:fill="ffffff"/>
          <w:rtl w:val="0"/>
          <w14:textFill>
            <w14:solidFill>
              <w14:srgbClr w14:val="000000"/>
            </w14:solidFill>
          </w14:textFill>
        </w:rPr>
        <w:t xml:space="preserve">T. pseudonana, C. ICEMDV, C. priscuii, C. malina, </w:t>
      </w:r>
      <w:r>
        <w:rPr>
          <w:rFonts w:ascii="Times New Roman" w:hAnsi="Times New Roman"/>
          <w:i w:val="1"/>
          <w:iCs w:val="1"/>
          <w:sz w:val="24"/>
          <w:szCs w:val="24"/>
          <w:rtl w:val="0"/>
          <w:lang w:val="de-DE"/>
        </w:rPr>
        <w:t xml:space="preserve">C. reinhardtii, </w:t>
      </w:r>
      <w:r>
        <w:rPr>
          <w:rFonts w:ascii="Times New Roman" w:hAnsi="Times New Roman"/>
          <w:sz w:val="24"/>
          <w:szCs w:val="24"/>
          <w:rtl w:val="0"/>
          <w:lang w:val="en-US"/>
        </w:rPr>
        <w:t xml:space="preserve">and </w:t>
      </w:r>
      <w:r>
        <w:rPr>
          <w:rFonts w:ascii="Times New Roman" w:hAnsi="Times New Roman"/>
          <w:i w:val="1"/>
          <w:iCs w:val="1"/>
          <w:outline w:val="0"/>
          <w:color w:val="000000"/>
          <w:sz w:val="24"/>
          <w:szCs w:val="24"/>
          <w:u w:color="000000"/>
          <w:shd w:val="clear" w:color="auto" w:fill="ffffff"/>
          <w:rtl w:val="0"/>
          <w:lang w:val="pt-PT"/>
          <w14:textFill>
            <w14:solidFill>
              <w14:srgbClr w14:val="000000"/>
            </w14:solidFill>
          </w14:textFill>
        </w:rPr>
        <w:t xml:space="preserve">C. vulgaris, </w:t>
      </w:r>
      <w:r>
        <w:rPr>
          <w:rFonts w:ascii="Times New Roman" w:hAnsi="Times New Roman"/>
          <w:outline w:val="0"/>
          <w:color w:val="000000"/>
          <w:sz w:val="24"/>
          <w:szCs w:val="24"/>
          <w:u w:color="000000"/>
          <w:shd w:val="clear" w:color="auto" w:fill="ffffff"/>
          <w:rtl w:val="0"/>
          <w:lang w:val="en-US"/>
          <w14:textFill>
            <w14:solidFill>
              <w14:srgbClr w14:val="000000"/>
            </w14:solidFill>
          </w14:textFill>
        </w:rPr>
        <w:t xml:space="preserve">replicate cultures of the strain were grown at the same temperatures. Therefore, the GAMs generated for these strains encompass a different temperature range but are represented by the same summary statistics (Table 2). Conversely, the polar diatom </w:t>
      </w:r>
      <w:r>
        <w:rPr>
          <w:rFonts w:ascii="Times New Roman" w:hAnsi="Times New Roman"/>
          <w:i w:val="1"/>
          <w:iCs w:val="1"/>
          <w:sz w:val="24"/>
          <w:szCs w:val="24"/>
          <w:rtl w:val="0"/>
        </w:rPr>
        <w:t>F. cylindrus</w:t>
      </w:r>
      <w:r>
        <w:rPr>
          <w:rFonts w:ascii="Times New Roman" w:hAnsi="Times New Roman"/>
          <w:sz w:val="24"/>
          <w:szCs w:val="24"/>
          <w:rtl w:val="0"/>
          <w:lang w:val="en-US"/>
        </w:rPr>
        <w:t xml:space="preserve"> was cultured at both 0 and 6</w:t>
      </w:r>
      <w:r>
        <w:rPr>
          <w:rFonts w:ascii="Times New Roman" w:hAnsi="Times New Roman" w:hint="default"/>
          <w:sz w:val="24"/>
          <w:szCs w:val="24"/>
          <w:rtl w:val="0"/>
          <w:lang w:val="en-US"/>
        </w:rPr>
        <w:t>°</w:t>
      </w:r>
      <w:r>
        <w:rPr>
          <w:rFonts w:ascii="Times New Roman" w:hAnsi="Times New Roman"/>
          <w:sz w:val="24"/>
          <w:szCs w:val="24"/>
          <w:rtl w:val="0"/>
          <w:lang w:val="en-US"/>
        </w:rPr>
        <w:t xml:space="preserve">C. Thus, separate models were fit for each </w:t>
      </w:r>
      <w:r>
        <w:rPr>
          <w:rFonts w:ascii="Times New Roman" w:hAnsi="Times New Roman"/>
          <w:i w:val="1"/>
          <w:iCs w:val="1"/>
          <w:sz w:val="24"/>
          <w:szCs w:val="24"/>
          <w:rtl w:val="0"/>
        </w:rPr>
        <w:t>F. cylindrus</w:t>
      </w:r>
      <w:r>
        <w:rPr>
          <w:rFonts w:ascii="Times New Roman" w:hAnsi="Times New Roman"/>
          <w:sz w:val="24"/>
          <w:szCs w:val="24"/>
          <w:rtl w:val="0"/>
          <w:lang w:val="en-US"/>
        </w:rPr>
        <w:t xml:space="preserve"> culture to account for possible physiological differences resulting from the distinct growth </w:t>
      </w:r>
      <w:r>
        <w:rPr>
          <w:rFonts w:ascii="Times New Roman" w:hAnsi="Times New Roman"/>
          <w:outline w:val="0"/>
          <w:color w:val="000000"/>
          <w:sz w:val="24"/>
          <w:szCs w:val="24"/>
          <w:u w:color="000000"/>
          <w:shd w:val="clear" w:color="auto" w:fill="ffffff"/>
          <w:rtl w:val="0"/>
          <w:lang w:val="fr-FR"/>
          <w14:textFill>
            <w14:solidFill>
              <w14:srgbClr w14:val="000000"/>
            </w14:solidFill>
          </w14:textFill>
        </w:rPr>
        <w:t xml:space="preserve">conditions. </w:t>
      </w:r>
    </w:p>
    <w:p>
      <w:pPr>
        <w:pStyle w:val="Body"/>
        <w:spacing w:line="360" w:lineRule="auto"/>
        <w:ind w:firstLine="340"/>
        <w:rPr>
          <w:rFonts w:ascii="Times New Roman" w:cs="Times New Roman" w:hAnsi="Times New Roman" w:eastAsia="Times New Roman"/>
          <w:outline w:val="0"/>
          <w:color w:val="000000"/>
          <w:sz w:val="24"/>
          <w:szCs w:val="24"/>
          <w:u w:color="000000"/>
          <w:shd w:val="clear" w:color="auto" w:fill="ffffff"/>
          <w14:textFill>
            <w14:solidFill>
              <w14:srgbClr w14:val="000000"/>
            </w14:solidFill>
          </w14:textFill>
        </w:rPr>
      </w:pPr>
      <w:r>
        <w:rPr>
          <w:rFonts w:ascii="Times New Roman" w:hAnsi="Times New Roman"/>
          <w:outline w:val="0"/>
          <w:color w:val="000000"/>
          <w:sz w:val="24"/>
          <w:szCs w:val="24"/>
          <w:u w:color="000000"/>
          <w:shd w:val="clear" w:color="auto" w:fill="ffffff"/>
          <w:rtl w:val="0"/>
          <w:lang w:val="en-US"/>
          <w14:textFill>
            <w14:solidFill>
              <w14:srgbClr w14:val="000000"/>
            </w14:solidFill>
          </w14:textFill>
        </w:rPr>
        <w:t xml:space="preserve">The smoothing term was significant for both </w:t>
      </w:r>
      <w:r>
        <w:rPr>
          <w:rFonts w:ascii="Times New Roman" w:hAnsi="Times New Roman"/>
          <w:i w:val="1"/>
          <w:iCs w:val="1"/>
          <w:sz w:val="24"/>
          <w:szCs w:val="24"/>
          <w:rtl w:val="0"/>
        </w:rPr>
        <w:t xml:space="preserve">F. cylindrus </w:t>
      </w:r>
      <w:r>
        <w:rPr>
          <w:rFonts w:ascii="Times New Roman" w:hAnsi="Times New Roman"/>
          <w:sz w:val="24"/>
          <w:szCs w:val="24"/>
          <w:rtl w:val="0"/>
          <w:lang w:val="fr-FR"/>
        </w:rPr>
        <w:t>cultures (0</w:t>
      </w:r>
      <w:r>
        <w:rPr>
          <w:rFonts w:ascii="Times New Roman" w:hAnsi="Times New Roman" w:hint="default"/>
          <w:sz w:val="24"/>
          <w:szCs w:val="24"/>
          <w:rtl w:val="0"/>
          <w:lang w:val="en-US"/>
        </w:rPr>
        <w:t>°</w:t>
      </w:r>
      <w:r>
        <w:rPr>
          <w:rFonts w:ascii="Times New Roman" w:hAnsi="Times New Roman"/>
          <w:sz w:val="24"/>
          <w:szCs w:val="24"/>
          <w:rtl w:val="0"/>
        </w:rPr>
        <w:t>C F = 4.46, p = 0.00827; 6</w:t>
      </w:r>
      <w:r>
        <w:rPr>
          <w:rFonts w:ascii="Times New Roman" w:hAnsi="Times New Roman" w:hint="default"/>
          <w:sz w:val="24"/>
          <w:szCs w:val="24"/>
          <w:rtl w:val="0"/>
          <w:lang w:val="en-US"/>
        </w:rPr>
        <w:t>°</w:t>
      </w:r>
      <w:r>
        <w:rPr>
          <w:rFonts w:ascii="Times New Roman" w:hAnsi="Times New Roman"/>
          <w:sz w:val="24"/>
          <w:szCs w:val="24"/>
          <w:rtl w:val="0"/>
          <w:lang w:val="en-US"/>
        </w:rPr>
        <w:t xml:space="preserve">C F = 3.42, p = 0.0279). However, while the model accounted for 73.4% of the deviance in the damping response of </w:t>
      </w:r>
      <w:r>
        <w:rPr>
          <w:rFonts w:ascii="Times New Roman" w:hAnsi="Times New Roman"/>
          <w:i w:val="1"/>
          <w:iCs w:val="1"/>
          <w:sz w:val="24"/>
          <w:szCs w:val="24"/>
          <w:rtl w:val="0"/>
        </w:rPr>
        <w:t xml:space="preserve">F. cylindrus </w:t>
      </w:r>
      <w:r>
        <w:rPr>
          <w:rFonts w:ascii="Times New Roman" w:hAnsi="Times New Roman"/>
          <w:sz w:val="24"/>
          <w:szCs w:val="24"/>
          <w:rtl w:val="0"/>
          <w:lang w:val="en-US"/>
        </w:rPr>
        <w:t>grown at 0</w:t>
      </w:r>
      <w:r>
        <w:rPr>
          <w:rFonts w:ascii="Times New Roman" w:hAnsi="Times New Roman" w:hint="default"/>
          <w:sz w:val="24"/>
          <w:szCs w:val="24"/>
          <w:rtl w:val="0"/>
          <w:lang w:val="en-US"/>
        </w:rPr>
        <w:t>°</w:t>
      </w:r>
      <w:r>
        <w:rPr>
          <w:rFonts w:ascii="Times New Roman" w:hAnsi="Times New Roman"/>
          <w:sz w:val="24"/>
          <w:szCs w:val="24"/>
          <w:rtl w:val="0"/>
          <w:lang w:val="en-US"/>
        </w:rPr>
        <w:t>C (adjusted R</w:t>
      </w:r>
      <w:r>
        <w:rPr>
          <w:rFonts w:ascii="Times New Roman" w:hAnsi="Times New Roman"/>
          <w:sz w:val="24"/>
          <w:szCs w:val="24"/>
          <w:vertAlign w:val="superscript"/>
          <w:rtl w:val="0"/>
        </w:rPr>
        <w:t>2</w:t>
      </w:r>
      <w:r>
        <w:rPr>
          <w:rFonts w:ascii="Times New Roman" w:hAnsi="Times New Roman"/>
          <w:sz w:val="24"/>
          <w:szCs w:val="24"/>
          <w:rtl w:val="0"/>
          <w:lang w:val="en-US"/>
        </w:rPr>
        <w:t xml:space="preserve"> = 0.609), it only accounted for 65.1% (adjusted R</w:t>
      </w:r>
      <w:r>
        <w:rPr>
          <w:rFonts w:ascii="Times New Roman" w:hAnsi="Times New Roman"/>
          <w:sz w:val="24"/>
          <w:szCs w:val="24"/>
          <w:vertAlign w:val="superscript"/>
          <w:rtl w:val="0"/>
        </w:rPr>
        <w:t>2</w:t>
      </w:r>
      <w:r>
        <w:rPr>
          <w:rFonts w:ascii="Times New Roman" w:hAnsi="Times New Roman"/>
          <w:sz w:val="24"/>
          <w:szCs w:val="24"/>
          <w:rtl w:val="0"/>
        </w:rPr>
        <w:t xml:space="preserve"> = 0.509) in </w:t>
      </w:r>
      <w:r>
        <w:rPr>
          <w:rFonts w:ascii="Times New Roman" w:hAnsi="Times New Roman"/>
          <w:i w:val="1"/>
          <w:iCs w:val="1"/>
          <w:sz w:val="24"/>
          <w:szCs w:val="24"/>
          <w:rtl w:val="0"/>
        </w:rPr>
        <w:t xml:space="preserve">F. cylindrus </w:t>
      </w:r>
      <w:r>
        <w:rPr>
          <w:rFonts w:ascii="Times New Roman" w:hAnsi="Times New Roman"/>
          <w:sz w:val="24"/>
          <w:szCs w:val="24"/>
          <w:rtl w:val="0"/>
          <w:lang w:val="en-US"/>
        </w:rPr>
        <w:t>grown at 6</w:t>
      </w:r>
      <w:r>
        <w:rPr>
          <w:rFonts w:ascii="Times New Roman" w:hAnsi="Times New Roman" w:hint="default"/>
          <w:sz w:val="24"/>
          <w:szCs w:val="24"/>
          <w:rtl w:val="0"/>
          <w:lang w:val="en-US"/>
        </w:rPr>
        <w:t>°</w:t>
      </w:r>
      <w:r>
        <w:rPr>
          <w:rFonts w:ascii="Times New Roman" w:hAnsi="Times New Roman"/>
          <w:sz w:val="24"/>
          <w:szCs w:val="24"/>
          <w:rtl w:val="0"/>
          <w:lang w:val="fr-FR"/>
        </w:rPr>
        <w:t xml:space="preserve">C (Table 2). </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hAnsi="Times New Roman"/>
          <w:sz w:val="24"/>
          <w:szCs w:val="24"/>
          <w:rtl w:val="0"/>
          <w:lang w:val="en-US"/>
        </w:rPr>
        <w:t>Table 2: Summary statistics by phytoplankton strain of GAM models using the restricted maximum likelihood method to model the response of the damping of S-state-induced chlorophyll fluorescence oscillations to the predictors of measurement temperature (</w:t>
      </w:r>
      <w:r>
        <w:rPr>
          <w:rFonts w:ascii="Times New Roman" w:hAnsi="Times New Roman" w:hint="default"/>
          <w:sz w:val="24"/>
          <w:szCs w:val="24"/>
          <w:rtl w:val="0"/>
          <w:lang w:val="en-US"/>
        </w:rPr>
        <w:t>°</w:t>
      </w:r>
      <w:r>
        <w:rPr>
          <w:rFonts w:ascii="Times New Roman" w:hAnsi="Times New Roman"/>
          <w:sz w:val="24"/>
          <w:szCs w:val="24"/>
          <w:rtl w:val="0"/>
          <w:lang w:val="en-US"/>
        </w:rPr>
        <w:t>C) and the steady-state light level (</w:t>
      </w:r>
      <w:r>
        <w:rPr>
          <w:rFonts w:ascii="Times New Roman" w:hAnsi="Times New Roman" w:hint="default"/>
          <w:sz w:val="24"/>
          <w:szCs w:val="24"/>
          <w:rtl w:val="0"/>
          <w:lang w:val="en-US"/>
        </w:rPr>
        <w:t>µ</w:t>
      </w:r>
      <w:r>
        <w:rPr>
          <w:rFonts w:ascii="Times New Roman" w:hAnsi="Times New Roman"/>
          <w:sz w:val="24"/>
          <w:szCs w:val="24"/>
          <w:rtl w:val="0"/>
          <w:lang w:val="en-US"/>
        </w:rPr>
        <w:t>mol photons m</w:t>
      </w:r>
      <w:r>
        <w:rPr>
          <w:rFonts w:ascii="Times New Roman" w:hAnsi="Times New Roman"/>
          <w:sz w:val="24"/>
          <w:szCs w:val="24"/>
          <w:vertAlign w:val="superscript"/>
          <w:rtl w:val="0"/>
        </w:rPr>
        <w:t>-2</w:t>
      </w:r>
      <w:r>
        <w:rPr>
          <w:rFonts w:ascii="Times New Roman" w:hAnsi="Times New Roman"/>
          <w:sz w:val="24"/>
          <w:szCs w:val="24"/>
          <w:rtl w:val="0"/>
        </w:rPr>
        <w:t>s</w:t>
      </w:r>
      <w:r>
        <w:rPr>
          <w:rFonts w:ascii="Times New Roman" w:hAnsi="Times New Roman"/>
          <w:sz w:val="24"/>
          <w:szCs w:val="24"/>
          <w:vertAlign w:val="superscript"/>
          <w:rtl w:val="0"/>
          <w:lang w:val="ru-RU"/>
        </w:rPr>
        <w:t>-1</w:t>
      </w:r>
      <w:r>
        <w:rPr>
          <w:rFonts w:ascii="Times New Roman" w:hAnsi="Times New Roman"/>
          <w:sz w:val="24"/>
          <w:szCs w:val="24"/>
          <w:rtl w:val="0"/>
        </w:rPr>
        <w:t xml:space="preserve">). </w:t>
      </w:r>
    </w:p>
    <w:p>
      <w:pPr>
        <w:pStyle w:val="Body"/>
        <w:rPr>
          <w:rFonts w:ascii="Times New Roman" w:cs="Times New Roman" w:hAnsi="Times New Roman" w:eastAsia="Times New Roman"/>
          <w:sz w:val="24"/>
          <w:szCs w:val="24"/>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1d7"/>
        <w:tblLayout w:type="fixed"/>
      </w:tblPr>
      <w:tblGrid>
        <w:gridCol w:w="2977"/>
        <w:gridCol w:w="1134"/>
        <w:gridCol w:w="1559"/>
        <w:gridCol w:w="1134"/>
        <w:gridCol w:w="1276"/>
        <w:gridCol w:w="1270"/>
      </w:tblGrid>
      <w:tr>
        <w:tblPrEx>
          <w:shd w:val="clear" w:color="auto" w:fill="cad1d7"/>
        </w:tblPrEx>
        <w:trPr>
          <w:trHeight w:val="295" w:hRule="atLeast"/>
        </w:trPr>
        <w:tc>
          <w:tcPr>
            <w:tcW w:type="dxa" w:w="2977"/>
            <w:vMerge w:val="restart"/>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pPr>
            <w:r>
              <w:rPr>
                <w:rFonts w:ascii="Times New Roman" w:hAnsi="Times New Roman"/>
                <w:sz w:val="24"/>
                <w:szCs w:val="24"/>
                <w:shd w:val="nil" w:color="auto" w:fill="auto"/>
                <w:rtl w:val="0"/>
                <w:lang w:val="en-US"/>
              </w:rPr>
              <w:t>Strain</w:t>
            </w:r>
          </w:p>
        </w:tc>
        <w:tc>
          <w:tcPr>
            <w:tcW w:type="dxa" w:w="3827"/>
            <w:gridSpan w:val="3"/>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w:jc w:val="center"/>
            </w:pPr>
            <w:r>
              <w:rPr>
                <w:rFonts w:ascii="Times New Roman" w:hAnsi="Times New Roman"/>
                <w:sz w:val="24"/>
                <w:szCs w:val="24"/>
                <w:shd w:val="nil" w:color="auto" w:fill="auto"/>
                <w:rtl w:val="0"/>
                <w:lang w:val="en-US"/>
              </w:rPr>
              <w:t>Significance of smooth term</w:t>
            </w:r>
          </w:p>
        </w:tc>
        <w:tc>
          <w:tcPr>
            <w:tcW w:type="dxa" w:w="1276"/>
            <w:vMerge w:val="restart"/>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jc w:val="center"/>
            </w:pPr>
            <w:r>
              <w:rPr>
                <w:rFonts w:ascii="Times New Roman" w:hAnsi="Times New Roman"/>
                <w:sz w:val="24"/>
                <w:szCs w:val="24"/>
                <w:shd w:val="nil" w:color="auto" w:fill="auto"/>
                <w:rtl w:val="0"/>
                <w:lang w:val="en-US"/>
              </w:rPr>
              <w:t>Adjusted R</w:t>
            </w:r>
            <w:r>
              <w:rPr>
                <w:rFonts w:ascii="Times New Roman" w:hAnsi="Times New Roman"/>
                <w:sz w:val="24"/>
                <w:szCs w:val="24"/>
                <w:shd w:val="nil" w:color="auto" w:fill="auto"/>
                <w:vertAlign w:val="superscript"/>
                <w:rtl w:val="0"/>
                <w:lang w:val="en-US"/>
              </w:rPr>
              <w:t>2</w:t>
            </w:r>
          </w:p>
        </w:tc>
        <w:tc>
          <w:tcPr>
            <w:tcW w:type="dxa" w:w="1270"/>
            <w:vMerge w:val="restart"/>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w:pPr>
            <w:r>
              <w:rPr>
                <w:rFonts w:ascii="Times New Roman" w:hAnsi="Times New Roman"/>
                <w:sz w:val="24"/>
                <w:szCs w:val="24"/>
                <w:shd w:val="nil" w:color="auto" w:fill="auto"/>
                <w:rtl w:val="0"/>
                <w:lang w:val="en-US"/>
              </w:rPr>
              <w:t>Deviance Explained</w:t>
            </w:r>
          </w:p>
        </w:tc>
      </w:tr>
      <w:tr>
        <w:tblPrEx>
          <w:shd w:val="clear" w:color="auto" w:fill="cad1d7"/>
        </w:tblPrEx>
        <w:trPr>
          <w:trHeight w:val="295" w:hRule="atLeast"/>
        </w:trPr>
        <w:tc>
          <w:tcPr>
            <w:tcW w:type="dxa" w:w="2977"/>
            <w:vMerge w:val="continue"/>
            <w:tcBorders>
              <w:top w:val="single" w:color="000000" w:sz="4" w:space="0" w:shadow="0" w:frame="0"/>
              <w:left w:val="nil"/>
              <w:bottom w:val="single" w:color="000000" w:sz="4" w:space="0" w:shadow="0" w:frame="0"/>
              <w:right w:val="nil"/>
            </w:tcBorders>
            <w:shd w:val="clear" w:color="auto" w:fill="auto"/>
          </w:tcPr>
          <w:p/>
        </w:tc>
        <w:tc>
          <w:tcPr>
            <w:tcW w:type="dxa" w:w="113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w:jc w:val="center"/>
            </w:pPr>
            <w:r>
              <w:rPr>
                <w:rFonts w:ascii="Times New Roman" w:hAnsi="Times New Roman"/>
                <w:sz w:val="24"/>
                <w:szCs w:val="24"/>
                <w:shd w:val="nil" w:color="auto" w:fill="auto"/>
                <w:rtl w:val="0"/>
                <w:lang w:val="en-US"/>
              </w:rPr>
              <w:t>EDF</w:t>
            </w:r>
          </w:p>
        </w:tc>
        <w:tc>
          <w:tcPr>
            <w:tcW w:type="dxa" w:w="155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w:jc w:val="center"/>
            </w:pPr>
            <w:r>
              <w:rPr>
                <w:rFonts w:ascii="Times New Roman" w:hAnsi="Times New Roman"/>
                <w:sz w:val="24"/>
                <w:szCs w:val="24"/>
                <w:shd w:val="nil" w:color="auto" w:fill="auto"/>
                <w:rtl w:val="0"/>
                <w:lang w:val="en-US"/>
              </w:rPr>
              <w:t>F-ratio</w:t>
            </w:r>
          </w:p>
        </w:tc>
        <w:tc>
          <w:tcPr>
            <w:tcW w:type="dxa" w:w="113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P-value</w:t>
            </w:r>
          </w:p>
        </w:tc>
        <w:tc>
          <w:tcPr>
            <w:tcW w:type="dxa" w:w="1276"/>
            <w:vMerge w:val="continue"/>
            <w:tcBorders>
              <w:top w:val="single" w:color="000000" w:sz="4" w:space="0" w:shadow="0" w:frame="0"/>
              <w:left w:val="nil"/>
              <w:bottom w:val="single" w:color="000000" w:sz="4" w:space="0" w:shadow="0" w:frame="0"/>
              <w:right w:val="nil"/>
            </w:tcBorders>
            <w:shd w:val="clear" w:color="auto" w:fill="auto"/>
          </w:tcPr>
          <w:p/>
        </w:tc>
        <w:tc>
          <w:tcPr>
            <w:tcW w:type="dxa" w:w="1270"/>
            <w:vMerge w:val="continue"/>
            <w:tcBorders>
              <w:top w:val="single" w:color="000000" w:sz="4" w:space="0" w:shadow="0" w:frame="0"/>
              <w:left w:val="nil"/>
              <w:bottom w:val="single" w:color="000000" w:sz="4" w:space="0" w:shadow="0" w:frame="0"/>
              <w:right w:val="nil"/>
            </w:tcBorders>
            <w:shd w:val="clear" w:color="auto" w:fill="auto"/>
          </w:tcPr>
          <w:p/>
        </w:tc>
      </w:tr>
      <w:tr>
        <w:tblPrEx>
          <w:shd w:val="clear" w:color="auto" w:fill="cad1d7"/>
        </w:tblPrEx>
        <w:trPr>
          <w:trHeight w:val="305" w:hRule="atLeast"/>
        </w:trPr>
        <w:tc>
          <w:tcPr>
            <w:tcW w:type="dxa" w:w="2977"/>
            <w:tcBorders>
              <w:top w:val="single" w:color="000000" w:sz="4" w:space="0" w:shadow="0" w:frame="0"/>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i w:val="1"/>
                <w:iCs w:val="1"/>
                <w:sz w:val="24"/>
                <w:szCs w:val="24"/>
                <w:shd w:val="nil" w:color="auto" w:fill="auto"/>
                <w:rtl w:val="0"/>
                <w:lang w:val="en-US"/>
              </w:rPr>
              <w:t xml:space="preserve">F. cylindrus </w:t>
            </w:r>
            <w:r>
              <w:rPr>
                <w:rFonts w:ascii="Times New Roman" w:hAnsi="Times New Roman"/>
                <w:sz w:val="24"/>
                <w:szCs w:val="24"/>
                <w:shd w:val="nil" w:color="auto" w:fill="auto"/>
                <w:rtl w:val="0"/>
                <w:lang w:val="en-US"/>
              </w:rPr>
              <w:t>(grown at 0</w:t>
            </w:r>
            <w:r>
              <w:rPr>
                <w:rFonts w:ascii="Times New Roman" w:hAnsi="Times New Roman" w:hint="default"/>
                <w:sz w:val="24"/>
                <w:szCs w:val="24"/>
                <w:shd w:val="nil" w:color="auto" w:fill="auto"/>
                <w:rtl w:val="0"/>
                <w:lang w:val="en-US"/>
              </w:rPr>
              <w:t>°</w:t>
            </w:r>
            <w:r>
              <w:rPr>
                <w:rFonts w:ascii="Times New Roman" w:hAnsi="Times New Roman"/>
                <w:sz w:val="24"/>
                <w:szCs w:val="24"/>
                <w:shd w:val="nil" w:color="auto" w:fill="auto"/>
                <w:rtl w:val="0"/>
                <w:lang w:val="en-US"/>
              </w:rPr>
              <w:t>C)</w:t>
            </w:r>
          </w:p>
        </w:tc>
        <w:tc>
          <w:tcPr>
            <w:tcW w:type="dxa" w:w="1134"/>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w:jc w:val="center"/>
            </w:pPr>
            <w:r>
              <w:rPr>
                <w:rFonts w:ascii="Times New Roman" w:hAnsi="Times New Roman"/>
                <w:sz w:val="24"/>
                <w:szCs w:val="24"/>
                <w:shd w:val="nil" w:color="auto" w:fill="auto"/>
                <w:rtl w:val="0"/>
                <w:lang w:val="en-US"/>
              </w:rPr>
              <w:t>6.06</w:t>
            </w:r>
          </w:p>
        </w:tc>
        <w:tc>
          <w:tcPr>
            <w:tcW w:type="dxa" w:w="1559"/>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w:jc w:val="center"/>
            </w:pPr>
            <w:r>
              <w:rPr>
                <w:rFonts w:ascii="Times New Roman" w:hAnsi="Times New Roman"/>
                <w:sz w:val="24"/>
                <w:szCs w:val="24"/>
                <w:shd w:val="nil" w:color="auto" w:fill="auto"/>
                <w:rtl w:val="0"/>
                <w:lang w:val="en-US"/>
              </w:rPr>
              <w:t>4.46</w:t>
            </w:r>
          </w:p>
        </w:tc>
        <w:tc>
          <w:tcPr>
            <w:tcW w:type="dxa" w:w="1134"/>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w:pPr>
            <w:r>
              <w:rPr>
                <w:rFonts w:ascii="Times New Roman" w:hAnsi="Times New Roman"/>
                <w:sz w:val="24"/>
                <w:szCs w:val="24"/>
                <w:shd w:val="nil" w:color="auto" w:fill="auto"/>
                <w:rtl w:val="0"/>
                <w:lang w:val="en-US"/>
              </w:rPr>
              <w:t>0.00827</w:t>
            </w:r>
          </w:p>
        </w:tc>
        <w:tc>
          <w:tcPr>
            <w:tcW w:type="dxa" w:w="1276"/>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w:jc w:val="center"/>
            </w:pPr>
            <w:r>
              <w:rPr>
                <w:rFonts w:ascii="Times New Roman" w:hAnsi="Times New Roman"/>
                <w:sz w:val="24"/>
                <w:szCs w:val="24"/>
                <w:shd w:val="nil" w:color="auto" w:fill="auto"/>
                <w:rtl w:val="0"/>
                <w:lang w:val="en-US"/>
              </w:rPr>
              <w:t>0.609</w:t>
            </w:r>
          </w:p>
        </w:tc>
        <w:tc>
          <w:tcPr>
            <w:tcW w:type="dxa" w:w="1270"/>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w:jc w:val="center"/>
            </w:pPr>
            <w:r>
              <w:rPr>
                <w:rFonts w:ascii="Times New Roman" w:hAnsi="Times New Roman"/>
                <w:sz w:val="24"/>
                <w:szCs w:val="24"/>
                <w:shd w:val="nil" w:color="auto" w:fill="auto"/>
                <w:rtl w:val="0"/>
                <w:lang w:val="en-US"/>
              </w:rPr>
              <w:t>73.4%</w:t>
            </w:r>
          </w:p>
        </w:tc>
      </w:tr>
      <w:tr>
        <w:tblPrEx>
          <w:shd w:val="clear" w:color="auto" w:fill="cad1d7"/>
        </w:tblPrEx>
        <w:trPr>
          <w:trHeight w:val="310" w:hRule="atLeast"/>
        </w:trPr>
        <w:tc>
          <w:tcPr>
            <w:tcW w:type="dxa" w:w="2977"/>
            <w:tcBorders>
              <w:top w:val="nil"/>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i w:val="1"/>
                <w:iCs w:val="1"/>
                <w:sz w:val="24"/>
                <w:szCs w:val="24"/>
                <w:shd w:val="nil" w:color="auto" w:fill="auto"/>
                <w:rtl w:val="0"/>
                <w:lang w:val="en-US"/>
              </w:rPr>
              <w:t xml:space="preserve">F. cylindrus </w:t>
            </w:r>
            <w:r>
              <w:rPr>
                <w:rFonts w:ascii="Times New Roman" w:hAnsi="Times New Roman"/>
                <w:i w:val="0"/>
                <w:iCs w:val="0"/>
                <w:sz w:val="24"/>
                <w:szCs w:val="24"/>
                <w:shd w:val="nil" w:color="auto" w:fill="auto"/>
                <w:rtl w:val="0"/>
                <w:lang w:val="en-US"/>
              </w:rPr>
              <w:t>(grown at 6</w:t>
            </w:r>
            <w:r>
              <w:rPr>
                <w:rFonts w:ascii="Times New Roman" w:hAnsi="Times New Roman" w:hint="default"/>
                <w:i w:val="0"/>
                <w:iCs w:val="0"/>
                <w:sz w:val="24"/>
                <w:szCs w:val="24"/>
                <w:shd w:val="nil" w:color="auto" w:fill="auto"/>
                <w:rtl w:val="0"/>
                <w:lang w:val="en-US"/>
              </w:rPr>
              <w:t>°</w:t>
            </w:r>
            <w:r>
              <w:rPr>
                <w:rFonts w:ascii="Times New Roman" w:hAnsi="Times New Roman"/>
                <w:i w:val="0"/>
                <w:iCs w:val="0"/>
                <w:sz w:val="24"/>
                <w:szCs w:val="24"/>
                <w:shd w:val="nil" w:color="auto" w:fill="auto"/>
                <w:rtl w:val="0"/>
                <w:lang w:val="en-US"/>
              </w:rPr>
              <w:t>C)</w:t>
            </w:r>
          </w:p>
        </w:tc>
        <w:tc>
          <w:tcPr>
            <w:tcW w:type="dxa" w:w="1134"/>
            <w:tcBorders>
              <w:top w:val="nil"/>
              <w:left w:val="nil"/>
              <w:bottom w:val="nil"/>
              <w:right w:val="nil"/>
            </w:tcBorders>
            <w:shd w:val="clear" w:color="auto" w:fill="auto"/>
            <w:tcMar>
              <w:top w:type="dxa" w:w="80"/>
              <w:left w:type="dxa" w:w="80"/>
              <w:bottom w:type="dxa" w:w="80"/>
              <w:right w:type="dxa" w:w="80"/>
            </w:tcMar>
            <w:vAlign w:val="center"/>
          </w:tcPr>
          <w:p>
            <w:pPr>
              <w:pStyle w:val="Body"/>
              <w:jc w:val="center"/>
            </w:pPr>
            <w:r>
              <w:rPr>
                <w:rFonts w:ascii="Times New Roman" w:hAnsi="Times New Roman"/>
                <w:sz w:val="24"/>
                <w:szCs w:val="24"/>
                <w:shd w:val="nil" w:color="auto" w:fill="auto"/>
                <w:rtl w:val="0"/>
                <w:lang w:val="en-US"/>
              </w:rPr>
              <w:t>5.49</w:t>
            </w:r>
          </w:p>
        </w:tc>
        <w:tc>
          <w:tcPr>
            <w:tcW w:type="dxa" w:w="1559"/>
            <w:tcBorders>
              <w:top w:val="nil"/>
              <w:left w:val="nil"/>
              <w:bottom w:val="nil"/>
              <w:right w:val="nil"/>
            </w:tcBorders>
            <w:shd w:val="clear" w:color="auto" w:fill="auto"/>
            <w:tcMar>
              <w:top w:type="dxa" w:w="80"/>
              <w:left w:type="dxa" w:w="80"/>
              <w:bottom w:type="dxa" w:w="80"/>
              <w:right w:type="dxa" w:w="80"/>
            </w:tcMar>
            <w:vAlign w:val="center"/>
          </w:tcPr>
          <w:p>
            <w:pPr>
              <w:pStyle w:val="Body"/>
              <w:jc w:val="center"/>
            </w:pPr>
            <w:r>
              <w:rPr>
                <w:rFonts w:ascii="Times New Roman" w:hAnsi="Times New Roman"/>
                <w:sz w:val="24"/>
                <w:szCs w:val="24"/>
                <w:shd w:val="nil" w:color="auto" w:fill="auto"/>
                <w:rtl w:val="0"/>
                <w:lang w:val="en-US"/>
              </w:rPr>
              <w:t>3.42</w:t>
            </w:r>
          </w:p>
        </w:tc>
        <w:tc>
          <w:tcPr>
            <w:tcW w:type="dxa" w:w="1134"/>
            <w:tcBorders>
              <w:top w:val="nil"/>
              <w:left w:val="nil"/>
              <w:bottom w:val="nil"/>
              <w:right w:val="nil"/>
            </w:tcBorders>
            <w:shd w:val="clear" w:color="auto" w:fill="auto"/>
            <w:tcMar>
              <w:top w:type="dxa" w:w="80"/>
              <w:left w:type="dxa" w:w="80"/>
              <w:bottom w:type="dxa" w:w="80"/>
              <w:right w:type="dxa" w:w="80"/>
            </w:tcMar>
            <w:vAlign w:val="center"/>
          </w:tcPr>
          <w:p>
            <w:pPr>
              <w:pStyle w:val="Body"/>
            </w:pPr>
            <w:r>
              <w:rPr>
                <w:rFonts w:ascii="Times New Roman" w:hAnsi="Times New Roman"/>
                <w:sz w:val="24"/>
                <w:szCs w:val="24"/>
                <w:shd w:val="nil" w:color="auto" w:fill="auto"/>
                <w:rtl w:val="0"/>
                <w:lang w:val="en-US"/>
              </w:rPr>
              <w:t>0.0279</w:t>
            </w:r>
          </w:p>
        </w:tc>
        <w:tc>
          <w:tcPr>
            <w:tcW w:type="dxa" w:w="1276"/>
            <w:tcBorders>
              <w:top w:val="nil"/>
              <w:left w:val="nil"/>
              <w:bottom w:val="nil"/>
              <w:right w:val="nil"/>
            </w:tcBorders>
            <w:shd w:val="clear" w:color="auto" w:fill="auto"/>
            <w:tcMar>
              <w:top w:type="dxa" w:w="80"/>
              <w:left w:type="dxa" w:w="80"/>
              <w:bottom w:type="dxa" w:w="80"/>
              <w:right w:type="dxa" w:w="80"/>
            </w:tcMar>
            <w:vAlign w:val="center"/>
          </w:tcPr>
          <w:p>
            <w:pPr>
              <w:pStyle w:val="Body"/>
              <w:jc w:val="center"/>
            </w:pPr>
            <w:r>
              <w:rPr>
                <w:rFonts w:ascii="Times New Roman" w:hAnsi="Times New Roman"/>
                <w:sz w:val="24"/>
                <w:szCs w:val="24"/>
                <w:shd w:val="nil" w:color="auto" w:fill="auto"/>
                <w:rtl w:val="0"/>
                <w:lang w:val="en-US"/>
              </w:rPr>
              <w:t>0.509</w:t>
            </w:r>
          </w:p>
        </w:tc>
        <w:tc>
          <w:tcPr>
            <w:tcW w:type="dxa" w:w="1270"/>
            <w:tcBorders>
              <w:top w:val="nil"/>
              <w:left w:val="nil"/>
              <w:bottom w:val="nil"/>
              <w:right w:val="nil"/>
            </w:tcBorders>
            <w:shd w:val="clear" w:color="auto" w:fill="auto"/>
            <w:tcMar>
              <w:top w:type="dxa" w:w="80"/>
              <w:left w:type="dxa" w:w="80"/>
              <w:bottom w:type="dxa" w:w="80"/>
              <w:right w:type="dxa" w:w="80"/>
            </w:tcMar>
            <w:vAlign w:val="center"/>
          </w:tcPr>
          <w:p>
            <w:pPr>
              <w:pStyle w:val="Body"/>
              <w:jc w:val="center"/>
            </w:pPr>
            <w:r>
              <w:rPr>
                <w:rFonts w:ascii="Times New Roman" w:hAnsi="Times New Roman"/>
                <w:sz w:val="24"/>
                <w:szCs w:val="24"/>
                <w:shd w:val="nil" w:color="auto" w:fill="auto"/>
                <w:rtl w:val="0"/>
                <w:lang w:val="en-US"/>
              </w:rPr>
              <w:t>65.1%</w:t>
            </w:r>
          </w:p>
        </w:tc>
      </w:tr>
      <w:tr>
        <w:tblPrEx>
          <w:shd w:val="clear" w:color="auto" w:fill="cad1d7"/>
        </w:tblPrEx>
        <w:trPr>
          <w:trHeight w:val="310" w:hRule="atLeast"/>
        </w:trPr>
        <w:tc>
          <w:tcPr>
            <w:tcW w:type="dxa" w:w="2977"/>
            <w:tcBorders>
              <w:top w:val="nil"/>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i w:val="1"/>
                <w:iCs w:val="1"/>
                <w:sz w:val="24"/>
                <w:szCs w:val="24"/>
                <w:shd w:val="clear" w:color="auto" w:fill="ffffff"/>
                <w:rtl w:val="0"/>
                <w:lang w:val="en-US"/>
              </w:rPr>
              <w:t>T. pseudonana</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pPr>
              <w:pStyle w:val="Body"/>
              <w:jc w:val="center"/>
            </w:pPr>
            <w:r>
              <w:rPr>
                <w:rFonts w:ascii="Times New Roman" w:hAnsi="Times New Roman"/>
                <w:sz w:val="24"/>
                <w:szCs w:val="24"/>
                <w:shd w:val="nil" w:color="auto" w:fill="auto"/>
                <w:rtl w:val="0"/>
                <w:lang w:val="en-US"/>
              </w:rPr>
              <w:t>6.08</w:t>
            </w:r>
          </w:p>
        </w:tc>
        <w:tc>
          <w:tcPr>
            <w:tcW w:type="dxa" w:w="1559"/>
            <w:tcBorders>
              <w:top w:val="nil"/>
              <w:left w:val="nil"/>
              <w:bottom w:val="nil"/>
              <w:right w:val="nil"/>
            </w:tcBorders>
            <w:shd w:val="clear" w:color="auto" w:fill="auto"/>
            <w:tcMar>
              <w:top w:type="dxa" w:w="80"/>
              <w:left w:type="dxa" w:w="80"/>
              <w:bottom w:type="dxa" w:w="80"/>
              <w:right w:type="dxa" w:w="80"/>
            </w:tcMar>
            <w:vAlign w:val="top"/>
          </w:tcPr>
          <w:p>
            <w:pPr>
              <w:pStyle w:val="Body"/>
              <w:jc w:val="center"/>
            </w:pPr>
            <w:r>
              <w:rPr>
                <w:rFonts w:ascii="Times New Roman" w:hAnsi="Times New Roman"/>
                <w:sz w:val="24"/>
                <w:szCs w:val="24"/>
                <w:shd w:val="nil" w:color="auto" w:fill="auto"/>
                <w:rtl w:val="0"/>
                <w:lang w:val="en-US"/>
              </w:rPr>
              <w:t>9.01</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5.38e-06</w:t>
            </w:r>
          </w:p>
        </w:tc>
        <w:tc>
          <w:tcPr>
            <w:tcW w:type="dxa" w:w="1276"/>
            <w:tcBorders>
              <w:top w:val="nil"/>
              <w:left w:val="nil"/>
              <w:bottom w:val="nil"/>
              <w:right w:val="nil"/>
            </w:tcBorders>
            <w:shd w:val="clear" w:color="auto" w:fill="auto"/>
            <w:tcMar>
              <w:top w:type="dxa" w:w="80"/>
              <w:left w:type="dxa" w:w="80"/>
              <w:bottom w:type="dxa" w:w="80"/>
              <w:right w:type="dxa" w:w="80"/>
            </w:tcMar>
            <w:vAlign w:val="top"/>
          </w:tcPr>
          <w:p>
            <w:pPr>
              <w:pStyle w:val="Body"/>
              <w:jc w:val="center"/>
            </w:pPr>
            <w:r>
              <w:rPr>
                <w:rFonts w:ascii="Times New Roman" w:hAnsi="Times New Roman"/>
                <w:sz w:val="24"/>
                <w:szCs w:val="24"/>
                <w:shd w:val="nil" w:color="auto" w:fill="auto"/>
                <w:rtl w:val="0"/>
                <w:lang w:val="en-US"/>
              </w:rPr>
              <w:t>0.674</w:t>
            </w:r>
          </w:p>
        </w:tc>
        <w:tc>
          <w:tcPr>
            <w:tcW w:type="dxa" w:w="1270"/>
            <w:tcBorders>
              <w:top w:val="nil"/>
              <w:left w:val="nil"/>
              <w:bottom w:val="nil"/>
              <w:right w:val="nil"/>
            </w:tcBorders>
            <w:shd w:val="clear" w:color="auto" w:fill="auto"/>
            <w:tcMar>
              <w:top w:type="dxa" w:w="80"/>
              <w:left w:type="dxa" w:w="80"/>
              <w:bottom w:type="dxa" w:w="80"/>
              <w:right w:type="dxa" w:w="80"/>
            </w:tcMar>
            <w:vAlign w:val="top"/>
          </w:tcPr>
          <w:p>
            <w:pPr>
              <w:pStyle w:val="Body"/>
              <w:jc w:val="center"/>
            </w:pPr>
            <w:r>
              <w:rPr>
                <w:rFonts w:ascii="Times New Roman" w:hAnsi="Times New Roman"/>
                <w:sz w:val="24"/>
                <w:szCs w:val="24"/>
                <w:shd w:val="nil" w:color="auto" w:fill="auto"/>
                <w:rtl w:val="0"/>
                <w:lang w:val="en-US"/>
              </w:rPr>
              <w:t>73.2%</w:t>
            </w:r>
          </w:p>
        </w:tc>
      </w:tr>
      <w:tr>
        <w:tblPrEx>
          <w:shd w:val="clear" w:color="auto" w:fill="cad1d7"/>
        </w:tblPrEx>
        <w:trPr>
          <w:trHeight w:val="310" w:hRule="atLeast"/>
        </w:trPr>
        <w:tc>
          <w:tcPr>
            <w:tcW w:type="dxa" w:w="2977"/>
            <w:tcBorders>
              <w:top w:val="nil"/>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i w:val="1"/>
                <w:iCs w:val="1"/>
                <w:sz w:val="24"/>
                <w:szCs w:val="24"/>
                <w:shd w:val="clear" w:color="auto" w:fill="ffffff"/>
                <w:rtl w:val="0"/>
                <w:lang w:val="en-US"/>
              </w:rPr>
              <w:t>C. ICEMDV</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pPr>
              <w:pStyle w:val="Body"/>
              <w:jc w:val="center"/>
            </w:pPr>
            <w:r>
              <w:rPr>
                <w:rFonts w:ascii="Times New Roman" w:hAnsi="Times New Roman"/>
                <w:sz w:val="24"/>
                <w:szCs w:val="24"/>
                <w:shd w:val="nil" w:color="auto" w:fill="auto"/>
                <w:rtl w:val="0"/>
                <w:lang w:val="en-US"/>
              </w:rPr>
              <w:t>4.51</w:t>
            </w:r>
          </w:p>
        </w:tc>
        <w:tc>
          <w:tcPr>
            <w:tcW w:type="dxa" w:w="1559"/>
            <w:tcBorders>
              <w:top w:val="nil"/>
              <w:left w:val="nil"/>
              <w:bottom w:val="nil"/>
              <w:right w:val="nil"/>
            </w:tcBorders>
            <w:shd w:val="clear" w:color="auto" w:fill="auto"/>
            <w:tcMar>
              <w:top w:type="dxa" w:w="80"/>
              <w:left w:type="dxa" w:w="80"/>
              <w:bottom w:type="dxa" w:w="80"/>
              <w:right w:type="dxa" w:w="80"/>
            </w:tcMar>
            <w:vAlign w:val="top"/>
          </w:tcPr>
          <w:p>
            <w:pPr>
              <w:pStyle w:val="Body"/>
              <w:jc w:val="center"/>
            </w:pPr>
            <w:r>
              <w:rPr>
                <w:rFonts w:ascii="Times New Roman" w:hAnsi="Times New Roman"/>
                <w:sz w:val="24"/>
                <w:szCs w:val="24"/>
                <w:shd w:val="nil" w:color="auto" w:fill="auto"/>
                <w:rtl w:val="0"/>
                <w:lang w:val="en-US"/>
              </w:rPr>
              <w:t>6.59</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0.00687</w:t>
            </w:r>
          </w:p>
        </w:tc>
        <w:tc>
          <w:tcPr>
            <w:tcW w:type="dxa" w:w="1276"/>
            <w:tcBorders>
              <w:top w:val="nil"/>
              <w:left w:val="nil"/>
              <w:bottom w:val="nil"/>
              <w:right w:val="nil"/>
            </w:tcBorders>
            <w:shd w:val="clear" w:color="auto" w:fill="auto"/>
            <w:tcMar>
              <w:top w:type="dxa" w:w="80"/>
              <w:left w:type="dxa" w:w="80"/>
              <w:bottom w:type="dxa" w:w="80"/>
              <w:right w:type="dxa" w:w="80"/>
            </w:tcMar>
            <w:vAlign w:val="top"/>
          </w:tcPr>
          <w:p>
            <w:pPr>
              <w:pStyle w:val="Body"/>
              <w:jc w:val="center"/>
            </w:pPr>
            <w:r>
              <w:rPr>
                <w:rFonts w:ascii="Times New Roman" w:hAnsi="Times New Roman"/>
                <w:sz w:val="24"/>
                <w:szCs w:val="24"/>
                <w:shd w:val="nil" w:color="auto" w:fill="auto"/>
                <w:rtl w:val="0"/>
                <w:lang w:val="en-US"/>
              </w:rPr>
              <w:t>0.687</w:t>
            </w:r>
          </w:p>
        </w:tc>
        <w:tc>
          <w:tcPr>
            <w:tcW w:type="dxa" w:w="1270"/>
            <w:tcBorders>
              <w:top w:val="nil"/>
              <w:left w:val="nil"/>
              <w:bottom w:val="nil"/>
              <w:right w:val="nil"/>
            </w:tcBorders>
            <w:shd w:val="clear" w:color="auto" w:fill="auto"/>
            <w:tcMar>
              <w:top w:type="dxa" w:w="80"/>
              <w:left w:type="dxa" w:w="80"/>
              <w:bottom w:type="dxa" w:w="80"/>
              <w:right w:type="dxa" w:w="80"/>
            </w:tcMar>
            <w:vAlign w:val="top"/>
          </w:tcPr>
          <w:p>
            <w:pPr>
              <w:pStyle w:val="Body"/>
              <w:jc w:val="center"/>
            </w:pPr>
            <w:r>
              <w:rPr>
                <w:rFonts w:ascii="Times New Roman" w:hAnsi="Times New Roman"/>
                <w:sz w:val="24"/>
                <w:szCs w:val="24"/>
                <w:shd w:val="nil" w:color="auto" w:fill="auto"/>
                <w:rtl w:val="0"/>
                <w:lang w:val="en-US"/>
              </w:rPr>
              <w:t>78.8%</w:t>
            </w:r>
          </w:p>
        </w:tc>
      </w:tr>
      <w:tr>
        <w:tblPrEx>
          <w:shd w:val="clear" w:color="auto" w:fill="cad1d7"/>
        </w:tblPrEx>
        <w:trPr>
          <w:trHeight w:val="310" w:hRule="atLeast"/>
        </w:trPr>
        <w:tc>
          <w:tcPr>
            <w:tcW w:type="dxa" w:w="2977"/>
            <w:tcBorders>
              <w:top w:val="nil"/>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i w:val="1"/>
                <w:iCs w:val="1"/>
                <w:sz w:val="24"/>
                <w:szCs w:val="24"/>
                <w:shd w:val="clear" w:color="auto" w:fill="ffffff"/>
                <w:rtl w:val="0"/>
                <w:lang w:val="en-US"/>
              </w:rPr>
              <w:t>C. priscuii</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pPr>
              <w:pStyle w:val="Body"/>
              <w:jc w:val="center"/>
            </w:pPr>
            <w:r>
              <w:rPr>
                <w:rFonts w:ascii="Times New Roman" w:hAnsi="Times New Roman"/>
                <w:sz w:val="24"/>
                <w:szCs w:val="24"/>
                <w:shd w:val="nil" w:color="auto" w:fill="auto"/>
                <w:rtl w:val="0"/>
                <w:lang w:val="en-US"/>
              </w:rPr>
              <w:t>4.31</w:t>
            </w:r>
          </w:p>
        </w:tc>
        <w:tc>
          <w:tcPr>
            <w:tcW w:type="dxa" w:w="1559"/>
            <w:tcBorders>
              <w:top w:val="nil"/>
              <w:left w:val="nil"/>
              <w:bottom w:val="nil"/>
              <w:right w:val="nil"/>
            </w:tcBorders>
            <w:shd w:val="clear" w:color="auto" w:fill="auto"/>
            <w:tcMar>
              <w:top w:type="dxa" w:w="80"/>
              <w:left w:type="dxa" w:w="80"/>
              <w:bottom w:type="dxa" w:w="80"/>
              <w:right w:type="dxa" w:w="80"/>
            </w:tcMar>
            <w:vAlign w:val="top"/>
          </w:tcPr>
          <w:p>
            <w:pPr>
              <w:pStyle w:val="Body"/>
              <w:jc w:val="center"/>
            </w:pPr>
            <w:r>
              <w:rPr>
                <w:rFonts w:ascii="Times New Roman" w:hAnsi="Times New Roman"/>
                <w:sz w:val="24"/>
                <w:szCs w:val="24"/>
                <w:shd w:val="nil" w:color="auto" w:fill="auto"/>
                <w:rtl w:val="0"/>
                <w:lang w:val="en-US"/>
              </w:rPr>
              <w:t>2.17</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0.115</w:t>
            </w:r>
          </w:p>
        </w:tc>
        <w:tc>
          <w:tcPr>
            <w:tcW w:type="dxa" w:w="1276"/>
            <w:tcBorders>
              <w:top w:val="nil"/>
              <w:left w:val="nil"/>
              <w:bottom w:val="nil"/>
              <w:right w:val="nil"/>
            </w:tcBorders>
            <w:shd w:val="clear" w:color="auto" w:fill="auto"/>
            <w:tcMar>
              <w:top w:type="dxa" w:w="80"/>
              <w:left w:type="dxa" w:w="80"/>
              <w:bottom w:type="dxa" w:w="80"/>
              <w:right w:type="dxa" w:w="80"/>
            </w:tcMar>
            <w:vAlign w:val="top"/>
          </w:tcPr>
          <w:p>
            <w:pPr>
              <w:pStyle w:val="Body"/>
              <w:jc w:val="center"/>
            </w:pPr>
            <w:r>
              <w:rPr>
                <w:rFonts w:ascii="Times New Roman" w:hAnsi="Times New Roman"/>
                <w:sz w:val="24"/>
                <w:szCs w:val="24"/>
                <w:shd w:val="nil" w:color="auto" w:fill="auto"/>
                <w:rtl w:val="0"/>
                <w:lang w:val="en-US"/>
              </w:rPr>
              <w:t>0.389</w:t>
            </w:r>
          </w:p>
        </w:tc>
        <w:tc>
          <w:tcPr>
            <w:tcW w:type="dxa" w:w="1270"/>
            <w:tcBorders>
              <w:top w:val="nil"/>
              <w:left w:val="nil"/>
              <w:bottom w:val="nil"/>
              <w:right w:val="nil"/>
            </w:tcBorders>
            <w:shd w:val="clear" w:color="auto" w:fill="auto"/>
            <w:tcMar>
              <w:top w:type="dxa" w:w="80"/>
              <w:left w:type="dxa" w:w="80"/>
              <w:bottom w:type="dxa" w:w="80"/>
              <w:right w:type="dxa" w:w="80"/>
            </w:tcMar>
            <w:vAlign w:val="top"/>
          </w:tcPr>
          <w:p>
            <w:pPr>
              <w:pStyle w:val="Body"/>
              <w:jc w:val="center"/>
            </w:pPr>
            <w:r>
              <w:rPr>
                <w:rFonts w:ascii="Times New Roman" w:hAnsi="Times New Roman"/>
                <w:sz w:val="24"/>
                <w:szCs w:val="24"/>
                <w:shd w:val="nil" w:color="auto" w:fill="auto"/>
                <w:rtl w:val="0"/>
                <w:lang w:val="en-US"/>
              </w:rPr>
              <w:t>57.7%</w:t>
            </w:r>
          </w:p>
        </w:tc>
      </w:tr>
      <w:tr>
        <w:tblPrEx>
          <w:shd w:val="clear" w:color="auto" w:fill="cad1d7"/>
        </w:tblPrEx>
        <w:trPr>
          <w:trHeight w:val="310" w:hRule="atLeast"/>
        </w:trPr>
        <w:tc>
          <w:tcPr>
            <w:tcW w:type="dxa" w:w="2977"/>
            <w:tcBorders>
              <w:top w:val="nil"/>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i w:val="1"/>
                <w:iCs w:val="1"/>
                <w:sz w:val="24"/>
                <w:szCs w:val="24"/>
                <w:shd w:val="clear" w:color="auto" w:fill="ffffff"/>
                <w:rtl w:val="0"/>
                <w:lang w:val="en-US"/>
              </w:rPr>
              <w:t>C. malina</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pPr>
              <w:pStyle w:val="Body"/>
              <w:jc w:val="center"/>
            </w:pPr>
            <w:r>
              <w:rPr>
                <w:rFonts w:ascii="Times New Roman" w:hAnsi="Times New Roman"/>
                <w:sz w:val="24"/>
                <w:szCs w:val="24"/>
                <w:shd w:val="nil" w:color="auto" w:fill="auto"/>
                <w:rtl w:val="0"/>
                <w:lang w:val="en-US"/>
              </w:rPr>
              <w:t>4.34</w:t>
            </w:r>
          </w:p>
        </w:tc>
        <w:tc>
          <w:tcPr>
            <w:tcW w:type="dxa" w:w="1559"/>
            <w:tcBorders>
              <w:top w:val="nil"/>
              <w:left w:val="nil"/>
              <w:bottom w:val="nil"/>
              <w:right w:val="nil"/>
            </w:tcBorders>
            <w:shd w:val="clear" w:color="auto" w:fill="auto"/>
            <w:tcMar>
              <w:top w:type="dxa" w:w="80"/>
              <w:left w:type="dxa" w:w="80"/>
              <w:bottom w:type="dxa" w:w="80"/>
              <w:right w:type="dxa" w:w="80"/>
            </w:tcMar>
            <w:vAlign w:val="top"/>
          </w:tcPr>
          <w:p>
            <w:pPr>
              <w:pStyle w:val="Body"/>
              <w:jc w:val="center"/>
            </w:pPr>
            <w:r>
              <w:rPr>
                <w:rFonts w:ascii="Times New Roman" w:hAnsi="Times New Roman"/>
                <w:sz w:val="24"/>
                <w:szCs w:val="24"/>
                <w:shd w:val="nil" w:color="auto" w:fill="auto"/>
                <w:rtl w:val="0"/>
                <w:lang w:val="en-US"/>
              </w:rPr>
              <w:t>2.56</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0.0843</w:t>
            </w:r>
          </w:p>
        </w:tc>
        <w:tc>
          <w:tcPr>
            <w:tcW w:type="dxa" w:w="1276"/>
            <w:tcBorders>
              <w:top w:val="nil"/>
              <w:left w:val="nil"/>
              <w:bottom w:val="nil"/>
              <w:right w:val="nil"/>
            </w:tcBorders>
            <w:shd w:val="clear" w:color="auto" w:fill="auto"/>
            <w:tcMar>
              <w:top w:type="dxa" w:w="80"/>
              <w:left w:type="dxa" w:w="80"/>
              <w:bottom w:type="dxa" w:w="80"/>
              <w:right w:type="dxa" w:w="80"/>
            </w:tcMar>
            <w:vAlign w:val="top"/>
          </w:tcPr>
          <w:p>
            <w:pPr>
              <w:pStyle w:val="Body"/>
              <w:jc w:val="center"/>
            </w:pPr>
            <w:r>
              <w:rPr>
                <w:rFonts w:ascii="Times New Roman" w:hAnsi="Times New Roman"/>
                <w:sz w:val="24"/>
                <w:szCs w:val="24"/>
                <w:shd w:val="nil" w:color="auto" w:fill="auto"/>
                <w:rtl w:val="0"/>
                <w:lang w:val="en-US"/>
              </w:rPr>
              <w:t>0.423</w:t>
            </w:r>
          </w:p>
        </w:tc>
        <w:tc>
          <w:tcPr>
            <w:tcW w:type="dxa" w:w="1270"/>
            <w:tcBorders>
              <w:top w:val="nil"/>
              <w:left w:val="nil"/>
              <w:bottom w:val="nil"/>
              <w:right w:val="nil"/>
            </w:tcBorders>
            <w:shd w:val="clear" w:color="auto" w:fill="auto"/>
            <w:tcMar>
              <w:top w:type="dxa" w:w="80"/>
              <w:left w:type="dxa" w:w="80"/>
              <w:bottom w:type="dxa" w:w="80"/>
              <w:right w:type="dxa" w:w="80"/>
            </w:tcMar>
            <w:vAlign w:val="top"/>
          </w:tcPr>
          <w:p>
            <w:pPr>
              <w:pStyle w:val="Body"/>
              <w:jc w:val="center"/>
            </w:pPr>
            <w:r>
              <w:rPr>
                <w:rFonts w:ascii="Times New Roman" w:hAnsi="Times New Roman"/>
                <w:sz w:val="24"/>
                <w:szCs w:val="24"/>
                <w:shd w:val="nil" w:color="auto" w:fill="auto"/>
                <w:rtl w:val="0"/>
                <w:lang w:val="en-US"/>
              </w:rPr>
              <w:t>60.2%</w:t>
            </w:r>
          </w:p>
        </w:tc>
      </w:tr>
      <w:tr>
        <w:tblPrEx>
          <w:shd w:val="clear" w:color="auto" w:fill="cad1d7"/>
        </w:tblPrEx>
        <w:trPr>
          <w:trHeight w:val="310" w:hRule="atLeast"/>
        </w:trPr>
        <w:tc>
          <w:tcPr>
            <w:tcW w:type="dxa" w:w="2977"/>
            <w:tcBorders>
              <w:top w:val="nil"/>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i w:val="1"/>
                <w:iCs w:val="1"/>
                <w:sz w:val="24"/>
                <w:szCs w:val="24"/>
                <w:shd w:val="nil" w:color="auto" w:fill="auto"/>
                <w:rtl w:val="0"/>
                <w:lang w:val="en-US"/>
              </w:rPr>
              <w:t>C. reinhardtii</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pPr>
              <w:pStyle w:val="Body"/>
              <w:jc w:val="center"/>
            </w:pPr>
            <w:r>
              <w:rPr>
                <w:rFonts w:ascii="Times New Roman" w:hAnsi="Times New Roman"/>
                <w:sz w:val="24"/>
                <w:szCs w:val="24"/>
                <w:shd w:val="nil" w:color="auto" w:fill="auto"/>
                <w:rtl w:val="0"/>
                <w:lang w:val="en-US"/>
              </w:rPr>
              <w:t>6.05</w:t>
            </w:r>
          </w:p>
        </w:tc>
        <w:tc>
          <w:tcPr>
            <w:tcW w:type="dxa" w:w="1559"/>
            <w:tcBorders>
              <w:top w:val="nil"/>
              <w:left w:val="nil"/>
              <w:bottom w:val="nil"/>
              <w:right w:val="nil"/>
            </w:tcBorders>
            <w:shd w:val="clear" w:color="auto" w:fill="auto"/>
            <w:tcMar>
              <w:top w:type="dxa" w:w="80"/>
              <w:left w:type="dxa" w:w="80"/>
              <w:bottom w:type="dxa" w:w="80"/>
              <w:right w:type="dxa" w:w="80"/>
            </w:tcMar>
            <w:vAlign w:val="top"/>
          </w:tcPr>
          <w:p>
            <w:pPr>
              <w:pStyle w:val="Body"/>
              <w:jc w:val="center"/>
            </w:pPr>
            <w:r>
              <w:rPr>
                <w:rFonts w:ascii="Times New Roman" w:hAnsi="Times New Roman"/>
                <w:sz w:val="24"/>
                <w:szCs w:val="24"/>
                <w:shd w:val="nil" w:color="auto" w:fill="auto"/>
                <w:rtl w:val="0"/>
                <w:lang w:val="en-US"/>
              </w:rPr>
              <w:t>9.49</w:t>
            </w:r>
          </w:p>
        </w:tc>
        <w:tc>
          <w:tcPr>
            <w:tcW w:type="dxa" w:w="1134"/>
            <w:tcBorders>
              <w:top w:val="nil"/>
              <w:left w:val="nil"/>
              <w:bottom w:val="nil"/>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0.000274</w:t>
            </w:r>
          </w:p>
        </w:tc>
        <w:tc>
          <w:tcPr>
            <w:tcW w:type="dxa" w:w="1276"/>
            <w:tcBorders>
              <w:top w:val="nil"/>
              <w:left w:val="nil"/>
              <w:bottom w:val="nil"/>
              <w:right w:val="nil"/>
            </w:tcBorders>
            <w:shd w:val="clear" w:color="auto" w:fill="auto"/>
            <w:tcMar>
              <w:top w:type="dxa" w:w="80"/>
              <w:left w:type="dxa" w:w="80"/>
              <w:bottom w:type="dxa" w:w="80"/>
              <w:right w:type="dxa" w:w="80"/>
            </w:tcMar>
            <w:vAlign w:val="top"/>
          </w:tcPr>
          <w:p>
            <w:pPr>
              <w:pStyle w:val="Body"/>
              <w:jc w:val="center"/>
            </w:pPr>
            <w:r>
              <w:rPr>
                <w:rFonts w:ascii="Times New Roman" w:hAnsi="Times New Roman"/>
                <w:sz w:val="24"/>
                <w:szCs w:val="24"/>
                <w:shd w:val="nil" w:color="auto" w:fill="auto"/>
                <w:rtl w:val="0"/>
                <w:lang w:val="en-US"/>
              </w:rPr>
              <w:t>0.786</w:t>
            </w:r>
          </w:p>
        </w:tc>
        <w:tc>
          <w:tcPr>
            <w:tcW w:type="dxa" w:w="1270"/>
            <w:tcBorders>
              <w:top w:val="nil"/>
              <w:left w:val="nil"/>
              <w:bottom w:val="nil"/>
              <w:right w:val="nil"/>
            </w:tcBorders>
            <w:shd w:val="clear" w:color="auto" w:fill="auto"/>
            <w:tcMar>
              <w:top w:type="dxa" w:w="80"/>
              <w:left w:type="dxa" w:w="80"/>
              <w:bottom w:type="dxa" w:w="80"/>
              <w:right w:type="dxa" w:w="80"/>
            </w:tcMar>
            <w:vAlign w:val="top"/>
          </w:tcPr>
          <w:p>
            <w:pPr>
              <w:pStyle w:val="Body"/>
              <w:jc w:val="center"/>
            </w:pPr>
            <w:r>
              <w:rPr>
                <w:rFonts w:ascii="Times New Roman" w:hAnsi="Times New Roman"/>
                <w:sz w:val="24"/>
                <w:szCs w:val="24"/>
                <w:shd w:val="nil" w:color="auto" w:fill="auto"/>
                <w:rtl w:val="0"/>
                <w:lang w:val="en-US"/>
              </w:rPr>
              <w:t>85.4%</w:t>
            </w:r>
          </w:p>
        </w:tc>
      </w:tr>
      <w:tr>
        <w:tblPrEx>
          <w:shd w:val="clear" w:color="auto" w:fill="cad1d7"/>
        </w:tblPrEx>
        <w:trPr>
          <w:trHeight w:val="305" w:hRule="atLeast"/>
        </w:trPr>
        <w:tc>
          <w:tcPr>
            <w:tcW w:type="dxa" w:w="2977"/>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w:pPr>
            <w:r>
              <w:rPr>
                <w:rFonts w:ascii="Times New Roman" w:hAnsi="Times New Roman"/>
                <w:i w:val="1"/>
                <w:iCs w:val="1"/>
                <w:sz w:val="24"/>
                <w:szCs w:val="24"/>
                <w:shd w:val="clear" w:color="auto" w:fill="ffffff"/>
                <w:rtl w:val="0"/>
                <w:lang w:val="en-US"/>
              </w:rPr>
              <w:t>C. vulgaris</w:t>
            </w:r>
          </w:p>
        </w:tc>
        <w:tc>
          <w:tcPr>
            <w:tcW w:type="dxa" w:w="113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w:jc w:val="center"/>
            </w:pPr>
            <w:r>
              <w:rPr>
                <w:rFonts w:ascii="Times New Roman" w:hAnsi="Times New Roman"/>
                <w:sz w:val="24"/>
                <w:szCs w:val="24"/>
                <w:shd w:val="nil" w:color="auto" w:fill="auto"/>
                <w:rtl w:val="0"/>
                <w:lang w:val="en-US"/>
              </w:rPr>
              <w:t>5.39</w:t>
            </w:r>
          </w:p>
        </w:tc>
        <w:tc>
          <w:tcPr>
            <w:tcW w:type="dxa" w:w="1559"/>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w:jc w:val="center"/>
            </w:pPr>
            <w:r>
              <w:rPr>
                <w:rFonts w:ascii="Times New Roman" w:hAnsi="Times New Roman"/>
                <w:sz w:val="24"/>
                <w:szCs w:val="24"/>
                <w:shd w:val="nil" w:color="auto" w:fill="auto"/>
                <w:rtl w:val="0"/>
                <w:lang w:val="en-US"/>
              </w:rPr>
              <w:t>13.83</w:t>
            </w:r>
          </w:p>
        </w:tc>
        <w:tc>
          <w:tcPr>
            <w:tcW w:type="dxa" w:w="1134"/>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w:pPr>
            <w:r>
              <w:rPr>
                <w:rFonts w:ascii="Times New Roman" w:hAnsi="Times New Roman"/>
                <w:sz w:val="24"/>
                <w:szCs w:val="24"/>
                <w:shd w:val="nil" w:color="auto" w:fill="auto"/>
                <w:rtl w:val="0"/>
                <w:lang w:val="en-US"/>
              </w:rPr>
              <w:t>4.08e-06</w:t>
            </w:r>
          </w:p>
        </w:tc>
        <w:tc>
          <w:tcPr>
            <w:tcW w:type="dxa" w:w="1276"/>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w:jc w:val="center"/>
            </w:pPr>
            <w:r>
              <w:rPr>
                <w:rFonts w:ascii="Times New Roman" w:hAnsi="Times New Roman"/>
                <w:sz w:val="24"/>
                <w:szCs w:val="24"/>
                <w:shd w:val="nil" w:color="auto" w:fill="auto"/>
                <w:rtl w:val="0"/>
                <w:lang w:val="en-US"/>
              </w:rPr>
              <w:t>0.772</w:t>
            </w:r>
          </w:p>
        </w:tc>
        <w:tc>
          <w:tcPr>
            <w:tcW w:type="dxa" w:w="1270"/>
            <w:tcBorders>
              <w:top w:val="nil"/>
              <w:left w:val="nil"/>
              <w:bottom w:val="single" w:color="000000" w:sz="4" w:space="0" w:shadow="0" w:frame="0"/>
              <w:right w:val="nil"/>
            </w:tcBorders>
            <w:shd w:val="clear" w:color="auto" w:fill="auto"/>
            <w:tcMar>
              <w:top w:type="dxa" w:w="80"/>
              <w:left w:type="dxa" w:w="80"/>
              <w:bottom w:type="dxa" w:w="80"/>
              <w:right w:type="dxa" w:w="80"/>
            </w:tcMar>
            <w:vAlign w:val="top"/>
          </w:tcPr>
          <w:p>
            <w:pPr>
              <w:pStyle w:val="Body"/>
              <w:jc w:val="center"/>
            </w:pPr>
            <w:r>
              <w:rPr>
                <w:rFonts w:ascii="Times New Roman" w:hAnsi="Times New Roman"/>
                <w:sz w:val="24"/>
                <w:szCs w:val="24"/>
                <w:shd w:val="nil" w:color="auto" w:fill="auto"/>
                <w:rtl w:val="0"/>
                <w:lang w:val="en-US"/>
              </w:rPr>
              <w:t>82.3%</w:t>
            </w:r>
          </w:p>
        </w:tc>
      </w:tr>
    </w:tbl>
    <w:p>
      <w:pPr>
        <w:pStyle w:val="Body"/>
        <w:widowControl w:val="0"/>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spacing w:line="360" w:lineRule="auto"/>
        <w:ind w:firstLine="340"/>
        <w:rPr>
          <w:rFonts w:ascii="Times New Roman" w:cs="Times New Roman" w:hAnsi="Times New Roman" w:eastAsia="Times New Roman"/>
          <w:sz w:val="24"/>
          <w:szCs w:val="24"/>
        </w:rPr>
      </w:pPr>
      <w:r>
        <w:rPr>
          <w:rFonts w:ascii="Times New Roman" w:hAnsi="Times New Roman"/>
          <w:sz w:val="24"/>
          <w:szCs w:val="24"/>
          <w:rtl w:val="0"/>
          <w:lang w:val="en-US"/>
        </w:rPr>
        <w:t xml:space="preserve">Although measured at </w:t>
      </w:r>
      <w:del w:id="79" w:date="2024-03-29T16:17:43Z" w:author="Douglas Campbell">
        <w:r>
          <w:rPr>
            <w:rFonts w:ascii="Times New Roman" w:hAnsi="Times New Roman"/>
            <w:sz w:val="24"/>
            <w:szCs w:val="24"/>
            <w:rtl w:val="0"/>
            <w:lang w:val="en-US"/>
          </w:rPr>
          <w:delText xml:space="preserve">identical </w:delText>
        </w:r>
      </w:del>
      <w:ins w:id="80" w:date="2024-03-29T16:17:45Z" w:author="Douglas Campbell">
        <w:r>
          <w:rPr>
            <w:rFonts w:ascii="Times New Roman" w:hAnsi="Times New Roman"/>
            <w:sz w:val="24"/>
            <w:szCs w:val="24"/>
            <w:rtl w:val="0"/>
            <w:lang w:val="en-US"/>
          </w:rPr>
          <w:t xml:space="preserve">the same range of </w:t>
        </w:r>
      </w:ins>
      <w:r>
        <w:rPr>
          <w:rFonts w:ascii="Times New Roman" w:hAnsi="Times New Roman"/>
          <w:sz w:val="24"/>
          <w:szCs w:val="24"/>
          <w:rtl w:val="0"/>
          <w:lang w:val="en-US"/>
        </w:rPr>
        <w:t xml:space="preserve">temperatures, the two </w:t>
      </w:r>
      <w:r>
        <w:rPr>
          <w:rFonts w:ascii="Times New Roman" w:hAnsi="Times New Roman"/>
          <w:i w:val="1"/>
          <w:iCs w:val="1"/>
          <w:sz w:val="24"/>
          <w:szCs w:val="24"/>
          <w:rtl w:val="0"/>
        </w:rPr>
        <w:t>F. cylindrus</w:t>
      </w:r>
      <w:r>
        <w:rPr>
          <w:rFonts w:ascii="Times New Roman" w:hAnsi="Times New Roman"/>
          <w:sz w:val="24"/>
          <w:szCs w:val="24"/>
          <w:rtl w:val="0"/>
          <w:lang w:val="fr-FR"/>
        </w:rPr>
        <w:t xml:space="preserve"> cultures </w:t>
      </w:r>
      <w:ins w:id="81" w:date="2024-03-29T16:17:57Z" w:author="Douglas Campbell">
        <w:r>
          <w:rPr>
            <w:rFonts w:ascii="Times New Roman" w:hAnsi="Times New Roman"/>
            <w:sz w:val="24"/>
            <w:szCs w:val="24"/>
            <w:rtl w:val="0"/>
            <w:lang w:val="en-US"/>
          </w:rPr>
          <w:t xml:space="preserve">from different growth temperatures </w:t>
        </w:r>
      </w:ins>
      <w:r>
        <w:rPr>
          <w:rFonts w:ascii="Times New Roman" w:hAnsi="Times New Roman"/>
          <w:sz w:val="24"/>
          <w:szCs w:val="24"/>
          <w:rtl w:val="0"/>
          <w:lang w:val="en-US"/>
        </w:rPr>
        <w:t xml:space="preserve">exhibited different trends in ChlF </w:t>
      </w:r>
      <w:commentRangeStart w:id="82"/>
      <w:r>
        <w:rPr>
          <w:rFonts w:ascii="Times New Roman" w:hAnsi="Times New Roman"/>
          <w:sz w:val="24"/>
          <w:szCs w:val="24"/>
          <w:rtl w:val="0"/>
          <w:lang w:val="fr-FR"/>
        </w:rPr>
        <w:t>oscillations</w:t>
      </w:r>
      <w:commentRangeEnd w:id="82"/>
      <w:r>
        <w:commentReference w:id="82"/>
      </w:r>
      <w:r>
        <w:rPr>
          <w:rFonts w:ascii="Times New Roman" w:hAnsi="Times New Roman"/>
          <w:sz w:val="24"/>
          <w:szCs w:val="24"/>
          <w:rtl w:val="0"/>
          <w:lang w:val="en-US"/>
        </w:rPr>
        <w:t>. First, the culture grown at 0</w:t>
      </w:r>
      <w:r>
        <w:rPr>
          <w:rFonts w:ascii="Times New Roman" w:hAnsi="Times New Roman" w:hint="default"/>
          <w:sz w:val="24"/>
          <w:szCs w:val="24"/>
          <w:rtl w:val="0"/>
          <w:lang w:val="en-US"/>
        </w:rPr>
        <w:t>°</w:t>
      </w:r>
      <w:r>
        <w:rPr>
          <w:rFonts w:ascii="Times New Roman" w:hAnsi="Times New Roman"/>
          <w:sz w:val="24"/>
          <w:szCs w:val="24"/>
          <w:rtl w:val="0"/>
          <w:lang w:val="en-US"/>
        </w:rPr>
        <w:t>C exhibited significant S-</w:t>
      </w:r>
      <w:ins w:id="83" w:date="2024-03-29T16:26:50Z" w:author="Douglas Campbell">
        <w:r>
          <w:rPr>
            <w:rFonts w:ascii="Times New Roman" w:hAnsi="Times New Roman"/>
            <w:sz w:val="24"/>
            <w:szCs w:val="24"/>
            <w:rtl w:val="0"/>
            <w:lang w:val="en-US"/>
          </w:rPr>
          <w:t>S</w:t>
        </w:r>
      </w:ins>
      <w:del w:id="84" w:date="2024-03-29T16:26:49Z" w:author="Douglas Campbell">
        <w:r>
          <w:rPr>
            <w:rFonts w:ascii="Times New Roman" w:hAnsi="Times New Roman"/>
            <w:sz w:val="24"/>
            <w:szCs w:val="24"/>
            <w:rtl w:val="0"/>
          </w:rPr>
          <w:delText>s</w:delText>
        </w:r>
      </w:del>
      <w:r>
        <w:rPr>
          <w:rFonts w:ascii="Times New Roman" w:hAnsi="Times New Roman"/>
          <w:sz w:val="24"/>
          <w:szCs w:val="24"/>
          <w:rtl w:val="0"/>
        </w:rPr>
        <w:t xml:space="preserve">tate </w:t>
      </w:r>
      <w:commentRangeStart w:id="85"/>
      <w:r>
        <w:rPr>
          <w:rFonts w:ascii="Times New Roman" w:hAnsi="Times New Roman"/>
          <w:sz w:val="24"/>
          <w:szCs w:val="24"/>
          <w:rtl w:val="0"/>
        </w:rPr>
        <w:t>cycling</w:t>
      </w:r>
      <w:commentRangeEnd w:id="85"/>
      <w:r>
        <w:commentReference w:id="85"/>
      </w:r>
      <w:r>
        <w:rPr>
          <w:rFonts w:ascii="Times New Roman" w:hAnsi="Times New Roman"/>
          <w:sz w:val="24"/>
          <w:szCs w:val="24"/>
          <w:rtl w:val="0"/>
          <w:lang w:val="en-US"/>
        </w:rPr>
        <w:t xml:space="preserve"> across only 75% of the evaluated conditions, compared to </w:t>
      </w:r>
      <w:del w:id="86" w:date="2024-03-29T16:26:40Z" w:author="Douglas Campbell">
        <w:r>
          <w:rPr>
            <w:rFonts w:ascii="Times New Roman" w:hAnsi="Times New Roman"/>
            <w:sz w:val="24"/>
            <w:szCs w:val="24"/>
            <w:rtl w:val="0"/>
          </w:rPr>
          <w:delText xml:space="preserve">a </w:delText>
        </w:r>
      </w:del>
      <w:ins w:id="87" w:date="2024-03-29T16:26:52Z" w:author="Douglas Campbell">
        <w:r>
          <w:rPr>
            <w:rFonts w:ascii="Times New Roman" w:hAnsi="Times New Roman"/>
            <w:sz w:val="24"/>
            <w:szCs w:val="24"/>
            <w:rtl w:val="0"/>
            <w:lang w:val="en-US"/>
          </w:rPr>
          <w:t xml:space="preserve">significant S-State cycling across </w:t>
        </w:r>
      </w:ins>
      <w:r>
        <w:rPr>
          <w:rFonts w:ascii="Times New Roman" w:hAnsi="Times New Roman"/>
          <w:sz w:val="24"/>
          <w:szCs w:val="24"/>
          <w:rtl w:val="0"/>
        </w:rPr>
        <w:t xml:space="preserve">95% </w:t>
      </w:r>
      <w:del w:id="88" w:date="2024-03-29T16:26:56Z" w:author="Douglas Campbell">
        <w:r>
          <w:rPr>
            <w:rFonts w:ascii="Times New Roman" w:hAnsi="Times New Roman"/>
            <w:sz w:val="24"/>
            <w:szCs w:val="24"/>
            <w:rtl w:val="0"/>
            <w:lang w:val="en-US"/>
          </w:rPr>
          <w:delText>significance rate</w:delText>
        </w:r>
      </w:del>
      <w:ins w:id="89" w:date="2024-03-29T16:26:59Z" w:author="Douglas Campbell">
        <w:r>
          <w:rPr>
            <w:rFonts w:ascii="Times New Roman" w:hAnsi="Times New Roman"/>
            <w:sz w:val="24"/>
            <w:szCs w:val="24"/>
            <w:rtl w:val="0"/>
            <w:lang w:val="en-US"/>
          </w:rPr>
          <w:t>of evaluated conditions</w:t>
        </w:r>
      </w:ins>
      <w:r>
        <w:rPr>
          <w:rFonts w:ascii="Times New Roman" w:hAnsi="Times New Roman"/>
          <w:sz w:val="24"/>
          <w:szCs w:val="24"/>
          <w:rtl w:val="0"/>
          <w:lang w:val="en-US"/>
        </w:rPr>
        <w:t xml:space="preserve"> for the culture grown at 6</w:t>
      </w:r>
      <w:r>
        <w:rPr>
          <w:rFonts w:ascii="Times New Roman" w:hAnsi="Times New Roman" w:hint="default"/>
          <w:sz w:val="24"/>
          <w:szCs w:val="24"/>
          <w:rtl w:val="0"/>
          <w:lang w:val="en-US"/>
        </w:rPr>
        <w:t>°</w:t>
      </w:r>
      <w:r>
        <w:rPr>
          <w:rFonts w:ascii="Times New Roman" w:hAnsi="Times New Roman"/>
          <w:sz w:val="24"/>
          <w:szCs w:val="24"/>
          <w:rtl w:val="0"/>
          <w:lang w:val="en-US"/>
        </w:rPr>
        <w:t xml:space="preserve">C (Figure 6). Further, at comparable measurement temperatures under </w:t>
      </w:r>
      <w:ins w:id="90" w:date="2024-03-29T16:27:22Z" w:author="Douglas Campbell">
        <w:r>
          <w:rPr>
            <w:rFonts w:ascii="Times New Roman" w:hAnsi="Times New Roman"/>
            <w:sz w:val="24"/>
            <w:szCs w:val="24"/>
            <w:rtl w:val="0"/>
            <w:lang w:val="en-US"/>
          </w:rPr>
          <w:t xml:space="preserve">wide flash spacing, equivalent to </w:t>
        </w:r>
      </w:ins>
      <w:r>
        <w:rPr>
          <w:rFonts w:ascii="Times New Roman" w:hAnsi="Times New Roman"/>
          <w:sz w:val="24"/>
          <w:szCs w:val="24"/>
          <w:rtl w:val="0"/>
          <w:lang w:val="en-US"/>
        </w:rPr>
        <w:t xml:space="preserve">low </w:t>
      </w:r>
      <w:del w:id="91" w:date="2024-03-29T16:27:09Z" w:author="Douglas Campbell">
        <w:r>
          <w:rPr>
            <w:rFonts w:ascii="Times New Roman" w:hAnsi="Times New Roman"/>
            <w:outline w:val="0"/>
            <w:color w:val="000000"/>
            <w:sz w:val="24"/>
            <w:szCs w:val="24"/>
            <w:u w:color="000000"/>
            <w:shd w:val="clear" w:color="auto" w:fill="ffffff"/>
            <w:rtl w:val="0"/>
            <w:lang w:val="en-US"/>
            <w14:textFill>
              <w14:solidFill>
                <w14:srgbClr w14:val="000000"/>
              </w14:solidFill>
            </w14:textFill>
          </w:rPr>
          <w:delText xml:space="preserve">steady-state </w:delText>
        </w:r>
      </w:del>
      <w:commentRangeStart w:id="92"/>
      <w:r>
        <w:rPr>
          <w:rFonts w:ascii="Times New Roman" w:hAnsi="Times New Roman"/>
          <w:outline w:val="0"/>
          <w:color w:val="000000"/>
          <w:sz w:val="24"/>
          <w:szCs w:val="24"/>
          <w:u w:color="000000"/>
          <w:shd w:val="clear" w:color="auto" w:fill="ffffff"/>
          <w:rtl w:val="0"/>
          <w:lang w:val="en-US"/>
          <w14:textFill>
            <w14:solidFill>
              <w14:srgbClr w14:val="000000"/>
            </w14:solidFill>
          </w14:textFill>
        </w:rPr>
        <w:t>light</w:t>
      </w:r>
      <w:commentRangeEnd w:id="92"/>
      <w:r>
        <w:commentReference w:id="92"/>
      </w:r>
      <w:r>
        <w:rPr>
          <w:rFonts w:ascii="Times New Roman" w:hAnsi="Times New Roman"/>
          <w:outline w:val="0"/>
          <w:color w:val="000000"/>
          <w:sz w:val="24"/>
          <w:szCs w:val="24"/>
          <w:u w:color="000000"/>
          <w:shd w:val="clear" w:color="auto" w:fill="ffffff"/>
          <w:rtl w:val="0"/>
          <w:lang w:val="en-US"/>
          <w14:textFill>
            <w14:solidFill>
              <w14:srgbClr w14:val="000000"/>
            </w14:solidFill>
          </w14:textFill>
        </w:rPr>
        <w:t xml:space="preserve">, the culture grown at </w:t>
      </w:r>
      <w:r>
        <w:rPr>
          <w:rFonts w:ascii="Times New Roman" w:hAnsi="Times New Roman"/>
          <w:sz w:val="24"/>
          <w:szCs w:val="24"/>
          <w:rtl w:val="0"/>
        </w:rPr>
        <w:t>6</w:t>
      </w:r>
      <w:r>
        <w:rPr>
          <w:rFonts w:ascii="Times New Roman" w:hAnsi="Times New Roman" w:hint="default"/>
          <w:sz w:val="24"/>
          <w:szCs w:val="24"/>
          <w:rtl w:val="0"/>
          <w:lang w:val="en-US"/>
        </w:rPr>
        <w:t>°</w:t>
      </w:r>
      <w:r>
        <w:rPr>
          <w:rFonts w:ascii="Times New Roman" w:hAnsi="Times New Roman"/>
          <w:sz w:val="24"/>
          <w:szCs w:val="24"/>
          <w:rtl w:val="0"/>
          <w:lang w:val="en-US"/>
        </w:rPr>
        <w:t xml:space="preserve">C maintained significant cycling for longer (Figure 7). At </w:t>
      </w:r>
      <w:ins w:id="93" w:date="2024-03-29T16:28:21Z" w:author="Douglas Campbell">
        <w:r>
          <w:rPr>
            <w:rFonts w:ascii="Times New Roman" w:hAnsi="Times New Roman"/>
            <w:sz w:val="24"/>
            <w:szCs w:val="24"/>
            <w:rtl w:val="0"/>
            <w:lang w:val="en-US"/>
          </w:rPr>
          <w:t xml:space="preserve">flash spacings equivalent to </w:t>
        </w:r>
      </w:ins>
      <w:r>
        <w:rPr>
          <w:rFonts w:ascii="Times New Roman" w:hAnsi="Times New Roman"/>
          <w:sz w:val="24"/>
          <w:szCs w:val="24"/>
          <w:rtl w:val="0"/>
          <w:lang w:val="en-US"/>
        </w:rPr>
        <w:t xml:space="preserve">light levels above 0.2 </w:t>
      </w:r>
      <w:r>
        <w:rPr>
          <w:rFonts w:ascii="Times New Roman" w:hAnsi="Times New Roman" w:hint="default"/>
          <w:sz w:val="24"/>
          <w:szCs w:val="24"/>
          <w:rtl w:val="0"/>
          <w:lang w:val="en-US"/>
        </w:rPr>
        <w:t>µ</w:t>
      </w:r>
      <w:r>
        <w:rPr>
          <w:rFonts w:ascii="Times New Roman" w:hAnsi="Times New Roman"/>
          <w:sz w:val="24"/>
          <w:szCs w:val="24"/>
          <w:rtl w:val="0"/>
          <w:lang w:val="en-US"/>
        </w:rPr>
        <w:t>mol photons m</w:t>
      </w:r>
      <w:r>
        <w:rPr>
          <w:rFonts w:ascii="Times New Roman" w:hAnsi="Times New Roman"/>
          <w:sz w:val="24"/>
          <w:szCs w:val="24"/>
          <w:vertAlign w:val="superscript"/>
          <w:rtl w:val="0"/>
        </w:rPr>
        <w:t>-2</w:t>
      </w:r>
      <w:r>
        <w:rPr>
          <w:rFonts w:ascii="Times New Roman" w:hAnsi="Times New Roman"/>
          <w:sz w:val="24"/>
          <w:szCs w:val="24"/>
          <w:rtl w:val="0"/>
        </w:rPr>
        <w:t>s</w:t>
      </w:r>
      <w:r>
        <w:rPr>
          <w:rFonts w:ascii="Times New Roman" w:hAnsi="Times New Roman"/>
          <w:sz w:val="24"/>
          <w:szCs w:val="24"/>
          <w:vertAlign w:val="superscript"/>
          <w:rtl w:val="0"/>
          <w:lang w:val="ru-RU"/>
        </w:rPr>
        <w:t>-1</w:t>
      </w:r>
      <w:r>
        <w:rPr>
          <w:rFonts w:ascii="Times New Roman" w:hAnsi="Times New Roman"/>
          <w:sz w:val="24"/>
          <w:szCs w:val="24"/>
          <w:rtl w:val="0"/>
        </w:rPr>
        <w:t xml:space="preserve">, </w:t>
      </w:r>
      <w:del w:id="94" w:date="2024-03-29T16:28:30Z" w:author="Douglas Campbell">
        <w:r>
          <w:rPr>
            <w:rFonts w:ascii="Times New Roman" w:hAnsi="Times New Roman"/>
            <w:sz w:val="24"/>
            <w:szCs w:val="24"/>
            <w:rtl w:val="0"/>
            <w:lang w:val="en-US"/>
          </w:rPr>
          <w:delText>both</w:delText>
        </w:r>
      </w:del>
      <w:ins w:id="95" w:date="2024-03-29T16:28:43Z" w:author="Douglas Campbell">
        <w:r>
          <w:rPr>
            <w:rFonts w:ascii="Times New Roman" w:hAnsi="Times New Roman"/>
            <w:sz w:val="24"/>
            <w:szCs w:val="24"/>
            <w:rtl w:val="0"/>
            <w:lang w:val="en-US"/>
          </w:rPr>
          <w:t xml:space="preserve">cultures from both 0 and </w:t>
        </w:r>
      </w:ins>
      <w:ins w:id="96" w:date="2024-03-29T16:28:43Z" w:author="Douglas Campbell">
        <w:r>
          <w:rPr>
            <w:rFonts w:ascii="Times New Roman" w:hAnsi="Times New Roman"/>
            <w:sz w:val="24"/>
            <w:szCs w:val="24"/>
            <w:rtl w:val="0"/>
          </w:rPr>
          <w:t>6</w:t>
        </w:r>
      </w:ins>
      <w:ins w:id="97" w:date="2024-03-29T16:28:43Z" w:author="Douglas Campbell">
        <w:r>
          <w:rPr>
            <w:rFonts w:ascii="Times New Roman" w:hAnsi="Times New Roman" w:hint="default"/>
            <w:sz w:val="24"/>
            <w:szCs w:val="24"/>
            <w:rtl w:val="0"/>
            <w:lang w:val="en-US"/>
          </w:rPr>
          <w:t>°</w:t>
        </w:r>
      </w:ins>
      <w:ins w:id="98" w:date="2024-03-29T16:28:43Z" w:author="Douglas Campbell">
        <w:r>
          <w:rPr>
            <w:rFonts w:ascii="Times New Roman" w:hAnsi="Times New Roman"/>
            <w:sz w:val="24"/>
            <w:szCs w:val="24"/>
            <w:rtl w:val="0"/>
          </w:rPr>
          <w:t>C</w:t>
        </w:r>
      </w:ins>
      <w:ins w:id="99" w:date="2024-03-29T16:28:43Z" w:author="Douglas Campbell">
        <w:r>
          <w:rPr>
            <w:rFonts w:ascii="Times New Roman" w:hAnsi="Times New Roman"/>
            <w:sz w:val="24"/>
            <w:szCs w:val="24"/>
            <w:rtl w:val="0"/>
            <w:lang w:val="en-US"/>
          </w:rPr>
          <w:t xml:space="preserve"> growth temperatures</w:t>
        </w:r>
      </w:ins>
      <w:ins w:id="100" w:date="2024-03-29T16:28:43Z" w:author="Douglas Campbell">
        <w:r>
          <w:rPr>
            <w:rFonts w:ascii="Times New Roman" w:hAnsi="Times New Roman"/>
            <w:sz w:val="24"/>
            <w:szCs w:val="24"/>
            <w:rtl w:val="0"/>
            <w:lang w:val="en-US"/>
          </w:rPr>
          <w:t xml:space="preserve"> </w:t>
        </w:r>
      </w:ins>
      <w:r>
        <w:rPr>
          <w:rFonts w:ascii="Times New Roman" w:hAnsi="Times New Roman"/>
          <w:sz w:val="24"/>
          <w:szCs w:val="24"/>
          <w:rtl w:val="0"/>
        </w:rPr>
        <w:t xml:space="preserve"> </w:t>
      </w:r>
      <w:del w:id="101" w:date="2024-03-29T16:28:46Z" w:author="Douglas Campbell">
        <w:r>
          <w:rPr>
            <w:rFonts w:ascii="Times New Roman" w:hAnsi="Times New Roman"/>
            <w:sz w:val="24"/>
            <w:szCs w:val="24"/>
            <w:rtl w:val="0"/>
            <w:lang w:val="fr-FR"/>
          </w:rPr>
          <w:delText xml:space="preserve">cultures </w:delText>
        </w:r>
      </w:del>
      <w:r>
        <w:rPr>
          <w:rFonts w:ascii="Times New Roman" w:hAnsi="Times New Roman"/>
          <w:sz w:val="24"/>
          <w:szCs w:val="24"/>
          <w:rtl w:val="0"/>
          <w:lang w:val="en-US"/>
        </w:rPr>
        <w:t xml:space="preserve">exhibited similar, stable damping indices (Figure 7). </w:t>
      </w:r>
    </w:p>
    <w:p>
      <w:pPr>
        <w:pStyle w:val="Body"/>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4387175" cy="2193587"/>
            <wp:effectExtent l="0" t="0" r="0" b="0"/>
            <wp:docPr id="1073741833" name="officeArt object" descr="A graph of temperature and growt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33" name="A graph of temperature and growthDescription automatically generated with medium confidence" descr="A graph of temperature and growthDescription automatically generated with medium confidence"/>
                    <pic:cNvPicPr>
                      <a:picLocks noChangeAspect="1"/>
                    </pic:cNvPicPr>
                  </pic:nvPicPr>
                  <pic:blipFill>
                    <a:blip r:embed="rId10">
                      <a:extLst/>
                    </a:blip>
                    <a:stretch>
                      <a:fillRect/>
                    </a:stretch>
                  </pic:blipFill>
                  <pic:spPr>
                    <a:xfrm>
                      <a:off x="0" y="0"/>
                      <a:ext cx="4387175" cy="2193587"/>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en-US"/>
        </w:rPr>
        <w:t>Figure 6:</w:t>
      </w:r>
      <w:r>
        <w:rPr>
          <w:rFonts w:ascii="Times New Roman" w:hAnsi="Times New Roman"/>
          <w:sz w:val="24"/>
          <w:szCs w:val="24"/>
          <w:rtl w:val="0"/>
          <w:lang w:val="en-US"/>
        </w:rPr>
        <w:t xml:space="preserve"> Statistical significance of 4-step oscillations in the maximum quantum yield of PSII photochemistry across measurement conditions in the polar diatom </w:t>
      </w:r>
      <w:r>
        <w:rPr>
          <w:rFonts w:ascii="Times New Roman" w:hAnsi="Times New Roman"/>
          <w:i w:val="1"/>
          <w:iCs w:val="1"/>
          <w:sz w:val="24"/>
          <w:szCs w:val="24"/>
          <w:rtl w:val="0"/>
        </w:rPr>
        <w:t>F. cylindrus</w:t>
      </w:r>
      <w:r>
        <w:rPr>
          <w:rFonts w:ascii="Times New Roman" w:hAnsi="Times New Roman"/>
          <w:sz w:val="24"/>
          <w:szCs w:val="24"/>
          <w:rtl w:val="0"/>
          <w:lang w:val="en-US"/>
        </w:rPr>
        <w:t>, as measured through variable chlorophyll fluorescence.</w:t>
      </w:r>
    </w:p>
    <w:p>
      <w:pPr>
        <w:pStyle w:val="Body"/>
        <w:spacing w:line="360" w:lineRule="auto"/>
        <w:rPr>
          <w:rFonts w:ascii="Times New Roman" w:cs="Times New Roman" w:hAnsi="Times New Roman" w:eastAsia="Times New Roman"/>
          <w:sz w:val="24"/>
          <w:szCs w:val="24"/>
        </w:rPr>
      </w:pPr>
    </w:p>
    <w:p>
      <w:pPr>
        <w:pStyle w:val="Body"/>
        <w:jc w:val="center"/>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5400000" cy="3471346"/>
            <wp:effectExtent l="0" t="0" r="0" b="0"/>
            <wp:docPr id="1073741834" name="officeArt object" descr="A diagram of different types of hea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4" name="A diagram of different types of heatDescription automatically generated" descr="A diagram of different types of heatDescription automatically generated"/>
                    <pic:cNvPicPr>
                      <a:picLocks noChangeAspect="1"/>
                    </pic:cNvPicPr>
                  </pic:nvPicPr>
                  <pic:blipFill>
                    <a:blip r:embed="rId11">
                      <a:extLst/>
                    </a:blip>
                    <a:stretch>
                      <a:fillRect/>
                    </a:stretch>
                  </pic:blipFill>
                  <pic:spPr>
                    <a:xfrm>
                      <a:off x="0" y="0"/>
                      <a:ext cx="5400000" cy="3471346"/>
                    </a:xfrm>
                    <a:prstGeom prst="rect">
                      <a:avLst/>
                    </a:prstGeom>
                    <a:ln w="12700" cap="flat">
                      <a:noFill/>
                      <a:miter lim="400000"/>
                    </a:ln>
                    <a:effectLst/>
                  </pic:spPr>
                </pic:pic>
              </a:graphicData>
            </a:graphic>
          </wp:inline>
        </w:drawing>
      </w:r>
    </w:p>
    <w:p>
      <w:pPr>
        <w:pStyle w:val="Body"/>
        <w:jc w:val="center"/>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it-IT"/>
        </w:rPr>
        <w:t>Figure 7</w:t>
      </w:r>
      <w:r>
        <w:rPr>
          <w:rFonts w:ascii="Times New Roman" w:hAnsi="Times New Roman"/>
          <w:sz w:val="24"/>
          <w:szCs w:val="24"/>
          <w:rtl w:val="0"/>
          <w:lang w:val="en-US"/>
        </w:rPr>
        <w:t>: GAM model predictions of the consecutive flashes before the damping of S-state-induced chlorophyll fluorescence oscillations as predicted by the measurement temperature (</w:t>
      </w:r>
      <w:r>
        <w:rPr>
          <w:rFonts w:ascii="Times New Roman" w:hAnsi="Times New Roman" w:hint="default"/>
          <w:sz w:val="24"/>
          <w:szCs w:val="24"/>
          <w:rtl w:val="0"/>
          <w:lang w:val="en-US"/>
        </w:rPr>
        <w:t>°</w:t>
      </w:r>
      <w:r>
        <w:rPr>
          <w:rFonts w:ascii="Times New Roman" w:hAnsi="Times New Roman"/>
          <w:sz w:val="24"/>
          <w:szCs w:val="24"/>
          <w:rtl w:val="0"/>
          <w:lang w:val="pt-PT"/>
        </w:rPr>
        <w:t>C) and the steady-state light level (</w:t>
      </w:r>
      <w:r>
        <w:rPr>
          <w:rFonts w:ascii="Times New Roman" w:hAnsi="Times New Roman" w:hint="default"/>
          <w:sz w:val="24"/>
          <w:szCs w:val="24"/>
          <w:rtl w:val="0"/>
          <w:lang w:val="en-US"/>
        </w:rPr>
        <w:t>µ</w:t>
      </w:r>
      <w:r>
        <w:rPr>
          <w:rFonts w:ascii="Times New Roman" w:hAnsi="Times New Roman"/>
          <w:sz w:val="24"/>
          <w:szCs w:val="24"/>
          <w:rtl w:val="0"/>
          <w:lang w:val="en-US"/>
        </w:rPr>
        <w:t>mol photons m</w:t>
      </w:r>
      <w:r>
        <w:rPr>
          <w:rFonts w:ascii="Times New Roman" w:hAnsi="Times New Roman"/>
          <w:sz w:val="24"/>
          <w:szCs w:val="24"/>
          <w:vertAlign w:val="superscript"/>
          <w:rtl w:val="0"/>
        </w:rPr>
        <w:t>-2</w:t>
      </w:r>
      <w:r>
        <w:rPr>
          <w:rFonts w:ascii="Times New Roman" w:hAnsi="Times New Roman"/>
          <w:sz w:val="24"/>
          <w:szCs w:val="24"/>
          <w:rtl w:val="0"/>
        </w:rPr>
        <w:t>s</w:t>
      </w:r>
      <w:r>
        <w:rPr>
          <w:rFonts w:ascii="Times New Roman" w:hAnsi="Times New Roman"/>
          <w:sz w:val="24"/>
          <w:szCs w:val="24"/>
          <w:vertAlign w:val="superscript"/>
          <w:rtl w:val="0"/>
          <w:lang w:val="ru-RU"/>
        </w:rPr>
        <w:t>-1</w:t>
      </w:r>
      <w:r>
        <w:rPr>
          <w:rFonts w:ascii="Times New Roman" w:hAnsi="Times New Roman"/>
          <w:sz w:val="24"/>
          <w:szCs w:val="24"/>
          <w:rtl w:val="0"/>
          <w:lang w:val="en-US"/>
        </w:rPr>
        <w:t xml:space="preserve">) experienced by polar and temperate diatoms. White dashed lines represent the growth temperatures of the individual cultures. </w:t>
      </w:r>
    </w:p>
    <w:p>
      <w:pPr>
        <w:pStyle w:val="Body"/>
        <w:rPr>
          <w:rFonts w:ascii="Times New Roman" w:cs="Times New Roman" w:hAnsi="Times New Roman" w:eastAsia="Times New Roman"/>
          <w:sz w:val="24"/>
          <w:szCs w:val="24"/>
        </w:rPr>
      </w:pPr>
    </w:p>
    <w:p>
      <w:pPr>
        <w:pStyle w:val="Body"/>
        <w:spacing w:line="360" w:lineRule="auto"/>
        <w:ind w:firstLine="340"/>
        <w:rPr>
          <w:rFonts w:ascii="Times New Roman" w:cs="Times New Roman" w:hAnsi="Times New Roman" w:eastAsia="Times New Roman"/>
          <w:sz w:val="24"/>
          <w:szCs w:val="24"/>
        </w:rPr>
      </w:pPr>
      <w:r>
        <w:rPr>
          <w:rFonts w:ascii="Times New Roman" w:hAnsi="Times New Roman"/>
          <w:sz w:val="24"/>
          <w:szCs w:val="24"/>
          <w:rtl w:val="0"/>
          <w:lang w:val="en-US"/>
        </w:rPr>
        <w:t>At a measurement temperature of 10</w:t>
      </w:r>
      <w:r>
        <w:rPr>
          <w:rFonts w:ascii="Times New Roman" w:hAnsi="Times New Roman" w:hint="default"/>
          <w:sz w:val="24"/>
          <w:szCs w:val="24"/>
          <w:rtl w:val="0"/>
          <w:lang w:val="en-US"/>
        </w:rPr>
        <w:t>°</w:t>
      </w:r>
      <w:r>
        <w:rPr>
          <w:rFonts w:ascii="Times New Roman" w:hAnsi="Times New Roman"/>
          <w:sz w:val="24"/>
          <w:szCs w:val="24"/>
          <w:rtl w:val="0"/>
          <w:lang w:val="en-US"/>
        </w:rPr>
        <w:t xml:space="preserve">C, the model predicts that the duration of </w:t>
      </w:r>
      <w:del w:id="102" w:date="2024-03-29T16:29:03Z" w:author="Douglas Campbell">
        <w:r>
          <w:rPr>
            <w:rFonts w:ascii="Times New Roman" w:hAnsi="Times New Roman"/>
            <w:sz w:val="24"/>
            <w:szCs w:val="24"/>
            <w:rtl w:val="0"/>
          </w:rPr>
          <w:delText>s</w:delText>
        </w:r>
      </w:del>
      <w:ins w:id="103" w:date="2024-03-29T16:29:03Z" w:author="Douglas Campbell">
        <w:r>
          <w:rPr>
            <w:rFonts w:ascii="Times New Roman" w:hAnsi="Times New Roman"/>
            <w:sz w:val="24"/>
            <w:szCs w:val="24"/>
            <w:rtl w:val="0"/>
            <w:lang w:val="en-US"/>
          </w:rPr>
          <w:t>S</w:t>
        </w:r>
      </w:ins>
      <w:r>
        <w:rPr>
          <w:rFonts w:ascii="Times New Roman" w:hAnsi="Times New Roman"/>
          <w:sz w:val="24"/>
          <w:szCs w:val="24"/>
          <w:rtl w:val="0"/>
        </w:rPr>
        <w:t>-</w:t>
      </w:r>
      <w:ins w:id="104" w:date="2024-03-29T16:29:06Z" w:author="Douglas Campbell">
        <w:r>
          <w:rPr>
            <w:rFonts w:ascii="Times New Roman" w:hAnsi="Times New Roman"/>
            <w:sz w:val="24"/>
            <w:szCs w:val="24"/>
            <w:rtl w:val="0"/>
            <w:lang w:val="en-US"/>
          </w:rPr>
          <w:t>S</w:t>
        </w:r>
      </w:ins>
      <w:del w:id="105" w:date="2024-03-29T16:29:05Z" w:author="Douglas Campbell">
        <w:r>
          <w:rPr>
            <w:rFonts w:ascii="Times New Roman" w:hAnsi="Times New Roman"/>
            <w:sz w:val="24"/>
            <w:szCs w:val="24"/>
            <w:rtl w:val="0"/>
          </w:rPr>
          <w:delText>s</w:delText>
        </w:r>
      </w:del>
      <w:r>
        <w:rPr>
          <w:rFonts w:ascii="Times New Roman" w:hAnsi="Times New Roman"/>
          <w:sz w:val="24"/>
          <w:szCs w:val="24"/>
          <w:rtl w:val="0"/>
          <w:lang w:val="en-US"/>
        </w:rPr>
        <w:t xml:space="preserve">tate cycling for </w:t>
      </w:r>
      <w:r>
        <w:rPr>
          <w:rFonts w:ascii="Times New Roman" w:hAnsi="Times New Roman"/>
          <w:i w:val="1"/>
          <w:iCs w:val="1"/>
          <w:sz w:val="24"/>
          <w:szCs w:val="24"/>
          <w:rtl w:val="0"/>
        </w:rPr>
        <w:t>F. cylindrus</w:t>
      </w:r>
      <w:r>
        <w:rPr>
          <w:rFonts w:ascii="Times New Roman" w:hAnsi="Times New Roman"/>
          <w:sz w:val="24"/>
          <w:szCs w:val="24"/>
          <w:rtl w:val="0"/>
          <w:lang w:val="en-US"/>
        </w:rPr>
        <w:t xml:space="preserve"> will sharply increase with steady-state light before plateauing at approximately 11 </w:t>
      </w:r>
      <w:commentRangeStart w:id="106"/>
      <w:r>
        <w:rPr>
          <w:rFonts w:ascii="Times New Roman" w:hAnsi="Times New Roman"/>
          <w:sz w:val="24"/>
          <w:szCs w:val="24"/>
          <w:rtl w:val="0"/>
          <w:lang w:val="en-US"/>
        </w:rPr>
        <w:t>flashes</w:t>
      </w:r>
      <w:commentRangeEnd w:id="106"/>
      <w:r>
        <w:commentReference w:id="106"/>
      </w:r>
      <w:r>
        <w:rPr>
          <w:rFonts w:ascii="Times New Roman" w:hAnsi="Times New Roman"/>
          <w:sz w:val="24"/>
          <w:szCs w:val="24"/>
          <w:rtl w:val="0"/>
          <w:lang w:val="en-US"/>
        </w:rPr>
        <w:t xml:space="preserve"> around 0.2 </w:t>
      </w:r>
      <w:r>
        <w:rPr>
          <w:rFonts w:ascii="Times New Roman" w:hAnsi="Times New Roman" w:hint="default"/>
          <w:sz w:val="24"/>
          <w:szCs w:val="24"/>
          <w:rtl w:val="0"/>
          <w:lang w:val="en-US"/>
        </w:rPr>
        <w:t>µ</w:t>
      </w:r>
      <w:r>
        <w:rPr>
          <w:rFonts w:ascii="Times New Roman" w:hAnsi="Times New Roman"/>
          <w:sz w:val="24"/>
          <w:szCs w:val="24"/>
          <w:rtl w:val="0"/>
          <w:lang w:val="en-US"/>
        </w:rPr>
        <w:t>mol photons m</w:t>
      </w:r>
      <w:r>
        <w:rPr>
          <w:rFonts w:ascii="Times New Roman" w:hAnsi="Times New Roman"/>
          <w:sz w:val="24"/>
          <w:szCs w:val="24"/>
          <w:vertAlign w:val="superscript"/>
          <w:rtl w:val="0"/>
        </w:rPr>
        <w:t>-2</w:t>
      </w:r>
      <w:r>
        <w:rPr>
          <w:rFonts w:ascii="Times New Roman" w:hAnsi="Times New Roman"/>
          <w:sz w:val="24"/>
          <w:szCs w:val="24"/>
          <w:rtl w:val="0"/>
        </w:rPr>
        <w:t>s</w:t>
      </w:r>
      <w:r>
        <w:rPr>
          <w:rFonts w:ascii="Times New Roman" w:hAnsi="Times New Roman"/>
          <w:sz w:val="24"/>
          <w:szCs w:val="24"/>
          <w:vertAlign w:val="superscript"/>
          <w:rtl w:val="0"/>
          <w:lang w:val="ru-RU"/>
        </w:rPr>
        <w:t>-1</w:t>
      </w:r>
      <w:r>
        <w:rPr>
          <w:rFonts w:ascii="Times New Roman" w:hAnsi="Times New Roman"/>
          <w:sz w:val="24"/>
          <w:szCs w:val="24"/>
          <w:rtl w:val="0"/>
          <w:lang w:val="en-US"/>
        </w:rPr>
        <w:t xml:space="preserve"> (Figure 8). At light levels below 0.5 </w:t>
      </w:r>
      <w:r>
        <w:rPr>
          <w:rFonts w:ascii="Times New Roman" w:hAnsi="Times New Roman" w:hint="default"/>
          <w:sz w:val="24"/>
          <w:szCs w:val="24"/>
          <w:rtl w:val="0"/>
          <w:lang w:val="en-US"/>
        </w:rPr>
        <w:t>µ</w:t>
      </w:r>
      <w:r>
        <w:rPr>
          <w:rFonts w:ascii="Times New Roman" w:hAnsi="Times New Roman"/>
          <w:sz w:val="24"/>
          <w:szCs w:val="24"/>
          <w:rtl w:val="0"/>
          <w:lang w:val="en-US"/>
        </w:rPr>
        <w:t>mol photons m</w:t>
      </w:r>
      <w:r>
        <w:rPr>
          <w:rFonts w:ascii="Times New Roman" w:hAnsi="Times New Roman"/>
          <w:sz w:val="24"/>
          <w:szCs w:val="24"/>
          <w:vertAlign w:val="superscript"/>
          <w:rtl w:val="0"/>
        </w:rPr>
        <w:t xml:space="preserve">-2 </w:t>
      </w:r>
      <w:r>
        <w:rPr>
          <w:rFonts w:ascii="Times New Roman" w:hAnsi="Times New Roman"/>
          <w:sz w:val="24"/>
          <w:szCs w:val="24"/>
          <w:rtl w:val="0"/>
        </w:rPr>
        <w:t>s</w:t>
      </w:r>
      <w:r>
        <w:rPr>
          <w:rFonts w:ascii="Times New Roman" w:hAnsi="Times New Roman"/>
          <w:sz w:val="24"/>
          <w:szCs w:val="24"/>
          <w:vertAlign w:val="superscript"/>
          <w:rtl w:val="0"/>
          <w:lang w:val="ru-RU"/>
        </w:rPr>
        <w:t>-1</w:t>
      </w:r>
      <w:r>
        <w:rPr>
          <w:rFonts w:ascii="Times New Roman" w:hAnsi="Times New Roman"/>
          <w:sz w:val="24"/>
          <w:szCs w:val="24"/>
          <w:rtl w:val="0"/>
          <w:lang w:val="en-US"/>
        </w:rPr>
        <w:t xml:space="preserve">, this corresponds to </w:t>
      </w:r>
      <w:r>
        <w:rPr>
          <w:rFonts w:ascii="Times New Roman" w:hAnsi="Times New Roman"/>
          <w:i w:val="1"/>
          <w:iCs w:val="1"/>
          <w:sz w:val="24"/>
          <w:szCs w:val="24"/>
          <w:rtl w:val="0"/>
        </w:rPr>
        <w:t>F. cylindrus</w:t>
      </w:r>
      <w:r>
        <w:rPr>
          <w:rFonts w:ascii="Times New Roman" w:hAnsi="Times New Roman"/>
          <w:sz w:val="24"/>
          <w:szCs w:val="24"/>
          <w:rtl w:val="0"/>
          <w:lang w:val="en-US"/>
        </w:rPr>
        <w:t xml:space="preserve"> exhibiting </w:t>
      </w:r>
      <w:del w:id="107" w:date="2024-03-29T16:31:30Z" w:author="Douglas Campbell">
        <w:r>
          <w:rPr>
            <w:rFonts w:ascii="Times New Roman" w:hAnsi="Times New Roman"/>
            <w:sz w:val="24"/>
            <w:szCs w:val="24"/>
            <w:rtl w:val="0"/>
            <w:lang w:val="en-US"/>
          </w:rPr>
          <w:delText>longer</w:delText>
        </w:r>
      </w:del>
      <w:ins w:id="108" w:date="2024-03-29T16:31:33Z" w:author="Douglas Campbell">
        <w:r>
          <w:rPr>
            <w:rFonts w:ascii="Times New Roman" w:hAnsi="Times New Roman"/>
            <w:sz w:val="24"/>
            <w:szCs w:val="24"/>
            <w:rtl w:val="0"/>
            <w:lang w:val="en-US"/>
          </w:rPr>
          <w:t>more sustained S-State</w:t>
        </w:r>
      </w:ins>
      <w:r>
        <w:rPr>
          <w:rFonts w:ascii="Times New Roman" w:hAnsi="Times New Roman"/>
          <w:sz w:val="24"/>
          <w:szCs w:val="24"/>
          <w:rtl w:val="0"/>
          <w:lang w:val="en-US"/>
        </w:rPr>
        <w:t xml:space="preserve"> cycling than </w:t>
      </w:r>
      <w:ins w:id="109" w:date="2024-03-29T16:31:37Z" w:author="Douglas Campbell">
        <w:r>
          <w:rPr>
            <w:rFonts w:ascii="Times New Roman" w:hAnsi="Times New Roman"/>
            <w:sz w:val="24"/>
            <w:szCs w:val="24"/>
            <w:rtl w:val="0"/>
            <w:lang w:val="en-US"/>
          </w:rPr>
          <w:t xml:space="preserve">does </w:t>
        </w:r>
      </w:ins>
      <w:r>
        <w:rPr>
          <w:rFonts w:ascii="Times New Roman" w:hAnsi="Times New Roman"/>
          <w:i w:val="1"/>
          <w:iCs w:val="1"/>
          <w:sz w:val="24"/>
          <w:szCs w:val="24"/>
          <w:rtl w:val="0"/>
          <w:lang w:val="it-IT"/>
        </w:rPr>
        <w:t>T. pseudonana</w:t>
      </w:r>
      <w:r>
        <w:rPr>
          <w:rFonts w:ascii="Times New Roman" w:hAnsi="Times New Roman"/>
          <w:sz w:val="24"/>
          <w:szCs w:val="24"/>
          <w:rtl w:val="0"/>
        </w:rPr>
        <w:t xml:space="preserve"> </w:t>
      </w:r>
      <w:ins w:id="110" w:date="2024-03-29T16:31:40Z" w:author="Douglas Campbell">
        <w:r>
          <w:rPr>
            <w:rFonts w:ascii="Times New Roman" w:hAnsi="Times New Roman"/>
            <w:sz w:val="24"/>
            <w:szCs w:val="24"/>
            <w:rtl w:val="0"/>
            <w:lang w:val="en-US"/>
          </w:rPr>
          <w:t xml:space="preserve">also </w:t>
        </w:r>
      </w:ins>
      <w:r>
        <w:rPr>
          <w:rFonts w:ascii="Times New Roman" w:hAnsi="Times New Roman"/>
          <w:sz w:val="24"/>
          <w:szCs w:val="24"/>
          <w:rtl w:val="0"/>
          <w:lang w:val="en-US"/>
        </w:rPr>
        <w:t>measured at 10</w:t>
      </w:r>
      <w:r>
        <w:rPr>
          <w:rFonts w:ascii="Times New Roman" w:hAnsi="Times New Roman" w:hint="default"/>
          <w:sz w:val="24"/>
          <w:szCs w:val="24"/>
          <w:rtl w:val="0"/>
          <w:lang w:val="en-US"/>
        </w:rPr>
        <w:t>°</w:t>
      </w:r>
      <w:r>
        <w:rPr>
          <w:rFonts w:ascii="Times New Roman" w:hAnsi="Times New Roman"/>
          <w:sz w:val="24"/>
          <w:szCs w:val="24"/>
          <w:rtl w:val="0"/>
          <w:lang w:val="en-US"/>
        </w:rPr>
        <w:t xml:space="preserve">C. However, at higher </w:t>
      </w:r>
      <w:ins w:id="111" w:date="2024-03-29T16:31:50Z" w:author="Douglas Campbell">
        <w:r>
          <w:rPr>
            <w:rFonts w:ascii="Times New Roman" w:hAnsi="Times New Roman"/>
            <w:sz w:val="24"/>
            <w:szCs w:val="24"/>
            <w:rtl w:val="0"/>
            <w:lang w:val="en-US"/>
          </w:rPr>
          <w:t xml:space="preserve">equivalent measurement </w:t>
        </w:r>
      </w:ins>
      <w:r>
        <w:rPr>
          <w:rFonts w:ascii="Times New Roman" w:hAnsi="Times New Roman"/>
          <w:sz w:val="24"/>
          <w:szCs w:val="24"/>
          <w:rtl w:val="0"/>
          <w:lang w:val="en-US"/>
        </w:rPr>
        <w:t>light levels</w:t>
      </w:r>
      <w:ins w:id="112" w:date="2024-03-29T16:31:53Z" w:author="Douglas Campbell">
        <w:r>
          <w:rPr>
            <w:rFonts w:ascii="Times New Roman" w:hAnsi="Times New Roman"/>
            <w:sz w:val="24"/>
            <w:szCs w:val="24"/>
            <w:rtl w:val="0"/>
            <w:lang w:val="en-US"/>
          </w:rPr>
          <w:t>,</w:t>
        </w:r>
      </w:ins>
      <w:r>
        <w:rPr>
          <w:rFonts w:ascii="Times New Roman" w:hAnsi="Times New Roman"/>
          <w:sz w:val="24"/>
          <w:szCs w:val="24"/>
          <w:rtl w:val="0"/>
        </w:rPr>
        <w:t xml:space="preserve"> </w:t>
      </w:r>
      <w:del w:id="113" w:date="2024-03-29T16:31:44Z" w:author="Douglas Campbell">
        <w:r>
          <w:rPr>
            <w:rFonts w:ascii="Times New Roman" w:hAnsi="Times New Roman"/>
            <w:sz w:val="24"/>
            <w:szCs w:val="24"/>
            <w:rtl w:val="0"/>
            <w:lang w:val="en-US"/>
          </w:rPr>
          <w:delText>of</w:delText>
        </w:r>
      </w:del>
      <w:ins w:id="114" w:date="2024-03-29T16:31:44Z" w:author="Douglas Campbell">
        <w:r>
          <w:rPr>
            <w:rFonts w:ascii="Times New Roman" w:hAnsi="Times New Roman"/>
            <w:sz w:val="24"/>
            <w:szCs w:val="24"/>
            <w:rtl w:val="0"/>
            <w:lang w:val="en-US"/>
          </w:rPr>
          <w:t>at</w:t>
        </w:r>
      </w:ins>
      <w:r>
        <w:rPr>
          <w:rFonts w:ascii="Times New Roman" w:hAnsi="Times New Roman"/>
          <w:sz w:val="24"/>
          <w:szCs w:val="24"/>
          <w:rtl w:val="0"/>
          <w:lang w:val="en-US"/>
        </w:rPr>
        <w:t xml:space="preserve"> this shared measurement temperature, </w:t>
      </w:r>
      <w:r>
        <w:rPr>
          <w:rFonts w:ascii="Times New Roman" w:hAnsi="Times New Roman"/>
          <w:i w:val="1"/>
          <w:iCs w:val="1"/>
          <w:sz w:val="24"/>
          <w:szCs w:val="24"/>
          <w:rtl w:val="0"/>
          <w:lang w:val="it-IT"/>
        </w:rPr>
        <w:t xml:space="preserve">T. pseudonana </w:t>
      </w:r>
      <w:r>
        <w:rPr>
          <w:rFonts w:ascii="Times New Roman" w:hAnsi="Times New Roman"/>
          <w:sz w:val="24"/>
          <w:szCs w:val="24"/>
          <w:rtl w:val="0"/>
          <w:lang w:val="en-US"/>
        </w:rPr>
        <w:t xml:space="preserve">sustains S-state cycling for </w:t>
      </w:r>
      <w:del w:id="115" w:date="2024-03-29T16:31:57Z" w:author="Douglas Campbell">
        <w:r>
          <w:rPr>
            <w:rFonts w:ascii="Times New Roman" w:hAnsi="Times New Roman"/>
            <w:sz w:val="24"/>
            <w:szCs w:val="24"/>
            <w:rtl w:val="0"/>
            <w:lang w:val="es-ES_tradnl"/>
          </w:rPr>
          <w:delText xml:space="preserve">comparable </w:delText>
        </w:r>
      </w:del>
      <w:r>
        <w:rPr>
          <w:rFonts w:ascii="Times New Roman" w:hAnsi="Times New Roman"/>
          <w:sz w:val="24"/>
          <w:szCs w:val="24"/>
          <w:rtl w:val="0"/>
          <w:lang w:val="en-US"/>
        </w:rPr>
        <w:t>durations</w:t>
      </w:r>
      <w:ins w:id="116" w:date="2024-03-29T16:32:01Z" w:author="Douglas Campbell">
        <w:r>
          <w:rPr>
            <w:rFonts w:ascii="Times New Roman" w:hAnsi="Times New Roman"/>
            <w:sz w:val="24"/>
            <w:szCs w:val="24"/>
            <w:rtl w:val="0"/>
            <w:lang w:val="en-US"/>
          </w:rPr>
          <w:t xml:space="preserve"> comparable</w:t>
        </w:r>
      </w:ins>
      <w:r>
        <w:rPr>
          <w:rFonts w:ascii="Times New Roman" w:hAnsi="Times New Roman"/>
          <w:sz w:val="24"/>
          <w:szCs w:val="24"/>
          <w:rtl w:val="0"/>
          <w:lang w:val="en-US"/>
        </w:rPr>
        <w:t xml:space="preserve"> to its polar counterpart </w:t>
      </w:r>
      <w:r>
        <w:rPr>
          <w:rFonts w:ascii="Times New Roman" w:hAnsi="Times New Roman"/>
          <w:i w:val="1"/>
          <w:iCs w:val="1"/>
          <w:sz w:val="24"/>
          <w:szCs w:val="24"/>
          <w:rtl w:val="0"/>
        </w:rPr>
        <w:t>F. cylindrus</w:t>
      </w:r>
      <w:r>
        <w:rPr>
          <w:rFonts w:ascii="Times New Roman" w:hAnsi="Times New Roman"/>
          <w:sz w:val="24"/>
          <w:szCs w:val="24"/>
          <w:rtl w:val="0"/>
          <w:lang w:val="it-IT"/>
        </w:rPr>
        <w:t xml:space="preserve"> (Figure 8). </w:t>
      </w:r>
    </w:p>
    <w:p>
      <w:pPr>
        <w:pStyle w:val="Body"/>
        <w:spacing w:line="360" w:lineRule="auto"/>
        <w:ind w:firstLine="340"/>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5943600" cy="2600325"/>
            <wp:effectExtent l="0" t="0" r="0" b="0"/>
            <wp:docPr id="1073741835" name="officeArt object" descr="A graph of light level&#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5" name="A graph of light levelDescription automatically generated" descr="A graph of light levelDescription automatically generated"/>
                    <pic:cNvPicPr>
                      <a:picLocks noChangeAspect="1"/>
                    </pic:cNvPicPr>
                  </pic:nvPicPr>
                  <pic:blipFill>
                    <a:blip r:embed="rId12">
                      <a:extLst/>
                    </a:blip>
                    <a:stretch>
                      <a:fillRect/>
                    </a:stretch>
                  </pic:blipFill>
                  <pic:spPr>
                    <a:xfrm>
                      <a:off x="0" y="0"/>
                      <a:ext cx="5943600" cy="2600325"/>
                    </a:xfrm>
                    <a:prstGeom prst="rect">
                      <a:avLst/>
                    </a:prstGeom>
                    <a:ln w="12700" cap="flat">
                      <a:noFill/>
                      <a:miter lim="400000"/>
                    </a:ln>
                    <a:effectLst/>
                  </pic:spPr>
                </pic:pic>
              </a:graphicData>
            </a:graphic>
          </wp:inline>
        </w:drawing>
      </w:r>
      <w:r>
        <w:rPr>
          <w:rFonts w:ascii="Times New Roman" w:hAnsi="Times New Roman"/>
          <w:b w:val="1"/>
          <w:bCs w:val="1"/>
          <w:sz w:val="24"/>
          <w:szCs w:val="24"/>
          <w:rtl w:val="0"/>
          <w:lang w:val="it-IT"/>
        </w:rPr>
        <w:t xml:space="preserve">Figure 8: </w:t>
      </w:r>
      <w:commentRangeStart w:id="117"/>
      <w:r>
        <w:rPr>
          <w:rFonts w:ascii="Times New Roman" w:hAnsi="Times New Roman"/>
          <w:sz w:val="24"/>
          <w:szCs w:val="24"/>
          <w:rtl w:val="0"/>
        </w:rPr>
        <w:t>GAM</w:t>
      </w:r>
      <w:commentRangeEnd w:id="117"/>
      <w:r>
        <w:commentReference w:id="117"/>
      </w:r>
      <w:r>
        <w:rPr>
          <w:rFonts w:ascii="Times New Roman" w:hAnsi="Times New Roman"/>
          <w:sz w:val="24"/>
          <w:szCs w:val="24"/>
          <w:rtl w:val="0"/>
          <w:lang w:val="en-US"/>
        </w:rPr>
        <w:t xml:space="preserve"> model predictions of the consecutive flashes before the damping of S-state-induced chlorophyll fluorescence oscillations in polar and temperate diatom taxa at the </w:t>
      </w:r>
      <w:del w:id="118" w:date="2024-03-29T16:29:26Z" w:author="Douglas Campbell">
        <w:r>
          <w:rPr>
            <w:rFonts w:ascii="Times New Roman" w:hAnsi="Times New Roman"/>
            <w:sz w:val="24"/>
            <w:szCs w:val="24"/>
            <w:rtl w:val="0"/>
            <w:lang w:val="en-US"/>
          </w:rPr>
          <w:delText xml:space="preserve">shared </w:delText>
        </w:r>
      </w:del>
      <w:ins w:id="119" w:date="2024-03-29T16:29:27Z" w:author="Douglas Campbell">
        <w:r>
          <w:rPr>
            <w:rFonts w:ascii="Times New Roman" w:hAnsi="Times New Roman"/>
            <w:sz w:val="24"/>
            <w:szCs w:val="24"/>
            <w:rtl w:val="0"/>
            <w:lang w:val="en-US"/>
          </w:rPr>
          <w:t xml:space="preserve">common </w:t>
        </w:r>
      </w:ins>
      <w:r>
        <w:rPr>
          <w:rFonts w:ascii="Times New Roman" w:hAnsi="Times New Roman"/>
          <w:sz w:val="24"/>
          <w:szCs w:val="24"/>
          <w:rtl w:val="0"/>
          <w:lang w:val="en-US"/>
        </w:rPr>
        <w:t>measurement temperature of 10</w:t>
      </w:r>
      <w:r>
        <w:rPr>
          <w:rFonts w:ascii="Times New Roman" w:hAnsi="Times New Roman" w:hint="default"/>
          <w:sz w:val="24"/>
          <w:szCs w:val="24"/>
          <w:rtl w:val="0"/>
          <w:lang w:val="en-US"/>
        </w:rPr>
        <w:t>°</w:t>
      </w:r>
      <w:r>
        <w:rPr>
          <w:rFonts w:ascii="Times New Roman" w:hAnsi="Times New Roman"/>
          <w:sz w:val="24"/>
          <w:szCs w:val="24"/>
          <w:rtl w:val="0"/>
          <w:lang w:val="en-US"/>
        </w:rPr>
        <w:t xml:space="preserve">C,  as predicted by the </w:t>
      </w:r>
      <w:del w:id="120" w:date="2024-03-29T16:29:38Z" w:author="Douglas Campbell">
        <w:r>
          <w:rPr>
            <w:rFonts w:ascii="Times New Roman" w:hAnsi="Times New Roman"/>
            <w:sz w:val="24"/>
            <w:szCs w:val="24"/>
            <w:rtl w:val="0"/>
            <w:lang w:val="en-US"/>
          </w:rPr>
          <w:delText>steady-state</w:delText>
        </w:r>
      </w:del>
      <w:ins w:id="121" w:date="2024-03-29T16:29:39Z" w:author="Douglas Campbell">
        <w:r>
          <w:rPr>
            <w:rFonts w:ascii="Times New Roman" w:hAnsi="Times New Roman"/>
            <w:sz w:val="24"/>
            <w:szCs w:val="24"/>
            <w:rtl w:val="0"/>
            <w:lang w:val="en-US"/>
          </w:rPr>
          <w:t>equivalent</w:t>
        </w:r>
      </w:ins>
      <w:r>
        <w:rPr>
          <w:rFonts w:ascii="Times New Roman" w:hAnsi="Times New Roman"/>
          <w:sz w:val="24"/>
          <w:szCs w:val="24"/>
          <w:rtl w:val="0"/>
          <w:lang w:val="en-US"/>
        </w:rPr>
        <w:t xml:space="preserve"> light level (</w:t>
      </w:r>
      <w:r>
        <w:rPr>
          <w:rFonts w:ascii="Times New Roman" w:hAnsi="Times New Roman" w:hint="default"/>
          <w:sz w:val="24"/>
          <w:szCs w:val="24"/>
          <w:rtl w:val="0"/>
          <w:lang w:val="en-US"/>
        </w:rPr>
        <w:t>µ</w:t>
      </w:r>
      <w:r>
        <w:rPr>
          <w:rFonts w:ascii="Times New Roman" w:hAnsi="Times New Roman"/>
          <w:sz w:val="24"/>
          <w:szCs w:val="24"/>
          <w:rtl w:val="0"/>
          <w:lang w:val="en-US"/>
        </w:rPr>
        <w:t>mol photons m</w:t>
      </w:r>
      <w:r>
        <w:rPr>
          <w:rFonts w:ascii="Times New Roman" w:hAnsi="Times New Roman"/>
          <w:sz w:val="24"/>
          <w:szCs w:val="24"/>
          <w:vertAlign w:val="superscript"/>
          <w:rtl w:val="0"/>
        </w:rPr>
        <w:t>-2</w:t>
      </w:r>
      <w:r>
        <w:rPr>
          <w:rFonts w:ascii="Times New Roman" w:hAnsi="Times New Roman"/>
          <w:sz w:val="24"/>
          <w:szCs w:val="24"/>
          <w:rtl w:val="0"/>
        </w:rPr>
        <w:t>s</w:t>
      </w:r>
      <w:r>
        <w:rPr>
          <w:rFonts w:ascii="Times New Roman" w:hAnsi="Times New Roman"/>
          <w:sz w:val="24"/>
          <w:szCs w:val="24"/>
          <w:vertAlign w:val="superscript"/>
          <w:rtl w:val="0"/>
          <w:lang w:val="ru-RU"/>
        </w:rPr>
        <w:t>-1</w:t>
      </w:r>
      <w:r>
        <w:rPr>
          <w:rFonts w:ascii="Times New Roman" w:hAnsi="Times New Roman"/>
          <w:sz w:val="24"/>
          <w:szCs w:val="24"/>
          <w:rtl w:val="0"/>
        </w:rPr>
        <w:t>)</w:t>
      </w:r>
      <w:ins w:id="122" w:date="2024-03-29T16:29:47Z" w:author="Douglas Campbell">
        <w:r>
          <w:rPr>
            <w:rFonts w:ascii="Times New Roman" w:hAnsi="Times New Roman"/>
            <w:sz w:val="24"/>
            <w:szCs w:val="24"/>
            <w:rtl w:val="0"/>
            <w:lang w:val="en-US"/>
          </w:rPr>
          <w:t xml:space="preserve"> predicted from flash spacing</w:t>
        </w:r>
      </w:ins>
      <w:r>
        <w:rPr>
          <w:rFonts w:ascii="Times New Roman" w:hAnsi="Times New Roman"/>
          <w:sz w:val="24"/>
          <w:szCs w:val="24"/>
          <w:rtl w:val="0"/>
        </w:rPr>
        <w:t xml:space="preserve">. </w:t>
      </w:r>
    </w:p>
    <w:p>
      <w:pPr>
        <w:pStyle w:val="Body"/>
        <w:rPr>
          <w:rFonts w:ascii="Times New Roman" w:cs="Times New Roman" w:hAnsi="Times New Roman" w:eastAsia="Times New Roman"/>
          <w:sz w:val="24"/>
          <w:szCs w:val="24"/>
        </w:rPr>
      </w:pPr>
    </w:p>
    <w:p>
      <w:pPr>
        <w:pStyle w:val="Body"/>
        <w:spacing w:line="360" w:lineRule="auto"/>
        <w:ind w:firstLine="340"/>
        <w:rPr>
          <w:rFonts w:ascii="Times New Roman" w:cs="Times New Roman" w:hAnsi="Times New Roman" w:eastAsia="Times New Roman"/>
          <w:sz w:val="24"/>
          <w:szCs w:val="24"/>
        </w:rPr>
      </w:pPr>
      <w:r>
        <w:rPr>
          <w:rFonts w:ascii="Times New Roman" w:hAnsi="Times New Roman"/>
          <w:sz w:val="24"/>
          <w:szCs w:val="24"/>
          <w:rtl w:val="0"/>
          <w:lang w:val="en-US"/>
        </w:rPr>
        <w:t xml:space="preserve">For the green algae, the models using measurement temperature as a predictor depicted the same trends between and within strains as the models using the deviation from growth temperature as a predictor. (Figure 9). </w:t>
      </w:r>
    </w:p>
    <w:p>
      <w:pPr>
        <w:pStyle w:val="Body"/>
        <w:spacing w:line="360" w:lineRule="auto"/>
        <w:ind w:firstLine="340"/>
        <w:rPr>
          <w:rFonts w:ascii="Times New Roman" w:cs="Times New Roman" w:hAnsi="Times New Roman" w:eastAsia="Times New Roman"/>
          <w:sz w:val="24"/>
          <w:szCs w:val="24"/>
        </w:rPr>
      </w:pPr>
      <w:r>
        <w:rPr>
          <w:rFonts w:ascii="Times New Roman" w:hAnsi="Times New Roman"/>
          <w:sz w:val="24"/>
          <w:szCs w:val="24"/>
          <w:rtl w:val="0"/>
          <w:lang w:val="en-US"/>
        </w:rPr>
        <w:t>However, the model predictions at a shared measurement temperature of 12</w:t>
      </w:r>
      <w:r>
        <w:rPr>
          <w:rFonts w:ascii="Times New Roman" w:hAnsi="Times New Roman" w:hint="default"/>
          <w:sz w:val="24"/>
          <w:szCs w:val="24"/>
          <w:rtl w:val="0"/>
          <w:lang w:val="en-US"/>
        </w:rPr>
        <w:t>°</w:t>
      </w:r>
      <w:r>
        <w:rPr>
          <w:rFonts w:ascii="Times New Roman" w:hAnsi="Times New Roman"/>
          <w:sz w:val="24"/>
          <w:szCs w:val="24"/>
          <w:rtl w:val="0"/>
        </w:rPr>
        <w:t xml:space="preserve">C demonstrate </w:t>
      </w:r>
      <w:del w:id="123" w:date="2024-03-29T16:32:28Z" w:author="Douglas Campbell">
        <w:r>
          <w:rPr>
            <w:rFonts w:ascii="Times New Roman" w:hAnsi="Times New Roman"/>
            <w:sz w:val="24"/>
            <w:szCs w:val="24"/>
            <w:rtl w:val="0"/>
            <w:lang w:val="en-US"/>
          </w:rPr>
          <w:delText>little</w:delText>
        </w:r>
      </w:del>
      <w:ins w:id="124" w:date="2024-03-29T16:32:29Z" w:author="Douglas Campbell">
        <w:r>
          <w:rPr>
            <w:rFonts w:ascii="Times New Roman" w:hAnsi="Times New Roman"/>
            <w:sz w:val="24"/>
            <w:szCs w:val="24"/>
            <w:rtl w:val="0"/>
            <w:lang w:val="en-US"/>
          </w:rPr>
          <w:t>limited</w:t>
        </w:r>
      </w:ins>
      <w:r>
        <w:rPr>
          <w:rFonts w:ascii="Times New Roman" w:hAnsi="Times New Roman"/>
          <w:sz w:val="24"/>
          <w:szCs w:val="24"/>
          <w:rtl w:val="0"/>
          <w:lang w:val="fr-FR"/>
        </w:rPr>
        <w:t xml:space="preserve"> variation </w:t>
      </w:r>
      <w:del w:id="125" w:date="2024-03-29T16:32:32Z" w:author="Douglas Campbell">
        <w:r>
          <w:rPr>
            <w:rFonts w:ascii="Times New Roman" w:hAnsi="Times New Roman"/>
            <w:sz w:val="24"/>
            <w:szCs w:val="24"/>
            <w:rtl w:val="0"/>
            <w:lang w:val="en-US"/>
          </w:rPr>
          <w:delText xml:space="preserve">between </w:delText>
        </w:r>
      </w:del>
      <w:ins w:id="126" w:date="2024-03-29T16:32:33Z" w:author="Douglas Campbell">
        <w:r>
          <w:rPr>
            <w:rFonts w:ascii="Times New Roman" w:hAnsi="Times New Roman"/>
            <w:sz w:val="24"/>
            <w:szCs w:val="24"/>
            <w:rtl w:val="0"/>
            <w:lang w:val="en-US"/>
          </w:rPr>
          <w:t xml:space="preserve">among </w:t>
        </w:r>
      </w:ins>
      <w:r>
        <w:rPr>
          <w:rFonts w:ascii="Times New Roman" w:hAnsi="Times New Roman"/>
          <w:sz w:val="24"/>
          <w:szCs w:val="24"/>
          <w:rtl w:val="0"/>
          <w:lang w:val="en-US"/>
        </w:rPr>
        <w:t xml:space="preserve">taxa (Figure 10). For all strains, the duration of </w:t>
      </w:r>
      <w:del w:id="127" w:date="2024-03-29T16:32:37Z" w:author="Douglas Campbell">
        <w:r>
          <w:rPr>
            <w:rFonts w:ascii="Times New Roman" w:hAnsi="Times New Roman"/>
            <w:sz w:val="24"/>
            <w:szCs w:val="24"/>
            <w:rtl w:val="0"/>
            <w:lang w:val="da-DK"/>
          </w:rPr>
          <w:delText>s-s</w:delText>
        </w:r>
      </w:del>
      <w:ins w:id="128" w:date="2024-03-29T16:32:38Z" w:author="Douglas Campbell">
        <w:r>
          <w:rPr>
            <w:rFonts w:ascii="Times New Roman" w:hAnsi="Times New Roman"/>
            <w:sz w:val="24"/>
            <w:szCs w:val="24"/>
            <w:rtl w:val="0"/>
            <w:lang w:val="en-US"/>
          </w:rPr>
          <w:t>S-S</w:t>
        </w:r>
      </w:ins>
      <w:r>
        <w:rPr>
          <w:rFonts w:ascii="Times New Roman" w:hAnsi="Times New Roman"/>
          <w:sz w:val="24"/>
          <w:szCs w:val="24"/>
          <w:rtl w:val="0"/>
          <w:lang w:val="en-US"/>
        </w:rPr>
        <w:t xml:space="preserve">tate cycling increased with the </w:t>
      </w:r>
      <w:ins w:id="129" w:date="2024-03-29T16:32:46Z" w:author="Douglas Campbell">
        <w:r>
          <w:rPr>
            <w:rFonts w:ascii="Times New Roman" w:hAnsi="Times New Roman"/>
            <w:sz w:val="24"/>
            <w:szCs w:val="24"/>
            <w:rtl w:val="0"/>
            <w:lang w:val="en-US"/>
          </w:rPr>
          <w:t xml:space="preserve">equivalent measurement </w:t>
        </w:r>
      </w:ins>
      <w:r>
        <w:rPr>
          <w:rFonts w:ascii="Times New Roman" w:hAnsi="Times New Roman"/>
          <w:sz w:val="24"/>
          <w:szCs w:val="24"/>
          <w:rtl w:val="0"/>
          <w:lang w:val="en-US"/>
        </w:rPr>
        <w:t xml:space="preserve">light level. Two polar strains, </w:t>
      </w:r>
      <w:r>
        <w:rPr>
          <w:rFonts w:ascii="Times New Roman" w:hAnsi="Times New Roman"/>
          <w:i w:val="1"/>
          <w:iCs w:val="1"/>
          <w:outline w:val="0"/>
          <w:color w:val="000000"/>
          <w:sz w:val="24"/>
          <w:szCs w:val="24"/>
          <w:u w:color="000000"/>
          <w:shd w:val="clear" w:color="auto" w:fill="ffffff"/>
          <w:rtl w:val="0"/>
          <w14:textFill>
            <w14:solidFill>
              <w14:srgbClr w14:val="000000"/>
            </w14:solidFill>
          </w14:textFill>
        </w:rPr>
        <w:t>C. priscuii</w:t>
      </w:r>
      <w:r>
        <w:rPr>
          <w:rFonts w:ascii="Times New Roman" w:hAnsi="Times New Roman"/>
          <w:outline w:val="0"/>
          <w:color w:val="000000"/>
          <w:sz w:val="24"/>
          <w:szCs w:val="24"/>
          <w:u w:color="000000"/>
          <w:shd w:val="clear" w:color="auto" w:fill="ffffff"/>
          <w:rtl w:val="0"/>
          <w:lang w:val="en-US"/>
          <w14:textFill>
            <w14:solidFill>
              <w14:srgbClr w14:val="000000"/>
            </w14:solidFill>
          </w14:textFill>
        </w:rPr>
        <w:t xml:space="preserve"> and </w:t>
      </w:r>
      <w:r>
        <w:rPr>
          <w:rFonts w:ascii="Times New Roman" w:hAnsi="Times New Roman"/>
          <w:i w:val="1"/>
          <w:iCs w:val="1"/>
          <w:outline w:val="0"/>
          <w:color w:val="000000"/>
          <w:sz w:val="24"/>
          <w:szCs w:val="24"/>
          <w:u w:color="000000"/>
          <w:shd w:val="clear" w:color="auto" w:fill="ffffff"/>
          <w:rtl w:val="0"/>
          <w:lang w:val="it-IT"/>
          <w14:textFill>
            <w14:solidFill>
              <w14:srgbClr w14:val="000000"/>
            </w14:solidFill>
          </w14:textFill>
        </w:rPr>
        <w:t>C. malina</w:t>
      </w:r>
      <w:r>
        <w:rPr>
          <w:rFonts w:ascii="Times New Roman" w:hAnsi="Times New Roman"/>
          <w:outline w:val="0"/>
          <w:color w:val="000000"/>
          <w:sz w:val="24"/>
          <w:szCs w:val="24"/>
          <w:u w:color="000000"/>
          <w:shd w:val="clear" w:color="auto" w:fill="ffffff"/>
          <w:rtl w:val="0"/>
          <w:lang w:val="en-US"/>
          <w14:textFill>
            <w14:solidFill>
              <w14:srgbClr w14:val="000000"/>
            </w14:solidFill>
          </w14:textFill>
        </w:rPr>
        <w:t xml:space="preserve">, and the temperate </w:t>
      </w:r>
      <w:r>
        <w:rPr>
          <w:rFonts w:ascii="Times New Roman" w:hAnsi="Times New Roman"/>
          <w:i w:val="1"/>
          <w:iCs w:val="1"/>
          <w:sz w:val="24"/>
          <w:szCs w:val="24"/>
          <w:rtl w:val="0"/>
          <w:lang w:val="de-DE"/>
        </w:rPr>
        <w:t>C. reinhardtii</w:t>
      </w:r>
      <w:r>
        <w:rPr>
          <w:rFonts w:ascii="Times New Roman" w:hAnsi="Times New Roman"/>
          <w:sz w:val="24"/>
          <w:szCs w:val="24"/>
          <w:rtl w:val="0"/>
        </w:rPr>
        <w:t xml:space="preserve"> </w:t>
      </w:r>
      <w:r>
        <w:rPr>
          <w:rFonts w:ascii="Times New Roman" w:hAnsi="Times New Roman"/>
          <w:outline w:val="0"/>
          <w:color w:val="000000"/>
          <w:sz w:val="24"/>
          <w:szCs w:val="24"/>
          <w:u w:color="000000"/>
          <w:shd w:val="clear" w:color="auto" w:fill="ffffff"/>
          <w:rtl w:val="0"/>
          <w:lang w:val="en-US"/>
          <w14:textFill>
            <w14:solidFill>
              <w14:srgbClr w14:val="000000"/>
            </w14:solidFill>
          </w14:textFill>
        </w:rPr>
        <w:t>show</w:t>
      </w:r>
      <w:ins w:id="130" w:date="2024-03-29T16:32:51Z" w:author="Douglas Campbell">
        <w:r>
          <w:rPr>
            <w:rFonts w:ascii="Times New Roman" w:hAnsi="Times New Roman"/>
            <w:outline w:val="0"/>
            <w:color w:val="000000"/>
            <w:sz w:val="24"/>
            <w:szCs w:val="24"/>
            <w:u w:color="000000"/>
            <w:shd w:val="clear" w:color="auto" w:fill="ffffff"/>
            <w:rtl w:val="0"/>
            <w:lang w:val="en-US"/>
            <w14:textFill>
              <w14:solidFill>
                <w14:srgbClr w14:val="000000"/>
              </w14:solidFill>
            </w14:textFill>
          </w:rPr>
          <w:t>ed</w:t>
        </w:r>
      </w:ins>
      <w:r>
        <w:rPr>
          <w:rFonts w:ascii="Times New Roman" w:hAnsi="Times New Roman"/>
          <w:outline w:val="0"/>
          <w:color w:val="000000"/>
          <w:sz w:val="24"/>
          <w:szCs w:val="24"/>
          <w:u w:color="000000"/>
          <w:shd w:val="clear" w:color="auto" w:fill="ffffff"/>
          <w:rtl w:val="0"/>
          <w:lang w:val="en-US"/>
          <w14:textFill>
            <w14:solidFill>
              <w14:srgbClr w14:val="000000"/>
            </w14:solidFill>
          </w14:textFill>
        </w:rPr>
        <w:t xml:space="preserve"> near-identical trajectories. While the temperate </w:t>
      </w:r>
      <w:r>
        <w:rPr>
          <w:rFonts w:ascii="Times New Roman" w:hAnsi="Times New Roman"/>
          <w:i w:val="1"/>
          <w:iCs w:val="1"/>
          <w:outline w:val="0"/>
          <w:color w:val="000000"/>
          <w:sz w:val="24"/>
          <w:szCs w:val="24"/>
          <w:u w:color="000000"/>
          <w:shd w:val="clear" w:color="auto" w:fill="ffffff"/>
          <w:rtl w:val="0"/>
          <w:lang w:val="pt-PT"/>
          <w14:textFill>
            <w14:solidFill>
              <w14:srgbClr w14:val="000000"/>
            </w14:solidFill>
          </w14:textFill>
        </w:rPr>
        <w:t xml:space="preserve">C. vulgaris </w:t>
      </w:r>
      <w:r>
        <w:rPr>
          <w:rFonts w:ascii="Times New Roman" w:hAnsi="Times New Roman"/>
          <w:outline w:val="0"/>
          <w:color w:val="000000"/>
          <w:sz w:val="24"/>
          <w:szCs w:val="24"/>
          <w:u w:color="000000"/>
          <w:shd w:val="clear" w:color="auto" w:fill="ffffff"/>
          <w:rtl w:val="0"/>
          <w:lang w:val="en-US"/>
          <w14:textFill>
            <w14:solidFill>
              <w14:srgbClr w14:val="000000"/>
            </w14:solidFill>
          </w14:textFill>
        </w:rPr>
        <w:t xml:space="preserve">exhibits </w:t>
      </w:r>
      <w:del w:id="131" w:date="2024-03-29T16:32:57Z" w:author="Douglas Campbell">
        <w:r>
          <w:rPr>
            <w:rFonts w:ascii="Times New Roman" w:hAnsi="Times New Roman"/>
            <w:outline w:val="0"/>
            <w:color w:val="000000"/>
            <w:sz w:val="24"/>
            <w:szCs w:val="24"/>
            <w:u w:color="000000"/>
            <w:shd w:val="clear" w:color="auto" w:fill="ffffff"/>
            <w:rtl w:val="0"/>
            <w:lang w:val="en-US"/>
            <w14:textFill>
              <w14:solidFill>
                <w14:srgbClr w14:val="000000"/>
              </w14:solidFill>
            </w14:textFill>
          </w:rPr>
          <w:delText xml:space="preserve">shorter </w:delText>
        </w:r>
      </w:del>
      <w:ins w:id="132" w:date="2024-03-29T16:32:59Z" w:author="Douglas Campbell">
        <w:r>
          <w:rPr>
            <w:rFonts w:ascii="Times New Roman" w:hAnsi="Times New Roman"/>
            <w:outline w:val="0"/>
            <w:color w:val="000000"/>
            <w:sz w:val="24"/>
            <w:szCs w:val="24"/>
            <w:u w:color="000000"/>
            <w:shd w:val="clear" w:color="auto" w:fill="ffffff"/>
            <w:rtl w:val="0"/>
            <w:lang w:val="en-US"/>
            <w14:textFill>
              <w14:solidFill>
                <w14:srgbClr w14:val="000000"/>
              </w14:solidFill>
            </w14:textFill>
          </w:rPr>
          <w:t xml:space="preserve">less sustained </w:t>
        </w:r>
      </w:ins>
      <w:r>
        <w:rPr>
          <w:rFonts w:ascii="Times New Roman" w:hAnsi="Times New Roman"/>
          <w:outline w:val="0"/>
          <w:color w:val="000000"/>
          <w:sz w:val="24"/>
          <w:szCs w:val="24"/>
          <w:u w:color="000000"/>
          <w:shd w:val="clear" w:color="auto" w:fill="ffffff"/>
          <w:rtl w:val="0"/>
          <w14:textFill>
            <w14:solidFill>
              <w14:srgbClr w14:val="000000"/>
            </w14:solidFill>
          </w14:textFill>
        </w:rPr>
        <w:t>S-</w:t>
      </w:r>
      <w:ins w:id="133" w:date="2024-03-29T16:33:02Z" w:author="Douglas Campbell">
        <w:r>
          <w:rPr>
            <w:rFonts w:ascii="Times New Roman" w:hAnsi="Times New Roman"/>
            <w:outline w:val="0"/>
            <w:color w:val="000000"/>
            <w:sz w:val="24"/>
            <w:szCs w:val="24"/>
            <w:u w:color="000000"/>
            <w:shd w:val="clear" w:color="auto" w:fill="ffffff"/>
            <w:rtl w:val="0"/>
            <w:lang w:val="en-US"/>
            <w14:textFill>
              <w14:solidFill>
                <w14:srgbClr w14:val="000000"/>
              </w14:solidFill>
            </w14:textFill>
          </w:rPr>
          <w:t>S</w:t>
        </w:r>
      </w:ins>
      <w:del w:id="134" w:date="2024-03-29T16:33:01Z" w:author="Douglas Campbell">
        <w:r>
          <w:rPr>
            <w:rFonts w:ascii="Times New Roman" w:hAnsi="Times New Roman"/>
            <w:outline w:val="0"/>
            <w:color w:val="000000"/>
            <w:sz w:val="24"/>
            <w:szCs w:val="24"/>
            <w:u w:color="000000"/>
            <w:shd w:val="clear" w:color="auto" w:fill="ffffff"/>
            <w:rtl w:val="0"/>
            <w14:textFill>
              <w14:solidFill>
                <w14:srgbClr w14:val="000000"/>
              </w14:solidFill>
            </w14:textFill>
          </w:rPr>
          <w:delText>s</w:delText>
        </w:r>
      </w:del>
      <w:r>
        <w:rPr>
          <w:rFonts w:ascii="Times New Roman" w:hAnsi="Times New Roman"/>
          <w:outline w:val="0"/>
          <w:color w:val="000000"/>
          <w:sz w:val="24"/>
          <w:szCs w:val="24"/>
          <w:u w:color="000000"/>
          <w:shd w:val="clear" w:color="auto" w:fill="ffffff"/>
          <w:rtl w:val="0"/>
          <w:lang w:val="en-US"/>
          <w14:textFill>
            <w14:solidFill>
              <w14:srgbClr w14:val="000000"/>
            </w14:solidFill>
          </w14:textFill>
        </w:rPr>
        <w:t xml:space="preserve">tate cycling at low </w:t>
      </w:r>
      <w:del w:id="135" w:date="2024-03-29T16:33:08Z" w:author="Douglas Campbell">
        <w:r>
          <w:rPr>
            <w:rFonts w:ascii="Times New Roman" w:hAnsi="Times New Roman"/>
            <w:outline w:val="0"/>
            <w:color w:val="000000"/>
            <w:sz w:val="24"/>
            <w:szCs w:val="24"/>
            <w:u w:color="000000"/>
            <w:shd w:val="clear" w:color="auto" w:fill="ffffff"/>
            <w:rtl w:val="0"/>
            <w:lang w:val="en-US"/>
            <w14:textFill>
              <w14:solidFill>
                <w14:srgbClr w14:val="000000"/>
              </w14:solidFill>
            </w14:textFill>
          </w:rPr>
          <w:delText>steady-state</w:delText>
        </w:r>
      </w:del>
      <w:ins w:id="136" w:date="2024-03-29T16:33:11Z" w:author="Douglas Campbell">
        <w:r>
          <w:rPr>
            <w:rFonts w:ascii="Times New Roman" w:hAnsi="Times New Roman"/>
            <w:outline w:val="0"/>
            <w:color w:val="000000"/>
            <w:sz w:val="24"/>
            <w:szCs w:val="24"/>
            <w:u w:color="000000"/>
            <w:shd w:val="clear" w:color="auto" w:fill="ffffff"/>
            <w:rtl w:val="0"/>
            <w:lang w:val="en-US"/>
            <w14:textFill>
              <w14:solidFill>
                <w14:srgbClr w14:val="000000"/>
              </w14:solidFill>
            </w14:textFill>
          </w:rPr>
          <w:t xml:space="preserve">equivalent </w:t>
        </w:r>
      </w:ins>
      <w:commentRangeStart w:id="137"/>
      <w:ins w:id="138" w:date="2024-03-29T16:33:11Z" w:author="Douglas Campbell">
        <w:r>
          <w:rPr>
            <w:rFonts w:ascii="Times New Roman" w:hAnsi="Times New Roman"/>
            <w:outline w:val="0"/>
            <w:color w:val="000000"/>
            <w:sz w:val="24"/>
            <w:szCs w:val="24"/>
            <w:u w:color="000000"/>
            <w:shd w:val="clear" w:color="auto" w:fill="ffffff"/>
            <w:rtl w:val="0"/>
            <w:lang w:val="en-US"/>
            <w14:textFill>
              <w14:solidFill>
                <w14:srgbClr w14:val="000000"/>
              </w14:solidFill>
            </w14:textFill>
          </w:rPr>
          <w:t>measurement</w:t>
        </w:r>
      </w:ins>
      <w:commentRangeEnd w:id="137"/>
      <w:r>
        <w:commentReference w:id="137"/>
      </w:r>
      <w:r>
        <w:rPr>
          <w:rFonts w:ascii="Times New Roman" w:hAnsi="Times New Roman"/>
          <w:outline w:val="0"/>
          <w:color w:val="000000"/>
          <w:sz w:val="24"/>
          <w:szCs w:val="24"/>
          <w:u w:color="000000"/>
          <w:shd w:val="clear" w:color="auto" w:fill="ffffff"/>
          <w:rtl w:val="0"/>
          <w:lang w:val="en-US"/>
          <w14:textFill>
            <w14:solidFill>
              <w14:srgbClr w14:val="000000"/>
            </w14:solidFill>
          </w14:textFill>
        </w:rPr>
        <w:t xml:space="preserve"> light, it </w:t>
      </w:r>
      <w:del w:id="139" w:date="2024-03-29T16:33:31Z" w:author="Douglas Campbell">
        <w:r>
          <w:rPr>
            <w:rFonts w:ascii="Times New Roman" w:hAnsi="Times New Roman"/>
            <w:outline w:val="0"/>
            <w:color w:val="000000"/>
            <w:sz w:val="24"/>
            <w:szCs w:val="24"/>
            <w:u w:color="000000"/>
            <w:shd w:val="clear" w:color="auto" w:fill="ffffff"/>
            <w:rtl w:val="0"/>
            <w:lang w:val="en-US"/>
            <w14:textFill>
              <w14:solidFill>
                <w14:srgbClr w14:val="000000"/>
              </w14:solidFill>
            </w14:textFill>
          </w:rPr>
          <w:delText>reaches the duration</w:delText>
        </w:r>
      </w:del>
      <w:ins w:id="140" w:date="2024-03-29T16:33:46Z" w:author="Douglas Campbell">
        <w:r>
          <w:rPr>
            <w:rFonts w:ascii="Times New Roman" w:hAnsi="Times New Roman"/>
            <w:outline w:val="0"/>
            <w:color w:val="000000"/>
            <w:sz w:val="24"/>
            <w:szCs w:val="24"/>
            <w:u w:color="000000"/>
            <w:shd w:val="clear" w:color="auto" w:fill="ffffff"/>
            <w:rtl w:val="0"/>
            <w:lang w:val="en-US"/>
            <w14:textFill>
              <w14:solidFill>
                <w14:srgbClr w14:val="000000"/>
              </w14:solidFill>
            </w14:textFill>
          </w:rPr>
          <w:t xml:space="preserve">achieves similar cycling durations to the </w:t>
        </w:r>
      </w:ins>
      <w:ins w:id="141" w:date="2024-03-29T16:33:46Z" w:author="Douglas Campbell">
        <w:r>
          <w:rPr>
            <w:rFonts w:ascii="Times New Roman" w:hAnsi="Times New Roman"/>
            <w:i w:val="1"/>
            <w:iCs w:val="1"/>
            <w:sz w:val="24"/>
            <w:szCs w:val="24"/>
            <w:shd w:val="clear" w:color="auto" w:fill="ffffff"/>
            <w:rtl w:val="0"/>
            <w:lang w:val="en-US"/>
          </w:rPr>
          <w:t>Chlamydomas</w:t>
        </w:r>
      </w:ins>
      <w:ins w:id="142" w:date="2024-03-29T16:33:46Z" w:author="Douglas Campbell">
        <w:r>
          <w:rPr>
            <w:rFonts w:ascii="Times New Roman" w:hAnsi="Times New Roman"/>
            <w:outline w:val="0"/>
            <w:color w:val="000000"/>
            <w:sz w:val="24"/>
            <w:szCs w:val="24"/>
            <w:u w:color="000000"/>
            <w:shd w:val="clear" w:color="auto" w:fill="ffffff"/>
            <w:rtl w:val="0"/>
            <w:lang w:val="en-US"/>
            <w14:textFill>
              <w14:solidFill>
                <w14:srgbClr w14:val="000000"/>
              </w14:solidFill>
            </w14:textFill>
          </w:rPr>
          <w:t xml:space="preserve"> strains</w:t>
        </w:r>
      </w:ins>
      <w:r>
        <w:rPr>
          <w:rFonts w:ascii="Times New Roman" w:hAnsi="Times New Roman"/>
          <w:outline w:val="0"/>
          <w:color w:val="000000"/>
          <w:sz w:val="24"/>
          <w:szCs w:val="24"/>
          <w:u w:color="000000"/>
          <w:shd w:val="clear" w:color="auto" w:fill="ffffff"/>
          <w:rtl w:val="0"/>
          <w14:textFill>
            <w14:solidFill>
              <w14:srgbClr w14:val="000000"/>
            </w14:solidFill>
          </w14:textFill>
        </w:rPr>
        <w:t xml:space="preserve"> </w:t>
      </w:r>
      <w:del w:id="143" w:date="2024-03-29T16:33:54Z" w:author="Douglas Campbell">
        <w:r>
          <w:rPr>
            <w:rFonts w:ascii="Times New Roman" w:hAnsi="Times New Roman"/>
            <w:outline w:val="0"/>
            <w:color w:val="000000"/>
            <w:sz w:val="24"/>
            <w:szCs w:val="24"/>
            <w:u w:color="000000"/>
            <w:shd w:val="clear" w:color="auto" w:fill="ffffff"/>
            <w:rtl w:val="0"/>
            <w:lang w:val="en-US"/>
            <w14:textFill>
              <w14:solidFill>
                <w14:srgbClr w14:val="000000"/>
              </w14:solidFill>
            </w14:textFill>
          </w:rPr>
          <w:delText xml:space="preserve">of the previous three taxa </w:delText>
        </w:r>
      </w:del>
      <w:r>
        <w:rPr>
          <w:rFonts w:ascii="Times New Roman" w:hAnsi="Times New Roman"/>
          <w:outline w:val="0"/>
          <w:color w:val="000000"/>
          <w:sz w:val="24"/>
          <w:szCs w:val="24"/>
          <w:u w:color="000000"/>
          <w:shd w:val="clear" w:color="auto" w:fill="ffffff"/>
          <w:rtl w:val="0"/>
          <w14:textFill>
            <w14:solidFill>
              <w14:srgbClr w14:val="000000"/>
            </w14:solidFill>
          </w14:textFill>
        </w:rPr>
        <w:t xml:space="preserve">by </w:t>
      </w:r>
      <w:ins w:id="144" w:date="2024-03-29T16:34:02Z" w:author="Douglas Campbell">
        <w:r>
          <w:rPr>
            <w:rFonts w:ascii="Times New Roman" w:hAnsi="Times New Roman"/>
            <w:outline w:val="0"/>
            <w:color w:val="000000"/>
            <w:sz w:val="24"/>
            <w:szCs w:val="24"/>
            <w:u w:color="000000"/>
            <w:shd w:val="clear" w:color="auto" w:fill="ffffff"/>
            <w:rtl w:val="0"/>
            <w:lang w:val="en-US"/>
            <w14:textFill>
              <w14:solidFill>
                <w14:srgbClr w14:val="000000"/>
              </w14:solidFill>
            </w14:textFill>
          </w:rPr>
          <w:t xml:space="preserve">a measurement equivalent light of </w:t>
        </w:r>
      </w:ins>
      <w:r>
        <w:rPr>
          <w:rFonts w:ascii="Times New Roman" w:hAnsi="Times New Roman"/>
          <w:outline w:val="0"/>
          <w:color w:val="000000"/>
          <w:sz w:val="24"/>
          <w:szCs w:val="24"/>
          <w:u w:color="000000"/>
          <w:shd w:val="clear" w:color="auto" w:fill="ffffff"/>
          <w:rtl w:val="0"/>
          <w:lang w:val="en-US"/>
          <w14:textFill>
            <w14:solidFill>
              <w14:srgbClr w14:val="000000"/>
            </w14:solidFill>
          </w14:textFill>
        </w:rPr>
        <w:t xml:space="preserve">approximately 0.3 </w:t>
      </w:r>
      <w:r>
        <w:rPr>
          <w:rFonts w:ascii="Times New Roman" w:hAnsi="Times New Roman" w:hint="default"/>
          <w:sz w:val="24"/>
          <w:szCs w:val="24"/>
          <w:rtl w:val="0"/>
          <w:lang w:val="en-US"/>
        </w:rPr>
        <w:t>µ</w:t>
      </w:r>
      <w:r>
        <w:rPr>
          <w:rFonts w:ascii="Times New Roman" w:hAnsi="Times New Roman"/>
          <w:sz w:val="24"/>
          <w:szCs w:val="24"/>
          <w:rtl w:val="0"/>
          <w:lang w:val="en-US"/>
        </w:rPr>
        <w:t>mol photons m</w:t>
      </w:r>
      <w:r>
        <w:rPr>
          <w:rFonts w:ascii="Times New Roman" w:hAnsi="Times New Roman"/>
          <w:sz w:val="24"/>
          <w:szCs w:val="24"/>
          <w:vertAlign w:val="superscript"/>
          <w:rtl w:val="0"/>
        </w:rPr>
        <w:t>-2</w:t>
      </w:r>
      <w:r>
        <w:rPr>
          <w:rFonts w:ascii="Times New Roman" w:hAnsi="Times New Roman"/>
          <w:sz w:val="24"/>
          <w:szCs w:val="24"/>
          <w:rtl w:val="0"/>
        </w:rPr>
        <w:t>s</w:t>
      </w:r>
      <w:r>
        <w:rPr>
          <w:rFonts w:ascii="Times New Roman" w:hAnsi="Times New Roman"/>
          <w:sz w:val="24"/>
          <w:szCs w:val="24"/>
          <w:vertAlign w:val="superscript"/>
          <w:rtl w:val="0"/>
          <w:lang w:val="ru-RU"/>
        </w:rPr>
        <w:t>-1</w:t>
      </w:r>
      <w:r>
        <w:rPr>
          <w:rFonts w:ascii="Times New Roman" w:hAnsi="Times New Roman"/>
          <w:sz w:val="24"/>
          <w:szCs w:val="24"/>
          <w:rtl w:val="0"/>
          <w:lang w:val="en-US"/>
        </w:rPr>
        <w:t>. Unexpectedly, the polar alga</w:t>
      </w:r>
      <w:r>
        <w:rPr>
          <w:rFonts w:ascii="Times New Roman" w:hAnsi="Times New Roman"/>
          <w:i w:val="1"/>
          <w:iCs w:val="1"/>
          <w:outline w:val="0"/>
          <w:color w:val="000000"/>
          <w:sz w:val="24"/>
          <w:szCs w:val="24"/>
          <w:u w:color="000000"/>
          <w:shd w:val="clear" w:color="auto" w:fill="ffffff"/>
          <w:rtl w:val="0"/>
          <w:lang w:val="it-IT"/>
          <w14:textFill>
            <w14:solidFill>
              <w14:srgbClr w14:val="000000"/>
            </w14:solidFill>
          </w14:textFill>
        </w:rPr>
        <w:t xml:space="preserve"> C. ICEMDV</w:t>
      </w:r>
      <w:r>
        <w:rPr>
          <w:rFonts w:ascii="Times New Roman" w:hAnsi="Times New Roman"/>
          <w:outline w:val="0"/>
          <w:color w:val="000000"/>
          <w:sz w:val="24"/>
          <w:szCs w:val="24"/>
          <w:u w:color="000000"/>
          <w:shd w:val="clear" w:color="auto" w:fill="ffffff"/>
          <w:rtl w:val="0"/>
          <w:lang w:val="en-US"/>
          <w14:textFill>
            <w14:solidFill>
              <w14:srgbClr w14:val="000000"/>
            </w14:solidFill>
          </w14:textFill>
        </w:rPr>
        <w:t xml:space="preserve"> consistently exhibits the </w:t>
      </w:r>
      <w:del w:id="145" w:date="2024-03-29T16:34:13Z" w:author="Douglas Campbell">
        <w:r>
          <w:rPr>
            <w:rFonts w:ascii="Times New Roman" w:hAnsi="Times New Roman"/>
            <w:outline w:val="0"/>
            <w:color w:val="000000"/>
            <w:sz w:val="24"/>
            <w:szCs w:val="24"/>
            <w:u w:color="000000"/>
            <w:shd w:val="clear" w:color="auto" w:fill="ffffff"/>
            <w:rtl w:val="0"/>
            <w:lang w:val="en-US"/>
            <w14:textFill>
              <w14:solidFill>
                <w14:srgbClr w14:val="000000"/>
              </w14:solidFill>
            </w14:textFill>
          </w:rPr>
          <w:delText>shortest predicted</w:delText>
        </w:r>
      </w:del>
      <w:ins w:id="146" w:date="2024-03-29T16:34:15Z" w:author="Douglas Campbell">
        <w:r>
          <w:rPr>
            <w:rFonts w:ascii="Times New Roman" w:hAnsi="Times New Roman"/>
            <w:outline w:val="0"/>
            <w:color w:val="000000"/>
            <w:sz w:val="24"/>
            <w:szCs w:val="24"/>
            <w:u w:color="000000"/>
            <w:shd w:val="clear" w:color="auto" w:fill="ffffff"/>
            <w:rtl w:val="0"/>
            <w:lang w:val="en-US"/>
            <w14:textFill>
              <w14:solidFill>
                <w14:srgbClr w14:val="000000"/>
              </w14:solidFill>
            </w14:textFill>
          </w:rPr>
          <w:t>least sustained</w:t>
        </w:r>
      </w:ins>
      <w:r>
        <w:rPr>
          <w:rFonts w:ascii="Times New Roman" w:hAnsi="Times New Roman"/>
          <w:outline w:val="0"/>
          <w:color w:val="000000"/>
          <w:sz w:val="24"/>
          <w:szCs w:val="24"/>
          <w:u w:color="000000"/>
          <w:shd w:val="clear" w:color="auto" w:fill="ffffff"/>
          <w:rtl w:val="0"/>
          <w:lang w:val="en-US"/>
          <w14:textFill>
            <w14:solidFill>
              <w14:srgbClr w14:val="000000"/>
            </w14:solidFill>
          </w14:textFill>
        </w:rPr>
        <w:t xml:space="preserve"> S-state cycling across all </w:t>
      </w:r>
      <w:ins w:id="147" w:date="2024-03-29T16:34:27Z" w:author="Douglas Campbell">
        <w:r>
          <w:rPr>
            <w:rFonts w:ascii="Times New Roman" w:hAnsi="Times New Roman"/>
            <w:outline w:val="0"/>
            <w:color w:val="000000"/>
            <w:sz w:val="24"/>
            <w:szCs w:val="24"/>
            <w:u w:color="000000"/>
            <w:shd w:val="clear" w:color="auto" w:fill="ffffff"/>
            <w:rtl w:val="0"/>
            <w:lang w:val="en-US"/>
            <w14:textFill>
              <w14:solidFill>
                <w14:srgbClr w14:val="000000"/>
              </w14:solidFill>
            </w14:textFill>
          </w:rPr>
          <w:t xml:space="preserve">measurement equivalent </w:t>
        </w:r>
      </w:ins>
      <w:r>
        <w:rPr>
          <w:rFonts w:ascii="Times New Roman" w:hAnsi="Times New Roman"/>
          <w:outline w:val="0"/>
          <w:color w:val="000000"/>
          <w:sz w:val="24"/>
          <w:szCs w:val="24"/>
          <w:u w:color="000000"/>
          <w:shd w:val="clear" w:color="auto" w:fill="ffffff"/>
          <w:rtl w:val="0"/>
          <w:lang w:val="en-US"/>
          <w14:textFill>
            <w14:solidFill>
              <w14:srgbClr w14:val="000000"/>
            </w14:solidFill>
          </w14:textFill>
        </w:rPr>
        <w:t xml:space="preserve">light levels (Figure 10). </w:t>
      </w:r>
    </w:p>
    <w:p>
      <w:pPr>
        <w:pStyle w:val="Body"/>
        <w:spacing w:line="360" w:lineRule="auto"/>
        <w:ind w:firstLine="340"/>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5400000" cy="3126346"/>
            <wp:effectExtent l="0" t="0" r="0" b="0"/>
            <wp:docPr id="1073741836" name="officeArt object" descr="A diagram of different colors&#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6" name="A diagram of different colorsDescription automatically generated" descr="A diagram of different colorsDescription automatically generated"/>
                    <pic:cNvPicPr>
                      <a:picLocks noChangeAspect="1"/>
                    </pic:cNvPicPr>
                  </pic:nvPicPr>
                  <pic:blipFill>
                    <a:blip r:embed="rId13">
                      <a:extLst/>
                    </a:blip>
                    <a:stretch>
                      <a:fillRect/>
                    </a:stretch>
                  </pic:blipFill>
                  <pic:spPr>
                    <a:xfrm>
                      <a:off x="0" y="0"/>
                      <a:ext cx="5400000" cy="3126346"/>
                    </a:xfrm>
                    <a:prstGeom prst="rect">
                      <a:avLst/>
                    </a:prstGeom>
                    <a:ln w="12700" cap="flat">
                      <a:noFill/>
                      <a:miter lim="400000"/>
                    </a:ln>
                    <a:effectLst/>
                  </pic:spPr>
                </pic:pic>
              </a:graphicData>
            </a:graphic>
          </wp:inline>
        </w:drawing>
      </w:r>
    </w:p>
    <w:p>
      <w:pPr>
        <w:pStyle w:val="Body"/>
        <w:rPr>
          <w:rFonts w:ascii="Times New Roman" w:cs="Times New Roman" w:hAnsi="Times New Roman" w:eastAsia="Times New Roman"/>
          <w:sz w:val="24"/>
          <w:szCs w:val="24"/>
        </w:rPr>
      </w:pPr>
      <w:r>
        <w:rPr>
          <w:rFonts w:ascii="Times New Roman" w:hAnsi="Times New Roman"/>
          <w:b w:val="1"/>
          <w:bCs w:val="1"/>
          <w:sz w:val="24"/>
          <w:szCs w:val="24"/>
          <w:rtl w:val="0"/>
          <w:lang w:val="it-IT"/>
        </w:rPr>
        <w:t>Figure 9</w:t>
      </w:r>
      <w:r>
        <w:rPr>
          <w:rFonts w:ascii="Times New Roman" w:hAnsi="Times New Roman"/>
          <w:sz w:val="24"/>
          <w:szCs w:val="24"/>
          <w:rtl w:val="0"/>
          <w:lang w:val="en-US"/>
        </w:rPr>
        <w:t>: GAM model predictions of the consecutive flashes before the damping of S-state-induced chlorophyll fluorescence oscillations</w:t>
      </w:r>
      <w:ins w:id="148" w:date="2024-03-29T16:00:38Z" w:author="Douglas Campbell">
        <w:r>
          <w:rPr>
            <w:rFonts w:ascii="Times New Roman" w:hAnsi="Times New Roman"/>
            <w:sz w:val="24"/>
            <w:szCs w:val="24"/>
            <w:rtl w:val="0"/>
            <w:lang w:val="en-US"/>
          </w:rPr>
          <w:t xml:space="preserve"> (Damping Index; colour), </w:t>
        </w:r>
      </w:ins>
      <w:r>
        <w:rPr>
          <w:rFonts w:ascii="Times New Roman" w:hAnsi="Times New Roman"/>
          <w:sz w:val="24"/>
          <w:szCs w:val="24"/>
          <w:rtl w:val="0"/>
          <w:lang w:val="en-US"/>
        </w:rPr>
        <w:t xml:space="preserve"> as predicted by the measurement temperature (</w:t>
      </w:r>
      <w:r>
        <w:rPr>
          <w:rFonts w:ascii="Times New Roman" w:hAnsi="Times New Roman" w:hint="default"/>
          <w:sz w:val="24"/>
          <w:szCs w:val="24"/>
          <w:rtl w:val="0"/>
          <w:lang w:val="en-US"/>
        </w:rPr>
        <w:t>°</w:t>
      </w:r>
      <w:r>
        <w:rPr>
          <w:rFonts w:ascii="Times New Roman" w:hAnsi="Times New Roman"/>
          <w:sz w:val="24"/>
          <w:szCs w:val="24"/>
          <w:rtl w:val="0"/>
          <w:lang w:val="en-US"/>
        </w:rPr>
        <w:t>C) and the steady-state light level (</w:t>
      </w:r>
      <w:r>
        <w:rPr>
          <w:rFonts w:ascii="Times New Roman" w:hAnsi="Times New Roman" w:hint="default"/>
          <w:sz w:val="24"/>
          <w:szCs w:val="24"/>
          <w:rtl w:val="0"/>
          <w:lang w:val="en-US"/>
        </w:rPr>
        <w:t>µ</w:t>
      </w:r>
      <w:r>
        <w:rPr>
          <w:rFonts w:ascii="Times New Roman" w:hAnsi="Times New Roman"/>
          <w:sz w:val="24"/>
          <w:szCs w:val="24"/>
          <w:rtl w:val="0"/>
          <w:lang w:val="en-US"/>
        </w:rPr>
        <w:t>mol photons m</w:t>
      </w:r>
      <w:r>
        <w:rPr>
          <w:rFonts w:ascii="Times New Roman" w:hAnsi="Times New Roman"/>
          <w:sz w:val="24"/>
          <w:szCs w:val="24"/>
          <w:vertAlign w:val="superscript"/>
          <w:rtl w:val="0"/>
        </w:rPr>
        <w:t>-2</w:t>
      </w:r>
      <w:r>
        <w:rPr>
          <w:rFonts w:ascii="Times New Roman" w:hAnsi="Times New Roman"/>
          <w:sz w:val="24"/>
          <w:szCs w:val="24"/>
          <w:rtl w:val="0"/>
        </w:rPr>
        <w:t>s</w:t>
      </w:r>
      <w:r>
        <w:rPr>
          <w:rFonts w:ascii="Times New Roman" w:hAnsi="Times New Roman"/>
          <w:sz w:val="24"/>
          <w:szCs w:val="24"/>
          <w:vertAlign w:val="superscript"/>
          <w:rtl w:val="0"/>
          <w:lang w:val="ru-RU"/>
        </w:rPr>
        <w:t>-1</w:t>
      </w:r>
      <w:r>
        <w:rPr>
          <w:rFonts w:ascii="Times New Roman" w:hAnsi="Times New Roman"/>
          <w:sz w:val="24"/>
          <w:szCs w:val="24"/>
          <w:rtl w:val="0"/>
          <w:lang w:val="en-US"/>
        </w:rPr>
        <w:t>) experienced by polar and temperate green algae. White dashed lines represent the growth temperatures of the individual cultures.</w:t>
      </w: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p>
    <w:p>
      <w:pPr>
        <w:pStyle w:val="Body"/>
        <w:rPr>
          <w:rFonts w:ascii="Times New Roman" w:cs="Times New Roman" w:hAnsi="Times New Roman" w:eastAsia="Times New Roman"/>
          <w:sz w:val="24"/>
          <w:szCs w:val="24"/>
        </w:rPr>
      </w:pPr>
      <w:r>
        <w:rPr>
          <w:rFonts w:ascii="Times New Roman" w:cs="Times New Roman" w:hAnsi="Times New Roman" w:eastAsia="Times New Roman"/>
          <w:sz w:val="24"/>
          <w:szCs w:val="24"/>
        </w:rPr>
        <w:drawing xmlns:a="http://schemas.openxmlformats.org/drawingml/2006/main">
          <wp:inline distT="0" distB="0" distL="0" distR="0">
            <wp:extent cx="5943600" cy="2600325"/>
            <wp:effectExtent l="0" t="0" r="0" b="0"/>
            <wp:docPr id="1073741837" name="officeArt object"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7" name="A graph of different colored linesDescription automatically generated" descr="A graph of different colored linesDescription automatically generated"/>
                    <pic:cNvPicPr>
                      <a:picLocks noChangeAspect="1"/>
                    </pic:cNvPicPr>
                  </pic:nvPicPr>
                  <pic:blipFill>
                    <a:blip r:embed="rId14">
                      <a:extLst/>
                    </a:blip>
                    <a:stretch>
                      <a:fillRect/>
                    </a:stretch>
                  </pic:blipFill>
                  <pic:spPr>
                    <a:xfrm>
                      <a:off x="0" y="0"/>
                      <a:ext cx="5943600" cy="2600325"/>
                    </a:xfrm>
                    <a:prstGeom prst="rect">
                      <a:avLst/>
                    </a:prstGeom>
                    <a:ln w="12700" cap="flat">
                      <a:noFill/>
                      <a:miter lim="400000"/>
                    </a:ln>
                    <a:effectLst/>
                  </pic:spPr>
                </pic:pic>
              </a:graphicData>
            </a:graphic>
          </wp:inline>
        </w:drawing>
      </w:r>
    </w:p>
    <w:p>
      <w:pPr>
        <w:pStyle w:val="Body"/>
      </w:pPr>
      <w:r>
        <w:rPr>
          <w:rFonts w:ascii="Times New Roman" w:hAnsi="Times New Roman"/>
          <w:b w:val="1"/>
          <w:bCs w:val="1"/>
          <w:sz w:val="24"/>
          <w:szCs w:val="24"/>
          <w:rtl w:val="0"/>
          <w:lang w:val="it-IT"/>
        </w:rPr>
        <w:t xml:space="preserve">Figure 10: </w:t>
      </w:r>
      <w:r>
        <w:rPr>
          <w:rFonts w:ascii="Times New Roman" w:hAnsi="Times New Roman"/>
          <w:sz w:val="24"/>
          <w:szCs w:val="24"/>
          <w:rtl w:val="0"/>
          <w:lang w:val="en-US"/>
        </w:rPr>
        <w:t>GAM model predictions of the consecutive flashes before the damping of S-state-induced chlorophyll fluorescence oscillations in polar and temperate green algae strains at the shared measurement temperature of 12</w:t>
      </w:r>
      <w:r>
        <w:rPr>
          <w:rFonts w:ascii="Times New Roman" w:hAnsi="Times New Roman" w:hint="default"/>
          <w:sz w:val="24"/>
          <w:szCs w:val="24"/>
          <w:rtl w:val="0"/>
          <w:lang w:val="en-US"/>
        </w:rPr>
        <w:t>°</w:t>
      </w:r>
      <w:r>
        <w:rPr>
          <w:rFonts w:ascii="Times New Roman" w:hAnsi="Times New Roman"/>
          <w:sz w:val="24"/>
          <w:szCs w:val="24"/>
          <w:rtl w:val="0"/>
        </w:rPr>
        <w:t xml:space="preserve">C,  </w:t>
      </w:r>
      <w:commentRangeStart w:id="149"/>
      <w:r>
        <w:rPr>
          <w:rFonts w:ascii="Times New Roman" w:hAnsi="Times New Roman"/>
          <w:sz w:val="24"/>
          <w:szCs w:val="24"/>
          <w:rtl w:val="0"/>
        </w:rPr>
        <w:t>as</w:t>
      </w:r>
      <w:commentRangeEnd w:id="149"/>
      <w:r>
        <w:commentReference w:id="149"/>
      </w:r>
      <w:r>
        <w:rPr>
          <w:rFonts w:ascii="Times New Roman" w:hAnsi="Times New Roman"/>
          <w:sz w:val="24"/>
          <w:szCs w:val="24"/>
          <w:rtl w:val="0"/>
          <w:lang w:val="en-US"/>
        </w:rPr>
        <w:t xml:space="preserve"> predicted by the steady-state light level (</w:t>
      </w:r>
      <w:r>
        <w:rPr>
          <w:rFonts w:ascii="Times New Roman" w:hAnsi="Times New Roman" w:hint="default"/>
          <w:sz w:val="24"/>
          <w:szCs w:val="24"/>
          <w:rtl w:val="0"/>
          <w:lang w:val="en-US"/>
        </w:rPr>
        <w:t>µ</w:t>
      </w:r>
      <w:r>
        <w:rPr>
          <w:rFonts w:ascii="Times New Roman" w:hAnsi="Times New Roman"/>
          <w:sz w:val="24"/>
          <w:szCs w:val="24"/>
          <w:rtl w:val="0"/>
          <w:lang w:val="en-US"/>
        </w:rPr>
        <w:t>mol photons m</w:t>
      </w:r>
      <w:r>
        <w:rPr>
          <w:rFonts w:ascii="Times New Roman" w:hAnsi="Times New Roman"/>
          <w:sz w:val="24"/>
          <w:szCs w:val="24"/>
          <w:vertAlign w:val="superscript"/>
          <w:rtl w:val="0"/>
        </w:rPr>
        <w:t>-2</w:t>
      </w:r>
      <w:r>
        <w:rPr>
          <w:rFonts w:ascii="Times New Roman" w:hAnsi="Times New Roman"/>
          <w:sz w:val="24"/>
          <w:szCs w:val="24"/>
          <w:rtl w:val="0"/>
        </w:rPr>
        <w:t>s</w:t>
      </w:r>
      <w:r>
        <w:rPr>
          <w:rFonts w:ascii="Times New Roman" w:hAnsi="Times New Roman"/>
          <w:sz w:val="24"/>
          <w:szCs w:val="24"/>
          <w:vertAlign w:val="superscript"/>
          <w:rtl w:val="0"/>
          <w:lang w:val="ru-RU"/>
        </w:rPr>
        <w:t>-1</w:t>
      </w:r>
      <w:r>
        <w:rPr>
          <w:rFonts w:ascii="Times New Roman" w:hAnsi="Times New Roman"/>
          <w:sz w:val="24"/>
          <w:szCs w:val="24"/>
          <w:rtl w:val="0"/>
        </w:rPr>
        <w:t xml:space="preserve">). </w:t>
      </w:r>
    </w:p>
    <w:sectPr>
      <w:headerReference w:type="default" r:id="rId15"/>
      <w:footerReference w:type="default" r:id="rId16"/>
      <w:pgSz w:w="12240" w:h="15840" w:orient="portrait"/>
      <w:pgMar w:top="1440" w:right="1440" w:bottom="1440" w:left="1440" w:header="720" w:footer="720"/>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28" w:author="Douglas Campbell" w:date="2024-03-29T16:05:24Z">
    <w:p w14:paraId="1111FFFF">
      <w:pPr>
        <w:pStyle w:val="Default"/>
        <w:bidi w:val="0"/>
      </w:pPr>
    </w:p>
    <w:p w14:paraId="11120000">
      <w:pPr>
        <w:pStyle w:val="Default"/>
        <w:bidi w:val="0"/>
      </w:pPr>
      <w:r>
        <w:rPr>
          <w:rFonts w:cs="Arial Unicode MS" w:eastAsia="Arial Unicode MS"/>
          <w:rtl w:val="0"/>
        </w:rPr>
        <w:t>In figures, sometimes you put flash spacing in the outermost facet label column; sometimes you put steady state light level;  be consistent. If the axis label is Steady State Light, the steady state light should be in the outer column of facet labels.</w:t>
      </w:r>
    </w:p>
  </w:comment>
  <w:comment w:id="55" w:author="Douglas Campbell" w:date="2024-03-29T16:11:50Z">
    <w:p w14:paraId="11120001">
      <w:pPr>
        <w:pStyle w:val="Default"/>
        <w:bidi w:val="0"/>
      </w:pPr>
    </w:p>
    <w:p w14:paraId="11120002">
      <w:pPr>
        <w:pStyle w:val="Default"/>
        <w:bidi w:val="0"/>
      </w:pPr>
      <w:r>
        <w:rPr>
          <w:rFonts w:cs="Arial Unicode MS" w:eastAsia="Arial Unicode MS"/>
          <w:rtl w:val="0"/>
        </w:rPr>
        <w:t>Maybe add a vertical dashed line at 0 to emphasize growth temperature</w:t>
      </w:r>
    </w:p>
  </w:comment>
  <w:comment w:id="68" w:author="Douglas Campbell" w:date="2024-03-29T16:14:42Z">
    <w:p w14:paraId="11120003">
      <w:pPr>
        <w:pStyle w:val="Default"/>
        <w:bidi w:val="0"/>
      </w:pPr>
    </w:p>
    <w:p w14:paraId="11120004">
      <w:pPr>
        <w:pStyle w:val="Default"/>
        <w:bidi w:val="0"/>
      </w:pPr>
      <w:r>
        <w:rPr>
          <w:rFonts w:cs="Arial Unicode MS" w:eastAsia="Arial Unicode MS"/>
          <w:rtl w:val="0"/>
        </w:rPr>
        <w:t>you need to be more clear; there was no 'steady state measurement light'.  There were changes in flash spacings, which can be converted to equivalent continuous light levels.  Re think your terminologies.</w:t>
      </w:r>
    </w:p>
  </w:comment>
  <w:comment w:id="73" w:author="Douglas Campbell" w:date="2024-03-29T16:15:56Z">
    <w:p w14:paraId="11120005">
      <w:pPr>
        <w:pStyle w:val="Default"/>
        <w:bidi w:val="0"/>
      </w:pPr>
    </w:p>
    <w:p w14:paraId="11120006">
      <w:pPr>
        <w:pStyle w:val="Default"/>
        <w:bidi w:val="0"/>
      </w:pPr>
      <w:r>
        <w:rPr>
          <w:rFonts w:cs="Arial Unicode MS" w:eastAsia="Arial Unicode MS"/>
          <w:rtl w:val="0"/>
        </w:rPr>
        <w:t>Decide upon more accurate terminology.  'Steady State' is not correct.</w:t>
      </w:r>
    </w:p>
    <w:p w14:paraId="11120007">
      <w:pPr>
        <w:pStyle w:val="Default"/>
        <w:bidi w:val="0"/>
      </w:pPr>
    </w:p>
  </w:comment>
  <w:comment w:id="74" w:author="Douglas Campbell" w:date="2024-03-29T16:16:40Z">
    <w:p w14:paraId="11120008">
      <w:pPr>
        <w:pStyle w:val="Default"/>
        <w:bidi w:val="0"/>
      </w:pPr>
    </w:p>
    <w:p w14:paraId="11120009">
      <w:pPr>
        <w:pStyle w:val="Default"/>
        <w:bidi w:val="0"/>
      </w:pPr>
      <w:r>
        <w:rPr>
          <w:rFonts w:cs="Arial Unicode MS" w:eastAsia="Arial Unicode MS"/>
          <w:rtl w:val="0"/>
        </w:rPr>
        <w:t>Too confusing to omit GAM from this sub-header; spacing too far from previous subheader</w:t>
      </w:r>
    </w:p>
  </w:comment>
  <w:comment w:id="82" w:author="Douglas Campbell" w:date="2024-03-29T16:25:19Z">
    <w:p w14:paraId="1112000A">
      <w:pPr>
        <w:pStyle w:val="Default"/>
        <w:bidi w:val="0"/>
      </w:pPr>
    </w:p>
    <w:p w14:paraId="1112000B">
      <w:pPr>
        <w:pStyle w:val="Default"/>
        <w:bidi w:val="0"/>
      </w:pPr>
      <w:r>
        <w:rPr>
          <w:rFonts w:cs="Arial Unicode MS" w:eastAsia="Arial Unicode MS"/>
          <w:rtl w:val="0"/>
        </w:rPr>
        <w:t>You switch around b/t ChlF oscillations, S-State and other terms.  The actual data is ChlF oscillations.  The interpretation is S-State progression.</w:t>
      </w:r>
    </w:p>
  </w:comment>
  <w:comment w:id="85" w:author="Douglas Campbell" w:date="2024-03-29T16:26:11Z">
    <w:p w14:paraId="1112000C">
      <w:pPr>
        <w:pStyle w:val="Default"/>
        <w:bidi w:val="0"/>
      </w:pPr>
    </w:p>
    <w:p w14:paraId="1112000D">
      <w:pPr>
        <w:pStyle w:val="Default"/>
        <w:bidi w:val="0"/>
      </w:pPr>
      <w:r>
        <w:rPr>
          <w:rFonts w:cs="Arial Unicode MS" w:eastAsia="Arial Unicode MS"/>
          <w:rtl w:val="0"/>
        </w:rPr>
        <w:t>previous sentence used ChlF oscillations</w:t>
      </w:r>
    </w:p>
  </w:comment>
  <w:comment w:id="92" w:author="Douglas Campbell" w:date="2024-03-29T16:27:26Z">
    <w:p w14:paraId="1112000E">
      <w:pPr>
        <w:pStyle w:val="Default"/>
        <w:bidi w:val="0"/>
      </w:pPr>
    </w:p>
    <w:p w14:paraId="1112000F">
      <w:pPr>
        <w:pStyle w:val="Default"/>
        <w:bidi w:val="0"/>
      </w:pPr>
      <w:r>
        <w:rPr>
          <w:rFonts w:cs="Arial Unicode MS" w:eastAsia="Arial Unicode MS"/>
          <w:rtl w:val="0"/>
        </w:rPr>
        <w:t>Look at the axes labels in your figures, and use those labels in your text.  And vice versa. You are switching around b/t flash spacing and equivalent light; and b/t ChlF oscillations and S-State cycling</w:t>
      </w:r>
    </w:p>
  </w:comment>
  <w:comment w:id="106" w:author="Douglas Campbell" w:date="2024-03-29T16:30:08Z">
    <w:p w14:paraId="11120010">
      <w:pPr>
        <w:pStyle w:val="Default"/>
        <w:bidi w:val="0"/>
      </w:pPr>
    </w:p>
    <w:p w14:paraId="11120011">
      <w:pPr>
        <w:pStyle w:val="Default"/>
        <w:bidi w:val="0"/>
      </w:pPr>
      <w:r>
        <w:rPr>
          <w:rFonts w:cs="Arial Unicode MS" w:eastAsia="Arial Unicode MS"/>
          <w:rtl w:val="0"/>
        </w:rPr>
        <w:t>great figure, but again, you are swapping between terms on th</w:t>
      </w:r>
    </w:p>
  </w:comment>
  <w:comment w:id="117" w:author="Douglas Campbell" w:date="2024-03-29T16:30:53Z">
    <w:p w14:paraId="11120012">
      <w:pPr>
        <w:pStyle w:val="Default"/>
        <w:bidi w:val="0"/>
      </w:pPr>
    </w:p>
    <w:p w14:paraId="11120013">
      <w:pPr>
        <w:pStyle w:val="Default"/>
        <w:bidi w:val="0"/>
      </w:pPr>
      <w:r>
        <w:rPr>
          <w:rFonts w:cs="Arial Unicode MS" w:eastAsia="Arial Unicode MS"/>
          <w:rtl w:val="0"/>
        </w:rPr>
        <w:t>Units missing from X axis</w:t>
      </w:r>
    </w:p>
  </w:comment>
  <w:comment w:id="137" w:author="Douglas Campbell" w:date="2024-03-29T16:33:14Z">
    <w:p w14:paraId="11120014">
      <w:pPr>
        <w:pStyle w:val="Default"/>
        <w:bidi w:val="0"/>
      </w:pPr>
    </w:p>
    <w:p w14:paraId="11120015">
      <w:pPr>
        <w:pStyle w:val="Default"/>
        <w:bidi w:val="0"/>
      </w:pPr>
      <w:r>
        <w:rPr>
          <w:rFonts w:cs="Arial Unicode MS" w:eastAsia="Arial Unicode MS"/>
          <w:rtl w:val="0"/>
        </w:rPr>
        <w:t>Think of a better term and use it throughout</w:t>
      </w:r>
    </w:p>
  </w:comment>
  <w:comment w:id="149" w:author="Douglas Campbell" w:date="2024-03-29T15:59:15Z">
    <w:p w14:paraId="11120016">
      <w:pPr>
        <w:pStyle w:val="Default"/>
        <w:bidi w:val="0"/>
      </w:pPr>
    </w:p>
    <w:p w14:paraId="11120017">
      <w:pPr>
        <w:pStyle w:val="Default"/>
        <w:bidi w:val="0"/>
      </w:pPr>
      <w:r>
        <w:rPr>
          <w:rFonts w:cs="Arial Unicode MS" w:eastAsia="Arial Unicode MS"/>
          <w:rtl w:val="0"/>
        </w:rPr>
        <w:t>Nice figure, but caption needs more words.  I do not fully understand what is going on.  Also units on Light Level missing.</w:t>
      </w: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Apto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trackRevisions/>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ptos" w:cs="Aptos" w:hAnsi="Aptos" w:eastAsia="Aptos"/>
      <w:b w:val="0"/>
      <w:bCs w:val="0"/>
      <w:i w:val="0"/>
      <w:iCs w:val="0"/>
      <w:caps w:val="0"/>
      <w:smallCaps w:val="0"/>
      <w:strike w:val="0"/>
      <w:dstrike w:val="0"/>
      <w:outline w:val="0"/>
      <w:color w:val="000000"/>
      <w:spacing w:val="0"/>
      <w:kern w:val="2"/>
      <w:position w:val="0"/>
      <w:sz w:val="22"/>
      <w:szCs w:val="22"/>
      <w:u w:val="none" w:color="000000"/>
      <w:shd w:val="nil" w:color="auto" w:fill="auto"/>
      <w:vertAlign w:val="baseline"/>
      <w:lang w:val="en-US"/>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comments" Target="comments.xml"/><Relationship Id="rId1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156082"/>
      </a:accent1>
      <a:accent2>
        <a:srgbClr val="E97132"/>
      </a:accent2>
      <a:accent3>
        <a:srgbClr val="196B24"/>
      </a:accent3>
      <a:accent4>
        <a:srgbClr val="0F9ED5"/>
      </a:accent4>
      <a:accent5>
        <a:srgbClr val="A02B93"/>
      </a:accent5>
      <a:accent6>
        <a:srgbClr val="4EA72E"/>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