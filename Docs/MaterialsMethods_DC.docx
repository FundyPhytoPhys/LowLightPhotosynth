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2BAC5" w14:textId="77777777" w:rsidR="00CB03FD" w:rsidRPr="00CB03FD" w:rsidRDefault="00CB03FD" w:rsidP="00CB03FD">
      <w:pPr>
        <w:keepNext/>
        <w:spacing w:line="360" w:lineRule="auto"/>
        <w:jc w:val="center"/>
        <w:outlineLvl w:val="0"/>
        <w:rPr>
          <w:rFonts w:ascii="Calibri" w:hAnsi="Calibri" w:cs="Calibri"/>
          <w:b/>
          <w:bCs/>
          <w:color w:val="000000"/>
          <w:sz w:val="36"/>
          <w:szCs w:val="36"/>
          <w:lang w:val="en-CA"/>
          <w14:textOutline w14:w="0" w14:cap="flat" w14:cmpd="sng" w14:algn="ctr">
            <w14:noFill/>
            <w14:prstDash w14:val="solid"/>
            <w14:bevel/>
          </w14:textOutline>
        </w:rPr>
      </w:pPr>
      <w:r w:rsidRPr="00CB03FD">
        <w:rPr>
          <w:rFonts w:ascii="Calibri" w:hAnsi="Calibri" w:cs="Calibri"/>
          <w:b/>
          <w:bCs/>
          <w:color w:val="000000"/>
          <w:sz w:val="36"/>
          <w:szCs w:val="36"/>
          <w:shd w:val="clear" w:color="auto" w:fill="FFE599"/>
          <w:lang w:val="en-CA"/>
          <w14:textOutline w14:w="0" w14:cap="flat" w14:cmpd="sng" w14:algn="ctr">
            <w14:noFill/>
            <w14:prstDash w14:val="solid"/>
            <w14:bevel/>
          </w14:textOutline>
        </w:rPr>
        <w:t>PLEASE DO NOT EDIT</w:t>
      </w:r>
      <w:r w:rsidRPr="00CB03FD">
        <w:rPr>
          <w:rFonts w:ascii="Calibri" w:hAnsi="Calibri" w:cs="Calibri"/>
          <w:b/>
          <w:bCs/>
          <w:color w:val="000000"/>
          <w:sz w:val="36"/>
          <w:szCs w:val="36"/>
          <w:lang w:val="en-CA"/>
          <w14:textOutline w14:w="0" w14:cap="flat" w14:cmpd="sng" w14:algn="ctr">
            <w14:noFill/>
            <w14:prstDash w14:val="solid"/>
            <w14:bevel/>
          </w14:textOutline>
        </w:rPr>
        <w:t xml:space="preserve"> </w:t>
      </w:r>
    </w:p>
    <w:p w14:paraId="0B83CF64" w14:textId="77777777" w:rsidR="00CB03FD" w:rsidRPr="00CB03FD" w:rsidRDefault="00CB03FD" w:rsidP="00CB03FD">
      <w:pPr>
        <w:jc w:val="center"/>
        <w:rPr>
          <w:rFonts w:ascii="Calibri" w:eastAsia="Times New Roman" w:hAnsi="Calibri" w:cs="Calibri"/>
          <w:color w:val="000000"/>
          <w:sz w:val="28"/>
          <w:szCs w:val="28"/>
          <w:u w:color="000000"/>
          <w:lang w:val="en-CA"/>
          <w14:textOutline w14:w="0" w14:cap="flat" w14:cmpd="sng" w14:algn="ctr">
            <w14:noFill/>
            <w14:prstDash w14:val="solid"/>
            <w14:bevel/>
          </w14:textOutline>
        </w:rPr>
      </w:pPr>
      <w:r w:rsidRPr="00CB03FD">
        <w:rPr>
          <w:rFonts w:ascii="Calibri" w:eastAsia="Times New Roman" w:hAnsi="Calibri" w:cs="Calibri"/>
          <w:color w:val="000000"/>
          <w:sz w:val="28"/>
          <w:szCs w:val="28"/>
          <w:u w:color="000000"/>
          <w:lang w:val="en-CA"/>
          <w14:textOutline w14:w="0" w14:cap="flat" w14:cmpd="sng" w14:algn="ctr">
            <w14:noFill/>
            <w14:prstDash w14:val="solid"/>
            <w14:bevel/>
          </w14:textOutline>
        </w:rPr>
        <w:t>ANY FURTHER CHANGES SHOULD BE MADE TO THESIS_FORMATTED</w:t>
      </w:r>
    </w:p>
    <w:p w14:paraId="3151CC7D" w14:textId="77777777" w:rsidR="00CB03FD" w:rsidRPr="00CB03FD" w:rsidRDefault="00CB03FD">
      <w:pPr>
        <w:pStyle w:val="Body"/>
        <w:tabs>
          <w:tab w:val="left" w:pos="5810"/>
        </w:tabs>
        <w:spacing w:line="360" w:lineRule="auto"/>
        <w:rPr>
          <w:rFonts w:ascii="Times New Roman" w:hAnsi="Times New Roman"/>
          <w:sz w:val="24"/>
          <w:szCs w:val="24"/>
        </w:rPr>
      </w:pPr>
    </w:p>
    <w:p w14:paraId="3C242EEF" w14:textId="7B16B605" w:rsidR="009E6024" w:rsidRDefault="006538E8">
      <w:pPr>
        <w:pStyle w:val="Body"/>
        <w:tabs>
          <w:tab w:val="left" w:pos="5810"/>
        </w:tabs>
        <w:spacing w:line="360" w:lineRule="auto"/>
        <w:rPr>
          <w:rFonts w:ascii="Times New Roman" w:eastAsia="Times New Roman" w:hAnsi="Times New Roman" w:cs="Times New Roman"/>
          <w:b/>
          <w:bCs/>
          <w:sz w:val="24"/>
          <w:szCs w:val="24"/>
        </w:rPr>
      </w:pPr>
      <w:r>
        <w:rPr>
          <w:rFonts w:ascii="Times New Roman" w:hAnsi="Times New Roman"/>
          <w:b/>
          <w:bCs/>
          <w:sz w:val="24"/>
          <w:szCs w:val="24"/>
        </w:rPr>
        <w:t>2. Materials &amp; Methods</w:t>
      </w:r>
      <w:r>
        <w:rPr>
          <w:rFonts w:ascii="Times New Roman" w:hAnsi="Times New Roman"/>
          <w:b/>
          <w:bCs/>
          <w:sz w:val="24"/>
          <w:szCs w:val="24"/>
        </w:rPr>
        <w:tab/>
      </w:r>
    </w:p>
    <w:p w14:paraId="532948D6" w14:textId="77777777" w:rsidR="009E6024" w:rsidRDefault="006538E8">
      <w:pPr>
        <w:pStyle w:val="Body"/>
        <w:spacing w:line="360" w:lineRule="auto"/>
        <w:rPr>
          <w:rFonts w:ascii="Times New Roman" w:eastAsia="Times New Roman" w:hAnsi="Times New Roman" w:cs="Times New Roman"/>
          <w:b/>
          <w:bCs/>
          <w:sz w:val="24"/>
          <w:szCs w:val="24"/>
        </w:rPr>
      </w:pPr>
      <w:r>
        <w:rPr>
          <w:rFonts w:ascii="Times New Roman" w:hAnsi="Times New Roman"/>
          <w:b/>
          <w:bCs/>
          <w:sz w:val="24"/>
          <w:szCs w:val="24"/>
        </w:rPr>
        <w:t>2.1. Study Organisms &amp; Culturing</w:t>
      </w:r>
    </w:p>
    <w:p w14:paraId="71DC148D" w14:textId="05D96053"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 xml:space="preserve">Seven phytoplankton species were studied, including polar and temperate strains of diatoms and green algae. </w:t>
      </w:r>
      <w:r>
        <w:rPr>
          <w:rFonts w:ascii="Times New Roman" w:hAnsi="Times New Roman"/>
          <w:i/>
          <w:iCs/>
          <w:sz w:val="24"/>
          <w:szCs w:val="24"/>
        </w:rPr>
        <w:t>F. cylindrus</w:t>
      </w:r>
      <w:r>
        <w:rPr>
          <w:rFonts w:ascii="Times New Roman" w:hAnsi="Times New Roman"/>
          <w:sz w:val="24"/>
          <w:szCs w:val="24"/>
        </w:rPr>
        <w:t xml:space="preserve">, a psychrophilic pennate diatom measuring 15-55 µm, thrives in the high salinity and subzero temperatures of Arctic and Antarctic sea-ice systems </w:t>
      </w:r>
      <w:r w:rsidR="00F14CDA" w:rsidRPr="00FC392E">
        <w:rPr>
          <w:rFonts w:ascii="Times New Roman" w:hAnsi="Times New Roman"/>
          <w:sz w:val="24"/>
        </w:rPr>
        <w:fldChar w:fldCharType="begin"/>
      </w:r>
      <w:r w:rsidR="00F14CDA" w:rsidRPr="00FC392E">
        <w:rPr>
          <w:rFonts w:ascii="Times New Roman" w:hAnsi="Times New Roman"/>
          <w:sz w:val="24"/>
        </w:rPr>
        <w:instrText xml:space="preserve"> ADDIN ZOTERO_ITEM CSL_CITATION {"citationID":"JcrUiFRQ","properties":{"formattedCitation":"[1,2]","plainCitation":"[1,2]","noteIndex":0},"citationItems":[{"id":5221,"uris":["http://zotero.org/groups/4635591/items/S5BIR4SC"],"itemData":{"id":5221,"type":"article-journal","abstract":"Diatoms are significant primary producers especially in cold, turbulent, and nutrient-rich surface oceans. Hence, they are abundant in polar oceans, but also underpin most of the polar food webs and related biogeochemical cycles. The cold-adapted pennate diatom Fragilariopsis cylindrus is considered a keystone species in polar oceans and sea ice because it can thrive under different environmental conditions if temperatures are low. In this perspective paper, we provide insights into the latest molecular work that has been done on F. cylindrus and discuss its role as a model alga to understand cold-adapted life.","container-title":"Journal of Phycology","DOI":"10.1111/jpy.13325","ISSN":"1529-8817","issue":"2","language":"en","license":"© 2023 The Authors. Journal of Phycology published by Wiley Periodicals LLC on behalf of Phycological Society of America.","note":"_eprint: https://onlinelibrary.wiley.com/doi/pdf/10.1111/jpy.13325","page":"301-306","source":"Wiley Online Library","title":"The diatom Fragilariopsis cylindrus: A model alga to understand cold-adapted life","title-short":"The diatom Fragilariopsis cylindrus","URL":"https://onlinelibrary.wiley.com/doi/abs/10.1111/jpy.13325","volume":"59","author":[{"family":"Otte","given":"Antonia"},{"family":"Winder","given":"Johanna C."},{"family":"Deng","given":"Longji"},{"family":"Schmutz","given":"Jeremy"},{"family":"Jenkins","given":"Jerry"},{"family":"Grigoriev","given":"Igor V."},{"family":"Hopes","given":"Amanda"},{"family":"Mock","given":"Thomas"}],"accessed":{"date-parts":[["2023",12,12]]},"issued":{"date-parts":[["2023"]]},"citation-key":"otte2023"}},{"id":5643,"uris":["http://zotero.org/groups/4635591/items/L8IBSZEU"],"itemData":{"id":5643,"type":"article-journal","abstract":"Fragilariopsis species composition and abundance from the Argentine Sea and Antarctic waters were analyzed using light and electron microscopy. Twelve species (F. curta, F. cylindrus, F. kerguelensis, F. nana, F. obliquecostata, F. peragallii, F. pseudonana, F. rhombica, F. ritscheri, F. separanda, F. sublinearis and F. vanheurckii) are described and compared with samples from the Frenguelli Collection, Museo de La Plata, Argentina. F. peragallii was examined for the first time using electron microscopy, and F. pseudonana was recorded for the first time in Argentinean shelf waters. New information on the girdle view is included, except for the species F. curta, F. cylindrus and F. nana, for which information already existed. In the Argentine Sea, F. pseudonana was the most abundant Fragilariopsis species, and in Antarctic waters, F. curta was most abundant. Of the twelve species of Fragilariopsis documented, four occurred in the Argentine Sea, nine in the Drake Passage and twelve in the Weddell Sea. F. curta, F. kerguelensis, F. pseudonana and F. rhombica were present everywhere.","container-title":"Polar Biology","DOI":"10.1007/s00300-010-0794-z","ISSN":"0722-4060","issue":"11","language":"en","source":"www.readcube.com","title":"Diversity of the diatom genus Fragilariopsis in the Argentine Sea and Antarctic waters: morphology, distribution and abundance","title-short":"Diversity of the diatom genus Fragilariopsis in the Argentine Sea and Antarctic waters","URL":"https://link.springer.com/epdf/10.1007/s00300-010-0794-z","volume":"33","author":[{"family":"Cefarelli","given":"Adrián O."},{"family":"Ferrario","given":"Martha E."},{"family":"Almandoz","given":"Gastón O."},{"family":"Atencio","given":"Adrián G."},{"family":"Akselman","given":"Rut"},{"family":"Vernet","given":"María"}],"accessed":{"date-parts":[["2024",3,2]]},"issued":{"date-parts":[["2010"]]},"citation-key":"cefarelli2010"}}],"schema":"https://github.com/citation-style-language/schema/raw/master/csl-citation.json"} </w:instrText>
      </w:r>
      <w:r w:rsidR="00F14CDA" w:rsidRPr="00FC392E">
        <w:rPr>
          <w:rFonts w:ascii="Times New Roman" w:hAnsi="Times New Roman"/>
          <w:sz w:val="24"/>
        </w:rPr>
        <w:fldChar w:fldCharType="separate"/>
      </w:r>
      <w:r w:rsidR="00F14CDA" w:rsidRPr="00FC392E">
        <w:rPr>
          <w:rFonts w:ascii="Times New Roman" w:hAnsi="Times New Roman"/>
          <w:noProof/>
          <w:sz w:val="24"/>
        </w:rPr>
        <w:t>[1,2]</w:t>
      </w:r>
      <w:r w:rsidR="00F14CDA" w:rsidRPr="00FC392E">
        <w:rPr>
          <w:rFonts w:ascii="Times New Roman" w:hAnsi="Times New Roman"/>
          <w:sz w:val="24"/>
        </w:rPr>
        <w:fldChar w:fldCharType="end"/>
      </w:r>
      <w:r w:rsidR="00F14CDA" w:rsidRPr="00FC392E">
        <w:rPr>
          <w:rFonts w:ascii="Times New Roman" w:hAnsi="Times New Roman"/>
          <w:sz w:val="24"/>
        </w:rPr>
        <w:t>.</w:t>
      </w:r>
      <w:r w:rsidR="00F14CDA">
        <w:rPr>
          <w:rFonts w:ascii="Times New Roman" w:hAnsi="Times New Roman"/>
          <w:sz w:val="24"/>
        </w:rPr>
        <w:t xml:space="preserve"> </w:t>
      </w:r>
      <w:r>
        <w:rPr>
          <w:rFonts w:ascii="Times New Roman" w:hAnsi="Times New Roman"/>
          <w:sz w:val="24"/>
          <w:szCs w:val="24"/>
        </w:rPr>
        <w:t xml:space="preserve">Forming large blooms in the bottom layer of sea ice and across the wider sea ice zone, </w:t>
      </w:r>
      <w:r>
        <w:rPr>
          <w:rFonts w:ascii="Times New Roman" w:hAnsi="Times New Roman"/>
          <w:i/>
          <w:iCs/>
          <w:sz w:val="24"/>
          <w:szCs w:val="24"/>
        </w:rPr>
        <w:t xml:space="preserve">F. cylindrus </w:t>
      </w:r>
      <w:r>
        <w:rPr>
          <w:rFonts w:ascii="Times New Roman" w:hAnsi="Times New Roman"/>
          <w:sz w:val="24"/>
          <w:szCs w:val="24"/>
        </w:rPr>
        <w:t xml:space="preserve">acts as a keystone and indicator species for polar ecosystems </w:t>
      </w:r>
      <w:r w:rsidR="00A74396" w:rsidRPr="00FC392E">
        <w:rPr>
          <w:rFonts w:ascii="Times New Roman" w:hAnsi="Times New Roman"/>
          <w:sz w:val="24"/>
        </w:rPr>
        <w:fldChar w:fldCharType="begin"/>
      </w:r>
      <w:r w:rsidR="00A74396" w:rsidRPr="00FC392E">
        <w:rPr>
          <w:rFonts w:ascii="Times New Roman" w:hAnsi="Times New Roman"/>
          <w:sz w:val="24"/>
        </w:rPr>
        <w:instrText xml:space="preserve"> ADDIN ZOTERO_ITEM CSL_CITATION {"citationID":"DfWxHATE","properties":{"formattedCitation":"[1,3]","plainCitation":"[1,3]","noteIndex":0},"citationItems":[{"id":5221,"uris":["http://zotero.org/groups/4635591/items/S5BIR4SC"],"itemData":{"id":5221,"type":"article-journal","abstract":"Diatoms are significant primary producers especially in cold, turbulent, and nutrient-rich surface oceans. Hence, they are abundant in polar oceans, but also underpin most of the polar food webs and related biogeochemical cycles. The cold-adapted pennate diatom Fragilariopsis cylindrus is considered a keystone species in polar oceans and sea ice because it can thrive under different environmental conditions if temperatures are low. In this perspective paper, we provide insights into the latest molecular work that has been done on F. cylindrus and discuss its role as a model alga to understand cold-adapted life.","container-title":"Journal of Phycology","DOI":"10.1111/jpy.13325","ISSN":"1529-8817","issue":"2","language":"en","license":"© 2023 The Authors. Journal of Phycology published by Wiley Periodicals LLC on behalf of Phycological Society of America.","note":"_eprint: https://onlinelibrary.wiley.com/doi/pdf/10.1111/jpy.13325","page":"301-306","source":"Wiley Online Library","title":"The diatom Fragilariopsis cylindrus: A model alga to understand cold-adapted life","title-short":"The diatom Fragilariopsis cylindrus","URL":"https://onlinelibrary.wiley.com/doi/abs/10.1111/jpy.13325","volume":"59","author":[{"family":"Otte","given":"Antonia"},{"family":"Winder","given":"Johanna C."},{"family":"Deng","given":"Longji"},{"family":"Schmutz","given":"Jeremy"},{"family":"Jenkins","given":"Jerry"},{"family":"Grigoriev","given":"Igor V."},{"family":"Hopes","given":"Amanda"},{"family":"Mock","given":"Thomas"}],"accessed":{"date-parts":[["2023",12,12]]},"issued":{"date-parts":[["2023"]]},"citation-key":"otte2023"}},{"id":5426,"uris":["http://zotero.org/groups/4635591/items/TZXL7FYD"],"itemData":{"id":5426,"type":"article-journal","abstract":"Planktonic diatoms were sampled in the ice-edge zone of the Bellingshausen Sea during the early austral spring of 1990 and of the Weddell Sea during the late spring of 1983, the autumn of 1986, and the winter of 1988. The four cruises in the Antarctic marginal ice edge zones, combined with the summer cruise in Prydz Bay during a brief ice-free period (1988) provided us with opportunities for spatial and seasonal studies of diatom abundance and distribution in the water column. Cells from discrete water samples from 73 stations near the marginal ice-edge zones during all seasons were counted to gain quantitative information on the composition, abundance, and distribution of diatoms. Diatom abundance was dominated by the pennate diatom, usually nanoplanktonic, Fragilariopsis cylindrus (Grunow) Krieger, during all five cruises. The highest integrated numbers of F. cylindrus were found during the summer cruise with 7.9 × 1010 cells m−2 and the lowest numbers were found during the winter cruise with 1.1 × 108 cells m−2. The average integrated abundance of F. cylindrus from the five cruises was about 35% of the total diatom abundance. The overall spatial pattern of F. cylindrus near the marginal ice-edge zones during the five seasonal cruises were similar with the highest number of cells in open waters compared to ice-covered waters. When all 73 stations during the five cruises were included in the correlation analysis, the abundance of total diatoms was positively correlated with the abundance of F. cylindrus, suggesting that the ice-edge pulses of diatom assemblages in the water column largely reflected its abundance. Cluster analysis revealed that the stations in marginal ice-edge zones were not only separated by seasons and locations, but they also separated based on location of stations in relation to the ice edge (open water stations vs. ice-covered stations).","container-title":"Polar Biology","DOI":"10.1007/BF00236984","ISSN":"1432-2056","issue":"6","journalAbbreviation":"Polar Biol","language":"en","page":"609-627","source":"Springer Link","title":"Fragilariopsis cylindrus (Grunow) Krieger: The most abundant diatom in water column assemblages of Antarctic marginal ice-edge zones","title-short":"Fragilariopsis cylindrus (Grunow) Krieger","URL":"https://doi.org/10.1007/BF00236984","volume":"12","author":[{"family":"Kang","given":"Sung-Ho"},{"family":"Fryxell","given":"Greta A."}],"accessed":{"date-parts":[["2024",1,29]]},"issued":{"date-parts":[["1992",11,1]]},"citation-key":"kang1992"}}],"schema":"https://github.com/citation-style-language/schema/raw/master/csl-citation.json"} </w:instrText>
      </w:r>
      <w:r w:rsidR="00A74396" w:rsidRPr="00FC392E">
        <w:rPr>
          <w:rFonts w:ascii="Times New Roman" w:hAnsi="Times New Roman"/>
          <w:sz w:val="24"/>
        </w:rPr>
        <w:fldChar w:fldCharType="separate"/>
      </w:r>
      <w:r w:rsidR="00A74396" w:rsidRPr="00FC392E">
        <w:rPr>
          <w:rFonts w:ascii="Times New Roman" w:hAnsi="Times New Roman"/>
          <w:noProof/>
          <w:sz w:val="24"/>
        </w:rPr>
        <w:t>[1,3]</w:t>
      </w:r>
      <w:r w:rsidR="00A74396" w:rsidRPr="00FC392E">
        <w:rPr>
          <w:rFonts w:ascii="Times New Roman" w:hAnsi="Times New Roman"/>
          <w:sz w:val="24"/>
        </w:rPr>
        <w:fldChar w:fldCharType="end"/>
      </w:r>
      <w:r w:rsidR="00A74396" w:rsidRPr="00FC392E">
        <w:rPr>
          <w:rFonts w:ascii="Times New Roman" w:hAnsi="Times New Roman"/>
          <w:sz w:val="24"/>
        </w:rPr>
        <w:t>.</w:t>
      </w:r>
      <w:r w:rsidR="00A74396">
        <w:rPr>
          <w:rFonts w:ascii="Times New Roman" w:hAnsi="Times New Roman"/>
          <w:sz w:val="24"/>
        </w:rPr>
        <w:t xml:space="preserve"> </w:t>
      </w:r>
      <w:r>
        <w:rPr>
          <w:rFonts w:ascii="Times New Roman" w:hAnsi="Times New Roman"/>
          <w:sz w:val="24"/>
          <w:szCs w:val="24"/>
        </w:rPr>
        <w:t xml:space="preserve">Conversely, </w:t>
      </w:r>
      <w:r>
        <w:rPr>
          <w:rFonts w:ascii="Times New Roman" w:hAnsi="Times New Roman"/>
          <w:i/>
          <w:iCs/>
          <w:sz w:val="24"/>
          <w:szCs w:val="24"/>
        </w:rPr>
        <w:t xml:space="preserve">T. </w:t>
      </w:r>
      <w:r>
        <w:rPr>
          <w:rFonts w:ascii="Times New Roman" w:hAnsi="Times New Roman"/>
          <w:i/>
          <w:iCs/>
          <w:sz w:val="24"/>
          <w:szCs w:val="24"/>
          <w:shd w:val="clear" w:color="auto" w:fill="FFFFFF"/>
          <w:lang w:val="it-IT"/>
        </w:rPr>
        <w:t>pseudonana</w:t>
      </w:r>
      <w:r>
        <w:rPr>
          <w:rFonts w:ascii="Times New Roman" w:hAnsi="Times New Roman"/>
          <w:sz w:val="24"/>
          <w:szCs w:val="24"/>
          <w:shd w:val="clear" w:color="auto" w:fill="FFFFFF"/>
        </w:rPr>
        <w:t xml:space="preserve"> is a small (</w:t>
      </w:r>
      <w:r>
        <w:rPr>
          <w:rFonts w:ascii="Times New Roman" w:hAnsi="Times New Roman"/>
          <w:sz w:val="24"/>
          <w:szCs w:val="24"/>
        </w:rPr>
        <w:t>2.5-15 μm)</w:t>
      </w:r>
      <w:r>
        <w:rPr>
          <w:rFonts w:ascii="Times New Roman" w:hAnsi="Times New Roman"/>
          <w:sz w:val="24"/>
          <w:szCs w:val="24"/>
          <w:shd w:val="clear" w:color="auto" w:fill="FFFFFF"/>
        </w:rPr>
        <w:t xml:space="preserve"> centric diatom found worldwide in diverse </w:t>
      </w:r>
      <w:r>
        <w:rPr>
          <w:rFonts w:ascii="Times New Roman" w:hAnsi="Times New Roman"/>
          <w:sz w:val="24"/>
          <w:szCs w:val="24"/>
        </w:rPr>
        <w:t>freshwater, coastal, brackish, and marine habitats</w:t>
      </w:r>
      <w:r w:rsidR="00F14CDA">
        <w:rPr>
          <w:rFonts w:ascii="Times New Roman" w:hAnsi="Times New Roman"/>
          <w:sz w:val="24"/>
          <w:szCs w:val="24"/>
        </w:rPr>
        <w:t xml:space="preserve"> </w:t>
      </w:r>
      <w:r w:rsidR="00A74396" w:rsidRPr="00FC392E">
        <w:rPr>
          <w:rFonts w:ascii="Times New Roman" w:hAnsi="Times New Roman"/>
          <w:sz w:val="24"/>
        </w:rPr>
        <w:fldChar w:fldCharType="begin"/>
      </w:r>
      <w:r w:rsidR="00A74396" w:rsidRPr="00FC392E">
        <w:rPr>
          <w:rFonts w:ascii="Times New Roman" w:hAnsi="Times New Roman"/>
          <w:sz w:val="24"/>
        </w:rPr>
        <w:instrText xml:space="preserve"> ADDIN ZOTERO_ITEM CSL_CITATION {"citationID":"LgudCNxA","properties":{"formattedCitation":"[4]","plainCitation":"[4]","noteIndex":0},"citationItems":[{"id":5437,"uris":["http://zotero.org/groups/4635591/items/K2MC5CVP"],"itemData":{"id":5437,"type":"article-journal","abstract":"In 2004, Thalassiosira pseudonana was the first eukaryotic marine alga to have its genome sequenced. Since then, this species has quickly emerged as a valuable model species for investigating the molecular underpinnings of essentially all aspects of diatom life, particularly bio-morphogenesis of the cell wall. An important prerequisite for the model status of T. pseudonana is the ongoing development of increasingly precise tools to study the function of gene networks and their encoded proteins in vivo. Here, we briefly review the current toolbox for genetic manipulation, highlight specific examples of its application in studying diatom metabolism, and provide a peek into the role of diatoms in the emerging field of silica biotechnology.","container-title":"Journal of Phycology","DOI":"10.1111/jpy.13362","ISSN":"1529-8817","issue":"5","language":"en","license":"© 2023 The Authors. Journal of Phycology published by Wiley Periodicals LLC on behalf of Phycological Society of America.","note":"_eprint: https://onlinelibrary.wiley.com/doi/pdf/10.1111/jpy.13362","page":"809-817","source":"Wiley Online Library","title":"Thalassiosira pseudonana (Cyclotella nana) (Hustedt) Hasle et Heimdal (Bacillariophyceae): A genetically tractable model organism for studying diatom biology, including biological silica formation","title-short":"Thalassiosira pseudonana (Cyclotella nana) (Hustedt) Hasle et Heimdal (Bacillariophyceae)","URL":"https://onlinelibrary.wiley.com/doi/abs/10.1111/jpy.13362","volume":"59","author":[{"family":"Poulsen","given":"Nicole"},{"family":"Kröger","given":"Nils"}],"accessed":{"date-parts":[["2024",1,29]]},"issued":{"date-parts":[["2023"]]},"citation-key":"poulsen2023"}}],"schema":"https://github.com/citation-style-language/schema/raw/master/csl-citation.json"} </w:instrText>
      </w:r>
      <w:r w:rsidR="00A74396" w:rsidRPr="00FC392E">
        <w:rPr>
          <w:rFonts w:ascii="Times New Roman" w:hAnsi="Times New Roman"/>
          <w:sz w:val="24"/>
        </w:rPr>
        <w:fldChar w:fldCharType="separate"/>
      </w:r>
      <w:r w:rsidR="00A74396" w:rsidRPr="00FC392E">
        <w:rPr>
          <w:rFonts w:ascii="Times New Roman" w:hAnsi="Times New Roman"/>
          <w:sz w:val="24"/>
        </w:rPr>
        <w:t>[4]</w:t>
      </w:r>
      <w:r w:rsidR="00A74396" w:rsidRPr="00FC392E">
        <w:rPr>
          <w:rFonts w:ascii="Times New Roman" w:hAnsi="Times New Roman"/>
          <w:sz w:val="24"/>
        </w:rPr>
        <w:fldChar w:fldCharType="end"/>
      </w:r>
      <w:r w:rsidR="00A74396" w:rsidRPr="00FC392E">
        <w:rPr>
          <w:rFonts w:ascii="Times New Roman" w:hAnsi="Times New Roman"/>
          <w:sz w:val="24"/>
        </w:rPr>
        <w:t xml:space="preserve">. </w:t>
      </w:r>
      <w:r>
        <w:rPr>
          <w:rFonts w:ascii="Times New Roman" w:hAnsi="Times New Roman"/>
          <w:i/>
          <w:iCs/>
          <w:sz w:val="24"/>
          <w:szCs w:val="24"/>
          <w:shd w:val="clear" w:color="auto" w:fill="FFFFFF"/>
          <w:lang w:val="it-IT"/>
        </w:rPr>
        <w:t>T. pseudonana</w:t>
      </w:r>
      <w:r>
        <w:rPr>
          <w:rFonts w:ascii="Times New Roman" w:hAnsi="Times New Roman"/>
          <w:sz w:val="24"/>
          <w:szCs w:val="24"/>
          <w:shd w:val="clear" w:color="auto" w:fill="FFFFFF"/>
        </w:rPr>
        <w:t xml:space="preserve"> can tolerate </w:t>
      </w:r>
      <w:r>
        <w:rPr>
          <w:rFonts w:ascii="Times New Roman" w:hAnsi="Times New Roman"/>
          <w:sz w:val="24"/>
          <w:szCs w:val="24"/>
        </w:rPr>
        <w:t>a wide range of salinities (0.5%–37%) and temperatures (4–25°</w:t>
      </w:r>
      <w:r>
        <w:rPr>
          <w:rFonts w:ascii="Times New Roman" w:hAnsi="Times New Roman"/>
          <w:sz w:val="24"/>
          <w:szCs w:val="24"/>
          <w:lang w:val="pt-PT"/>
        </w:rPr>
        <w:t>C)</w:t>
      </w:r>
      <w:r>
        <w:rPr>
          <w:rFonts w:ascii="Times New Roman" w:hAnsi="Times New Roman"/>
          <w:sz w:val="24"/>
          <w:szCs w:val="24"/>
          <w:shd w:val="clear" w:color="auto" w:fill="FFFFFF"/>
        </w:rPr>
        <w:t xml:space="preserve">, contributing to its frequent use as a model diatom species </w:t>
      </w:r>
      <w:r w:rsidR="00A74396" w:rsidRPr="00FC392E">
        <w:rPr>
          <w:rFonts w:ascii="Times New Roman" w:hAnsi="Times New Roman"/>
          <w:sz w:val="24"/>
        </w:rPr>
        <w:fldChar w:fldCharType="begin"/>
      </w:r>
      <w:r w:rsidR="00DB4A9C">
        <w:rPr>
          <w:rFonts w:ascii="Times New Roman" w:hAnsi="Times New Roman"/>
          <w:sz w:val="24"/>
        </w:rPr>
        <w:instrText xml:space="preserve"> ADDIN ZOTERO_ITEM CSL_CITATION {"citationID":"Nf4Hjh4W","properties":{"formattedCitation":"[4]","plainCitation":"[4]","noteIndex":0},"citationItems":[{"id":5437,"uris":["http://zotero.org/groups/4635591/items/K2MC5CVP"],"itemData":{"id":5437,"type":"article-journal","abstract":"In 2004, Thalassiosira pseudonana was the first eukaryotic marine alga to have its genome sequenced. Since then, this species has quickly emerged as a valuable model species for investigating the molecular underpinnings of essentially all aspects of diatom life, particularly bio-morphogenesis of the cell wall. An important prerequisite for the model status of T. pseudonana is the ongoing development of increasingly precise tools to study the function of gene networks and their encoded proteins in vivo. Here, we briefly review the current toolbox for genetic manipulation, highlight specific examples of its application in studying diatom metabolism, and provide a peek into the role of diatoms in the emerging field of silica biotechnology.","container-title":"Journal of Phycology","DOI":"10.1111/jpy.13362","ISSN":"1529-8817","issue":"5","language":"en","license":"© 2023 The Authors. Journal of Phycology published by Wiley Periodicals LLC on behalf of Phycological Society of America.","note":"_eprint: https://onlinelibrary.wiley.com/doi/pdf/10.1111/jpy.13362","page":"809-817","source":"Wiley Online Library","title":"Thalassiosira pseudonana (Cyclotella nana) (Hustedt) Hasle et Heimdal (Bacillariophyceae): A genetically tractable model organism for studying diatom biology, including biological silica formation","title-short":"Thalassiosira pseudonana (Cyclotella nana) (Hustedt) Hasle et Heimdal (Bacillariophyceae)","URL":"https://onlinelibrary.wiley.com/doi/abs/10.1111/jpy.13362","volume":"59","author":[{"family":"Poulsen","given":"Nicole"},{"family":"Kröger","given":"Nils"}],"accessed":{"date-parts":[["2024",1,29]]},"issued":{"date-parts":[["2023"]]},"citation-key":"poulsen2023"}}],"schema":"https://github.com/citation-style-language/schema/raw/master/csl-citation.json"} </w:instrText>
      </w:r>
      <w:r w:rsidR="00A74396" w:rsidRPr="00FC392E">
        <w:rPr>
          <w:rFonts w:ascii="Times New Roman" w:hAnsi="Times New Roman"/>
          <w:sz w:val="24"/>
        </w:rPr>
        <w:fldChar w:fldCharType="separate"/>
      </w:r>
      <w:r w:rsidR="00A74396" w:rsidRPr="00FC392E">
        <w:rPr>
          <w:rFonts w:ascii="Times New Roman" w:hAnsi="Times New Roman"/>
          <w:sz w:val="24"/>
        </w:rPr>
        <w:t>[4]</w:t>
      </w:r>
      <w:r w:rsidR="00A74396" w:rsidRPr="00FC392E">
        <w:rPr>
          <w:rFonts w:ascii="Times New Roman" w:hAnsi="Times New Roman"/>
          <w:sz w:val="24"/>
        </w:rPr>
        <w:fldChar w:fldCharType="end"/>
      </w:r>
      <w:r w:rsidR="00A74396" w:rsidRPr="00FC392E">
        <w:rPr>
          <w:rFonts w:ascii="Times New Roman" w:hAnsi="Times New Roman"/>
          <w:sz w:val="24"/>
        </w:rPr>
        <w:t>.</w:t>
      </w:r>
    </w:p>
    <w:p w14:paraId="54D34E84" w14:textId="303C10C9" w:rsidR="009E6024" w:rsidRDefault="006538E8">
      <w:pPr>
        <w:pStyle w:val="Body"/>
        <w:spacing w:line="360" w:lineRule="auto"/>
        <w:ind w:firstLine="482"/>
        <w:rPr>
          <w:rFonts w:ascii="Times New Roman" w:eastAsia="Times New Roman" w:hAnsi="Times New Roman" w:cs="Times New Roman"/>
          <w:b/>
          <w:bCs/>
          <w:sz w:val="24"/>
          <w:szCs w:val="24"/>
        </w:rPr>
      </w:pPr>
      <w:r>
        <w:rPr>
          <w:rFonts w:ascii="Times New Roman" w:hAnsi="Times New Roman"/>
          <w:i/>
          <w:iCs/>
          <w:sz w:val="24"/>
          <w:szCs w:val="24"/>
          <w:shd w:val="clear" w:color="auto" w:fill="FFFFFF"/>
        </w:rPr>
        <w:t xml:space="preserve">Chlamydomonas ICEMDV </w:t>
      </w:r>
      <w:r>
        <w:rPr>
          <w:rFonts w:ascii="Times New Roman" w:hAnsi="Times New Roman"/>
          <w:sz w:val="24"/>
          <w:szCs w:val="24"/>
          <w:shd w:val="clear" w:color="auto" w:fill="FFFFFF"/>
        </w:rPr>
        <w:t xml:space="preserve">and </w:t>
      </w:r>
      <w:r>
        <w:rPr>
          <w:rFonts w:ascii="Times New Roman" w:hAnsi="Times New Roman"/>
          <w:i/>
          <w:iCs/>
          <w:sz w:val="24"/>
          <w:szCs w:val="24"/>
          <w:shd w:val="clear" w:color="auto" w:fill="FFFFFF"/>
          <w:lang w:val="pt-PT"/>
        </w:rPr>
        <w:t xml:space="preserve">Chlamydomonas priscuii </w:t>
      </w:r>
      <w:r>
        <w:rPr>
          <w:rFonts w:ascii="Times New Roman" w:hAnsi="Times New Roman"/>
          <w:sz w:val="24"/>
          <w:szCs w:val="24"/>
          <w:shd w:val="clear" w:color="auto" w:fill="FFFFFF"/>
          <w:lang w:val="it-IT"/>
        </w:rPr>
        <w:t xml:space="preserve">are </w:t>
      </w:r>
      <w:r>
        <w:rPr>
          <w:rFonts w:ascii="Times New Roman" w:hAnsi="Times New Roman"/>
          <w:sz w:val="24"/>
          <w:szCs w:val="24"/>
          <w:shd w:val="clear" w:color="auto" w:fill="FFFFFF"/>
        </w:rPr>
        <w:t>halotolerant algae isolated from the perennially ice-covered hypersaline Lake Bonney, in McMurdo Dry Valleys, Antarctica</w:t>
      </w:r>
      <w:r w:rsidR="00F14CDA">
        <w:rPr>
          <w:rFonts w:ascii="Times New Roman" w:hAnsi="Times New Roman"/>
          <w:sz w:val="24"/>
          <w:szCs w:val="24"/>
          <w:shd w:val="clear" w:color="auto" w:fill="FFFFFF"/>
        </w:rPr>
        <w:t xml:space="preserve"> </w:t>
      </w:r>
      <w:r w:rsidR="00A74396" w:rsidRPr="00FC392E">
        <w:rPr>
          <w:rFonts w:ascii="Times New Roman" w:hAnsi="Times New Roman"/>
          <w:sz w:val="24"/>
          <w:shd w:val="clear" w:color="auto" w:fill="FFFFFF"/>
        </w:rPr>
        <w:fldChar w:fldCharType="begin"/>
      </w:r>
      <w:r w:rsidR="00A74396" w:rsidRPr="00FC392E">
        <w:rPr>
          <w:rFonts w:ascii="Times New Roman" w:hAnsi="Times New Roman"/>
          <w:sz w:val="24"/>
          <w:shd w:val="clear" w:color="auto" w:fill="FFFFFF"/>
        </w:rPr>
        <w:instrText xml:space="preserve"> ADDIN ZOTERO_ITEM CSL_CITATION {"citationID":"KOZS2Gan","properties":{"formattedCitation":"[5,6]","plainCitation":"[5,6]","noteIndex":0},"citationItems":[{"id":5453,"uris":["http://zotero.org/groups/4635591/items/YZD5ACKC"],"itemData":{"id":5453,"type":"article-journal","abstract":"Chlamydomonas sp. UWO241 is a psychrophilic alga isolated from the deep photic zone of a perennially ice-covered Antarctic lake (east lobe Lake Bonney, ELB). Past studies have shown that C. sp. UWO241 exhibits constitutive downregulation of photosystem I (PSI) and high rates of PSI-associated cyclic electron flow (CEF). Iron levels in ELB are in the nanomolar range leading us to hypothesize that the unusual PSI phenotype of C. sp. UWO241 could be a response to chronic Fe-deficiency. We studied the impact of Fe availability in C. sp. UWO241, a mesophile, C. reinhardtii SAG11-32c, as well as a psychrophile isolated from the shallow photic zone of ELB, Chlamydomonas sp. ICE-MDV. Under Fe-deficiency, PsaA abundance and levels of photooxidizable P700 (ΔA820/A820) were reduced in both psychrophiles relative to the mesophile. Upon increasing Fe, C. sp. ICE-MDV and C. reinhardtii exhibited restoration of PSI function, while C. sp. UWO241 exhibited only moderate changes in PSI activity and lacked almost all LHCI proteins. Relative to Fe-excess conditions (200 µM Fe2+), C. sp. UWO241 grown in 18 µM Fe2+ exhibited downregulation of light harvesting and photosystem core proteins, as well as upregulation of a bestrophin-like anion channel protein and two CEF-associated proteins (NdsS, PGL1). Key enzymes of starch synthesis and shikimate biosynthesis were also upregulated. We conclude that in response to variable Fe availability, the psychrophile C. sp. UWO241 exhibits physiological plasticity which includes restructuring of the photochemical apparatus, increased PSI-associated CEF, and shifts in downstream carbon metabolism toward storage carbon and secondary stress metabolites.","container-title":"Photosynthesis Research","DOI":"10.1007/s11120-019-00621-0","ISSN":"1573-5079","issue":"2","journalAbbreviation":"Photosynth Res","language":"en","page":"209-228","source":"Springer Link","title":"The Antarctic psychrophiles Chlamydomonas spp. UWO241 and ICE-MDV exhibit differential restructuring of photosystem I in response to iron","URL":"https://doi.org/10.1007/s11120-019-00621-0","volume":"141","author":[{"family":"Cook","given":"Greg"},{"family":"Teufel","given":"Amber"},{"family":"Kalra","given":"Isha"},{"family":"Li","given":"Wei"},{"family":"Wang","given":"Xin"},{"family":"Priscu","given":"John"},{"family":"Morgan-Kiss","given":"Rachael"}],"accessed":{"date-parts":[["2024",1,29]]},"issued":{"date-parts":[["2019",8,1]]},"citation-key":"cook2019"}},{"id":5208,"uris":["http://zotero.org/groups/4635591/items/PZTEQ5HA"],"itemData":{"id":5208,"type":"article-journal","abstract":"Under environmental stress, plants and algae employ a variety of strategies to protect the photosynthetic apparatus and maintain photostasis. To date, most studies on stress acclimation have focused on model organisms which possess limited to no tolerance to stressful extremes. We studied the ability of the Antarctic alga Chlamydomonas sp. UWO 241 (UWO 241) to acclimate to low temperature, high salinity or high light. UWO 241 maintained robust growth and photosynthetic activity at levels of temperature (2 °C) and salinity (700 mM NaCl) which were nonpermissive for a mesophilic sister species, Chlamydomonas raudensis SAG 49.72 (SAG 49.72). Acclimation in the mesophile involved classic mechanisms, including downregulation of light harvesting and shifts in excitation energy between photosystem I and II. In contrast, UWO 241 exhibited high rates of PSI-driven cyclic electron flow (CEF) and a larger capacity for nonphotochemical quenching (NPQ). Furthermore, UWO 241 exhibited constitutively high activity of two key ascorbate cycle enzymes, ascorbate peroxidase and glutathione reductase and maintained a large ascorbate pool. These results matched the ability of the psychrophile to maintain low ROS under short-term photoinhibition conditions. We conclude that tight control over photostasis and ROS levels are essential for photosynthetic life to flourish in a native habitat of permanent photooxidative stress. We propose to rename this organism Chlamydomonas priscuii.","container-title":"Photosynthesis Research","DOI":"10.1007/s11120-021-00877-5","ISSN":"1573-5079","issue":"3","journalAbbreviation":"Photosynth Res","language":"en","page":"235-250","source":"Springer Link","title":"Cyclic electron flow (CEF) and ascorbate pathway activity provide constitutive photoprotection for the photopsychrophile, Chlamydomonas sp. UWO 241 (renamed Chlamydomonas priscuii)","URL":"https://doi.org/10.1007/s11120-021-00877-5","volume":"151","author":[{"family":"Stahl-Rommel","given":"Sarah"},{"family":"Kalra","given":"Isha"},{"family":"D’Silva","given":"Susanna"},{"family":"Hahn","given":"Mark M."},{"family":"Popson","given":"Devon"},{"family":"Cvetkovska","given":"Marina"},{"family":"Morgan-Kiss","given":"Rachael M."}],"accessed":{"date-parts":[["2023",12,12]]},"issued":{"date-parts":[["2022",3,1]]},"citation-key":"stahl-rommel2022"}}],"schema":"https://github.com/citation-style-language/schema/raw/master/csl-citation.json"} </w:instrText>
      </w:r>
      <w:r w:rsidR="00A74396" w:rsidRPr="00FC392E">
        <w:rPr>
          <w:rFonts w:ascii="Times New Roman" w:hAnsi="Times New Roman"/>
          <w:sz w:val="24"/>
          <w:shd w:val="clear" w:color="auto" w:fill="FFFFFF"/>
        </w:rPr>
        <w:fldChar w:fldCharType="separate"/>
      </w:r>
      <w:r w:rsidR="00A74396" w:rsidRPr="00FC392E">
        <w:rPr>
          <w:rFonts w:ascii="Times New Roman" w:hAnsi="Times New Roman"/>
          <w:noProof/>
          <w:sz w:val="24"/>
          <w:shd w:val="clear" w:color="auto" w:fill="FFFFFF"/>
        </w:rPr>
        <w:t>[5,6]</w:t>
      </w:r>
      <w:r w:rsidR="00A74396" w:rsidRPr="00FC392E">
        <w:rPr>
          <w:rFonts w:ascii="Times New Roman" w:hAnsi="Times New Roman"/>
          <w:sz w:val="24"/>
          <w:shd w:val="clear" w:color="auto" w:fill="FFFFFF"/>
        </w:rPr>
        <w:fldChar w:fldCharType="end"/>
      </w:r>
      <w:r w:rsidR="00A74396">
        <w:rPr>
          <w:rFonts w:ascii="Times New Roman" w:hAnsi="Times New Roman"/>
          <w:sz w:val="24"/>
          <w:shd w:val="clear" w:color="auto" w:fill="FFFFFF"/>
        </w:rPr>
        <w:t xml:space="preserve">. </w:t>
      </w:r>
      <w:r>
        <w:rPr>
          <w:rFonts w:ascii="Times New Roman" w:hAnsi="Times New Roman"/>
          <w:sz w:val="24"/>
          <w:szCs w:val="24"/>
          <w:shd w:val="clear" w:color="auto" w:fill="FFFFFF"/>
        </w:rPr>
        <w:t xml:space="preserve">With large (15 to 20 </w:t>
      </w:r>
      <w:r>
        <w:rPr>
          <w:rFonts w:ascii="Times New Roman" w:hAnsi="Times New Roman"/>
          <w:sz w:val="24"/>
          <w:szCs w:val="24"/>
        </w:rPr>
        <w:t>μm</w:t>
      </w:r>
      <w:r>
        <w:rPr>
          <w:rFonts w:ascii="Times New Roman" w:hAnsi="Times New Roman"/>
          <w:sz w:val="24"/>
          <w:szCs w:val="24"/>
          <w:shd w:val="clear" w:color="auto" w:fill="FFFFFF"/>
          <w:lang w:val="it-IT"/>
        </w:rPr>
        <w:t xml:space="preserve">) biflagellate cells, </w:t>
      </w:r>
      <w:r>
        <w:rPr>
          <w:rFonts w:ascii="Times New Roman" w:hAnsi="Times New Roman"/>
          <w:i/>
          <w:iCs/>
          <w:sz w:val="24"/>
          <w:szCs w:val="24"/>
          <w:shd w:val="clear" w:color="auto" w:fill="FFFFFF"/>
          <w:lang w:val="it-IT"/>
        </w:rPr>
        <w:t>C. ICEMDV</w:t>
      </w:r>
      <w:r>
        <w:rPr>
          <w:rFonts w:ascii="Times New Roman" w:hAnsi="Times New Roman"/>
          <w:sz w:val="24"/>
          <w:szCs w:val="24"/>
          <w:shd w:val="clear" w:color="auto" w:fill="FFFFFF"/>
        </w:rPr>
        <w:t xml:space="preserve"> dominates the shallow photic zone, where it experiences higher irradiance, extreme nutrient limitation, and lower salinity </w:t>
      </w:r>
      <w:r w:rsidR="00A74396" w:rsidRPr="00FC392E">
        <w:rPr>
          <w:rFonts w:ascii="Times New Roman" w:hAnsi="Times New Roman"/>
          <w:sz w:val="24"/>
          <w:shd w:val="clear" w:color="auto" w:fill="FFFFFF"/>
        </w:rPr>
        <w:fldChar w:fldCharType="begin"/>
      </w:r>
      <w:r w:rsidR="00A74396" w:rsidRPr="00FC392E">
        <w:rPr>
          <w:rFonts w:ascii="Times New Roman" w:hAnsi="Times New Roman"/>
          <w:sz w:val="24"/>
          <w:shd w:val="clear" w:color="auto" w:fill="FFFFFF"/>
        </w:rPr>
        <w:instrText xml:space="preserve"> ADDIN ZOTERO_ITEM CSL_CITATION {"citationID":"Qdodb3Ll","properties":{"formattedCitation":"[5,7]","plainCitation":"[5,7]","noteIndex":0},"citationItems":[{"id":5453,"uris":["http://zotero.org/groups/4635591/items/YZD5ACKC"],"itemData":{"id":5453,"type":"article-journal","abstract":"Chlamydomonas sp. UWO241 is a psychrophilic alga isolated from the deep photic zone of a perennially ice-covered Antarctic lake (east lobe Lake Bonney, ELB). Past studies have shown that C. sp. UWO241 exhibits constitutive downregulation of photosystem I (PSI) and high rates of PSI-associated cyclic electron flow (CEF). Iron levels in ELB are in the nanomolar range leading us to hypothesize that the unusual PSI phenotype of C. sp. UWO241 could be a response to chronic Fe-deficiency. We studied the impact of Fe availability in C. sp. UWO241, a mesophile, C. reinhardtii SAG11-32c, as well as a psychrophile isolated from the shallow photic zone of ELB, Chlamydomonas sp. ICE-MDV. Under Fe-deficiency, PsaA abundance and levels of photooxidizable P700 (ΔA820/A820) were reduced in both psychrophiles relative to the mesophile. Upon increasing Fe, C. sp. ICE-MDV and C. reinhardtii exhibited restoration of PSI function, while C. sp. UWO241 exhibited only moderate changes in PSI activity and lacked almost all LHCI proteins. Relative to Fe-excess conditions (200 µM Fe2+), C. sp. UWO241 grown in 18 µM Fe2+ exhibited downregulation of light harvesting and photosystem core proteins, as well as upregulation of a bestrophin-like anion channel protein and two CEF-associated proteins (NdsS, PGL1). Key enzymes of starch synthesis and shikimate biosynthesis were also upregulated. We conclude that in response to variable Fe availability, the psychrophile C. sp. UWO241 exhibits physiological plasticity which includes restructuring of the photochemical apparatus, increased PSI-associated CEF, and shifts in downstream carbon metabolism toward storage carbon and secondary stress metabolites.","container-title":"Photosynthesis Research","DOI":"10.1007/s11120-019-00621-0","ISSN":"1573-5079","issue":"2","journalAbbreviation":"Photosynth Res","language":"en","page":"209-228","source":"Springer Link","title":"The Antarctic psychrophiles Chlamydomonas spp. UWO241 and ICE-MDV exhibit differential restructuring of photosystem I in response to iron","URL":"https://doi.org/10.1007/s11120-019-00621-0","volume":"141","author":[{"family":"Cook","given":"Greg"},{"family":"Teufel","given":"Amber"},{"family":"Kalra","given":"Isha"},{"family":"Li","given":"Wei"},{"family":"Wang","given":"Xin"},{"family":"Priscu","given":"John"},{"family":"Morgan-Kiss","given":"Rachael"}],"accessed":{"date-parts":[["2024",1,29]]},"issued":{"date-parts":[["2019",8,1]]},"citation-key":"cook2019"}},{"id":5445,"uris":["http://zotero.org/groups/4635591/items/5HTABCSD"],"itemData":{"id":5445,"type":"article-journal","abstract":"The McMurdo Dry Valleys (MCM) of southern Victoria Land, Antarctica, harbor numerous ice-covered bodies of water that provide year-round liquid water oases for isolated food webs dominated by the microbial loop. Single-cell microbial eukaryotes (protists) occupy major trophic positions within this truncated food web, ranging from primary producers (e.g., chlorophytes, haptophytes, and cryptophytes) to tertiary predators (e.g., ciliates, dinoflagellates, and choanoflagellates). To advance the understanding of MCM protist ecology and the roles of MCM protists in nutrient and energy cycling, we investigated potential metabolic strategies and microbial interactions of key MCM protists isolated from a well-described lake (Lake Bonney). Fluorescence-activated cell sorting (FACS) of enrichment cultures, combined with single amplified genome/amplicon sequencing and fluorescence microscopy, revealed that MCM protists possess diverse potential metabolic capabilities and interactions. Two metabolically distinct bacterial clades (Flavobacteria and Methylobacteriaceae) were independently associated with two key MCM lake microalgae (Isochrysis and Chlamydomonas, respectively). We also report on the discovery of two heterotrophic nanoflagellates belonging to the Stramenopila supergroup, one of which lives as a parasite of Chlamydomonas, a dominate primary producer in the shallow, nutrient-poor layers of the lake.\nIMPORTANCE Single-cell eukaryotes called protists play critical roles in the cycling of organic matter in aquatic environments. In the ice-covered lakes of Antarctica, protists play key roles in the aquatic food web, providing the majority of organic carbon to the rest of the food web (photosynthetic protists) and acting as the major consumers at the top of the food web (predatory protists). In this study, we utilized a combination of techniques (microscopy, cell sorting, and genomic analysis) to describe the trophic abilities of Antarctic lake protists and their potential interactions with other microbes. Our work reveals that Antarctic lake protists rely on metabolic versatility for their energy and nutrient requirements in this unique and isolated environment.","container-title":"Applied and Environmental Microbiology","DOI":"10.1128/AEM.00478-16","issue":"12","note":"publisher: American Society for Microbiology","page":"3659-3670","source":"journals.asm.org (Atypon)","title":"Ultrastructural and Single-Cell-Level Characterization Reveals Metabolic Versatility in a Microbial Eukaryote Community from an Ice-Covered Antarctic Lake","URL":"https://journals.asm.org/doi/10.1128/aem.00478-16","volume":"82","author":[{"family":"Li","given":"Wei"},{"family":"Podar","given":"Mircea"},{"family":"Morgan-Kiss","given":"Rachael M."}],"accessed":{"date-parts":[["2024",1,29]]},"issued":{"date-parts":[["2016",6,15]]},"citation-key":"li2016"}}],"schema":"https://github.com/citation-style-language/schema/raw/master/csl-citation.json"} </w:instrText>
      </w:r>
      <w:r w:rsidR="00A74396" w:rsidRPr="00FC392E">
        <w:rPr>
          <w:rFonts w:ascii="Times New Roman" w:hAnsi="Times New Roman"/>
          <w:sz w:val="24"/>
          <w:shd w:val="clear" w:color="auto" w:fill="FFFFFF"/>
        </w:rPr>
        <w:fldChar w:fldCharType="separate"/>
      </w:r>
      <w:r w:rsidR="00A74396" w:rsidRPr="00FC392E">
        <w:rPr>
          <w:rFonts w:ascii="Times New Roman" w:hAnsi="Times New Roman"/>
          <w:noProof/>
          <w:sz w:val="24"/>
          <w:shd w:val="clear" w:color="auto" w:fill="FFFFFF"/>
        </w:rPr>
        <w:t>[5,7]</w:t>
      </w:r>
      <w:r w:rsidR="00A74396" w:rsidRPr="00FC392E">
        <w:rPr>
          <w:rFonts w:ascii="Times New Roman" w:hAnsi="Times New Roman"/>
          <w:sz w:val="24"/>
          <w:shd w:val="clear" w:color="auto" w:fill="FFFFFF"/>
        </w:rPr>
        <w:fldChar w:fldCharType="end"/>
      </w:r>
      <w:r>
        <w:rPr>
          <w:rFonts w:ascii="Times New Roman" w:hAnsi="Times New Roman"/>
          <w:sz w:val="24"/>
          <w:szCs w:val="24"/>
          <w:shd w:val="clear" w:color="auto" w:fill="FFFFFF"/>
        </w:rPr>
        <w:t xml:space="preserve">. </w:t>
      </w:r>
      <w:r>
        <w:rPr>
          <w:rFonts w:ascii="Times New Roman" w:hAnsi="Times New Roman"/>
          <w:sz w:val="24"/>
          <w:szCs w:val="24"/>
        </w:rPr>
        <w:t xml:space="preserve">The smaller </w:t>
      </w:r>
      <w:r>
        <w:rPr>
          <w:rFonts w:ascii="Times New Roman" w:hAnsi="Times New Roman"/>
          <w:i/>
          <w:iCs/>
          <w:sz w:val="24"/>
          <w:szCs w:val="24"/>
          <w:lang w:val="it-IT"/>
        </w:rPr>
        <w:t xml:space="preserve">C. </w:t>
      </w:r>
      <w:r>
        <w:rPr>
          <w:rFonts w:ascii="Times New Roman" w:hAnsi="Times New Roman"/>
          <w:i/>
          <w:iCs/>
          <w:sz w:val="24"/>
          <w:szCs w:val="24"/>
          <w:shd w:val="clear" w:color="auto" w:fill="FFFFFF"/>
        </w:rPr>
        <w:t>priscuii</w:t>
      </w:r>
      <w:r>
        <w:rPr>
          <w:rFonts w:ascii="Times New Roman" w:hAnsi="Times New Roman"/>
          <w:sz w:val="24"/>
          <w:szCs w:val="24"/>
          <w:shd w:val="clear" w:color="auto" w:fill="FFFFFF"/>
        </w:rPr>
        <w:t xml:space="preserve"> dominates the </w:t>
      </w:r>
      <w:r>
        <w:rPr>
          <w:rFonts w:ascii="Times New Roman" w:hAnsi="Times New Roman"/>
          <w:sz w:val="24"/>
          <w:szCs w:val="24"/>
        </w:rPr>
        <w:t xml:space="preserve">deep photic zone, characterized by </w:t>
      </w:r>
      <w:r>
        <w:rPr>
          <w:rFonts w:ascii="Times New Roman" w:hAnsi="Times New Roman"/>
          <w:sz w:val="24"/>
          <w:szCs w:val="24"/>
          <w:shd w:val="clear" w:color="auto" w:fill="FFFFFF"/>
        </w:rPr>
        <w:t>permanent low temperatures, low irradiance, and high salinity</w:t>
      </w:r>
      <w:r w:rsidR="00A74396">
        <w:rPr>
          <w:rFonts w:ascii="Times New Roman" w:hAnsi="Times New Roman"/>
          <w:sz w:val="24"/>
          <w:szCs w:val="24"/>
          <w:shd w:val="clear" w:color="auto" w:fill="FFFFFF"/>
        </w:rPr>
        <w:t xml:space="preserve"> </w:t>
      </w:r>
      <w:r w:rsidR="00A74396" w:rsidRPr="00FC392E">
        <w:rPr>
          <w:rFonts w:ascii="Times New Roman" w:hAnsi="Times New Roman"/>
          <w:sz w:val="24"/>
          <w:shd w:val="clear" w:color="auto" w:fill="FFFFFF"/>
        </w:rPr>
        <w:fldChar w:fldCharType="begin"/>
      </w:r>
      <w:r w:rsidR="00A74396" w:rsidRPr="00FC392E">
        <w:rPr>
          <w:rFonts w:ascii="Times New Roman" w:hAnsi="Times New Roman"/>
          <w:sz w:val="24"/>
          <w:shd w:val="clear" w:color="auto" w:fill="FFFFFF"/>
        </w:rPr>
        <w:instrText xml:space="preserve"> ADDIN ZOTERO_ITEM CSL_CITATION {"citationID":"WFVKUEWM","properties":{"formattedCitation":"[8,9]","plainCitation":"[8,9]","noteIndex":0},"citationItems":[{"id":5212,"uris":["http://zotero.org/groups/4635591/items/GVBHPLYR"],"itemData":{"id":5212,"type":"article-journal","abstract":"Photosynthetic algae are the main primary producers in polar regions, form the basis of polar food webs, and are responsible for a significant portion of global carbon fixation. Many cold-water algae are psychrophiles that thrive in the cold but cannot grow at moderate temperatures (≥20°C). Polar regions are at risk of rapid warming caused by climate change, and the sensitivity of psychrophilic algae to rising temperatures makes them, and the ecosystems they inhabit, particularly vulnerable. Recent research on the Antarctic psychrophile Chlamydomonas priscuii, an emerging algal model, has revealed unique adaptations to life in the permanent cold. Additionally, genome sequencing of C. priscuii and its relative Chlamydomonas sp. ICE-L has given rise to a plethora of computational tools that can help elucidate the genetic basis of psychrophily. This minireview summarizes new advances in characterizing the heat stress responses in psychrophilic algae and examines their extraordinary sensitivity to temperature increases. Further research in this field will help determine the impact of climate change on psychrophiles from threatened polar environments.","container-title":"Physiologia Plantarum","DOI":"10.1111/ppl.13811","ISSN":"1399-3054","issue":"6","language":"en","license":"© 2022 Scandinavian Plant Physiology Society.","note":"_eprint: https://onlinelibrary.wiley.com/doi/pdf/10.1111/ppl.13811","page":"e13811","source":"Wiley Online Library","title":"Temperature stress in psychrophilic green microalgae: Minireview","title-short":"Temperature stress in psychrophilic green microalgae","URL":"https://onlinelibrary.wiley.com/doi/abs/10.1111/ppl.13811","volume":"174","author":[{"family":"Cvetkovska","given":"Marina"},{"family":"Vakulenko","given":"Galyna"},{"family":"Smith","given":"David R."},{"family":"Zhang","given":"Xi"},{"family":"Hüner","given":"Norman P. A."}],"accessed":{"date-parts":[["2023",12,12]]},"issued":{"date-parts":[["2022"]]},"citation-key":"cvetkovska2022"}},{"id":5210,"uris":["http://zotero.org/groups/4635591/items/R9QAWZSK"],"itemData":{"id":5210,"type":"article-journal","abstract":"Acclimation, adaptation and survival in persistent cold polar environments are complex phenomena associated with myriad molecular, biochemical and physiological mechanisms. The psychrophile, Chlamydomonas priscuii, is endemic to Lake Bonney, Antarctica. Adaptation to its extreme polar environment includes homeoviscous adaptation of membranes, maintenance of energy balance through photostasis and surface area to volume ratio. In addition to these mechanisms, this psychrophile can exist in culture as motile, single cells or as immobile, multicellular palmelloids. Comparative biochemical, physiological, microscopic and spectroscopic analyses of purified single cells and palmelloids indicate that the conversion of single cells to multicellular palmelloids alters the composition and organization of the photosynthetic apparatus. This enhances photoprotection of the photosynthetic apparatus from light and low temperature stress by minimizing potential cellular energy imbalances and safely dissipating excessive excitation energy by nonphotochemical quenching mechanisms. In addition to decreased susceptibility to predation, enhanced photoprotection from photoinhibition associated with palmelloid formation may be a complementary, selective, evolutionary advantage for the induction of multicellularity in green algae.","container-title":"Algal Research","DOI":"10.1016/j.algal.2023.103220","ISSN":"2211-9264","journalAbbreviation":"Algal Research","page":"103220","source":"ScienceDirect","title":"Photosynthetic adaptation and multicellularity in the Antarctic psychrophile, Chlamydomonas priscuii","URL":"https://www.sciencedirect.com/science/article/pii/S2211926423002539","volume":"74","author":[{"family":"Hüner","given":"Norman P. A."},{"family":"Szyszka-Mroz","given":"Beth"},{"family":"Ivanov","given":"Alexander G."},{"family":"Kata","given":"Victoria"},{"family":"Lye","given":"Hannah"},{"family":"Smith","given":"David R."}],"accessed":{"date-parts":[["2023",12,12]]},"issued":{"date-parts":[["2023",7,1]]},"citation-key":"huner2023"}}],"schema":"https://github.com/citation-style-language/schema/raw/master/csl-citation.json"} </w:instrText>
      </w:r>
      <w:r w:rsidR="00A74396" w:rsidRPr="00FC392E">
        <w:rPr>
          <w:rFonts w:ascii="Times New Roman" w:hAnsi="Times New Roman"/>
          <w:sz w:val="24"/>
          <w:shd w:val="clear" w:color="auto" w:fill="FFFFFF"/>
        </w:rPr>
        <w:fldChar w:fldCharType="separate"/>
      </w:r>
      <w:r w:rsidR="00A74396" w:rsidRPr="00FC392E">
        <w:rPr>
          <w:rFonts w:ascii="Times New Roman" w:hAnsi="Times New Roman"/>
          <w:noProof/>
          <w:sz w:val="24"/>
          <w:shd w:val="clear" w:color="auto" w:fill="FFFFFF"/>
        </w:rPr>
        <w:t>[8,9]</w:t>
      </w:r>
      <w:r w:rsidR="00A74396" w:rsidRPr="00FC392E">
        <w:rPr>
          <w:rFonts w:ascii="Times New Roman" w:hAnsi="Times New Roman"/>
          <w:sz w:val="24"/>
          <w:shd w:val="clear" w:color="auto" w:fill="FFFFFF"/>
        </w:rPr>
        <w:fldChar w:fldCharType="end"/>
      </w:r>
      <w:r w:rsidR="00A74396" w:rsidRPr="00FC392E">
        <w:rPr>
          <w:rFonts w:ascii="Times New Roman" w:hAnsi="Times New Roman"/>
          <w:sz w:val="24"/>
          <w:shd w:val="clear" w:color="auto" w:fill="FFFFFF"/>
        </w:rPr>
        <w:t>.</w:t>
      </w:r>
      <w:r w:rsidR="00A74396">
        <w:rPr>
          <w:rFonts w:ascii="Times New Roman" w:hAnsi="Times New Roman"/>
          <w:sz w:val="24"/>
          <w:shd w:val="clear" w:color="auto" w:fill="FFFFFF"/>
        </w:rPr>
        <w:t xml:space="preserve"> </w:t>
      </w:r>
      <w:r>
        <w:rPr>
          <w:rFonts w:ascii="Times New Roman" w:hAnsi="Times New Roman"/>
          <w:sz w:val="24"/>
          <w:szCs w:val="24"/>
          <w:shd w:val="clear" w:color="auto" w:fill="FFFFFF"/>
        </w:rPr>
        <w:t xml:space="preserve">The final psychrophile species is </w:t>
      </w:r>
      <w:r>
        <w:rPr>
          <w:rFonts w:ascii="Times New Roman" w:hAnsi="Times New Roman"/>
          <w:i/>
          <w:iCs/>
          <w:sz w:val="24"/>
          <w:szCs w:val="24"/>
        </w:rPr>
        <w:t xml:space="preserve">Chlamydomonas malina, </w:t>
      </w:r>
      <w:r>
        <w:rPr>
          <w:rFonts w:ascii="Times New Roman" w:hAnsi="Times New Roman"/>
          <w:sz w:val="24"/>
          <w:szCs w:val="24"/>
        </w:rPr>
        <w:t>a</w:t>
      </w:r>
      <w:r>
        <w:rPr>
          <w:rFonts w:ascii="Times New Roman" w:hAnsi="Times New Roman"/>
          <w:i/>
          <w:iCs/>
          <w:sz w:val="24"/>
          <w:szCs w:val="24"/>
        </w:rPr>
        <w:t xml:space="preserve"> </w:t>
      </w:r>
      <w:r>
        <w:rPr>
          <w:rFonts w:ascii="Times New Roman" w:hAnsi="Times New Roman"/>
          <w:sz w:val="24"/>
          <w:szCs w:val="24"/>
        </w:rPr>
        <w:t xml:space="preserve">marine microalga isolated from the Arctic Ocean's Beaufort Sea, measuring around 10 μm in length and 5 μm in width, and </w:t>
      </w:r>
      <w:r>
        <w:rPr>
          <w:rFonts w:ascii="Times New Roman" w:hAnsi="Times New Roman"/>
          <w:sz w:val="24"/>
          <w:szCs w:val="24"/>
          <w:shd w:val="clear" w:color="auto" w:fill="FFFFFF"/>
        </w:rPr>
        <w:t>growing optimally at 4°</w:t>
      </w:r>
      <w:r>
        <w:rPr>
          <w:rFonts w:ascii="Times New Roman" w:hAnsi="Times New Roman"/>
          <w:sz w:val="24"/>
          <w:szCs w:val="24"/>
          <w:shd w:val="clear" w:color="auto" w:fill="FFFFFF"/>
          <w:lang w:val="pt-PT"/>
        </w:rPr>
        <w:t xml:space="preserve">C </w:t>
      </w:r>
      <w:r w:rsidR="00A74396" w:rsidRPr="00FC392E">
        <w:rPr>
          <w:rFonts w:ascii="Times New Roman" w:hAnsi="Times New Roman"/>
          <w:sz w:val="24"/>
          <w:shd w:val="clear" w:color="auto" w:fill="FFFFFF"/>
        </w:rPr>
        <w:fldChar w:fldCharType="begin"/>
      </w:r>
      <w:r w:rsidR="00A74396" w:rsidRPr="00FC392E">
        <w:rPr>
          <w:rFonts w:ascii="Times New Roman" w:hAnsi="Times New Roman"/>
          <w:sz w:val="24"/>
          <w:shd w:val="clear" w:color="auto" w:fill="FFFFFF"/>
        </w:rPr>
        <w:instrText xml:space="preserve"> ADDIN ZOTERO_ITEM CSL_CITATION {"citationID":"d06spUVl","properties":{"formattedCitation":"[10,11]","plainCitation":"[10,11]","noteIndex":0},"citationItems":[{"id":5460,"uris":["http://zotero.org/groups/4635591/items/B7E3MTQS"],"itemData":{"id":5460,"type":"article-journal","abstract":"During the MALINA cruise (summer 2009), an extensive effort was undertaken to isolate phytoplankton strains from the northeast (NE) Pacific Ocean, the Bering Strait, the Chukchi Sea, and the Beaufort Sea. In order to characterise the main photosynthetic microorganisms occurring in the Arctic during the summer season, strains were isolated by flow cytometry sorting (FCS) and single cell pipetting before or after phytoplankton enrichment of seawater samples. Strains were isolated both onboard and back in the laboratory and cultured at 4 °C under light/dark conditions. Overall, we isolated and characterised by light microscopy and 18 S rRNA gene sequencing 104 strains of photosynthetic flagellates which grouped into 21 genotypes (defined by 99.5% 18 S rRNA gene sequence similarity), mainly affiliated to Chlorophyta and Heterokontophyta. The taxon most frequently isolated was an Arctic ecotype of the green algal genus Micromonas (Arctic Micromonas), which was nearly the only phytoplankter recovered within the picoplankton (Micromonas as well as other strains from the same class (Mamiellophyceae) were identified in further detail by sequencing the internal transcribed spacer (ITS) region of the rRNA operon. The MALINA Micromonas strains share identical 18 S rRNA and ITS sequences suggesting high genetic homogeneity within Arctic Micromonas. Three other Mamiellophyceae strains likely belong to a new genus. Other green algae from the genera Nephroselmis, Chlamydomonas, and Pyramimonas were also isolated, whereas Heterokontophyta included some unidentified Pelagophyceae, Dictyochophyceae (Pedinellales), and Chrysophyceae (Dinobryon faculiferum). Moreover, we isolated some Cryptophyceae (Rhodomonas sp.) as well as a few Prymnesiophyceae and dinoflagellates. We identified the dinoflagellate Woloszynskia cincta by scanning electron microscopy (SEM) and 28 S rRNA gene sequencing. Our morphological analyses show that this species possess the diagnostic features of the genus Biecheleria, and the 28 S rRNA gene topology corroborates this affiliation. We thus propose the transfer of W. cincta to the genus Biecheleria and its recombination as Biecheleria cincta.","container-title":"Biogeosciences","DOI":"10.5194/bg-9-4553-2012","ISSN":"1726-4170","issue":"11","language":"English","note":"publisher: Copernicus GmbH","page":"4553-4571","source":"Copernicus Online Journals","title":"Diversity of cultured photosynthetic flagellates in the northeast Pacific and Arctic Oceans in summer","URL":"https://bg.copernicus.org/articles/9/4553/2012/","volume":"9","author":[{"family":"Balzano","given":"S."},{"family":"Gourvil","given":"P."},{"family":"Siano","given":"R."},{"family":"Chanoine","given":"M."},{"family":"Marie","given":"D."},{"family":"Lessard","given":"S."},{"family":"Sarno","given":"D."},{"family":"Vaulot","given":"D."}],"accessed":{"date-parts":[["2024",1,29]]},"issued":{"date-parts":[["2012",11,16]]},"citation-key":"balzano2012"}},{"id":5458,"uris":["http://zotero.org/groups/4635591/items/M4BP9QCS"],"itemData":{"id":5458,"type":"article-journal","abstract":"The exploration of cold-adapted microalgae offers a wide range of biotechnological applications that can be used for human, animal, and environmental benefits in colder climates. Previously, when the polar marine microalga Chlamydomonas malina RCC2488 was cultivated under both nitrogen replete and depleted conditions at 8°C, it accumulated lipids and carbohydrates (up to 32 and 49%, respectively), while protein synthesis decreased (up to 15%). We hypothesized that the cultivation temperature had a more significant impact on lipid accumulation than the nitrogen availability in C. malina. Lipid accumulation was tested at three different temperatures, 4, 8, and 15°C, under nitrogen replete and depleted conditions. At 4°C under the nitrogen replete condition C. malina had the maximal biomass productivity (701.6 mg L–1 day–1). At this condition, protein content was higher than lipids and carbohydrates. The lipid fraction was mainly composed of polyunsaturated fatty acids (PUFA) in the polar lipid portion, achieving the highest PUFA productivity (122.5 mg L–1 day–1). At this temperature, under nitrogen deficiency, the accumulation of carbohydrates and neutral lipids was stimulated. At 8 and 15°C, under both nitrogen replete and depleted conditions, the lipid and carbohydrate content were higher than at 4°C, and the nitrogen stress condition did not affect the algal biochemical composition. These results suggest that C. malina is a polar marine microalga with a favorable growth temperature at 4°C and is stressed at temperatures ≥8°C, which directs the metabolism to the synthesis of lipids and carbohydrates. Nevertheless, C. malina RCC2488 is a microalga suitable for PUFA production at low temperatures with biomass productivities comparable with mesophilic strains.","container-title":"Frontiers in Plant Science","DOI":"10.3389/fpls.2020.619064","ISSN":"1664-462X","source":"Frontiers","title":"Temperature-Dependent Lipid Accumulation in the Polar Marine Microalga Chlamydomonas malina RCC2488","volume":"11","author":[{"family":"Morales-Sánchez","given":"Daniela"},{"family":"Schulze","given":"Peter S. C."},{"family":"Kiron","given":"Viswanath"},{"family":"Wijffels","given":"Rene H."}],"accessed":{"date-parts":[["2024",1,29]]},"issued":{"date-parts":[["2020"]]},"citation-key":"morales-sanchez2020"}}],"schema":"https://github.com/citation-style-language/schema/raw/master/csl-citation.json"} </w:instrText>
      </w:r>
      <w:r w:rsidR="00A74396" w:rsidRPr="00FC392E">
        <w:rPr>
          <w:rFonts w:ascii="Times New Roman" w:hAnsi="Times New Roman"/>
          <w:sz w:val="24"/>
          <w:shd w:val="clear" w:color="auto" w:fill="FFFFFF"/>
        </w:rPr>
        <w:fldChar w:fldCharType="separate"/>
      </w:r>
      <w:r w:rsidR="00A74396" w:rsidRPr="00FC392E">
        <w:rPr>
          <w:rFonts w:ascii="Times New Roman" w:hAnsi="Times New Roman"/>
          <w:noProof/>
          <w:sz w:val="24"/>
          <w:shd w:val="clear" w:color="auto" w:fill="FFFFFF"/>
        </w:rPr>
        <w:t>[10,11]</w:t>
      </w:r>
      <w:r w:rsidR="00A74396" w:rsidRPr="00FC392E">
        <w:rPr>
          <w:rFonts w:ascii="Times New Roman" w:hAnsi="Times New Roman"/>
          <w:sz w:val="24"/>
          <w:shd w:val="clear" w:color="auto" w:fill="FFFFFF"/>
        </w:rPr>
        <w:fldChar w:fldCharType="end"/>
      </w:r>
      <w:r>
        <w:rPr>
          <w:rFonts w:ascii="Times New Roman" w:hAnsi="Times New Roman"/>
          <w:sz w:val="24"/>
          <w:szCs w:val="24"/>
          <w:shd w:val="clear" w:color="auto" w:fill="FFFFFF"/>
          <w:lang w:val="pt-PT"/>
        </w:rPr>
        <w:t xml:space="preserve">. </w:t>
      </w:r>
      <w:r>
        <w:rPr>
          <w:rFonts w:ascii="Times New Roman" w:hAnsi="Times New Roman"/>
          <w:i/>
          <w:iCs/>
          <w:sz w:val="24"/>
          <w:szCs w:val="24"/>
          <w:lang w:val="de-DE"/>
        </w:rPr>
        <w:t xml:space="preserve">C. reinhardtii </w:t>
      </w:r>
      <w:r>
        <w:rPr>
          <w:rFonts w:ascii="Times New Roman" w:hAnsi="Times New Roman"/>
          <w:sz w:val="24"/>
          <w:szCs w:val="24"/>
        </w:rPr>
        <w:t xml:space="preserve">is a model green alga approximately 10 </w:t>
      </w:r>
      <w:r>
        <w:rPr>
          <w:rFonts w:ascii="Times New Roman" w:hAnsi="Times New Roman"/>
          <w:sz w:val="24"/>
          <w:szCs w:val="24"/>
          <w:shd w:val="clear" w:color="auto" w:fill="FFFFFF"/>
        </w:rPr>
        <w:t>μm</w:t>
      </w:r>
      <w:r>
        <w:rPr>
          <w:rFonts w:ascii="Times New Roman" w:hAnsi="Times New Roman"/>
          <w:sz w:val="24"/>
          <w:szCs w:val="24"/>
        </w:rPr>
        <w:t xml:space="preserve"> in size and found in soil and aquatic environments with an optimal temperature range of 20-32°</w:t>
      </w:r>
      <w:r>
        <w:rPr>
          <w:rFonts w:ascii="Times New Roman" w:hAnsi="Times New Roman"/>
          <w:sz w:val="24"/>
          <w:szCs w:val="24"/>
          <w:lang w:val="pt-PT"/>
        </w:rPr>
        <w:t xml:space="preserve">C </w:t>
      </w:r>
      <w:r w:rsidR="00A74396" w:rsidRPr="00FC392E">
        <w:rPr>
          <w:rFonts w:ascii="Times New Roman" w:hAnsi="Times New Roman"/>
          <w:sz w:val="24"/>
        </w:rPr>
        <w:fldChar w:fldCharType="begin"/>
      </w:r>
      <w:r w:rsidR="00A74396" w:rsidRPr="00FC392E">
        <w:rPr>
          <w:rFonts w:ascii="Times New Roman" w:hAnsi="Times New Roman"/>
          <w:sz w:val="24"/>
        </w:rPr>
        <w:instrText xml:space="preserve"> ADDIN ZOTERO_ITEM CSL_CITATION {"citationID":"1uUsrJsk","properties":{"formattedCitation":"[12,13]","plainCitation":"[12,13]","noteIndex":0},"citationItems":[{"id":5473,"uris":["http://zotero.org/groups/4635591/items/FUK8G76J"],"itemData":{"id":5473,"type":"article-journal","abstract":"In the mid-20th century, the unicellular and genetically tractable green alga Chlamydomonas reinhardtii was first developed as a model organism to elucidate fundamental cellular processes such as photosynthesis, light perception and the structure, function and biogenesis of cilia. Various studies of C. reinhardtii have profoundly advanced plant and cell biology, and have also impacted algal biotechnology and our understanding of human disease. However, the 'real' life of C. reinhardtii in the natural environment has largely been neglected. To extend our understanding of the biology of C. reinhardtii, it will be rewarding to explore its behavior in its natural habitats, learning more about its abundance and life cycle, its genetic and physiological diversity, and its biotic and abiotic interactions.","container-title":"eLife","DOI":"10.7554/eLife.39233","ISSN":"2050-084X","note":"publisher: eLife Sciences Publications, Ltd","page":"e39233","source":"eLife","title":"From molecular manipulation of domesticated Chlamydomonas reinhardtii to survival in nature","URL":"https://doi.org/10.7554/eLife.39233","volume":"7","author":[{"family":"Sasso","given":"Severin"},{"family":"Stibor","given":"Herwig"},{"family":"Mittag","given":"Maria"},{"family":"Grossman","given":"Arthur R"}],"editor":[{"family":"King","given":"Stuart RF"},{"family":"Rodgers","given":"Peter A"}],"accessed":{"date-parts":[["2024",1,29]]},"issued":{"date-parts":[["2018",11,1]]},"citation-key":"sasso2018"}},{"id":5622,"uris":["http://zotero.org/groups/4635591/items/BN824KY8"],"itemData":{"id":5622,"type":"article-journal","abstract":"Temperature is one of the most important environmental factors affecting the growth and survival of microorganisms and in light of current global patterns is of particular interest. Here, we highlight studies revealing how vitamin B12 (cobalamin)-producing bacteria increase the fitness of the unicellular alga Chlamydomonas reinhardtii following an increase in environmental temperature. Heat stress represses C. reinhardtii cobalamin-independent methionine synthase (METE) gene expression coinciding with a reduction in METE-mediated methionine synthase activity, chlorosis and cell death during heat stress. However, in the presence of cobalamin-producing bacteria or exogenous cobalamin amendments C. reinhardtii cobalamin-dependent methionine synthase METH-mediated methionine biosynthesis is functional at temperatures that result in C. reinhardtii death in the absence of cobalamin. Artificial microRNA silencing of C. reinhardtii METH expression leads to nearly complete loss of cobalamin-mediated enhancement of thermal tolerance. This suggests that methionine biosynthesis is an essential cellular mechanism for adaptation by C. reinhardtii to thermal stress. Increased fitness advantage of METH under environmentally stressful conditions could explain the selective pressure for retaining the METH gene in algae and the apparent independent loss of the METE gene in various algal species. Our results show that how an organism acclimates to a change in its abiotic environment depends critically on co-occurring species, the nature of that interaction, and how those species interactions evolve.","container-title":"The ISME Journal","DOI":"10.1038/ismej.2013.43","ISSN":"1751-7362","issue":"8","journalAbbreviation":"The ISME Journal","page":"1544-1555","source":"Silverchair","title":"Chlamydomonas reinhardtii thermal tolerance enhancement mediated by a mutualistic interaction with vitamin B12-producing bacteria","URL":"https://doi.org/10.1038/ismej.2013.43","volume":"7","author":[{"family":"Xie","given":"Bo"},{"family":"Bishop","given":"Shawn"},{"family":"Stessman","given":"Dan"},{"family":"Wright","given":"David"},{"family":"Spalding","given":"Martin H"},{"family":"Halverson","given":"Larry J"}],"accessed":{"date-parts":[["2024",2,28]]},"issued":{"date-parts":[["2013",8,1]]},"citation-key":"xie2013"}}],"schema":"https://github.com/citation-style-language/schema/raw/master/csl-citation.json"} </w:instrText>
      </w:r>
      <w:r w:rsidR="00A74396" w:rsidRPr="00FC392E">
        <w:rPr>
          <w:rFonts w:ascii="Times New Roman" w:hAnsi="Times New Roman"/>
          <w:sz w:val="24"/>
        </w:rPr>
        <w:fldChar w:fldCharType="separate"/>
      </w:r>
      <w:r w:rsidR="00A74396" w:rsidRPr="00FC392E">
        <w:rPr>
          <w:rFonts w:ascii="Times New Roman" w:hAnsi="Times New Roman"/>
          <w:noProof/>
          <w:sz w:val="24"/>
        </w:rPr>
        <w:t>[12,13]</w:t>
      </w:r>
      <w:r w:rsidR="00A74396" w:rsidRPr="00FC392E">
        <w:rPr>
          <w:rFonts w:ascii="Times New Roman" w:hAnsi="Times New Roman"/>
          <w:sz w:val="24"/>
        </w:rPr>
        <w:fldChar w:fldCharType="end"/>
      </w:r>
      <w:r>
        <w:rPr>
          <w:rFonts w:ascii="Times New Roman" w:hAnsi="Times New Roman"/>
          <w:sz w:val="24"/>
          <w:szCs w:val="24"/>
          <w:lang w:val="pt-PT"/>
        </w:rPr>
        <w:t xml:space="preserve">. </w:t>
      </w:r>
      <w:r>
        <w:rPr>
          <w:rFonts w:ascii="Times New Roman" w:hAnsi="Times New Roman"/>
          <w:i/>
          <w:iCs/>
          <w:sz w:val="24"/>
          <w:szCs w:val="24"/>
          <w:shd w:val="clear" w:color="auto" w:fill="FFFFFF"/>
          <w:lang w:val="pt-PT"/>
        </w:rPr>
        <w:t>C. vulgaris</w:t>
      </w:r>
      <w:r>
        <w:rPr>
          <w:rFonts w:ascii="Times New Roman" w:hAnsi="Times New Roman"/>
          <w:sz w:val="24"/>
          <w:szCs w:val="24"/>
          <w:shd w:val="clear" w:color="auto" w:fill="FFFFFF"/>
        </w:rPr>
        <w:t>, ranging from 2 μm to 10 μm in size, is primarily found in freshwater environments and grows optimally at 27°</w:t>
      </w:r>
      <w:r>
        <w:rPr>
          <w:rFonts w:ascii="Times New Roman" w:hAnsi="Times New Roman"/>
          <w:sz w:val="24"/>
          <w:szCs w:val="24"/>
          <w:shd w:val="clear" w:color="auto" w:fill="FFFFFF"/>
          <w:lang w:val="pt-PT"/>
        </w:rPr>
        <w:t xml:space="preserve">C </w:t>
      </w:r>
      <w:r w:rsidR="00A74396" w:rsidRPr="00FC392E">
        <w:rPr>
          <w:rFonts w:ascii="Times New Roman" w:hAnsi="Times New Roman"/>
          <w:sz w:val="24"/>
          <w:shd w:val="clear" w:color="auto" w:fill="FFFFFF"/>
        </w:rPr>
        <w:fldChar w:fldCharType="begin"/>
      </w:r>
      <w:r w:rsidR="00A74396" w:rsidRPr="00FC392E">
        <w:rPr>
          <w:rFonts w:ascii="Times New Roman" w:hAnsi="Times New Roman"/>
          <w:sz w:val="24"/>
          <w:shd w:val="clear" w:color="auto" w:fill="FFFFFF"/>
        </w:rPr>
        <w:instrText xml:space="preserve"> ADDIN ZOTERO_ITEM CSL_CITATION {"citationID":"2Zx10Gy2","properties":{"formattedCitation":"[14,15]","plainCitation":"[14,15]","noteIndex":0},"citationItems":[{"id":5625,"uris":["http://zotero.org/groups/4635591/items/AD3NL3AD"],"itemData":{"id":5625,"type":"article-journal","container-title":"RSC Advances","DOI":"10.1039/C6RA25837A","issue":"8","language":"en","note":"publisher: Royal Society of Chemistry","page":"4402-4408","source":"pubs.rsc.org","title":"Characterization of Chlorella vulgaris and Chlorella protothecoides using multi-pixel photon counters in a 3D focusing optofluidic system","URL":"https://pubs.rsc.org/en/content/articlelanding/2017/ra/c6ra25837a","volume":"7","author":[{"family":"Wiel","given":"Jonathan B. Vander"},{"family":"D. Mikulicz","given":"Jonathan"},{"family":"R. Boysen","given":"Michael"},{"family":"Hashemi","given":"Niloofar"},{"family":"Kalgren","given":"Patrick"},{"family":"M. Nauman","given":"Levi"},{"family":"J. Baetzold","given":"Seth"},{"family":"G. Powell","given":"Gabrielle"},{"family":"He","given":"Qing"},{"family":"Nastaran Hashemi","given":"Nicole"}],"accessed":{"date-parts":[["2024",2,28]]},"issued":{"date-parts":[["2017"]]},"citation-key":"wiel2017"}},{"id":5629,"uris":["http://zotero.org/groups/4635591/items/NDZ67UCP"],"itemData":{"id":5629,"type":"article-journal","abstract":"The relation between fatty acid accumulation, activity of acetyl-CoA carboxylase (ACC), and consequently lipid accumulation was studied in the microalgae Chlorella vulgaris co-immobilized with the plant growth-promoting bacterium Azospirillum brasilense under dark heterotrophic conditions with Na acetate as a carbon source. In C. vulgaris immobilized alone, cultivation experiments for 6 days showed that ACC activity is directly related to fatty acid accumulation, especially in the last 3 days. In co-immobilization experiments, A. brasilense exerted a significant positive effect over ACC activity, increased the quantity in all nine main fatty acids, increased total lipid accumulation in C. vulgaris, and mitigated negative effects of nonoptimal temperature for growth. No correlation between ACC activity and lipid accumulation in the cells was established for three different temperatures. This study demonstrated that the interaction between A. brasilense and C. vulgaris has a significant effect on fatty acid and lipid accumulation in the microalgae.","container-title":"Naturwissenschaften","DOI":"10.1007/s00114-014-1223-x","ISSN":"1432-1904","issue":"10","journalAbbreviation":"Naturwissenschaften","language":"en","page":"819-830","source":"Springer Link","title":"Accumulation fatty acids of in Chlorella vulgaris under heterotrophic conditions in relation to activity of acetyl-CoA carboxylase, temperature, and co-immobilization with Azospirillum brasilense","URL":"https://doi.org/10.1007/s00114-014-1223-x","volume":"101","author":[{"family":"Leyva","given":"Luis A."},{"family":"Bashan","given":"Yoav"},{"family":"Mendoza","given":"Alberto"},{"family":"Bashan","given":"Luz E.","non-dropping-particle":"de-"}],"accessed":{"date-parts":[["2024",2,28]]},"issued":{"date-parts":[["2014",10,1]]},"citation-key":"leyva2014"}}],"schema":"https://github.com/citation-style-language/schema/raw/master/csl-citation.json"} </w:instrText>
      </w:r>
      <w:r w:rsidR="00A74396" w:rsidRPr="00FC392E">
        <w:rPr>
          <w:rFonts w:ascii="Times New Roman" w:hAnsi="Times New Roman"/>
          <w:sz w:val="24"/>
          <w:shd w:val="clear" w:color="auto" w:fill="FFFFFF"/>
        </w:rPr>
        <w:fldChar w:fldCharType="separate"/>
      </w:r>
      <w:r w:rsidR="00A74396" w:rsidRPr="00FC392E">
        <w:rPr>
          <w:rFonts w:ascii="Times New Roman" w:hAnsi="Times New Roman"/>
          <w:noProof/>
          <w:sz w:val="24"/>
          <w:shd w:val="clear" w:color="auto" w:fill="FFFFFF"/>
        </w:rPr>
        <w:t>[14,15]</w:t>
      </w:r>
      <w:r w:rsidR="00A74396" w:rsidRPr="00FC392E">
        <w:rPr>
          <w:rFonts w:ascii="Times New Roman" w:hAnsi="Times New Roman"/>
          <w:sz w:val="24"/>
          <w:shd w:val="clear" w:color="auto" w:fill="FFFFFF"/>
        </w:rPr>
        <w:fldChar w:fldCharType="end"/>
      </w:r>
      <w:r w:rsidR="00A74396" w:rsidRPr="00FC392E">
        <w:rPr>
          <w:rFonts w:ascii="Times New Roman" w:hAnsi="Times New Roman"/>
          <w:sz w:val="24"/>
          <w:shd w:val="clear" w:color="auto" w:fill="FFFFFF"/>
        </w:rPr>
        <w:t>.</w:t>
      </w:r>
      <w:r w:rsidR="00A74396" w:rsidDel="00A74396">
        <w:rPr>
          <w:rFonts w:ascii="Times New Roman" w:hAnsi="Times New Roman"/>
          <w:sz w:val="24"/>
          <w:szCs w:val="24"/>
          <w:shd w:val="clear" w:color="auto" w:fill="FFFFFF"/>
          <w:lang w:val="pt-PT"/>
        </w:rPr>
        <w:t xml:space="preserve"> </w:t>
      </w:r>
    </w:p>
    <w:p w14:paraId="4977F804" w14:textId="77777777" w:rsidR="009E6024" w:rsidRDefault="006538E8">
      <w:pPr>
        <w:pStyle w:val="Body"/>
        <w:spacing w:line="360" w:lineRule="auto"/>
        <w:rPr>
          <w:rFonts w:ascii="Times New Roman" w:eastAsia="Times New Roman" w:hAnsi="Times New Roman" w:cs="Times New Roman"/>
          <w:i/>
          <w:iCs/>
          <w:sz w:val="24"/>
          <w:szCs w:val="24"/>
        </w:rPr>
      </w:pPr>
      <w:proofErr w:type="spellStart"/>
      <w:r>
        <w:rPr>
          <w:rFonts w:ascii="Times New Roman" w:hAnsi="Times New Roman"/>
          <w:i/>
          <w:iCs/>
          <w:sz w:val="24"/>
          <w:szCs w:val="24"/>
          <w:lang w:val="nl-NL"/>
        </w:rPr>
        <w:t>Culturing</w:t>
      </w:r>
      <w:proofErr w:type="spellEnd"/>
      <w:r>
        <w:rPr>
          <w:rFonts w:ascii="Times New Roman" w:hAnsi="Times New Roman"/>
          <w:i/>
          <w:iCs/>
          <w:sz w:val="24"/>
          <w:szCs w:val="24"/>
          <w:lang w:val="nl-NL"/>
        </w:rPr>
        <w:t xml:space="preserve"> </w:t>
      </w:r>
      <w:proofErr w:type="spellStart"/>
      <w:r>
        <w:rPr>
          <w:rFonts w:ascii="Times New Roman" w:hAnsi="Times New Roman"/>
          <w:i/>
          <w:iCs/>
          <w:sz w:val="24"/>
          <w:szCs w:val="24"/>
          <w:lang w:val="nl-NL"/>
        </w:rPr>
        <w:t>Protocols</w:t>
      </w:r>
      <w:proofErr w:type="spellEnd"/>
    </w:p>
    <w:p w14:paraId="5ABACE89" w14:textId="019262AA" w:rsidR="009E6024" w:rsidRDefault="006538E8">
      <w:pPr>
        <w:pStyle w:val="Body"/>
        <w:spacing w:line="360" w:lineRule="auto"/>
        <w:rPr>
          <w:rFonts w:ascii="Times New Roman" w:eastAsia="Times New Roman" w:hAnsi="Times New Roman" w:cs="Times New Roman"/>
          <w:sz w:val="24"/>
          <w:szCs w:val="24"/>
        </w:rPr>
      </w:pPr>
      <w:r>
        <w:rPr>
          <w:rFonts w:ascii="Times New Roman" w:hAnsi="Times New Roman"/>
          <w:sz w:val="24"/>
          <w:szCs w:val="24"/>
          <w:shd w:val="clear" w:color="auto" w:fill="FFFFFF"/>
        </w:rPr>
        <w:t xml:space="preserve">The </w:t>
      </w:r>
      <w:r>
        <w:rPr>
          <w:rFonts w:ascii="Times New Roman" w:hAnsi="Times New Roman"/>
          <w:sz w:val="24"/>
          <w:szCs w:val="24"/>
        </w:rPr>
        <w:t xml:space="preserve">seven species, and respective culturing conditions are summarized in Table 1. Cultures of </w:t>
      </w:r>
      <w:r>
        <w:rPr>
          <w:rFonts w:ascii="Times New Roman" w:hAnsi="Times New Roman"/>
          <w:i/>
          <w:iCs/>
          <w:sz w:val="24"/>
          <w:szCs w:val="24"/>
          <w:shd w:val="clear" w:color="auto" w:fill="FFFFFF"/>
          <w:lang w:val="it-IT"/>
        </w:rPr>
        <w:t>T. pseudonana</w:t>
      </w:r>
      <w:r>
        <w:rPr>
          <w:rFonts w:ascii="Times New Roman" w:hAnsi="Times New Roman"/>
          <w:sz w:val="24"/>
          <w:szCs w:val="24"/>
          <w:shd w:val="clear" w:color="auto" w:fill="FFFFFF"/>
        </w:rPr>
        <w:t xml:space="preserve"> and </w:t>
      </w:r>
      <w:r>
        <w:rPr>
          <w:rFonts w:ascii="Times New Roman" w:hAnsi="Times New Roman"/>
          <w:i/>
          <w:iCs/>
          <w:sz w:val="24"/>
          <w:szCs w:val="24"/>
          <w:shd w:val="clear" w:color="auto" w:fill="FFFFFF"/>
          <w:lang w:val="pt-PT"/>
        </w:rPr>
        <w:t xml:space="preserve">C. vulgaris </w:t>
      </w:r>
      <w:r>
        <w:rPr>
          <w:rFonts w:ascii="Times New Roman" w:hAnsi="Times New Roman"/>
          <w:sz w:val="24"/>
          <w:szCs w:val="24"/>
          <w:shd w:val="clear" w:color="auto" w:fill="FFFFFF"/>
        </w:rPr>
        <w:t xml:space="preserve">were prepared by Naaman Omar (Mount Allison University); </w:t>
      </w:r>
      <w:r>
        <w:rPr>
          <w:rFonts w:ascii="Times New Roman" w:hAnsi="Times New Roman"/>
          <w:i/>
          <w:iCs/>
          <w:sz w:val="24"/>
          <w:szCs w:val="24"/>
          <w:shd w:val="clear" w:color="auto" w:fill="FFFFFF"/>
        </w:rPr>
        <w:t xml:space="preserve">Chlamydomonas </w:t>
      </w:r>
      <w:r>
        <w:rPr>
          <w:rFonts w:ascii="Times New Roman" w:hAnsi="Times New Roman"/>
          <w:sz w:val="24"/>
          <w:szCs w:val="24"/>
          <w:shd w:val="clear" w:color="auto" w:fill="FFFFFF"/>
        </w:rPr>
        <w:t>cultures were prepared by MacKenzie Poirier (</w:t>
      </w:r>
      <w:proofErr w:type="spellStart"/>
      <w:r>
        <w:rPr>
          <w:rFonts w:ascii="Times New Roman" w:hAnsi="Times New Roman"/>
          <w:sz w:val="24"/>
          <w:szCs w:val="24"/>
          <w:shd w:val="clear" w:color="auto" w:fill="FFFFFF"/>
        </w:rPr>
        <w:t>Cvetskova</w:t>
      </w:r>
      <w:proofErr w:type="spellEnd"/>
      <w:r>
        <w:rPr>
          <w:rFonts w:ascii="Times New Roman" w:hAnsi="Times New Roman"/>
          <w:sz w:val="24"/>
          <w:szCs w:val="24"/>
          <w:shd w:val="clear" w:color="auto" w:fill="FFFFFF"/>
        </w:rPr>
        <w:t xml:space="preserve"> Lab, University of Ottawa); and </w:t>
      </w:r>
      <w:r>
        <w:rPr>
          <w:rFonts w:ascii="Times New Roman" w:hAnsi="Times New Roman"/>
          <w:i/>
          <w:iCs/>
          <w:sz w:val="24"/>
          <w:szCs w:val="24"/>
        </w:rPr>
        <w:t>F. cylindrus</w:t>
      </w:r>
      <w:r>
        <w:rPr>
          <w:rFonts w:ascii="Times New Roman" w:hAnsi="Times New Roman"/>
          <w:sz w:val="24"/>
          <w:szCs w:val="24"/>
        </w:rPr>
        <w:t xml:space="preserve"> cultures were prepared by </w:t>
      </w:r>
      <w:proofErr w:type="spellStart"/>
      <w:r>
        <w:rPr>
          <w:rFonts w:ascii="Times New Roman" w:hAnsi="Times New Roman"/>
          <w:sz w:val="24"/>
          <w:szCs w:val="24"/>
        </w:rPr>
        <w:t>Sé</w:t>
      </w:r>
      <w:r>
        <w:rPr>
          <w:rFonts w:ascii="Times New Roman" w:hAnsi="Times New Roman"/>
          <w:sz w:val="24"/>
          <w:szCs w:val="24"/>
          <w:lang w:val="nl-NL"/>
        </w:rPr>
        <w:t>bastien</w:t>
      </w:r>
      <w:proofErr w:type="spellEnd"/>
      <w:r>
        <w:rPr>
          <w:rFonts w:ascii="Times New Roman" w:hAnsi="Times New Roman"/>
          <w:sz w:val="24"/>
          <w:szCs w:val="24"/>
          <w:lang w:val="nl-NL"/>
        </w:rPr>
        <w:t xml:space="preserve"> </w:t>
      </w:r>
      <w:proofErr w:type="spellStart"/>
      <w:r>
        <w:rPr>
          <w:rFonts w:ascii="Times New Roman" w:hAnsi="Times New Roman"/>
          <w:sz w:val="24"/>
          <w:szCs w:val="24"/>
          <w:lang w:val="nl-NL"/>
        </w:rPr>
        <w:t>Gu</w:t>
      </w:r>
      <w:r>
        <w:rPr>
          <w:rFonts w:ascii="Times New Roman" w:hAnsi="Times New Roman"/>
          <w:sz w:val="24"/>
          <w:szCs w:val="24"/>
        </w:rPr>
        <w:t>érin</w:t>
      </w:r>
      <w:proofErr w:type="spellEnd"/>
      <w:r>
        <w:rPr>
          <w:rFonts w:ascii="Times New Roman" w:hAnsi="Times New Roman"/>
          <w:sz w:val="24"/>
          <w:szCs w:val="24"/>
        </w:rPr>
        <w:t xml:space="preserve"> (Takuvik International Research Laboratory, Université </w:t>
      </w:r>
      <w:r>
        <w:rPr>
          <w:rFonts w:ascii="Times New Roman" w:hAnsi="Times New Roman"/>
          <w:sz w:val="24"/>
          <w:szCs w:val="24"/>
          <w:lang w:val="pt-PT"/>
        </w:rPr>
        <w:t xml:space="preserve">Laval). </w:t>
      </w:r>
      <w:r>
        <w:rPr>
          <w:rFonts w:ascii="Arial Unicode MS" w:eastAsia="Arial Unicode MS" w:hAnsi="Arial Unicode MS" w:cs="Arial Unicode MS"/>
          <w:sz w:val="24"/>
          <w:szCs w:val="24"/>
        </w:rPr>
        <w:br w:type="column"/>
      </w:r>
      <w:r>
        <w:rPr>
          <w:rFonts w:ascii="Times New Roman" w:hAnsi="Times New Roman"/>
          <w:sz w:val="24"/>
          <w:szCs w:val="24"/>
        </w:rPr>
        <w:lastRenderedPageBreak/>
        <w:t xml:space="preserve">Table 1: Culturing conditions for experimental phytoplankton strains </w:t>
      </w:r>
    </w:p>
    <w:tbl>
      <w:tblPr>
        <w:tblW w:w="916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1877"/>
        <w:gridCol w:w="1639"/>
        <w:gridCol w:w="1701"/>
        <w:gridCol w:w="1701"/>
        <w:gridCol w:w="1418"/>
        <w:gridCol w:w="830"/>
      </w:tblGrid>
      <w:tr w:rsidR="000567D7" w14:paraId="623BEEB4" w14:textId="77777777" w:rsidTr="000567D7">
        <w:trPr>
          <w:trHeight w:val="600"/>
        </w:trPr>
        <w:tc>
          <w:tcPr>
            <w:tcW w:w="1877" w:type="dxa"/>
            <w:tcBorders>
              <w:top w:val="single" w:sz="4" w:space="0" w:color="000000"/>
              <w:left w:val="nil"/>
              <w:bottom w:val="single" w:sz="4" w:space="0" w:color="000000"/>
              <w:right w:val="nil"/>
            </w:tcBorders>
            <w:vAlign w:val="center"/>
          </w:tcPr>
          <w:p w14:paraId="2B3BFD90" w14:textId="627C0E2C" w:rsidR="000567D7" w:rsidRDefault="000567D7" w:rsidP="000567D7">
            <w:pPr>
              <w:pStyle w:val="Body"/>
              <w:rPr>
                <w:rFonts w:ascii="Times New Roman" w:hAnsi="Times New Roman"/>
                <w:sz w:val="24"/>
                <w:szCs w:val="24"/>
              </w:rPr>
            </w:pPr>
            <w:r>
              <w:rPr>
                <w:rFonts w:ascii="Times New Roman" w:hAnsi="Times New Roman"/>
                <w:sz w:val="24"/>
                <w:szCs w:val="24"/>
              </w:rPr>
              <w:t>Genus</w:t>
            </w:r>
          </w:p>
        </w:tc>
        <w:tc>
          <w:tcPr>
            <w:tcW w:w="1639"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43946B89" w14:textId="4814B35A" w:rsidR="000567D7" w:rsidRDefault="000567D7" w:rsidP="000567D7">
            <w:pPr>
              <w:pStyle w:val="Body"/>
            </w:pPr>
            <w:r>
              <w:rPr>
                <w:rFonts w:ascii="Times New Roman" w:hAnsi="Times New Roman"/>
                <w:sz w:val="24"/>
                <w:szCs w:val="24"/>
              </w:rPr>
              <w:t>Species</w:t>
            </w:r>
          </w:p>
        </w:tc>
        <w:tc>
          <w:tcPr>
            <w:tcW w:w="1701" w:type="dxa"/>
            <w:tcBorders>
              <w:top w:val="single" w:sz="4" w:space="0" w:color="000000"/>
              <w:left w:val="nil"/>
              <w:bottom w:val="single" w:sz="4" w:space="0" w:color="000000"/>
              <w:right w:val="nil"/>
            </w:tcBorders>
            <w:vAlign w:val="center"/>
          </w:tcPr>
          <w:p w14:paraId="454BBB4D" w14:textId="77777777" w:rsidR="000567D7" w:rsidRDefault="000567D7" w:rsidP="000567D7">
            <w:pPr>
              <w:pStyle w:val="Body"/>
              <w:rPr>
                <w:rFonts w:ascii="Times New Roman" w:eastAsia="Times New Roman" w:hAnsi="Times New Roman" w:cs="Times New Roman"/>
                <w:sz w:val="24"/>
                <w:szCs w:val="24"/>
              </w:rPr>
            </w:pPr>
            <w:r>
              <w:rPr>
                <w:rFonts w:ascii="Times New Roman" w:hAnsi="Times New Roman"/>
                <w:sz w:val="24"/>
                <w:szCs w:val="24"/>
              </w:rPr>
              <w:t>Growth</w:t>
            </w:r>
          </w:p>
          <w:p w14:paraId="5121A9F6" w14:textId="055D452E" w:rsidR="000567D7" w:rsidRDefault="000567D7" w:rsidP="000567D7">
            <w:pPr>
              <w:pStyle w:val="Body"/>
              <w:rPr>
                <w:rFonts w:ascii="Times New Roman" w:hAnsi="Times New Roman"/>
                <w:sz w:val="24"/>
                <w:szCs w:val="24"/>
                <w:lang w:val="fr-FR"/>
              </w:rPr>
            </w:pPr>
            <w:r>
              <w:rPr>
                <w:rFonts w:ascii="Times New Roman" w:hAnsi="Times New Roman"/>
                <w:sz w:val="24"/>
                <w:szCs w:val="24"/>
              </w:rPr>
              <w:t>Temp (°C)</w:t>
            </w:r>
          </w:p>
        </w:tc>
        <w:tc>
          <w:tcPr>
            <w:tcW w:w="1701"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5F3A947C" w14:textId="3B0766D8" w:rsidR="000567D7" w:rsidRPr="00FC087D" w:rsidRDefault="000567D7" w:rsidP="000567D7">
            <w:pPr>
              <w:pStyle w:val="Body"/>
              <w:rPr>
                <w:lang w:val="fr-CA"/>
              </w:rPr>
            </w:pPr>
            <w:r>
              <w:rPr>
                <w:rFonts w:ascii="Times New Roman" w:hAnsi="Times New Roman"/>
                <w:sz w:val="24"/>
                <w:szCs w:val="24"/>
                <w:lang w:val="fr-FR"/>
              </w:rPr>
              <w:t>Par (µmol photons m</w:t>
            </w:r>
            <w:r>
              <w:rPr>
                <w:rFonts w:ascii="Times New Roman" w:hAnsi="Times New Roman"/>
                <w:sz w:val="24"/>
                <w:szCs w:val="24"/>
                <w:vertAlign w:val="superscript"/>
                <w:lang w:val="fr-FR"/>
              </w:rPr>
              <w:t>-2</w:t>
            </w:r>
            <w:r>
              <w:rPr>
                <w:rFonts w:ascii="Times New Roman" w:hAnsi="Times New Roman"/>
                <w:sz w:val="24"/>
                <w:szCs w:val="24"/>
                <w:lang w:val="fr-FR"/>
              </w:rPr>
              <w:t>s</w:t>
            </w:r>
            <w:r>
              <w:rPr>
                <w:rFonts w:ascii="Times New Roman" w:hAnsi="Times New Roman"/>
                <w:sz w:val="24"/>
                <w:szCs w:val="24"/>
                <w:vertAlign w:val="superscript"/>
                <w:lang w:val="fr-FR"/>
              </w:rPr>
              <w:t>-1</w:t>
            </w:r>
            <w:r>
              <w:rPr>
                <w:rFonts w:ascii="Times New Roman" w:hAnsi="Times New Roman"/>
                <w:sz w:val="24"/>
                <w:szCs w:val="24"/>
                <w:lang w:val="fr-FR"/>
              </w:rPr>
              <w:t>)</w:t>
            </w:r>
          </w:p>
        </w:tc>
        <w:tc>
          <w:tcPr>
            <w:tcW w:w="141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655F4039" w14:textId="77777777" w:rsidR="000567D7" w:rsidRDefault="000567D7" w:rsidP="000567D7">
            <w:pPr>
              <w:pStyle w:val="Body"/>
            </w:pPr>
            <w:r>
              <w:rPr>
                <w:rFonts w:ascii="Times New Roman" w:hAnsi="Times New Roman"/>
                <w:sz w:val="24"/>
                <w:szCs w:val="24"/>
              </w:rPr>
              <w:t>Photoperiod</w:t>
            </w:r>
          </w:p>
        </w:tc>
        <w:tc>
          <w:tcPr>
            <w:tcW w:w="83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10F35621" w14:textId="77777777" w:rsidR="000567D7" w:rsidRDefault="000567D7" w:rsidP="000567D7">
            <w:pPr>
              <w:pStyle w:val="Body"/>
            </w:pPr>
            <w:r>
              <w:rPr>
                <w:rFonts w:ascii="Times New Roman" w:hAnsi="Times New Roman"/>
                <w:sz w:val="24"/>
                <w:szCs w:val="24"/>
              </w:rPr>
              <w:t>Media</w:t>
            </w:r>
          </w:p>
        </w:tc>
      </w:tr>
      <w:tr w:rsidR="000567D7" w14:paraId="016EDFF1" w14:textId="77777777" w:rsidTr="000567D7">
        <w:trPr>
          <w:trHeight w:val="305"/>
        </w:trPr>
        <w:tc>
          <w:tcPr>
            <w:tcW w:w="1877" w:type="dxa"/>
            <w:tcBorders>
              <w:top w:val="single" w:sz="4" w:space="0" w:color="000000"/>
              <w:left w:val="nil"/>
              <w:bottom w:val="nil"/>
              <w:right w:val="nil"/>
            </w:tcBorders>
          </w:tcPr>
          <w:p w14:paraId="0E02906D" w14:textId="772BCC59" w:rsidR="000567D7" w:rsidRDefault="000567D7" w:rsidP="000567D7">
            <w:pPr>
              <w:pStyle w:val="Body"/>
              <w:rPr>
                <w:rFonts w:ascii="Times New Roman" w:hAnsi="Times New Roman"/>
                <w:i/>
                <w:iCs/>
                <w:sz w:val="24"/>
                <w:szCs w:val="24"/>
              </w:rPr>
            </w:pPr>
            <w:r w:rsidRPr="000567D7">
              <w:rPr>
                <w:rFonts w:ascii="Times New Roman" w:hAnsi="Times New Roman"/>
                <w:i/>
                <w:iCs/>
                <w:sz w:val="24"/>
                <w:szCs w:val="24"/>
              </w:rPr>
              <w:t>Thalassiosira</w:t>
            </w:r>
          </w:p>
        </w:tc>
        <w:tc>
          <w:tcPr>
            <w:tcW w:w="1639"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53D40BE8" w14:textId="5D3160D4" w:rsidR="000567D7" w:rsidRDefault="000567D7" w:rsidP="000567D7">
            <w:pPr>
              <w:pStyle w:val="Body"/>
            </w:pPr>
            <w:r>
              <w:rPr>
                <w:rFonts w:ascii="Times New Roman" w:hAnsi="Times New Roman"/>
                <w:i/>
                <w:iCs/>
                <w:sz w:val="24"/>
                <w:szCs w:val="24"/>
              </w:rPr>
              <w:t>pseudonana</w:t>
            </w:r>
          </w:p>
        </w:tc>
        <w:tc>
          <w:tcPr>
            <w:tcW w:w="1701" w:type="dxa"/>
            <w:tcBorders>
              <w:top w:val="single" w:sz="4" w:space="0" w:color="000000"/>
              <w:left w:val="nil"/>
              <w:bottom w:val="nil"/>
              <w:right w:val="nil"/>
            </w:tcBorders>
            <w:vAlign w:val="bottom"/>
          </w:tcPr>
          <w:p w14:paraId="0136324B" w14:textId="66339EC5" w:rsidR="000567D7" w:rsidRDefault="000567D7" w:rsidP="000567D7">
            <w:pPr>
              <w:pStyle w:val="Body"/>
              <w:rPr>
                <w:rFonts w:ascii="Times New Roman" w:hAnsi="Times New Roman"/>
                <w:sz w:val="24"/>
                <w:szCs w:val="24"/>
                <w:lang w:val="fr-FR"/>
              </w:rPr>
            </w:pPr>
            <w:r>
              <w:rPr>
                <w:rFonts w:ascii="Times New Roman" w:hAnsi="Times New Roman"/>
                <w:sz w:val="24"/>
                <w:szCs w:val="24"/>
              </w:rPr>
              <w:t>22</w:t>
            </w:r>
          </w:p>
        </w:tc>
        <w:tc>
          <w:tcPr>
            <w:tcW w:w="1701"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205C1534" w14:textId="1982FB6B" w:rsidR="000567D7" w:rsidRDefault="000567D7" w:rsidP="000567D7">
            <w:pPr>
              <w:pStyle w:val="Body"/>
            </w:pPr>
            <w:r>
              <w:rPr>
                <w:rFonts w:ascii="Times New Roman" w:hAnsi="Times New Roman"/>
                <w:sz w:val="24"/>
                <w:szCs w:val="24"/>
                <w:lang w:val="fr-FR"/>
              </w:rPr>
              <w:t>50</w:t>
            </w:r>
          </w:p>
        </w:tc>
        <w:tc>
          <w:tcPr>
            <w:tcW w:w="1418"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7A62224" w14:textId="77777777" w:rsidR="000567D7" w:rsidRDefault="000567D7" w:rsidP="000567D7">
            <w:pPr>
              <w:pStyle w:val="Body"/>
            </w:pPr>
            <w:r>
              <w:rPr>
                <w:rFonts w:ascii="Times New Roman" w:hAnsi="Times New Roman"/>
                <w:sz w:val="24"/>
                <w:szCs w:val="24"/>
              </w:rPr>
              <w:t>12</w:t>
            </w:r>
          </w:p>
        </w:tc>
        <w:tc>
          <w:tcPr>
            <w:tcW w:w="830"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29BAE1A2" w14:textId="77777777" w:rsidR="000567D7" w:rsidRDefault="000567D7" w:rsidP="000567D7">
            <w:pPr>
              <w:pStyle w:val="Body"/>
            </w:pPr>
            <w:r>
              <w:rPr>
                <w:rFonts w:ascii="Times New Roman" w:hAnsi="Times New Roman"/>
                <w:sz w:val="24"/>
                <w:szCs w:val="24"/>
              </w:rPr>
              <w:t>F2</w:t>
            </w:r>
          </w:p>
        </w:tc>
      </w:tr>
      <w:tr w:rsidR="000567D7" w14:paraId="703752CF" w14:textId="77777777" w:rsidTr="000567D7">
        <w:trPr>
          <w:trHeight w:val="310"/>
        </w:trPr>
        <w:tc>
          <w:tcPr>
            <w:tcW w:w="1877" w:type="dxa"/>
            <w:tcBorders>
              <w:top w:val="nil"/>
              <w:left w:val="nil"/>
              <w:bottom w:val="nil"/>
              <w:right w:val="nil"/>
            </w:tcBorders>
          </w:tcPr>
          <w:p w14:paraId="237034A4" w14:textId="63F72668" w:rsidR="000567D7" w:rsidRDefault="000567D7" w:rsidP="000567D7">
            <w:pPr>
              <w:pStyle w:val="Body"/>
              <w:rPr>
                <w:rFonts w:ascii="Times New Roman" w:hAnsi="Times New Roman"/>
                <w:i/>
                <w:iCs/>
                <w:sz w:val="24"/>
                <w:szCs w:val="24"/>
              </w:rPr>
            </w:pPr>
            <w:r>
              <w:rPr>
                <w:rFonts w:ascii="Times New Roman" w:hAnsi="Times New Roman"/>
                <w:i/>
                <w:iCs/>
                <w:sz w:val="24"/>
                <w:szCs w:val="24"/>
              </w:rPr>
              <w:t>Chlorella</w:t>
            </w:r>
          </w:p>
        </w:tc>
        <w:tc>
          <w:tcPr>
            <w:tcW w:w="1639" w:type="dxa"/>
            <w:tcBorders>
              <w:top w:val="nil"/>
              <w:left w:val="nil"/>
              <w:bottom w:val="nil"/>
              <w:right w:val="nil"/>
            </w:tcBorders>
            <w:shd w:val="clear" w:color="auto" w:fill="auto"/>
            <w:tcMar>
              <w:top w:w="80" w:type="dxa"/>
              <w:left w:w="80" w:type="dxa"/>
              <w:bottom w:w="80" w:type="dxa"/>
              <w:right w:w="80" w:type="dxa"/>
            </w:tcMar>
            <w:vAlign w:val="bottom"/>
          </w:tcPr>
          <w:p w14:paraId="55C0FAC4" w14:textId="4A5C9CC0" w:rsidR="000567D7" w:rsidRDefault="000567D7" w:rsidP="000567D7">
            <w:pPr>
              <w:pStyle w:val="Body"/>
            </w:pPr>
            <w:r>
              <w:rPr>
                <w:rFonts w:ascii="Times New Roman" w:hAnsi="Times New Roman"/>
                <w:i/>
                <w:iCs/>
                <w:sz w:val="24"/>
                <w:szCs w:val="24"/>
              </w:rPr>
              <w:t>vulgaris</w:t>
            </w:r>
          </w:p>
        </w:tc>
        <w:tc>
          <w:tcPr>
            <w:tcW w:w="1701" w:type="dxa"/>
            <w:tcBorders>
              <w:top w:val="nil"/>
              <w:left w:val="nil"/>
              <w:bottom w:val="nil"/>
              <w:right w:val="nil"/>
            </w:tcBorders>
            <w:vAlign w:val="bottom"/>
          </w:tcPr>
          <w:p w14:paraId="4D1A438F" w14:textId="02E154C3" w:rsidR="000567D7" w:rsidRDefault="000567D7" w:rsidP="000567D7">
            <w:pPr>
              <w:pStyle w:val="Body"/>
              <w:rPr>
                <w:rFonts w:ascii="Times New Roman" w:hAnsi="Times New Roman"/>
                <w:sz w:val="24"/>
                <w:szCs w:val="24"/>
                <w:lang w:val="fr-FR"/>
              </w:rPr>
            </w:pPr>
            <w:r>
              <w:rPr>
                <w:rFonts w:ascii="Times New Roman" w:hAnsi="Times New Roman"/>
                <w:sz w:val="24"/>
                <w:szCs w:val="24"/>
              </w:rPr>
              <w:t>22</w:t>
            </w:r>
          </w:p>
        </w:tc>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14780E10" w14:textId="25F4CFF1" w:rsidR="000567D7" w:rsidRDefault="000567D7" w:rsidP="000567D7">
            <w:pPr>
              <w:pStyle w:val="Body"/>
            </w:pPr>
            <w:r>
              <w:rPr>
                <w:rFonts w:ascii="Times New Roman" w:hAnsi="Times New Roman"/>
                <w:sz w:val="24"/>
                <w:szCs w:val="24"/>
                <w:lang w:val="fr-FR"/>
              </w:rPr>
              <w:t>50</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5CC0392D" w14:textId="77777777" w:rsidR="000567D7" w:rsidRDefault="000567D7" w:rsidP="000567D7">
            <w:pPr>
              <w:pStyle w:val="Body"/>
            </w:pPr>
            <w:r>
              <w:rPr>
                <w:rFonts w:ascii="Times New Roman" w:hAnsi="Times New Roman"/>
                <w:sz w:val="24"/>
                <w:szCs w:val="24"/>
              </w:rPr>
              <w:t>12</w:t>
            </w:r>
          </w:p>
        </w:tc>
        <w:tc>
          <w:tcPr>
            <w:tcW w:w="830" w:type="dxa"/>
            <w:tcBorders>
              <w:top w:val="nil"/>
              <w:left w:val="nil"/>
              <w:bottom w:val="nil"/>
              <w:right w:val="nil"/>
            </w:tcBorders>
            <w:shd w:val="clear" w:color="auto" w:fill="auto"/>
            <w:tcMar>
              <w:top w:w="80" w:type="dxa"/>
              <w:left w:w="80" w:type="dxa"/>
              <w:bottom w:w="80" w:type="dxa"/>
              <w:right w:w="80" w:type="dxa"/>
            </w:tcMar>
            <w:vAlign w:val="bottom"/>
          </w:tcPr>
          <w:p w14:paraId="2227E98C" w14:textId="77777777" w:rsidR="000567D7" w:rsidRDefault="000567D7" w:rsidP="000567D7">
            <w:pPr>
              <w:pStyle w:val="Body"/>
            </w:pPr>
            <w:r>
              <w:rPr>
                <w:rFonts w:ascii="Times New Roman" w:hAnsi="Times New Roman"/>
                <w:sz w:val="24"/>
                <w:szCs w:val="24"/>
              </w:rPr>
              <w:t>F2</w:t>
            </w:r>
          </w:p>
        </w:tc>
      </w:tr>
      <w:tr w:rsidR="000567D7" w14:paraId="62973514" w14:textId="77777777" w:rsidTr="000567D7">
        <w:trPr>
          <w:trHeight w:val="310"/>
        </w:trPr>
        <w:tc>
          <w:tcPr>
            <w:tcW w:w="1877" w:type="dxa"/>
            <w:tcBorders>
              <w:top w:val="nil"/>
              <w:left w:val="nil"/>
              <w:bottom w:val="nil"/>
              <w:right w:val="nil"/>
            </w:tcBorders>
          </w:tcPr>
          <w:p w14:paraId="79D39963" w14:textId="13C8E725" w:rsidR="000567D7" w:rsidRDefault="000567D7" w:rsidP="000567D7">
            <w:pPr>
              <w:pStyle w:val="Body"/>
              <w:rPr>
                <w:rFonts w:ascii="Times New Roman" w:hAnsi="Times New Roman"/>
                <w:i/>
                <w:iCs/>
                <w:sz w:val="24"/>
                <w:szCs w:val="24"/>
              </w:rPr>
            </w:pPr>
            <w:r>
              <w:rPr>
                <w:rFonts w:ascii="Times New Roman" w:hAnsi="Times New Roman"/>
                <w:i/>
                <w:iCs/>
                <w:sz w:val="24"/>
                <w:szCs w:val="24"/>
              </w:rPr>
              <w:t>Chlorella</w:t>
            </w:r>
          </w:p>
        </w:tc>
        <w:tc>
          <w:tcPr>
            <w:tcW w:w="1639" w:type="dxa"/>
            <w:tcBorders>
              <w:top w:val="nil"/>
              <w:left w:val="nil"/>
              <w:bottom w:val="nil"/>
              <w:right w:val="nil"/>
            </w:tcBorders>
            <w:shd w:val="clear" w:color="auto" w:fill="auto"/>
            <w:tcMar>
              <w:top w:w="80" w:type="dxa"/>
              <w:left w:w="80" w:type="dxa"/>
              <w:bottom w:w="80" w:type="dxa"/>
              <w:right w:w="80" w:type="dxa"/>
            </w:tcMar>
            <w:vAlign w:val="bottom"/>
          </w:tcPr>
          <w:p w14:paraId="2108943D" w14:textId="5DF655A1" w:rsidR="000567D7" w:rsidRDefault="000567D7" w:rsidP="000567D7">
            <w:pPr>
              <w:pStyle w:val="Body"/>
            </w:pPr>
            <w:r>
              <w:rPr>
                <w:rFonts w:ascii="Times New Roman" w:hAnsi="Times New Roman"/>
                <w:i/>
                <w:iCs/>
                <w:sz w:val="24"/>
                <w:szCs w:val="24"/>
              </w:rPr>
              <w:t>vulgaris</w:t>
            </w:r>
          </w:p>
        </w:tc>
        <w:tc>
          <w:tcPr>
            <w:tcW w:w="1701" w:type="dxa"/>
            <w:tcBorders>
              <w:top w:val="nil"/>
              <w:left w:val="nil"/>
              <w:bottom w:val="nil"/>
              <w:right w:val="nil"/>
            </w:tcBorders>
            <w:vAlign w:val="bottom"/>
          </w:tcPr>
          <w:p w14:paraId="75C02E41" w14:textId="197D7D5B" w:rsidR="000567D7" w:rsidRDefault="000567D7" w:rsidP="000567D7">
            <w:pPr>
              <w:pStyle w:val="Body"/>
              <w:rPr>
                <w:rFonts w:ascii="Times New Roman" w:hAnsi="Times New Roman"/>
                <w:sz w:val="24"/>
                <w:szCs w:val="24"/>
                <w:lang w:val="fr-FR"/>
              </w:rPr>
            </w:pPr>
            <w:r>
              <w:rPr>
                <w:rFonts w:ascii="Times New Roman" w:hAnsi="Times New Roman"/>
                <w:sz w:val="24"/>
                <w:szCs w:val="24"/>
              </w:rPr>
              <w:t>22</w:t>
            </w:r>
          </w:p>
        </w:tc>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65A77837" w14:textId="36326E35" w:rsidR="000567D7" w:rsidRDefault="000567D7" w:rsidP="000567D7">
            <w:pPr>
              <w:pStyle w:val="Body"/>
            </w:pPr>
            <w:r>
              <w:rPr>
                <w:rFonts w:ascii="Times New Roman" w:hAnsi="Times New Roman"/>
                <w:sz w:val="24"/>
                <w:szCs w:val="24"/>
                <w:lang w:val="fr-FR"/>
              </w:rPr>
              <w:t>50</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64BBBF7A" w14:textId="77777777" w:rsidR="000567D7" w:rsidRDefault="000567D7" w:rsidP="000567D7">
            <w:pPr>
              <w:pStyle w:val="Body"/>
            </w:pPr>
            <w:r>
              <w:rPr>
                <w:rFonts w:ascii="Times New Roman" w:hAnsi="Times New Roman"/>
                <w:sz w:val="24"/>
                <w:szCs w:val="24"/>
              </w:rPr>
              <w:t>12</w:t>
            </w:r>
          </w:p>
        </w:tc>
        <w:tc>
          <w:tcPr>
            <w:tcW w:w="830" w:type="dxa"/>
            <w:tcBorders>
              <w:top w:val="nil"/>
              <w:left w:val="nil"/>
              <w:bottom w:val="nil"/>
              <w:right w:val="nil"/>
            </w:tcBorders>
            <w:shd w:val="clear" w:color="auto" w:fill="auto"/>
            <w:tcMar>
              <w:top w:w="80" w:type="dxa"/>
              <w:left w:w="80" w:type="dxa"/>
              <w:bottom w:w="80" w:type="dxa"/>
              <w:right w:w="80" w:type="dxa"/>
            </w:tcMar>
            <w:vAlign w:val="bottom"/>
          </w:tcPr>
          <w:p w14:paraId="4D2A15E8" w14:textId="77777777" w:rsidR="000567D7" w:rsidRDefault="000567D7" w:rsidP="000567D7">
            <w:pPr>
              <w:pStyle w:val="Body"/>
            </w:pPr>
            <w:r>
              <w:rPr>
                <w:rFonts w:ascii="Times New Roman" w:hAnsi="Times New Roman"/>
                <w:sz w:val="24"/>
                <w:szCs w:val="24"/>
              </w:rPr>
              <w:t>BG11</w:t>
            </w:r>
          </w:p>
        </w:tc>
      </w:tr>
      <w:tr w:rsidR="000567D7" w14:paraId="537F4097" w14:textId="77777777" w:rsidTr="000567D7">
        <w:trPr>
          <w:trHeight w:val="310"/>
        </w:trPr>
        <w:tc>
          <w:tcPr>
            <w:tcW w:w="1877" w:type="dxa"/>
            <w:tcBorders>
              <w:top w:val="nil"/>
              <w:left w:val="nil"/>
              <w:bottom w:val="nil"/>
              <w:right w:val="nil"/>
            </w:tcBorders>
          </w:tcPr>
          <w:p w14:paraId="107241DE" w14:textId="393F9361" w:rsidR="000567D7" w:rsidRDefault="000567D7" w:rsidP="000567D7">
            <w:pPr>
              <w:pStyle w:val="Body"/>
              <w:rPr>
                <w:rFonts w:ascii="Times New Roman" w:hAnsi="Times New Roman"/>
                <w:i/>
                <w:iCs/>
                <w:sz w:val="24"/>
                <w:szCs w:val="24"/>
              </w:rPr>
            </w:pPr>
            <w:r>
              <w:rPr>
                <w:rFonts w:ascii="Times New Roman" w:hAnsi="Times New Roman"/>
                <w:i/>
                <w:iCs/>
                <w:sz w:val="24"/>
                <w:szCs w:val="24"/>
              </w:rPr>
              <w:t>Chlorella</w:t>
            </w:r>
          </w:p>
        </w:tc>
        <w:tc>
          <w:tcPr>
            <w:tcW w:w="1639" w:type="dxa"/>
            <w:tcBorders>
              <w:top w:val="nil"/>
              <w:left w:val="nil"/>
              <w:bottom w:val="nil"/>
              <w:right w:val="nil"/>
            </w:tcBorders>
            <w:shd w:val="clear" w:color="auto" w:fill="auto"/>
            <w:tcMar>
              <w:top w:w="80" w:type="dxa"/>
              <w:left w:w="80" w:type="dxa"/>
              <w:bottom w:w="80" w:type="dxa"/>
              <w:right w:w="80" w:type="dxa"/>
            </w:tcMar>
            <w:vAlign w:val="bottom"/>
          </w:tcPr>
          <w:p w14:paraId="7C1E04BA" w14:textId="4E3FE032" w:rsidR="000567D7" w:rsidRDefault="000567D7" w:rsidP="000567D7">
            <w:pPr>
              <w:pStyle w:val="Body"/>
            </w:pPr>
            <w:r>
              <w:rPr>
                <w:rFonts w:ascii="Times New Roman" w:hAnsi="Times New Roman"/>
                <w:i/>
                <w:iCs/>
                <w:sz w:val="24"/>
                <w:szCs w:val="24"/>
              </w:rPr>
              <w:t>vulgaris</w:t>
            </w:r>
          </w:p>
        </w:tc>
        <w:tc>
          <w:tcPr>
            <w:tcW w:w="1701" w:type="dxa"/>
            <w:tcBorders>
              <w:top w:val="nil"/>
              <w:left w:val="nil"/>
              <w:bottom w:val="nil"/>
              <w:right w:val="nil"/>
            </w:tcBorders>
            <w:vAlign w:val="bottom"/>
          </w:tcPr>
          <w:p w14:paraId="6C84952B" w14:textId="4FC07FA0" w:rsidR="000567D7" w:rsidRDefault="000567D7" w:rsidP="000567D7">
            <w:pPr>
              <w:pStyle w:val="Body"/>
              <w:rPr>
                <w:rFonts w:ascii="Times New Roman" w:hAnsi="Times New Roman"/>
                <w:sz w:val="24"/>
                <w:szCs w:val="24"/>
                <w:lang w:val="fr-FR"/>
              </w:rPr>
            </w:pPr>
            <w:r>
              <w:rPr>
                <w:rFonts w:ascii="Times New Roman" w:hAnsi="Times New Roman"/>
                <w:sz w:val="24"/>
                <w:szCs w:val="24"/>
              </w:rPr>
              <w:t>22</w:t>
            </w:r>
          </w:p>
        </w:tc>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1F91E80F" w14:textId="3A8961B8" w:rsidR="000567D7" w:rsidRDefault="000567D7" w:rsidP="000567D7">
            <w:pPr>
              <w:pStyle w:val="Body"/>
            </w:pPr>
            <w:r>
              <w:rPr>
                <w:rFonts w:ascii="Times New Roman" w:hAnsi="Times New Roman"/>
                <w:sz w:val="24"/>
                <w:szCs w:val="24"/>
                <w:lang w:val="fr-FR"/>
              </w:rPr>
              <w:t>70</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3B8054ED" w14:textId="77777777" w:rsidR="000567D7" w:rsidRDefault="000567D7" w:rsidP="000567D7">
            <w:pPr>
              <w:pStyle w:val="Body"/>
            </w:pPr>
            <w:r>
              <w:rPr>
                <w:rFonts w:ascii="Times New Roman" w:hAnsi="Times New Roman"/>
                <w:sz w:val="24"/>
                <w:szCs w:val="24"/>
              </w:rPr>
              <w:t>12</w:t>
            </w:r>
          </w:p>
        </w:tc>
        <w:tc>
          <w:tcPr>
            <w:tcW w:w="830" w:type="dxa"/>
            <w:tcBorders>
              <w:top w:val="nil"/>
              <w:left w:val="nil"/>
              <w:bottom w:val="nil"/>
              <w:right w:val="nil"/>
            </w:tcBorders>
            <w:shd w:val="clear" w:color="auto" w:fill="auto"/>
            <w:tcMar>
              <w:top w:w="80" w:type="dxa"/>
              <w:left w:w="80" w:type="dxa"/>
              <w:bottom w:w="80" w:type="dxa"/>
              <w:right w:w="80" w:type="dxa"/>
            </w:tcMar>
            <w:vAlign w:val="bottom"/>
          </w:tcPr>
          <w:p w14:paraId="4A485204" w14:textId="77777777" w:rsidR="000567D7" w:rsidRDefault="000567D7" w:rsidP="000567D7">
            <w:pPr>
              <w:pStyle w:val="Body"/>
            </w:pPr>
            <w:r>
              <w:rPr>
                <w:rFonts w:ascii="Times New Roman" w:hAnsi="Times New Roman"/>
                <w:sz w:val="24"/>
                <w:szCs w:val="24"/>
              </w:rPr>
              <w:t>BG11</w:t>
            </w:r>
          </w:p>
        </w:tc>
      </w:tr>
      <w:tr w:rsidR="000567D7" w14:paraId="5264D1F0" w14:textId="77777777" w:rsidTr="000567D7">
        <w:trPr>
          <w:trHeight w:val="310"/>
        </w:trPr>
        <w:tc>
          <w:tcPr>
            <w:tcW w:w="1877" w:type="dxa"/>
            <w:tcBorders>
              <w:top w:val="nil"/>
              <w:left w:val="nil"/>
              <w:bottom w:val="nil"/>
              <w:right w:val="nil"/>
            </w:tcBorders>
          </w:tcPr>
          <w:p w14:paraId="12E4802B" w14:textId="10E8ACF7" w:rsidR="000567D7" w:rsidRDefault="000567D7" w:rsidP="000567D7">
            <w:pPr>
              <w:pStyle w:val="Body"/>
              <w:rPr>
                <w:rFonts w:ascii="Times New Roman" w:hAnsi="Times New Roman"/>
                <w:i/>
                <w:iCs/>
                <w:sz w:val="24"/>
                <w:szCs w:val="24"/>
              </w:rPr>
            </w:pPr>
            <w:r w:rsidRPr="000567D7">
              <w:rPr>
                <w:rFonts w:ascii="Times New Roman" w:hAnsi="Times New Roman"/>
                <w:i/>
                <w:iCs/>
                <w:sz w:val="24"/>
                <w:szCs w:val="24"/>
              </w:rPr>
              <w:t>Thalassiosira</w:t>
            </w:r>
          </w:p>
        </w:tc>
        <w:tc>
          <w:tcPr>
            <w:tcW w:w="1639" w:type="dxa"/>
            <w:tcBorders>
              <w:top w:val="nil"/>
              <w:left w:val="nil"/>
              <w:bottom w:val="nil"/>
              <w:right w:val="nil"/>
            </w:tcBorders>
            <w:shd w:val="clear" w:color="auto" w:fill="auto"/>
            <w:tcMar>
              <w:top w:w="80" w:type="dxa"/>
              <w:left w:w="80" w:type="dxa"/>
              <w:bottom w:w="80" w:type="dxa"/>
              <w:right w:w="80" w:type="dxa"/>
            </w:tcMar>
            <w:vAlign w:val="bottom"/>
          </w:tcPr>
          <w:p w14:paraId="7B0B3EF2" w14:textId="0388CEC9" w:rsidR="000567D7" w:rsidRDefault="000567D7" w:rsidP="000567D7">
            <w:pPr>
              <w:pStyle w:val="Body"/>
            </w:pPr>
            <w:r>
              <w:rPr>
                <w:rFonts w:ascii="Times New Roman" w:hAnsi="Times New Roman"/>
                <w:i/>
                <w:iCs/>
                <w:sz w:val="24"/>
                <w:szCs w:val="24"/>
              </w:rPr>
              <w:t>pseudonana</w:t>
            </w:r>
          </w:p>
        </w:tc>
        <w:tc>
          <w:tcPr>
            <w:tcW w:w="1701" w:type="dxa"/>
            <w:tcBorders>
              <w:top w:val="nil"/>
              <w:left w:val="nil"/>
              <w:bottom w:val="nil"/>
              <w:right w:val="nil"/>
            </w:tcBorders>
            <w:vAlign w:val="bottom"/>
          </w:tcPr>
          <w:p w14:paraId="13564ED6" w14:textId="25857AAD" w:rsidR="000567D7" w:rsidRDefault="000567D7" w:rsidP="000567D7">
            <w:pPr>
              <w:pStyle w:val="Body"/>
              <w:rPr>
                <w:rFonts w:ascii="Times New Roman" w:hAnsi="Times New Roman"/>
                <w:sz w:val="24"/>
                <w:szCs w:val="24"/>
                <w:lang w:val="fr-FR"/>
              </w:rPr>
            </w:pPr>
            <w:r>
              <w:rPr>
                <w:rFonts w:ascii="Times New Roman" w:hAnsi="Times New Roman"/>
                <w:sz w:val="24"/>
                <w:szCs w:val="24"/>
              </w:rPr>
              <w:t>22</w:t>
            </w:r>
          </w:p>
        </w:tc>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77638A29" w14:textId="383C088F" w:rsidR="000567D7" w:rsidRDefault="000567D7" w:rsidP="000567D7">
            <w:pPr>
              <w:pStyle w:val="Body"/>
            </w:pPr>
            <w:r>
              <w:rPr>
                <w:rFonts w:ascii="Times New Roman" w:hAnsi="Times New Roman"/>
                <w:sz w:val="24"/>
                <w:szCs w:val="24"/>
                <w:lang w:val="fr-FR"/>
              </w:rPr>
              <w:t>70</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40B84766" w14:textId="77777777" w:rsidR="000567D7" w:rsidRDefault="000567D7" w:rsidP="000567D7">
            <w:pPr>
              <w:pStyle w:val="Body"/>
            </w:pPr>
            <w:r>
              <w:rPr>
                <w:rFonts w:ascii="Times New Roman" w:hAnsi="Times New Roman"/>
                <w:sz w:val="24"/>
                <w:szCs w:val="24"/>
              </w:rPr>
              <w:t>12</w:t>
            </w:r>
          </w:p>
        </w:tc>
        <w:tc>
          <w:tcPr>
            <w:tcW w:w="830" w:type="dxa"/>
            <w:tcBorders>
              <w:top w:val="nil"/>
              <w:left w:val="nil"/>
              <w:bottom w:val="nil"/>
              <w:right w:val="nil"/>
            </w:tcBorders>
            <w:shd w:val="clear" w:color="auto" w:fill="auto"/>
            <w:tcMar>
              <w:top w:w="80" w:type="dxa"/>
              <w:left w:w="80" w:type="dxa"/>
              <w:bottom w:w="80" w:type="dxa"/>
              <w:right w:w="80" w:type="dxa"/>
            </w:tcMar>
            <w:vAlign w:val="bottom"/>
          </w:tcPr>
          <w:p w14:paraId="74C55BEF" w14:textId="77777777" w:rsidR="000567D7" w:rsidRDefault="000567D7" w:rsidP="000567D7">
            <w:pPr>
              <w:pStyle w:val="Body"/>
            </w:pPr>
            <w:r>
              <w:rPr>
                <w:rFonts w:ascii="Times New Roman" w:hAnsi="Times New Roman"/>
                <w:sz w:val="24"/>
                <w:szCs w:val="24"/>
              </w:rPr>
              <w:t>F2</w:t>
            </w:r>
          </w:p>
        </w:tc>
      </w:tr>
      <w:tr w:rsidR="000567D7" w14:paraId="7C1F6DCD" w14:textId="77777777" w:rsidTr="000567D7">
        <w:trPr>
          <w:trHeight w:val="310"/>
        </w:trPr>
        <w:tc>
          <w:tcPr>
            <w:tcW w:w="1877" w:type="dxa"/>
            <w:tcBorders>
              <w:top w:val="nil"/>
              <w:left w:val="nil"/>
              <w:bottom w:val="nil"/>
              <w:right w:val="nil"/>
            </w:tcBorders>
          </w:tcPr>
          <w:p w14:paraId="28ED68D5" w14:textId="2DD2603C" w:rsidR="000567D7" w:rsidRDefault="000567D7" w:rsidP="000567D7">
            <w:pPr>
              <w:pStyle w:val="Body"/>
              <w:rPr>
                <w:rFonts w:ascii="Times New Roman" w:hAnsi="Times New Roman"/>
                <w:i/>
                <w:iCs/>
                <w:sz w:val="24"/>
                <w:szCs w:val="24"/>
              </w:rPr>
            </w:pPr>
            <w:r w:rsidRPr="00FC392E">
              <w:rPr>
                <w:rFonts w:ascii="Times New Roman" w:hAnsi="Times New Roman"/>
                <w:i/>
                <w:iCs/>
                <w:sz w:val="24"/>
              </w:rPr>
              <w:t>Fragilariopsis</w:t>
            </w:r>
          </w:p>
        </w:tc>
        <w:tc>
          <w:tcPr>
            <w:tcW w:w="1639" w:type="dxa"/>
            <w:tcBorders>
              <w:top w:val="nil"/>
              <w:left w:val="nil"/>
              <w:bottom w:val="nil"/>
              <w:right w:val="nil"/>
            </w:tcBorders>
            <w:shd w:val="clear" w:color="auto" w:fill="auto"/>
            <w:tcMar>
              <w:top w:w="80" w:type="dxa"/>
              <w:left w:w="80" w:type="dxa"/>
              <w:bottom w:w="80" w:type="dxa"/>
              <w:right w:w="80" w:type="dxa"/>
            </w:tcMar>
            <w:vAlign w:val="bottom"/>
          </w:tcPr>
          <w:p w14:paraId="33EBED98" w14:textId="3271A8B9" w:rsidR="000567D7" w:rsidRDefault="000567D7" w:rsidP="000567D7">
            <w:pPr>
              <w:pStyle w:val="Body"/>
            </w:pPr>
            <w:r>
              <w:rPr>
                <w:rFonts w:ascii="Times New Roman" w:hAnsi="Times New Roman"/>
                <w:i/>
                <w:iCs/>
                <w:sz w:val="24"/>
                <w:szCs w:val="24"/>
              </w:rPr>
              <w:t>cylindrus</w:t>
            </w:r>
          </w:p>
        </w:tc>
        <w:tc>
          <w:tcPr>
            <w:tcW w:w="1701" w:type="dxa"/>
            <w:tcBorders>
              <w:top w:val="nil"/>
              <w:left w:val="nil"/>
              <w:bottom w:val="nil"/>
              <w:right w:val="nil"/>
            </w:tcBorders>
            <w:vAlign w:val="bottom"/>
          </w:tcPr>
          <w:p w14:paraId="748CE33E" w14:textId="4469BA15" w:rsidR="000567D7" w:rsidRDefault="000567D7" w:rsidP="000567D7">
            <w:pPr>
              <w:pStyle w:val="Body"/>
              <w:rPr>
                <w:rFonts w:ascii="Times New Roman" w:hAnsi="Times New Roman"/>
                <w:sz w:val="24"/>
                <w:szCs w:val="24"/>
                <w:lang w:val="fr-FR"/>
              </w:rPr>
            </w:pPr>
            <w:r>
              <w:rPr>
                <w:rFonts w:ascii="Times New Roman" w:hAnsi="Times New Roman"/>
                <w:sz w:val="24"/>
                <w:szCs w:val="24"/>
              </w:rPr>
              <w:t>0</w:t>
            </w:r>
          </w:p>
        </w:tc>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02D26905" w14:textId="64F88D2B" w:rsidR="000567D7" w:rsidRDefault="000567D7" w:rsidP="000567D7">
            <w:pPr>
              <w:pStyle w:val="Body"/>
            </w:pPr>
            <w:r>
              <w:rPr>
                <w:rFonts w:ascii="Times New Roman" w:hAnsi="Times New Roman"/>
                <w:sz w:val="24"/>
                <w:szCs w:val="24"/>
                <w:lang w:val="fr-FR"/>
              </w:rPr>
              <w:t>10</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5D1383C3" w14:textId="77777777" w:rsidR="000567D7" w:rsidRDefault="000567D7" w:rsidP="000567D7">
            <w:pPr>
              <w:pStyle w:val="Body"/>
            </w:pPr>
            <w:r>
              <w:rPr>
                <w:rFonts w:ascii="Times New Roman" w:hAnsi="Times New Roman"/>
                <w:sz w:val="24"/>
                <w:szCs w:val="24"/>
              </w:rPr>
              <w:t>24</w:t>
            </w:r>
          </w:p>
        </w:tc>
        <w:tc>
          <w:tcPr>
            <w:tcW w:w="830" w:type="dxa"/>
            <w:tcBorders>
              <w:top w:val="nil"/>
              <w:left w:val="nil"/>
              <w:bottom w:val="nil"/>
              <w:right w:val="nil"/>
            </w:tcBorders>
            <w:shd w:val="clear" w:color="auto" w:fill="auto"/>
            <w:tcMar>
              <w:top w:w="80" w:type="dxa"/>
              <w:left w:w="80" w:type="dxa"/>
              <w:bottom w:w="80" w:type="dxa"/>
              <w:right w:w="80" w:type="dxa"/>
            </w:tcMar>
            <w:vAlign w:val="bottom"/>
          </w:tcPr>
          <w:p w14:paraId="713E3FB8" w14:textId="77777777" w:rsidR="000567D7" w:rsidRDefault="000567D7" w:rsidP="000567D7">
            <w:pPr>
              <w:pStyle w:val="Body"/>
            </w:pPr>
            <w:r>
              <w:rPr>
                <w:rFonts w:ascii="Times New Roman" w:hAnsi="Times New Roman"/>
                <w:sz w:val="24"/>
                <w:szCs w:val="24"/>
              </w:rPr>
              <w:t>F2</w:t>
            </w:r>
          </w:p>
        </w:tc>
      </w:tr>
      <w:tr w:rsidR="000567D7" w14:paraId="55D3D149" w14:textId="77777777" w:rsidTr="000567D7">
        <w:trPr>
          <w:trHeight w:val="310"/>
        </w:trPr>
        <w:tc>
          <w:tcPr>
            <w:tcW w:w="1877" w:type="dxa"/>
            <w:tcBorders>
              <w:top w:val="nil"/>
              <w:left w:val="nil"/>
              <w:bottom w:val="nil"/>
              <w:right w:val="nil"/>
            </w:tcBorders>
          </w:tcPr>
          <w:p w14:paraId="1D3EAC1E" w14:textId="3E39A6AC" w:rsidR="000567D7" w:rsidRDefault="000567D7" w:rsidP="000567D7">
            <w:pPr>
              <w:pStyle w:val="Body"/>
              <w:rPr>
                <w:rFonts w:ascii="Times New Roman" w:hAnsi="Times New Roman"/>
                <w:i/>
                <w:iCs/>
                <w:sz w:val="24"/>
                <w:szCs w:val="24"/>
              </w:rPr>
            </w:pPr>
            <w:r w:rsidRPr="00FC392E">
              <w:rPr>
                <w:rFonts w:ascii="Times New Roman" w:hAnsi="Times New Roman"/>
                <w:i/>
                <w:iCs/>
                <w:sz w:val="24"/>
              </w:rPr>
              <w:t>Fragilariopsis</w:t>
            </w:r>
          </w:p>
        </w:tc>
        <w:tc>
          <w:tcPr>
            <w:tcW w:w="1639" w:type="dxa"/>
            <w:tcBorders>
              <w:top w:val="nil"/>
              <w:left w:val="nil"/>
              <w:bottom w:val="nil"/>
              <w:right w:val="nil"/>
            </w:tcBorders>
            <w:shd w:val="clear" w:color="auto" w:fill="auto"/>
            <w:tcMar>
              <w:top w:w="80" w:type="dxa"/>
              <w:left w:w="80" w:type="dxa"/>
              <w:bottom w:w="80" w:type="dxa"/>
              <w:right w:w="80" w:type="dxa"/>
            </w:tcMar>
            <w:vAlign w:val="bottom"/>
          </w:tcPr>
          <w:p w14:paraId="71647844" w14:textId="4D62816C" w:rsidR="000567D7" w:rsidRDefault="000567D7" w:rsidP="000567D7">
            <w:pPr>
              <w:pStyle w:val="Body"/>
            </w:pPr>
            <w:r>
              <w:rPr>
                <w:rFonts w:ascii="Times New Roman" w:hAnsi="Times New Roman"/>
                <w:i/>
                <w:iCs/>
                <w:sz w:val="24"/>
                <w:szCs w:val="24"/>
              </w:rPr>
              <w:t>cylindrus</w:t>
            </w:r>
          </w:p>
        </w:tc>
        <w:tc>
          <w:tcPr>
            <w:tcW w:w="1701" w:type="dxa"/>
            <w:tcBorders>
              <w:top w:val="nil"/>
              <w:left w:val="nil"/>
              <w:bottom w:val="nil"/>
              <w:right w:val="nil"/>
            </w:tcBorders>
            <w:vAlign w:val="bottom"/>
          </w:tcPr>
          <w:p w14:paraId="2344FBF9" w14:textId="366B26E7" w:rsidR="000567D7" w:rsidRDefault="000567D7" w:rsidP="000567D7">
            <w:pPr>
              <w:pStyle w:val="Body"/>
              <w:rPr>
                <w:rFonts w:ascii="Times New Roman" w:hAnsi="Times New Roman"/>
                <w:sz w:val="24"/>
                <w:szCs w:val="24"/>
                <w:lang w:val="fr-FR"/>
              </w:rPr>
            </w:pPr>
            <w:r>
              <w:rPr>
                <w:rFonts w:ascii="Times New Roman" w:hAnsi="Times New Roman"/>
                <w:sz w:val="24"/>
                <w:szCs w:val="24"/>
              </w:rPr>
              <w:t>6</w:t>
            </w:r>
          </w:p>
        </w:tc>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1E78B200" w14:textId="48C1B1B2" w:rsidR="000567D7" w:rsidRDefault="000567D7" w:rsidP="000567D7">
            <w:pPr>
              <w:pStyle w:val="Body"/>
            </w:pPr>
            <w:r>
              <w:rPr>
                <w:rFonts w:ascii="Times New Roman" w:hAnsi="Times New Roman"/>
                <w:sz w:val="24"/>
                <w:szCs w:val="24"/>
                <w:lang w:val="fr-FR"/>
              </w:rPr>
              <w:t>10</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175175FB" w14:textId="77777777" w:rsidR="000567D7" w:rsidRDefault="000567D7" w:rsidP="000567D7">
            <w:pPr>
              <w:pStyle w:val="Body"/>
            </w:pPr>
            <w:r>
              <w:rPr>
                <w:rFonts w:ascii="Times New Roman" w:hAnsi="Times New Roman"/>
                <w:sz w:val="24"/>
                <w:szCs w:val="24"/>
              </w:rPr>
              <w:t>24</w:t>
            </w:r>
          </w:p>
        </w:tc>
        <w:tc>
          <w:tcPr>
            <w:tcW w:w="830" w:type="dxa"/>
            <w:tcBorders>
              <w:top w:val="nil"/>
              <w:left w:val="nil"/>
              <w:bottom w:val="nil"/>
              <w:right w:val="nil"/>
            </w:tcBorders>
            <w:shd w:val="clear" w:color="auto" w:fill="auto"/>
            <w:tcMar>
              <w:top w:w="80" w:type="dxa"/>
              <w:left w:w="80" w:type="dxa"/>
              <w:bottom w:w="80" w:type="dxa"/>
              <w:right w:w="80" w:type="dxa"/>
            </w:tcMar>
            <w:vAlign w:val="bottom"/>
          </w:tcPr>
          <w:p w14:paraId="32B145E9" w14:textId="77777777" w:rsidR="000567D7" w:rsidRDefault="000567D7" w:rsidP="000567D7">
            <w:pPr>
              <w:pStyle w:val="Body"/>
            </w:pPr>
            <w:r>
              <w:rPr>
                <w:rFonts w:ascii="Times New Roman" w:hAnsi="Times New Roman"/>
                <w:sz w:val="24"/>
                <w:szCs w:val="24"/>
              </w:rPr>
              <w:t>F2</w:t>
            </w:r>
          </w:p>
        </w:tc>
      </w:tr>
      <w:tr w:rsidR="000567D7" w14:paraId="0C2E62BC" w14:textId="77777777" w:rsidTr="000567D7">
        <w:trPr>
          <w:trHeight w:val="310"/>
        </w:trPr>
        <w:tc>
          <w:tcPr>
            <w:tcW w:w="1877" w:type="dxa"/>
            <w:tcBorders>
              <w:top w:val="nil"/>
              <w:left w:val="nil"/>
              <w:bottom w:val="nil"/>
              <w:right w:val="nil"/>
            </w:tcBorders>
          </w:tcPr>
          <w:p w14:paraId="0DE04013" w14:textId="064B23BF" w:rsidR="000567D7" w:rsidRDefault="000567D7" w:rsidP="000567D7">
            <w:pPr>
              <w:pStyle w:val="Body"/>
              <w:rPr>
                <w:rFonts w:ascii="Times New Roman" w:hAnsi="Times New Roman"/>
                <w:i/>
                <w:iCs/>
                <w:sz w:val="24"/>
                <w:szCs w:val="24"/>
              </w:rPr>
            </w:pPr>
            <w:r w:rsidRPr="00FC392E">
              <w:rPr>
                <w:rFonts w:ascii="Times New Roman" w:hAnsi="Times New Roman"/>
                <w:i/>
                <w:iCs/>
                <w:sz w:val="24"/>
                <w:shd w:val="clear" w:color="auto" w:fill="FFFFFF"/>
              </w:rPr>
              <w:t>Chlamydomonas</w:t>
            </w:r>
          </w:p>
        </w:tc>
        <w:tc>
          <w:tcPr>
            <w:tcW w:w="1639" w:type="dxa"/>
            <w:tcBorders>
              <w:top w:val="nil"/>
              <w:left w:val="nil"/>
              <w:bottom w:val="nil"/>
              <w:right w:val="nil"/>
            </w:tcBorders>
            <w:shd w:val="clear" w:color="auto" w:fill="auto"/>
            <w:tcMar>
              <w:top w:w="80" w:type="dxa"/>
              <w:left w:w="80" w:type="dxa"/>
              <w:bottom w:w="80" w:type="dxa"/>
              <w:right w:w="80" w:type="dxa"/>
            </w:tcMar>
            <w:vAlign w:val="bottom"/>
          </w:tcPr>
          <w:p w14:paraId="31E08D5B" w14:textId="570BD942" w:rsidR="000567D7" w:rsidRDefault="000567D7" w:rsidP="000567D7">
            <w:pPr>
              <w:pStyle w:val="Body"/>
            </w:pPr>
            <w:r>
              <w:rPr>
                <w:rFonts w:ascii="Times New Roman" w:hAnsi="Times New Roman"/>
                <w:i/>
                <w:iCs/>
                <w:sz w:val="24"/>
                <w:szCs w:val="24"/>
              </w:rPr>
              <w:t>priscuii</w:t>
            </w:r>
          </w:p>
        </w:tc>
        <w:tc>
          <w:tcPr>
            <w:tcW w:w="1701" w:type="dxa"/>
            <w:tcBorders>
              <w:top w:val="nil"/>
              <w:left w:val="nil"/>
              <w:bottom w:val="nil"/>
              <w:right w:val="nil"/>
            </w:tcBorders>
            <w:vAlign w:val="bottom"/>
          </w:tcPr>
          <w:p w14:paraId="4FE642B9" w14:textId="58127597" w:rsidR="000567D7" w:rsidRDefault="000567D7" w:rsidP="000567D7">
            <w:pPr>
              <w:pStyle w:val="Body"/>
              <w:rPr>
                <w:rFonts w:ascii="Times New Roman" w:hAnsi="Times New Roman"/>
                <w:sz w:val="24"/>
                <w:szCs w:val="24"/>
                <w:lang w:val="fr-FR"/>
              </w:rPr>
            </w:pPr>
            <w:r>
              <w:rPr>
                <w:rFonts w:ascii="Times New Roman" w:hAnsi="Times New Roman"/>
                <w:sz w:val="24"/>
                <w:szCs w:val="24"/>
              </w:rPr>
              <w:t>4</w:t>
            </w:r>
          </w:p>
        </w:tc>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077B6046" w14:textId="02F8E65F" w:rsidR="000567D7" w:rsidRDefault="000567D7" w:rsidP="000567D7">
            <w:pPr>
              <w:pStyle w:val="Body"/>
            </w:pPr>
            <w:r>
              <w:rPr>
                <w:rFonts w:ascii="Times New Roman" w:hAnsi="Times New Roman"/>
                <w:sz w:val="24"/>
                <w:szCs w:val="24"/>
                <w:lang w:val="fr-FR"/>
              </w:rPr>
              <w:t>10</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2329060B" w14:textId="77777777" w:rsidR="000567D7" w:rsidRDefault="000567D7" w:rsidP="000567D7">
            <w:pPr>
              <w:pStyle w:val="Body"/>
            </w:pPr>
            <w:r>
              <w:rPr>
                <w:rFonts w:ascii="Times New Roman" w:hAnsi="Times New Roman"/>
                <w:sz w:val="24"/>
                <w:szCs w:val="24"/>
              </w:rPr>
              <w:t>24</w:t>
            </w:r>
          </w:p>
        </w:tc>
        <w:tc>
          <w:tcPr>
            <w:tcW w:w="830" w:type="dxa"/>
            <w:tcBorders>
              <w:top w:val="nil"/>
              <w:left w:val="nil"/>
              <w:bottom w:val="nil"/>
              <w:right w:val="nil"/>
            </w:tcBorders>
            <w:shd w:val="clear" w:color="auto" w:fill="auto"/>
            <w:tcMar>
              <w:top w:w="80" w:type="dxa"/>
              <w:left w:w="80" w:type="dxa"/>
              <w:bottom w:w="80" w:type="dxa"/>
              <w:right w:w="80" w:type="dxa"/>
            </w:tcMar>
            <w:vAlign w:val="bottom"/>
          </w:tcPr>
          <w:p w14:paraId="71C420E2" w14:textId="77777777" w:rsidR="000567D7" w:rsidRDefault="000567D7" w:rsidP="000567D7">
            <w:pPr>
              <w:pStyle w:val="Body"/>
            </w:pPr>
            <w:r>
              <w:rPr>
                <w:rFonts w:ascii="Times New Roman" w:hAnsi="Times New Roman"/>
                <w:sz w:val="24"/>
                <w:szCs w:val="24"/>
              </w:rPr>
              <w:t>BBM</w:t>
            </w:r>
          </w:p>
        </w:tc>
      </w:tr>
      <w:tr w:rsidR="000567D7" w14:paraId="791E322B" w14:textId="77777777" w:rsidTr="000567D7">
        <w:trPr>
          <w:trHeight w:val="310"/>
        </w:trPr>
        <w:tc>
          <w:tcPr>
            <w:tcW w:w="1877" w:type="dxa"/>
            <w:tcBorders>
              <w:top w:val="nil"/>
              <w:left w:val="nil"/>
              <w:bottom w:val="nil"/>
              <w:right w:val="nil"/>
            </w:tcBorders>
          </w:tcPr>
          <w:p w14:paraId="748203E5" w14:textId="6D402CB1" w:rsidR="000567D7" w:rsidRDefault="000567D7" w:rsidP="000567D7">
            <w:pPr>
              <w:pStyle w:val="Body"/>
              <w:rPr>
                <w:rFonts w:ascii="Times New Roman" w:hAnsi="Times New Roman"/>
                <w:i/>
                <w:iCs/>
                <w:sz w:val="24"/>
                <w:szCs w:val="24"/>
              </w:rPr>
            </w:pPr>
            <w:r w:rsidRPr="00FC392E">
              <w:rPr>
                <w:rFonts w:ascii="Times New Roman" w:hAnsi="Times New Roman"/>
                <w:i/>
                <w:iCs/>
                <w:sz w:val="24"/>
                <w:shd w:val="clear" w:color="auto" w:fill="FFFFFF"/>
              </w:rPr>
              <w:t>Chlamydomonas</w:t>
            </w:r>
          </w:p>
        </w:tc>
        <w:tc>
          <w:tcPr>
            <w:tcW w:w="1639" w:type="dxa"/>
            <w:tcBorders>
              <w:top w:val="nil"/>
              <w:left w:val="nil"/>
              <w:bottom w:val="nil"/>
              <w:right w:val="nil"/>
            </w:tcBorders>
            <w:shd w:val="clear" w:color="auto" w:fill="auto"/>
            <w:tcMar>
              <w:top w:w="80" w:type="dxa"/>
              <w:left w:w="80" w:type="dxa"/>
              <w:bottom w:w="80" w:type="dxa"/>
              <w:right w:w="80" w:type="dxa"/>
            </w:tcMar>
            <w:vAlign w:val="bottom"/>
          </w:tcPr>
          <w:p w14:paraId="7691F638" w14:textId="7C9AAEAF" w:rsidR="000567D7" w:rsidRDefault="000567D7" w:rsidP="000567D7">
            <w:pPr>
              <w:pStyle w:val="Body"/>
            </w:pPr>
            <w:r>
              <w:rPr>
                <w:rFonts w:ascii="Times New Roman" w:hAnsi="Times New Roman"/>
                <w:i/>
                <w:iCs/>
                <w:sz w:val="24"/>
                <w:szCs w:val="24"/>
              </w:rPr>
              <w:t>ICEMDV</w:t>
            </w:r>
          </w:p>
        </w:tc>
        <w:tc>
          <w:tcPr>
            <w:tcW w:w="1701" w:type="dxa"/>
            <w:tcBorders>
              <w:top w:val="nil"/>
              <w:left w:val="nil"/>
              <w:bottom w:val="nil"/>
              <w:right w:val="nil"/>
            </w:tcBorders>
          </w:tcPr>
          <w:p w14:paraId="78CE23C2" w14:textId="37C6CDF8" w:rsidR="000567D7" w:rsidRDefault="000567D7" w:rsidP="000567D7">
            <w:pPr>
              <w:pStyle w:val="Body"/>
              <w:rPr>
                <w:rFonts w:ascii="Times New Roman" w:hAnsi="Times New Roman"/>
                <w:sz w:val="24"/>
                <w:szCs w:val="24"/>
                <w:lang w:val="fr-FR"/>
              </w:rPr>
            </w:pPr>
            <w:r>
              <w:rPr>
                <w:rFonts w:ascii="Times New Roman" w:hAnsi="Times New Roman"/>
                <w:sz w:val="24"/>
                <w:szCs w:val="24"/>
                <w:lang w:val="fr-FR"/>
              </w:rPr>
              <w:t>4</w:t>
            </w:r>
          </w:p>
        </w:tc>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03F186DE" w14:textId="2276FE31" w:rsidR="000567D7" w:rsidRDefault="000567D7" w:rsidP="000567D7">
            <w:pPr>
              <w:pStyle w:val="Body"/>
            </w:pPr>
            <w:r>
              <w:rPr>
                <w:rFonts w:ascii="Times New Roman" w:hAnsi="Times New Roman"/>
                <w:sz w:val="24"/>
                <w:szCs w:val="24"/>
                <w:lang w:val="fr-FR"/>
              </w:rPr>
              <w:t>10</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63CFB4E2" w14:textId="77777777" w:rsidR="000567D7" w:rsidRDefault="000567D7" w:rsidP="000567D7">
            <w:pPr>
              <w:pStyle w:val="Body"/>
            </w:pPr>
            <w:r>
              <w:rPr>
                <w:rFonts w:ascii="Times New Roman" w:hAnsi="Times New Roman"/>
                <w:sz w:val="24"/>
                <w:szCs w:val="24"/>
              </w:rPr>
              <w:t>24</w:t>
            </w:r>
          </w:p>
        </w:tc>
        <w:tc>
          <w:tcPr>
            <w:tcW w:w="830" w:type="dxa"/>
            <w:tcBorders>
              <w:top w:val="nil"/>
              <w:left w:val="nil"/>
              <w:bottom w:val="nil"/>
              <w:right w:val="nil"/>
            </w:tcBorders>
            <w:shd w:val="clear" w:color="auto" w:fill="auto"/>
            <w:tcMar>
              <w:top w:w="80" w:type="dxa"/>
              <w:left w:w="80" w:type="dxa"/>
              <w:bottom w:w="80" w:type="dxa"/>
              <w:right w:w="80" w:type="dxa"/>
            </w:tcMar>
            <w:vAlign w:val="bottom"/>
          </w:tcPr>
          <w:p w14:paraId="6F931875" w14:textId="77777777" w:rsidR="000567D7" w:rsidRDefault="000567D7" w:rsidP="000567D7">
            <w:pPr>
              <w:pStyle w:val="Body"/>
            </w:pPr>
            <w:r>
              <w:rPr>
                <w:rFonts w:ascii="Times New Roman" w:hAnsi="Times New Roman"/>
                <w:sz w:val="24"/>
                <w:szCs w:val="24"/>
              </w:rPr>
              <w:t>BBM</w:t>
            </w:r>
          </w:p>
        </w:tc>
      </w:tr>
      <w:tr w:rsidR="000567D7" w14:paraId="524C1D40" w14:textId="77777777" w:rsidTr="000567D7">
        <w:trPr>
          <w:trHeight w:val="310"/>
        </w:trPr>
        <w:tc>
          <w:tcPr>
            <w:tcW w:w="1877" w:type="dxa"/>
            <w:tcBorders>
              <w:top w:val="nil"/>
              <w:left w:val="nil"/>
              <w:bottom w:val="nil"/>
              <w:right w:val="nil"/>
            </w:tcBorders>
          </w:tcPr>
          <w:p w14:paraId="35C2EF3F" w14:textId="28B70AA7" w:rsidR="000567D7" w:rsidRDefault="000567D7" w:rsidP="000567D7">
            <w:pPr>
              <w:pStyle w:val="Body"/>
              <w:rPr>
                <w:rFonts w:ascii="Times New Roman" w:hAnsi="Times New Roman"/>
                <w:i/>
                <w:iCs/>
                <w:sz w:val="24"/>
                <w:szCs w:val="24"/>
              </w:rPr>
            </w:pPr>
            <w:r w:rsidRPr="00FC392E">
              <w:rPr>
                <w:rFonts w:ascii="Times New Roman" w:hAnsi="Times New Roman"/>
                <w:i/>
                <w:iCs/>
                <w:sz w:val="24"/>
                <w:shd w:val="clear" w:color="auto" w:fill="FFFFFF"/>
              </w:rPr>
              <w:t>Chlamydomonas</w:t>
            </w:r>
          </w:p>
        </w:tc>
        <w:tc>
          <w:tcPr>
            <w:tcW w:w="1639" w:type="dxa"/>
            <w:tcBorders>
              <w:top w:val="nil"/>
              <w:left w:val="nil"/>
              <w:bottom w:val="nil"/>
              <w:right w:val="nil"/>
            </w:tcBorders>
            <w:shd w:val="clear" w:color="auto" w:fill="auto"/>
            <w:tcMar>
              <w:top w:w="80" w:type="dxa"/>
              <w:left w:w="80" w:type="dxa"/>
              <w:bottom w:w="80" w:type="dxa"/>
              <w:right w:w="80" w:type="dxa"/>
            </w:tcMar>
            <w:vAlign w:val="bottom"/>
          </w:tcPr>
          <w:p w14:paraId="030C9D26" w14:textId="552C7D7D" w:rsidR="000567D7" w:rsidRDefault="000567D7" w:rsidP="000567D7">
            <w:pPr>
              <w:pStyle w:val="Body"/>
            </w:pPr>
            <w:r>
              <w:rPr>
                <w:rFonts w:ascii="Times New Roman" w:hAnsi="Times New Roman"/>
                <w:i/>
                <w:iCs/>
                <w:sz w:val="24"/>
                <w:szCs w:val="24"/>
              </w:rPr>
              <w:t>malina</w:t>
            </w:r>
          </w:p>
        </w:tc>
        <w:tc>
          <w:tcPr>
            <w:tcW w:w="1701" w:type="dxa"/>
            <w:tcBorders>
              <w:top w:val="nil"/>
              <w:left w:val="nil"/>
              <w:bottom w:val="nil"/>
              <w:right w:val="nil"/>
            </w:tcBorders>
          </w:tcPr>
          <w:p w14:paraId="5EB20B32" w14:textId="60D872E4" w:rsidR="000567D7" w:rsidRDefault="000567D7" w:rsidP="000567D7">
            <w:pPr>
              <w:pStyle w:val="Body"/>
              <w:rPr>
                <w:rFonts w:ascii="Times New Roman" w:hAnsi="Times New Roman"/>
                <w:sz w:val="24"/>
                <w:szCs w:val="24"/>
                <w:lang w:val="fr-FR"/>
              </w:rPr>
            </w:pPr>
            <w:r>
              <w:rPr>
                <w:rFonts w:ascii="Times New Roman" w:hAnsi="Times New Roman"/>
                <w:sz w:val="24"/>
                <w:szCs w:val="24"/>
                <w:lang w:val="fr-FR"/>
              </w:rPr>
              <w:t>4</w:t>
            </w:r>
          </w:p>
        </w:tc>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02DF79FB" w14:textId="5AE2C9B0" w:rsidR="000567D7" w:rsidRDefault="000567D7" w:rsidP="000567D7">
            <w:pPr>
              <w:pStyle w:val="Body"/>
            </w:pPr>
            <w:r>
              <w:rPr>
                <w:rFonts w:ascii="Times New Roman" w:hAnsi="Times New Roman"/>
                <w:sz w:val="24"/>
                <w:szCs w:val="24"/>
                <w:lang w:val="fr-FR"/>
              </w:rPr>
              <w:t>10</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5257534C" w14:textId="77777777" w:rsidR="000567D7" w:rsidRDefault="000567D7" w:rsidP="000567D7">
            <w:pPr>
              <w:pStyle w:val="Body"/>
            </w:pPr>
            <w:r>
              <w:rPr>
                <w:rFonts w:ascii="Times New Roman" w:hAnsi="Times New Roman"/>
                <w:sz w:val="24"/>
                <w:szCs w:val="24"/>
              </w:rPr>
              <w:t>24</w:t>
            </w:r>
          </w:p>
        </w:tc>
        <w:tc>
          <w:tcPr>
            <w:tcW w:w="830" w:type="dxa"/>
            <w:tcBorders>
              <w:top w:val="nil"/>
              <w:left w:val="nil"/>
              <w:bottom w:val="nil"/>
              <w:right w:val="nil"/>
            </w:tcBorders>
            <w:shd w:val="clear" w:color="auto" w:fill="auto"/>
            <w:tcMar>
              <w:top w:w="80" w:type="dxa"/>
              <w:left w:w="80" w:type="dxa"/>
              <w:bottom w:w="80" w:type="dxa"/>
              <w:right w:w="80" w:type="dxa"/>
            </w:tcMar>
            <w:vAlign w:val="bottom"/>
          </w:tcPr>
          <w:p w14:paraId="16EE62AC" w14:textId="77777777" w:rsidR="000567D7" w:rsidRDefault="000567D7" w:rsidP="000567D7">
            <w:pPr>
              <w:pStyle w:val="Body"/>
            </w:pPr>
            <w:r>
              <w:rPr>
                <w:rFonts w:ascii="Times New Roman" w:hAnsi="Times New Roman"/>
                <w:sz w:val="24"/>
                <w:szCs w:val="24"/>
              </w:rPr>
              <w:t>BBM</w:t>
            </w:r>
          </w:p>
        </w:tc>
      </w:tr>
      <w:tr w:rsidR="000567D7" w14:paraId="032D6C80" w14:textId="77777777" w:rsidTr="000567D7">
        <w:trPr>
          <w:trHeight w:val="305"/>
        </w:trPr>
        <w:tc>
          <w:tcPr>
            <w:tcW w:w="1877" w:type="dxa"/>
            <w:tcBorders>
              <w:top w:val="nil"/>
              <w:left w:val="nil"/>
              <w:bottom w:val="single" w:sz="4" w:space="0" w:color="000000"/>
              <w:right w:val="nil"/>
            </w:tcBorders>
          </w:tcPr>
          <w:p w14:paraId="750F8F00" w14:textId="6F18358C" w:rsidR="000567D7" w:rsidRDefault="000567D7" w:rsidP="000567D7">
            <w:pPr>
              <w:pStyle w:val="Body"/>
              <w:rPr>
                <w:rFonts w:ascii="Times New Roman" w:hAnsi="Times New Roman"/>
                <w:i/>
                <w:iCs/>
                <w:sz w:val="24"/>
                <w:szCs w:val="24"/>
              </w:rPr>
            </w:pPr>
            <w:r w:rsidRPr="00FC392E">
              <w:rPr>
                <w:rFonts w:ascii="Times New Roman" w:hAnsi="Times New Roman"/>
                <w:i/>
                <w:iCs/>
                <w:sz w:val="24"/>
                <w:shd w:val="clear" w:color="auto" w:fill="FFFFFF"/>
              </w:rPr>
              <w:t>Chlamydomonas</w:t>
            </w:r>
          </w:p>
        </w:tc>
        <w:tc>
          <w:tcPr>
            <w:tcW w:w="1639"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4258719" w14:textId="26D6FF73" w:rsidR="000567D7" w:rsidRDefault="000567D7" w:rsidP="000567D7">
            <w:pPr>
              <w:pStyle w:val="Body"/>
            </w:pPr>
            <w:r>
              <w:rPr>
                <w:rFonts w:ascii="Times New Roman" w:hAnsi="Times New Roman"/>
                <w:i/>
                <w:iCs/>
                <w:sz w:val="24"/>
                <w:szCs w:val="24"/>
              </w:rPr>
              <w:t>reinhardtii</w:t>
            </w:r>
          </w:p>
        </w:tc>
        <w:tc>
          <w:tcPr>
            <w:tcW w:w="1701" w:type="dxa"/>
            <w:tcBorders>
              <w:top w:val="nil"/>
              <w:left w:val="nil"/>
              <w:bottom w:val="single" w:sz="4" w:space="0" w:color="000000"/>
              <w:right w:val="nil"/>
            </w:tcBorders>
          </w:tcPr>
          <w:p w14:paraId="3786D43B" w14:textId="7052E694" w:rsidR="000567D7" w:rsidRDefault="000567D7" w:rsidP="000567D7">
            <w:pPr>
              <w:pStyle w:val="Body"/>
              <w:rPr>
                <w:rFonts w:ascii="Times New Roman" w:hAnsi="Times New Roman"/>
                <w:sz w:val="24"/>
                <w:szCs w:val="24"/>
                <w:lang w:val="fr-FR"/>
              </w:rPr>
            </w:pPr>
            <w:r>
              <w:rPr>
                <w:rFonts w:ascii="Times New Roman" w:hAnsi="Times New Roman"/>
                <w:sz w:val="24"/>
                <w:szCs w:val="24"/>
                <w:lang w:val="fr-FR"/>
              </w:rPr>
              <w:t>24</w:t>
            </w:r>
          </w:p>
        </w:tc>
        <w:tc>
          <w:tcPr>
            <w:tcW w:w="1701"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FD08CA2" w14:textId="752D4958" w:rsidR="000567D7" w:rsidRDefault="000567D7" w:rsidP="000567D7">
            <w:pPr>
              <w:pStyle w:val="Body"/>
            </w:pPr>
            <w:r>
              <w:rPr>
                <w:rFonts w:ascii="Times New Roman" w:hAnsi="Times New Roman"/>
                <w:sz w:val="24"/>
                <w:szCs w:val="24"/>
                <w:lang w:val="fr-FR"/>
              </w:rPr>
              <w:t>10</w:t>
            </w:r>
          </w:p>
        </w:tc>
        <w:tc>
          <w:tcPr>
            <w:tcW w:w="1418"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EAFE29E" w14:textId="77777777" w:rsidR="000567D7" w:rsidRDefault="000567D7" w:rsidP="000567D7">
            <w:pPr>
              <w:pStyle w:val="Body"/>
            </w:pPr>
            <w:r>
              <w:rPr>
                <w:rFonts w:ascii="Times New Roman" w:hAnsi="Times New Roman"/>
                <w:sz w:val="24"/>
                <w:szCs w:val="24"/>
              </w:rPr>
              <w:t>24</w:t>
            </w:r>
          </w:p>
        </w:tc>
        <w:tc>
          <w:tcPr>
            <w:tcW w:w="830"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0E7AEE5" w14:textId="77777777" w:rsidR="000567D7" w:rsidRDefault="000567D7" w:rsidP="000567D7">
            <w:pPr>
              <w:pStyle w:val="Body"/>
            </w:pPr>
            <w:r>
              <w:rPr>
                <w:rFonts w:ascii="Times New Roman" w:hAnsi="Times New Roman"/>
                <w:sz w:val="24"/>
                <w:szCs w:val="24"/>
              </w:rPr>
              <w:t>BBM</w:t>
            </w:r>
          </w:p>
        </w:tc>
      </w:tr>
    </w:tbl>
    <w:p w14:paraId="4A25ED6E" w14:textId="77777777" w:rsidR="009E6024" w:rsidRDefault="009E6024">
      <w:pPr>
        <w:pStyle w:val="Body"/>
        <w:rPr>
          <w:rFonts w:ascii="Times New Roman" w:eastAsia="Times New Roman" w:hAnsi="Times New Roman" w:cs="Times New Roman"/>
          <w:sz w:val="24"/>
          <w:szCs w:val="24"/>
        </w:rPr>
      </w:pPr>
    </w:p>
    <w:p w14:paraId="2C1266C7" w14:textId="77777777" w:rsidR="009E6024" w:rsidRDefault="009E6024">
      <w:pPr>
        <w:pStyle w:val="Body"/>
        <w:rPr>
          <w:rFonts w:ascii="Times New Roman" w:eastAsia="Times New Roman" w:hAnsi="Times New Roman" w:cs="Times New Roman"/>
          <w:sz w:val="24"/>
          <w:szCs w:val="24"/>
        </w:rPr>
      </w:pPr>
    </w:p>
    <w:p w14:paraId="58FDB483" w14:textId="77777777" w:rsidR="009E6024" w:rsidRDefault="006538E8">
      <w:pPr>
        <w:pStyle w:val="Body"/>
        <w:spacing w:line="360" w:lineRule="auto"/>
        <w:rPr>
          <w:rFonts w:ascii="Times New Roman" w:eastAsia="Times New Roman" w:hAnsi="Times New Roman" w:cs="Times New Roman"/>
          <w:b/>
          <w:bCs/>
          <w:sz w:val="24"/>
          <w:szCs w:val="24"/>
        </w:rPr>
      </w:pPr>
      <w:r>
        <w:rPr>
          <w:rFonts w:ascii="Times New Roman" w:hAnsi="Times New Roman"/>
          <w:b/>
          <w:bCs/>
          <w:sz w:val="24"/>
          <w:szCs w:val="24"/>
          <w:lang w:val="it-IT"/>
        </w:rPr>
        <w:t>2.2. Single Turnover Variable Chlorophyll Fluorescence</w:t>
      </w:r>
    </w:p>
    <w:p w14:paraId="1802E5BA" w14:textId="2321F46A"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 xml:space="preserve">A single turnover variable chlorophyll fluorescence (St-ChlF) approach was employed to evaluate the progressive desynchronization of the S-State cycle across the range of phytoplankton species and growth </w:t>
      </w:r>
      <w:r w:rsidRPr="00FC087D">
        <w:rPr>
          <w:rFonts w:ascii="Times New Roman" w:hAnsi="Times New Roman"/>
          <w:sz w:val="24"/>
          <w:szCs w:val="24"/>
          <w:lang w:val="en-CA"/>
        </w:rPr>
        <w:t>temperatures</w:t>
      </w:r>
      <w:r>
        <w:rPr>
          <w:rFonts w:ascii="Times New Roman" w:hAnsi="Times New Roman"/>
          <w:sz w:val="24"/>
          <w:szCs w:val="24"/>
        </w:rPr>
        <w:t>.</w:t>
      </w:r>
      <w:commentRangeStart w:id="0"/>
      <w:r>
        <w:rPr>
          <w:rFonts w:ascii="Times New Roman" w:hAnsi="Times New Roman"/>
          <w:sz w:val="24"/>
          <w:szCs w:val="24"/>
        </w:rPr>
        <w:t xml:space="preserve"> </w:t>
      </w:r>
      <w:commentRangeEnd w:id="0"/>
      <w:r>
        <w:commentReference w:id="0"/>
      </w:r>
    </w:p>
    <w:p w14:paraId="5262AB24" w14:textId="77777777" w:rsidR="00FC087D" w:rsidRDefault="006538E8" w:rsidP="00FC087D">
      <w:pPr>
        <w:pStyle w:val="Body"/>
        <w:spacing w:line="360" w:lineRule="auto"/>
        <w:ind w:firstLine="482"/>
        <w:rPr>
          <w:rFonts w:ascii="Times New Roman" w:hAnsi="Times New Roman"/>
          <w:sz w:val="24"/>
          <w:szCs w:val="24"/>
        </w:rPr>
      </w:pPr>
      <w:r>
        <w:rPr>
          <w:rFonts w:ascii="Times New Roman" w:hAnsi="Times New Roman"/>
          <w:sz w:val="24"/>
          <w:szCs w:val="24"/>
        </w:rPr>
        <w:t xml:space="preserve">A </w:t>
      </w:r>
      <w:r w:rsidR="00FC087D">
        <w:rPr>
          <w:rFonts w:ascii="Times New Roman" w:hAnsi="Times New Roman"/>
          <w:sz w:val="24"/>
          <w:szCs w:val="24"/>
        </w:rPr>
        <w:t xml:space="preserve">100 </w:t>
      </w:r>
      <w:r w:rsidR="00FC087D" w:rsidRPr="00FC087D">
        <w:rPr>
          <w:rFonts w:ascii="Times New Roman" w:hAnsi="Times New Roman"/>
          <w:sz w:val="24"/>
          <w:szCs w:val="24"/>
        </w:rPr>
        <w:t>µ</w:t>
      </w:r>
      <w:r w:rsidR="00FC087D">
        <w:rPr>
          <w:rFonts w:ascii="Times New Roman" w:hAnsi="Times New Roman"/>
          <w:sz w:val="24"/>
          <w:szCs w:val="24"/>
        </w:rPr>
        <w:t xml:space="preserve">L </w:t>
      </w:r>
      <w:r>
        <w:rPr>
          <w:rFonts w:ascii="Times New Roman" w:hAnsi="Times New Roman"/>
          <w:sz w:val="24"/>
          <w:szCs w:val="24"/>
        </w:rPr>
        <w:t>sample of each c</w:t>
      </w:r>
      <w:r w:rsidRPr="00FC087D">
        <w:rPr>
          <w:rFonts w:ascii="Times New Roman" w:hAnsi="Times New Roman"/>
          <w:sz w:val="24"/>
          <w:szCs w:val="24"/>
          <w:lang w:val="en-CA"/>
        </w:rPr>
        <w:t>ulture</w:t>
      </w:r>
      <w:r>
        <w:rPr>
          <w:rFonts w:ascii="Times New Roman" w:hAnsi="Times New Roman"/>
          <w:sz w:val="24"/>
          <w:szCs w:val="24"/>
        </w:rPr>
        <w:t xml:space="preserve"> was taken for a chlorophyll assay</w:t>
      </w:r>
      <w:r w:rsidR="00FC087D">
        <w:rPr>
          <w:rFonts w:ascii="Times New Roman" w:hAnsi="Times New Roman"/>
          <w:sz w:val="24"/>
          <w:szCs w:val="24"/>
        </w:rPr>
        <w:t xml:space="preserve">. Chlorophyll was extracted using a solution of acetone and DMSO, and concentrations were measured using a </w:t>
      </w:r>
      <w:r w:rsidR="00FC087D" w:rsidRPr="00FC087D">
        <w:rPr>
          <w:rFonts w:ascii="Times New Roman" w:hAnsi="Times New Roman"/>
          <w:sz w:val="24"/>
          <w:szCs w:val="24"/>
        </w:rPr>
        <w:t>Trilogy Laboratory Fluorometer</w:t>
      </w:r>
      <w:r w:rsidR="00FC087D">
        <w:rPr>
          <w:rFonts w:ascii="Times New Roman" w:hAnsi="Times New Roman"/>
          <w:sz w:val="24"/>
          <w:szCs w:val="24"/>
        </w:rPr>
        <w:t xml:space="preserve"> (Turner Designs). </w:t>
      </w:r>
    </w:p>
    <w:p w14:paraId="4233C5C5" w14:textId="475F3F62" w:rsidR="009E6024" w:rsidRPr="00FC087D" w:rsidRDefault="006538E8" w:rsidP="00FC087D">
      <w:pPr>
        <w:pStyle w:val="Body"/>
        <w:spacing w:line="360" w:lineRule="auto"/>
        <w:ind w:firstLine="482"/>
        <w:rPr>
          <w:rFonts w:ascii="Times New Roman" w:hAnsi="Times New Roman"/>
          <w:sz w:val="24"/>
          <w:szCs w:val="24"/>
        </w:rPr>
      </w:pPr>
      <w:r>
        <w:rPr>
          <w:rFonts w:ascii="Times New Roman" w:hAnsi="Times New Roman"/>
          <w:sz w:val="24"/>
          <w:szCs w:val="24"/>
        </w:rPr>
        <w:t xml:space="preserve">Then, </w:t>
      </w:r>
      <w:r w:rsidR="00FC087D">
        <w:rPr>
          <w:rFonts w:ascii="Times New Roman" w:hAnsi="Times New Roman"/>
          <w:sz w:val="24"/>
          <w:szCs w:val="24"/>
        </w:rPr>
        <w:t xml:space="preserve">3 mL </w:t>
      </w:r>
      <w:r>
        <w:rPr>
          <w:rFonts w:ascii="Times New Roman" w:hAnsi="Times New Roman"/>
          <w:sz w:val="24"/>
          <w:szCs w:val="24"/>
        </w:rPr>
        <w:t xml:space="preserve">samples of culture were loaded into a temperature-controlled cuvette (PolyScience) placed within the measurement chamber of a Soliense LIFT-REM fluorometer (Version LIFT-REM 1.0, Soliense Inc). The apparatus was covered to block out incident light and cells were acclimated to the dark for a minimum of 30 seconds. In a dark regulated state, non-photochemical quenching processes are relaxed, and electrons have been passed downstream from all PSII centres, leaving all PSII reaction centres open for photochemistry upon receipt of an incident photon. Therefore, when if PSII receives a photon, the maximum </w:t>
      </w:r>
      <w:r>
        <w:rPr>
          <w:rFonts w:ascii="Times New Roman" w:hAnsi="Times New Roman"/>
          <w:sz w:val="24"/>
          <w:szCs w:val="24"/>
        </w:rPr>
        <w:lastRenderedPageBreak/>
        <w:t>proportion of energy will be partitioned to photochemistry, corresponding to minimum ChlF (F</w:t>
      </w:r>
      <w:r>
        <w:rPr>
          <w:rFonts w:ascii="Times New Roman" w:hAnsi="Times New Roman"/>
          <w:sz w:val="24"/>
          <w:szCs w:val="24"/>
          <w:vertAlign w:val="subscript"/>
        </w:rPr>
        <w:t>o</w:t>
      </w:r>
      <w:r>
        <w:rPr>
          <w:rFonts w:ascii="Times New Roman" w:hAnsi="Times New Roman"/>
          <w:sz w:val="24"/>
          <w:szCs w:val="24"/>
          <w:lang w:val="pt-PT"/>
        </w:rPr>
        <w:t xml:space="preserve">) </w:t>
      </w:r>
      <w:r w:rsidR="00DB4A9C">
        <w:rPr>
          <w:rFonts w:ascii="Times New Roman" w:hAnsi="Times New Roman"/>
          <w:sz w:val="24"/>
        </w:rPr>
        <w:fldChar w:fldCharType="begin"/>
      </w:r>
      <w:r w:rsidR="00DB4A9C">
        <w:rPr>
          <w:rFonts w:ascii="Times New Roman" w:hAnsi="Times New Roman"/>
          <w:sz w:val="24"/>
        </w:rPr>
        <w:instrText xml:space="preserve"> ADDIN ZOTERO_ITEM CSL_CITATION {"citationID":"1gFUhuN1","properties":{"formattedCitation":"[16]","plainCitation":"[16]","noteIndex":0},"citationItems":[{"id":2583,"uris":["http://zotero.org/groups/4635591/items/QNL7UAJK"],"itemData":{"id":2583,"type":"article-journal","abstract":"Phytoplankton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R."}],"accessed":{"date-parts":[["2023",1,17]]},"issued":{"date-parts":[["2021"]]},"citation-key":"schuback2021"}}],"schema":"https://github.com/citation-style-language/schema/raw/master/csl-citation.json"} </w:instrText>
      </w:r>
      <w:r w:rsidR="00DB4A9C">
        <w:rPr>
          <w:rFonts w:ascii="Times New Roman" w:hAnsi="Times New Roman"/>
          <w:sz w:val="24"/>
        </w:rPr>
        <w:fldChar w:fldCharType="separate"/>
      </w:r>
      <w:r w:rsidR="00DB4A9C">
        <w:rPr>
          <w:rFonts w:ascii="Times New Roman" w:hAnsi="Times New Roman"/>
          <w:noProof/>
          <w:sz w:val="24"/>
        </w:rPr>
        <w:t>[16]</w:t>
      </w:r>
      <w:r w:rsidR="00DB4A9C">
        <w:rPr>
          <w:rFonts w:ascii="Times New Roman" w:hAnsi="Times New Roman"/>
          <w:sz w:val="24"/>
        </w:rPr>
        <w:fldChar w:fldCharType="end"/>
      </w:r>
      <w:r w:rsidR="00DB4A9C">
        <w:rPr>
          <w:rFonts w:ascii="Times New Roman" w:hAnsi="Times New Roman"/>
          <w:sz w:val="24"/>
        </w:rPr>
        <w:t xml:space="preserve">. </w:t>
      </w:r>
    </w:p>
    <w:p w14:paraId="5736EF0E" w14:textId="22B44976"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The sample is then exposed to a series of 32 short, high-intensity, evenly</w:t>
      </w:r>
      <w:r w:rsidR="00DB4A9C">
        <w:rPr>
          <w:rFonts w:ascii="Times New Roman" w:hAnsi="Times New Roman"/>
          <w:sz w:val="24"/>
          <w:szCs w:val="24"/>
        </w:rPr>
        <w:t xml:space="preserve"> </w:t>
      </w:r>
      <w:r>
        <w:rPr>
          <w:rFonts w:ascii="Times New Roman" w:hAnsi="Times New Roman"/>
          <w:sz w:val="24"/>
          <w:szCs w:val="24"/>
        </w:rPr>
        <w:t>spaced flashes of 445 nm light. Depending upon the spacing between sequential flashes</w:t>
      </w:r>
      <w:r w:rsidR="00DB4A9C">
        <w:rPr>
          <w:rFonts w:ascii="Times New Roman" w:hAnsi="Times New Roman"/>
          <w:sz w:val="24"/>
          <w:szCs w:val="24"/>
        </w:rPr>
        <w:t>,</w:t>
      </w:r>
      <w:r>
        <w:rPr>
          <w:rFonts w:ascii="Times New Roman" w:hAnsi="Times New Roman"/>
          <w:sz w:val="24"/>
          <w:szCs w:val="24"/>
        </w:rPr>
        <w:t xml:space="preserve"> each series occupied </w:t>
      </w:r>
      <w:r w:rsidR="00DB4A9C">
        <w:rPr>
          <w:rFonts w:ascii="Times New Roman" w:hAnsi="Times New Roman"/>
          <w:sz w:val="24"/>
          <w:szCs w:val="24"/>
        </w:rPr>
        <w:t xml:space="preserve">62 </w:t>
      </w:r>
      <w:r>
        <w:rPr>
          <w:rFonts w:ascii="Times New Roman" w:hAnsi="Times New Roman"/>
          <w:sz w:val="24"/>
          <w:szCs w:val="24"/>
        </w:rPr>
        <w:t xml:space="preserve">to </w:t>
      </w:r>
      <w:r w:rsidR="00DB4A9C">
        <w:rPr>
          <w:rFonts w:ascii="Times New Roman" w:hAnsi="Times New Roman"/>
          <w:sz w:val="24"/>
          <w:szCs w:val="24"/>
        </w:rPr>
        <w:t>542</w:t>
      </w:r>
      <w:r>
        <w:rPr>
          <w:rFonts w:ascii="Times New Roman" w:hAnsi="Times New Roman"/>
          <w:sz w:val="24"/>
          <w:szCs w:val="24"/>
        </w:rPr>
        <w:t xml:space="preserve"> s</w:t>
      </w:r>
      <w:r w:rsidR="00DB4A9C">
        <w:rPr>
          <w:rFonts w:ascii="Times New Roman" w:hAnsi="Times New Roman"/>
          <w:sz w:val="24"/>
          <w:szCs w:val="24"/>
        </w:rPr>
        <w:t>econds</w:t>
      </w:r>
      <w:r>
        <w:rPr>
          <w:rFonts w:ascii="Times New Roman" w:hAnsi="Times New Roman"/>
          <w:sz w:val="24"/>
          <w:szCs w:val="24"/>
        </w:rPr>
        <w:t>.  Flash series were applied with different spacings, and at different temperatures, with the culture sample replaced for each new measurement temperature.</w:t>
      </w:r>
    </w:p>
    <w:p w14:paraId="717DD9C7" w14:textId="16BFA971"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 xml:space="preserve">Each flash consists of a rapid series of 50-70 sub-saturating flashlets </w:t>
      </w:r>
      <w:ins w:id="1" w:author="Douglas Campbell" w:date="2024-03-29T15:22:00Z">
        <w:r>
          <w:rPr>
            <w:rFonts w:ascii="Times New Roman" w:hAnsi="Times New Roman"/>
            <w:sz w:val="24"/>
            <w:szCs w:val="24"/>
          </w:rPr>
          <w:t xml:space="preserve">delivered </w:t>
        </w:r>
        <w:r w:rsidRPr="000A0E0E">
          <w:rPr>
            <w:rFonts w:ascii="Times New Roman" w:hAnsi="Times New Roman"/>
            <w:sz w:val="24"/>
            <w:szCs w:val="24"/>
            <w:shd w:val="clear" w:color="auto" w:fill="FAE2D5" w:themeFill="accent2" w:themeFillTint="33"/>
          </w:rPr>
          <w:t xml:space="preserve">every ZZ </w:t>
        </w:r>
      </w:ins>
      <w:r w:rsidRPr="000A0E0E">
        <w:rPr>
          <w:rFonts w:ascii="Times New Roman" w:hAnsi="Times New Roman"/>
          <w:sz w:val="24"/>
          <w:szCs w:val="24"/>
          <w:shd w:val="clear" w:color="auto" w:fill="FAE2D5" w:themeFill="accent2" w:themeFillTint="33"/>
        </w:rPr>
        <w:t>microsecond, over</w:t>
      </w:r>
      <w:ins w:id="2" w:author="Douglas Campbell" w:date="2024-03-29T15:25:00Z">
        <w:r w:rsidRPr="000A0E0E">
          <w:rPr>
            <w:rFonts w:ascii="Times New Roman" w:hAnsi="Times New Roman"/>
            <w:sz w:val="24"/>
            <w:szCs w:val="24"/>
            <w:shd w:val="clear" w:color="auto" w:fill="FAE2D5" w:themeFill="accent2" w:themeFillTint="33"/>
          </w:rPr>
          <w:t xml:space="preserve"> ~ AA µs</w:t>
        </w:r>
      </w:ins>
      <w:ins w:id="3" w:author="Natasha Ryan" w:date="2024-04-02T14:53:00Z">
        <w:r w:rsidR="00DB4A9C">
          <w:rPr>
            <w:rFonts w:ascii="Times New Roman" w:hAnsi="Times New Roman"/>
            <w:sz w:val="24"/>
            <w:szCs w:val="24"/>
          </w:rPr>
          <w:t xml:space="preserve"> </w:t>
        </w:r>
      </w:ins>
      <w:r w:rsidR="00DB4A9C">
        <w:rPr>
          <w:rFonts w:ascii="Times New Roman" w:hAnsi="Times New Roman"/>
          <w:sz w:val="24"/>
          <w:szCs w:val="24"/>
        </w:rPr>
        <w:fldChar w:fldCharType="begin"/>
      </w:r>
      <w:r w:rsidR="00DB4A9C">
        <w:rPr>
          <w:rFonts w:ascii="Times New Roman" w:hAnsi="Times New Roman"/>
          <w:sz w:val="24"/>
          <w:szCs w:val="24"/>
        </w:rPr>
        <w:instrText xml:space="preserve"> ADDIN ZOTERO_ITEM CSL_CITATION {"citationID":"hgqhVoHe","properties":{"formattedCitation":"[16]","plainCitation":"[16]","noteIndex":0},"citationItems":[{"id":2583,"uris":["http://zotero.org/groups/4635591/items/QNL7UAJK"],"itemData":{"id":2583,"type":"article-journal","abstract":"Phytoplankton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R."}],"accessed":{"date-parts":[["2023",1,17]]},"issued":{"date-parts":[["2021"]]},"citation-key":"schuback2021"}}],"schema":"https://github.com/citation-style-language/schema/raw/master/csl-citation.json"} </w:instrText>
      </w:r>
      <w:r w:rsidR="00DB4A9C">
        <w:rPr>
          <w:rFonts w:ascii="Times New Roman" w:hAnsi="Times New Roman"/>
          <w:sz w:val="24"/>
          <w:szCs w:val="24"/>
        </w:rPr>
        <w:fldChar w:fldCharType="separate"/>
      </w:r>
      <w:r w:rsidR="00DB4A9C">
        <w:rPr>
          <w:rFonts w:ascii="Times New Roman" w:hAnsi="Times New Roman"/>
          <w:noProof/>
          <w:sz w:val="24"/>
          <w:szCs w:val="24"/>
        </w:rPr>
        <w:t>[16]</w:t>
      </w:r>
      <w:r w:rsidR="00DB4A9C">
        <w:rPr>
          <w:rFonts w:ascii="Times New Roman" w:hAnsi="Times New Roman"/>
          <w:sz w:val="24"/>
          <w:szCs w:val="24"/>
        </w:rPr>
        <w:fldChar w:fldCharType="end"/>
      </w:r>
      <w:r>
        <w:rPr>
          <w:rFonts w:ascii="Times New Roman" w:hAnsi="Times New Roman"/>
          <w:sz w:val="24"/>
          <w:szCs w:val="24"/>
        </w:rPr>
        <w:t>. These flashlets induce the absorption of light by PSII, which then extracts electrons from H</w:t>
      </w:r>
      <w:r>
        <w:rPr>
          <w:rFonts w:ascii="Times New Roman" w:hAnsi="Times New Roman"/>
          <w:sz w:val="24"/>
          <w:szCs w:val="24"/>
          <w:vertAlign w:val="subscript"/>
        </w:rPr>
        <w:t>2</w:t>
      </w:r>
      <w:r>
        <w:rPr>
          <w:rFonts w:ascii="Times New Roman" w:hAnsi="Times New Roman"/>
          <w:sz w:val="24"/>
          <w:szCs w:val="24"/>
        </w:rPr>
        <w:t xml:space="preserve">O,  and </w:t>
      </w:r>
      <w:r w:rsidRPr="00FC087D">
        <w:rPr>
          <w:rFonts w:ascii="Times New Roman" w:hAnsi="Times New Roman"/>
          <w:sz w:val="24"/>
          <w:szCs w:val="24"/>
          <w:lang w:val="en-CA"/>
        </w:rPr>
        <w:t xml:space="preserve">passes </w:t>
      </w:r>
      <w:r>
        <w:rPr>
          <w:rFonts w:ascii="Times New Roman" w:hAnsi="Times New Roman"/>
          <w:sz w:val="24"/>
          <w:szCs w:val="24"/>
        </w:rPr>
        <w:t>the electrons downstream to Q</w:t>
      </w:r>
      <w:r>
        <w:rPr>
          <w:rFonts w:ascii="Times New Roman" w:hAnsi="Times New Roman"/>
          <w:sz w:val="24"/>
          <w:szCs w:val="24"/>
          <w:vertAlign w:val="subscript"/>
        </w:rPr>
        <w:t>A</w:t>
      </w:r>
      <w:r>
        <w:rPr>
          <w:rFonts w:ascii="Times New Roman" w:hAnsi="Times New Roman"/>
          <w:sz w:val="24"/>
          <w:szCs w:val="24"/>
          <w:vertAlign w:val="superscript"/>
        </w:rPr>
        <w:t>-</w:t>
      </w:r>
      <w:r>
        <w:rPr>
          <w:rFonts w:ascii="Times New Roman" w:hAnsi="Times New Roman"/>
          <w:sz w:val="24"/>
          <w:szCs w:val="24"/>
        </w:rPr>
        <w:t>, transiently reducing the pool of electron acceptors and effectively closing PSII for photochemistry over a period of ~1000 µs</w:t>
      </w:r>
      <w:r w:rsidR="00DB4A9C">
        <w:rPr>
          <w:rFonts w:ascii="Times New Roman" w:hAnsi="Times New Roman"/>
          <w:sz w:val="24"/>
          <w:szCs w:val="24"/>
        </w:rPr>
        <w:t xml:space="preserve"> </w:t>
      </w:r>
      <w:r w:rsidR="00DB4A9C">
        <w:rPr>
          <w:rFonts w:ascii="Times New Roman" w:hAnsi="Times New Roman"/>
          <w:sz w:val="24"/>
          <w:szCs w:val="24"/>
        </w:rPr>
        <w:fldChar w:fldCharType="begin"/>
      </w:r>
      <w:r w:rsidR="00DB4A9C">
        <w:rPr>
          <w:rFonts w:ascii="Times New Roman" w:hAnsi="Times New Roman"/>
          <w:sz w:val="24"/>
          <w:szCs w:val="24"/>
        </w:rPr>
        <w:instrText xml:space="preserve"> ADDIN ZOTERO_ITEM CSL_CITATION {"citationID":"FYUqM6kJ","properties":{"formattedCitation":"[17]","plainCitation":"[17]","noteIndex":0},"citationItems":[{"id":3768,"uris":["http://zotero.org/groups/4635591/items/QR86ETNA"],"itemData":{"id":3768,"type":"article-journal","abstract":"In oxygenic photosynthesis, a complete water oxidation cycle requires absorption of four photons by the chlorophylls of photosystem II (PSII). The photons can be provided successively by applying short flashes of light. Already in 1970, Kok and coworkers [Photochem Photobiol 11:457–475, 1970] developed a basic model to explain the flash-number dependence of O2 formation. The third flash applied to dark-adapted PSII induces the S3→S4</w:instrText>
      </w:r>
      <w:r w:rsidR="00DB4A9C">
        <w:rPr>
          <w:rFonts w:ascii="Cambria Math" w:hAnsi="Cambria Math" w:cs="Cambria Math"/>
          <w:sz w:val="24"/>
          <w:szCs w:val="24"/>
        </w:rPr>
        <w:instrText>⇒</w:instrText>
      </w:r>
      <w:r w:rsidR="00DB4A9C">
        <w:rPr>
          <w:rFonts w:ascii="Times New Roman" w:hAnsi="Times New Roman"/>
          <w:sz w:val="24"/>
          <w:szCs w:val="24"/>
        </w:rPr>
        <w:instrText>S0 transition, which is coupled to dioxygen formation at a protein-bound Mn4Ca complex. The sequence of events leading to dioxygen formation and the role of Kok’s enigmatic S4-state are only incompletely understood. Recently we have shown by time-resolved X-ray spectroscopy that in the S3</w:instrText>
      </w:r>
      <w:r w:rsidR="00DB4A9C">
        <w:rPr>
          <w:rFonts w:ascii="Cambria Math" w:hAnsi="Cambria Math" w:cs="Cambria Math"/>
          <w:sz w:val="24"/>
          <w:szCs w:val="24"/>
        </w:rPr>
        <w:instrText>⇒</w:instrText>
      </w:r>
      <w:r w:rsidR="00DB4A9C">
        <w:rPr>
          <w:rFonts w:ascii="Times New Roman" w:hAnsi="Times New Roman"/>
          <w:sz w:val="24"/>
          <w:szCs w:val="24"/>
        </w:rPr>
        <w:instrText xml:space="preserve">S0 transition an interesting intermediate is formed, prior to the onset of O–O bond formation [Haumann et al. Science 310:1019–1021, 2005]. The experimental results of the time-resolved X-ray experiments are discussed. The identity of the reaction intermediate is considered and the question is addressed how the novel intermediate is related to the S4-state proposed in 1970 by Bessel Kok. This leads us to an extension of the classical S-state cycle towards a basic model which describes sequence and interplay of electron and proton abstraction events at the donor side of PSII [Dau and Haumann, Science 312:1471–1472, 2006].","container-title":"Photosynthesis Research","DOI":"10.1007/s11120-007-9141-9","ISSN":"1573-5079","issue":"3","journalAbbreviation":"Photosynth Res","language":"en","page":"327-343","source":"Springer Link","title":"Time-resolved X-ray spectroscopy leads to an extension of the classical S-state cycle model of photosynthetic oxygen evolution","URL":"https://doi.org/10.1007/s11120-007-9141-9","volume":"92","author":[{"family":"Dau","given":"Holger"},{"family":"Haumann","given":"Michael"}],"accessed":{"date-parts":[["2023",3,27]]},"issued":{"date-parts":[["2007",6,1]]},"citation-key":"dauTimeresolvedXraySpectroscopy2007"}}],"schema":"https://github.com/citation-style-language/schema/raw/master/csl-citation.json"} </w:instrText>
      </w:r>
      <w:r w:rsidR="00DB4A9C">
        <w:rPr>
          <w:rFonts w:ascii="Times New Roman" w:hAnsi="Times New Roman"/>
          <w:sz w:val="24"/>
          <w:szCs w:val="24"/>
        </w:rPr>
        <w:fldChar w:fldCharType="separate"/>
      </w:r>
      <w:r w:rsidR="00DB4A9C">
        <w:rPr>
          <w:rFonts w:ascii="Times New Roman" w:hAnsi="Times New Roman"/>
          <w:noProof/>
          <w:sz w:val="24"/>
          <w:szCs w:val="24"/>
        </w:rPr>
        <w:t>[17]</w:t>
      </w:r>
      <w:r w:rsidR="00DB4A9C">
        <w:rPr>
          <w:rFonts w:ascii="Times New Roman" w:hAnsi="Times New Roman"/>
          <w:sz w:val="24"/>
          <w:szCs w:val="24"/>
        </w:rPr>
        <w:fldChar w:fldCharType="end"/>
      </w:r>
      <w:r>
        <w:rPr>
          <w:rFonts w:ascii="Times New Roman" w:hAnsi="Times New Roman"/>
          <w:sz w:val="24"/>
          <w:szCs w:val="24"/>
        </w:rPr>
        <w:t>. Closing the photochemistry pathway redirects a greater proportion of additional incoming light energy to ChlF, resulting in maximum ChlF (F</w:t>
      </w:r>
      <w:r>
        <w:rPr>
          <w:rFonts w:ascii="Times New Roman" w:hAnsi="Times New Roman"/>
          <w:sz w:val="24"/>
          <w:szCs w:val="24"/>
          <w:vertAlign w:val="subscript"/>
        </w:rPr>
        <w:t>m</w:t>
      </w:r>
      <w:r>
        <w:rPr>
          <w:rFonts w:ascii="Times New Roman" w:hAnsi="Times New Roman"/>
          <w:sz w:val="24"/>
          <w:szCs w:val="24"/>
        </w:rPr>
        <w:t>). This induction is known as the saturation phase (Figure 1), where the fluorescence yield increases from a minimum (F</w:t>
      </w:r>
      <w:r>
        <w:rPr>
          <w:rFonts w:ascii="Times New Roman" w:hAnsi="Times New Roman"/>
          <w:sz w:val="24"/>
          <w:szCs w:val="24"/>
          <w:vertAlign w:val="subscript"/>
        </w:rPr>
        <w:t>o</w:t>
      </w:r>
      <w:r>
        <w:rPr>
          <w:rFonts w:ascii="Times New Roman" w:hAnsi="Times New Roman"/>
          <w:sz w:val="24"/>
          <w:szCs w:val="24"/>
        </w:rPr>
        <w:t>) to a maximum (F</w:t>
      </w:r>
      <w:r>
        <w:rPr>
          <w:rFonts w:ascii="Times New Roman" w:hAnsi="Times New Roman"/>
          <w:sz w:val="24"/>
          <w:szCs w:val="24"/>
          <w:vertAlign w:val="subscript"/>
        </w:rPr>
        <w:t>m</w:t>
      </w:r>
      <w:r>
        <w:rPr>
          <w:rFonts w:ascii="Times New Roman" w:hAnsi="Times New Roman"/>
          <w:sz w:val="24"/>
          <w:szCs w:val="24"/>
        </w:rPr>
        <w:t xml:space="preserve">) </w:t>
      </w:r>
      <w:r w:rsidR="00DB4A9C">
        <w:rPr>
          <w:rFonts w:ascii="Times New Roman" w:hAnsi="Times New Roman"/>
          <w:sz w:val="24"/>
          <w:szCs w:val="24"/>
        </w:rPr>
        <w:fldChar w:fldCharType="begin"/>
      </w:r>
      <w:r w:rsidR="00DB4A9C">
        <w:rPr>
          <w:rFonts w:ascii="Times New Roman" w:hAnsi="Times New Roman"/>
          <w:sz w:val="24"/>
          <w:szCs w:val="24"/>
        </w:rPr>
        <w:instrText xml:space="preserve"> ADDIN ZOTERO_ITEM CSL_CITATION {"citationID":"vB0TXPOj","properties":{"formattedCitation":"[18]","plainCitation":"[18]","noteIndex":0},"citationItems":[{"id":5647,"uris":["http://zotero.org/groups/4635591/items/UGTJPCWC"],"itemData":{"id":5647,"type":"report","abstract":"This document represents the collective efforts of SCOR Working Group 156, ‘Active Chlorophyll Fluorescence for Autonomous Measurements of Global Marine Primary Productivity’. The group was established in 2019, bringing together researchers and instrument manufacturers from 10 countries and 6 continents to develop standards of best practice in the application of single turnover active chlorophyll fluorescence (ST-ChlF) for phytoplankton photo-physiology and productivity measurements. We focused our efforts on single turnover ChlF methods, which are most prevalent in phytoplankton research, while recognizing that other approaches, including Pulse Amplitude Modulation (PAM) fluorescence, are also commonly employed with macro-algae, corals and terrestrial plants. Some of the material in this document will apply to those related measurement techniques. During the period between 2019-2022, our group worked to build consensus around best practice for the collection, analysis, interpretation and archiving of ST-ChlF data from a variety of aquatic environments. This work was aimed at facilitating wide-spread use of ST-ChlF methods by the international research community, focussing on two key objectives outlined in the Working Group’s terms of reference: 1. To develop, implement and document internationally-agreed best practice for the acquisition and analysis of ST-ChlF data to retrieve photosynthetic parameters and primary productivity estimates. 2. To develop, implement and document standardised ST-ChlF data output formats and archiving approaches. As a first step towards these objectives, we published a review article (Schuback et al. 2021), outlining applications, opportunities and current limitations of ST-ChlF measurements. This highlevel review was aimed at readers wishing to apply ST-ChlF methods and interpret the resulting data in the most robust manner possible. Journal length restrictions precluded in-depth treatment of many important topics, including instrument calibration, data fitting and spectral correction. In this User Guide, we expand on the material presented by Schuback et al. (2021), providing handson guidance for both experts and new users alike. With this document, we aim to provide both a strong theoretical background for ST-ChlF methods, and a practical handbook to inform the application of these methods across a wide range of aquatic environments. We assume that readers of have a basic understanding of aquatic photosynthesis, as outlined, for example, by Falkowski and Raven (2013). This document represents the first complete version of the SCOR ST-ChlF user guide. It is being released to the international research community for a period of open consultation. We encourage comments and suggestions, which can be addressed to the working group co-chairs, Philippe Tortell and David Suggett. We expect the contents of this User Guide to evolve significantly over time, through our own efforts and with input from other experts and end-users. Revised versions of the User Guide will be posted on the Ocean Best Practices site (https://www.oceanbestpractices.org/), and interested readers are encouraged to check periodically for updates. In follow up work, we aim to further develop existing open-source software (e.g. Ryan-Keogh and Robinson, 2021) to facilitate ST-ChlF data analysis from a range of different instruments and formats. This document is intended to serve the needs of a wide range of users, from novices (first year graduate students, for example) to expert researchers with decades of experience using ST-ChlF methods. We anticipate that some readers will require only high-level information on key operational parameters needed for successful ST-ChlF measurements, while others will be interested in further exploring the underlying ideas and concepts. For this reason, the document includes appendices that provide greater detail on some topics presented in the main document. In subsequent versions of this User Guide, we aim to include linked Jupyter notebooks, with handson tutorials and data processing tools. These software tools will help facilitate the inter-comparison of measurements collected by different users and instruments, supporting the development of globally-coherent ST-ChlF data compilations.","genre":"Report","language":"en","license":"Attribution-ShareAlike 4.0 International","note":"Accepted: 2023-06-28T13:18:49Z\nDOI: 10.25607/OBP-1084","publisher":"Scientific Committee on Oceanic Research (SCOR) Working Group 156","source":"repository.oceanbestpractices.org","title":"Application of Single Turnover Active Chlorophyll Fluorescence for Phytoplankton Productivity Measurements. Version 2.0","URL":"https://repository.oceanbestpractices.org/handle/11329/1585.2","author":[{"family":"Berman-Frank","given":"Ilana"},{"family":"Campbell","given":"Douglas"},{"family":"Ciotti","given":"Aurea"},{"family":"Erickson","given":"Zachary"},{"family":"Fujiki","given":"Tetsuichi"},{"family":"Halsey","given":"Kimberly"},{"family":"Hickman","given":"Anna"},{"family":"Gorbunov","given":"Maxime"},{"family":"Hughes","given":"David"},{"family":"Kolber","given":"Zbigniew"},{"family":"Moore","given":"Mark"},{"family":"Oxborough","given":"Kevin"},{"family":"Prasil","given":"Ondrej"},{"family":"Robinson","given":"Charlotte"},{"family":"Ryan-Keogh","given":"Thomas"},{"family":"Silsbe","given":"Greg"},{"family":"Simis","given":"Stefan"},{"family":"Thomalla","given":"Sandy"},{"family":"Varkey","given":"Deepa"}],"accessed":{"date-parts":[["2024",3,3]]},"issued":{"date-parts":[["2023",6,26]]},"citation-key":"berman-frank2023"}}],"schema":"https://github.com/citation-style-language/schema/raw/master/csl-citation.json"} </w:instrText>
      </w:r>
      <w:r w:rsidR="00DB4A9C">
        <w:rPr>
          <w:rFonts w:ascii="Times New Roman" w:hAnsi="Times New Roman"/>
          <w:sz w:val="24"/>
          <w:szCs w:val="24"/>
        </w:rPr>
        <w:fldChar w:fldCharType="separate"/>
      </w:r>
      <w:r w:rsidR="00DB4A9C">
        <w:rPr>
          <w:rFonts w:ascii="Times New Roman" w:hAnsi="Times New Roman"/>
          <w:noProof/>
          <w:sz w:val="24"/>
          <w:szCs w:val="24"/>
        </w:rPr>
        <w:t>[18]</w:t>
      </w:r>
      <w:r w:rsidR="00DB4A9C">
        <w:rPr>
          <w:rFonts w:ascii="Times New Roman" w:hAnsi="Times New Roman"/>
          <w:sz w:val="24"/>
          <w:szCs w:val="24"/>
        </w:rPr>
        <w:fldChar w:fldCharType="end"/>
      </w:r>
      <w:r>
        <w:rPr>
          <w:rFonts w:ascii="Times New Roman" w:hAnsi="Times New Roman"/>
          <w:sz w:val="24"/>
          <w:szCs w:val="24"/>
        </w:rPr>
        <w:t xml:space="preserve">. For each flash, the ChlF minima and maxima are extracted using a fitting model (LIFT software version 22.11.11, </w:t>
      </w:r>
      <w:r>
        <w:rPr>
          <w:rFonts w:ascii="Times New Roman" w:hAnsi="Times New Roman"/>
          <w:sz w:val="24"/>
          <w:szCs w:val="24"/>
          <w:lang w:val="da-DK"/>
        </w:rPr>
        <w:t>Soliense Inc</w:t>
      </w:r>
      <w:r w:rsidR="004C2595">
        <w:rPr>
          <w:rFonts w:ascii="Times New Roman" w:hAnsi="Times New Roman"/>
          <w:sz w:val="24"/>
          <w:szCs w:val="24"/>
        </w:rPr>
        <w:t>)</w:t>
      </w:r>
      <w:r>
        <w:rPr>
          <w:rFonts w:ascii="Times New Roman" w:hAnsi="Times New Roman"/>
          <w:sz w:val="24"/>
          <w:szCs w:val="24"/>
        </w:rPr>
        <w:t xml:space="preserve"> </w:t>
      </w:r>
      <w:r w:rsidR="004C2595">
        <w:rPr>
          <w:rFonts w:ascii="Times New Roman" w:hAnsi="Times New Roman"/>
          <w:sz w:val="24"/>
          <w:szCs w:val="24"/>
        </w:rPr>
        <w:fldChar w:fldCharType="begin"/>
      </w:r>
      <w:r w:rsidR="004C2595">
        <w:rPr>
          <w:rFonts w:ascii="Times New Roman" w:hAnsi="Times New Roman"/>
          <w:sz w:val="24"/>
          <w:szCs w:val="24"/>
        </w:rPr>
        <w:instrText xml:space="preserve"> ADDIN ZOTERO_ITEM CSL_CITATION {"citationID":"ZCgAzaiX","properties":{"formattedCitation":"[19]","plainCitation":"[19]","noteIndex":0},"citationItems":[{"id":2508,"uris":["http://zotero.org/groups/4635591/items/R9WVW6SK"],"itemData":{"id":2508,"type":"article-journal","abstract":"We present a methodology, called fast repetition rate (FRR) fluorescence, that measures the functional absorption crosssection (cPS II) of Photosystem II (PS II), energy transfer between PS II units (p), photochemical and nonphotochemical quenching of chlorophyll fluorescence, and the kinetics of electron transfer on the acceptor side of PS II. The FRR fluorescence technique applies a sequence of subsaturating excitation pulses (`flashlets') at microsecond intervals to induce fluorescence transients. This approach is extremely flexible and allows the generation of both single-turnover (ST) and multiple-turnover (MT) flashes. Using a combination of ST and MT flashes, we investigated the effect of excitation protocols on the measured fluorescence parameters. The maximum fluorescence yield induced by an ST flash applied shortly (10 Ws to 5 ms) following an MT flash increased to a level comparable to that of an MT flash, while the functional absorption crosssection decreased by about 40%. We interpret this phenomenon as evidence that an MT flash induces an increase in the fluorescence-rate constant, concomitant with a decrease in the photosynthetic-rate constant in PS II reaction centers. The simultaneous measurements of cPS II, p, and the kinetics of Q3A reoxidation, which can be derived only from a combination of ST and MT flash fluorescence transients, permits robust characterization of the processes of photosynthetic energyconversion. ß 1998 Elsevier Science B.V. All rights reserved.","container-title":"Biochimica et Biophysica Acta","language":"en","page":"19","source":"Zotero","title":"Measurements of variable chlorophyll £uorescence using fast repetition rate techniques: de¢ning methodology and experimental protocols","author":[{"family":"Kolber","given":"Zbigniew S"}],"citation-key":"kolber"}}],"schema":"https://github.com/citation-style-language/schema/raw/master/csl-citation.json"} </w:instrText>
      </w:r>
      <w:r w:rsidR="004C2595">
        <w:rPr>
          <w:rFonts w:ascii="Times New Roman" w:hAnsi="Times New Roman"/>
          <w:sz w:val="24"/>
          <w:szCs w:val="24"/>
        </w:rPr>
        <w:fldChar w:fldCharType="separate"/>
      </w:r>
      <w:r w:rsidR="004C2595">
        <w:rPr>
          <w:rFonts w:ascii="Times New Roman" w:hAnsi="Times New Roman"/>
          <w:noProof/>
          <w:sz w:val="24"/>
          <w:szCs w:val="24"/>
        </w:rPr>
        <w:t>[19]</w:t>
      </w:r>
      <w:r w:rsidR="004C2595">
        <w:rPr>
          <w:rFonts w:ascii="Times New Roman" w:hAnsi="Times New Roman"/>
          <w:sz w:val="24"/>
          <w:szCs w:val="24"/>
        </w:rPr>
        <w:fldChar w:fldCharType="end"/>
      </w:r>
      <w:r>
        <w:rPr>
          <w:rFonts w:ascii="Times New Roman" w:hAnsi="Times New Roman"/>
          <w:sz w:val="24"/>
          <w:szCs w:val="24"/>
        </w:rPr>
        <w:t>. F</w:t>
      </w:r>
      <w:r>
        <w:rPr>
          <w:rFonts w:ascii="Times New Roman" w:hAnsi="Times New Roman"/>
          <w:sz w:val="24"/>
          <w:szCs w:val="24"/>
          <w:vertAlign w:val="subscript"/>
        </w:rPr>
        <w:t>o</w:t>
      </w:r>
      <w:r>
        <w:rPr>
          <w:rFonts w:ascii="Times New Roman" w:hAnsi="Times New Roman"/>
          <w:sz w:val="24"/>
          <w:szCs w:val="24"/>
        </w:rPr>
        <w:t xml:space="preserve"> and F</w:t>
      </w:r>
      <w:r>
        <w:rPr>
          <w:rFonts w:ascii="Times New Roman" w:hAnsi="Times New Roman"/>
          <w:sz w:val="24"/>
          <w:szCs w:val="24"/>
          <w:vertAlign w:val="subscript"/>
        </w:rPr>
        <w:t>m</w:t>
      </w:r>
      <w:r>
        <w:rPr>
          <w:rFonts w:ascii="Times New Roman" w:hAnsi="Times New Roman"/>
          <w:sz w:val="24"/>
          <w:szCs w:val="24"/>
        </w:rPr>
        <w:t xml:space="preserve"> can then be used to derive the maximum quantum yield of photochemistry in PSII, a secondary ChlF parameter calculated as follows </w:t>
      </w:r>
      <w:r w:rsidR="00DB4A9C">
        <w:rPr>
          <w:rFonts w:ascii="Times New Roman" w:hAnsi="Times New Roman"/>
          <w:sz w:val="24"/>
          <w:szCs w:val="24"/>
        </w:rPr>
        <w:fldChar w:fldCharType="begin"/>
      </w:r>
      <w:r w:rsidR="00DB4A9C">
        <w:rPr>
          <w:rFonts w:ascii="Times New Roman" w:hAnsi="Times New Roman"/>
          <w:sz w:val="24"/>
          <w:szCs w:val="24"/>
        </w:rPr>
        <w:instrText xml:space="preserve"> ADDIN ZOTERO_ITEM CSL_CITATION {"citationID":"PsRcdE91","properties":{"formattedCitation":"[16]","plainCitation":"[16]","noteIndex":0},"citationItems":[{"id":2583,"uris":["http://zotero.org/groups/4635591/items/QNL7UAJK"],"itemData":{"id":2583,"type":"article-journal","abstract":"Phytoplankton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R."}],"accessed":{"date-parts":[["2023",1,17]]},"issued":{"date-parts":[["2021"]]},"citation-key":"schuback2021"}}],"schema":"https://github.com/citation-style-language/schema/raw/master/csl-citation.json"} </w:instrText>
      </w:r>
      <w:r w:rsidR="00DB4A9C">
        <w:rPr>
          <w:rFonts w:ascii="Times New Roman" w:hAnsi="Times New Roman"/>
          <w:sz w:val="24"/>
          <w:szCs w:val="24"/>
        </w:rPr>
        <w:fldChar w:fldCharType="separate"/>
      </w:r>
      <w:r w:rsidR="00DB4A9C">
        <w:rPr>
          <w:rFonts w:ascii="Times New Roman" w:hAnsi="Times New Roman"/>
          <w:noProof/>
          <w:sz w:val="24"/>
          <w:szCs w:val="24"/>
        </w:rPr>
        <w:t>[16]</w:t>
      </w:r>
      <w:r w:rsidR="00DB4A9C">
        <w:rPr>
          <w:rFonts w:ascii="Times New Roman" w:hAnsi="Times New Roman"/>
          <w:sz w:val="24"/>
          <w:szCs w:val="24"/>
        </w:rPr>
        <w:fldChar w:fldCharType="end"/>
      </w:r>
      <w:r>
        <w:rPr>
          <w:rFonts w:ascii="Times New Roman" w:hAnsi="Times New Roman"/>
          <w:sz w:val="24"/>
          <w:szCs w:val="24"/>
        </w:rPr>
        <w:t>:</w:t>
      </w:r>
    </w:p>
    <w:p w14:paraId="0418A481" w14:textId="5069ED94" w:rsidR="009E6024" w:rsidRDefault="00000000">
      <w:pPr>
        <w:pStyle w:val="Body"/>
        <w:spacing w:line="360" w:lineRule="auto"/>
        <w:jc w:val="center"/>
        <w:rPr>
          <w:rFonts w:ascii="Times New Roman" w:eastAsia="Times New Roman" w:hAnsi="Times New Roman" w:cs="Times New Roman"/>
          <w:sz w:val="24"/>
          <w:szCs w:val="24"/>
        </w:rPr>
      </w:pPr>
      <m:oMath>
        <m:f>
          <m:fPr>
            <m:type m:val="lin"/>
            <m:ctrlPr>
              <w:rPr>
                <w:rFonts w:ascii="Cambria Math" w:hAnsi="Cambria Math" w:cs="Times New Roman"/>
                <w:iCs/>
                <w:sz w:val="24"/>
                <w:szCs w:val="24"/>
              </w:rPr>
            </m:ctrlPr>
          </m:fPr>
          <m:num>
            <m:sSub>
              <m:sSubPr>
                <m:ctrlPr>
                  <w:rPr>
                    <w:rFonts w:ascii="Cambria Math" w:hAnsi="Cambria Math" w:cs="Times New Roman"/>
                    <w:iCs/>
                  </w:rPr>
                </m:ctrlPr>
              </m:sSubPr>
              <m:e>
                <m:r>
                  <m:rPr>
                    <m:nor/>
                  </m:rPr>
                  <w:rPr>
                    <w:rFonts w:ascii="Times New Roman" w:hAnsi="Times New Roman" w:cs="Times New Roman"/>
                    <w:iCs/>
                    <w:sz w:val="24"/>
                    <w:szCs w:val="24"/>
                  </w:rPr>
                  <m:t>F</m:t>
                </m:r>
              </m:e>
              <m:sub>
                <m:r>
                  <m:rPr>
                    <m:nor/>
                  </m:rPr>
                  <w:rPr>
                    <w:rFonts w:ascii="Times New Roman" w:hAnsi="Times New Roman" w:cs="Times New Roman"/>
                    <w:iCs/>
                    <w:sz w:val="24"/>
                    <w:szCs w:val="24"/>
                  </w:rPr>
                  <m:t>v</m:t>
                </m:r>
              </m:sub>
            </m:sSub>
          </m:num>
          <m:den>
            <m:sSub>
              <m:sSubPr>
                <m:ctrlPr>
                  <w:rPr>
                    <w:rFonts w:ascii="Cambria Math" w:hAnsi="Cambria Math" w:cs="Times New Roman"/>
                    <w:iCs/>
                  </w:rPr>
                </m:ctrlPr>
              </m:sSubPr>
              <m:e>
                <m:r>
                  <m:rPr>
                    <m:nor/>
                  </m:rPr>
                  <w:rPr>
                    <w:rFonts w:ascii="Times New Roman" w:hAnsi="Times New Roman" w:cs="Times New Roman"/>
                    <w:iCs/>
                    <w:sz w:val="24"/>
                    <w:szCs w:val="24"/>
                  </w:rPr>
                  <m:t>F</m:t>
                </m:r>
              </m:e>
              <m:sub>
                <m:r>
                  <m:rPr>
                    <m:nor/>
                  </m:rPr>
                  <w:rPr>
                    <w:rFonts w:ascii="Times New Roman" w:hAnsi="Times New Roman" w:cs="Times New Roman"/>
                    <w:iCs/>
                    <w:sz w:val="24"/>
                    <w:szCs w:val="24"/>
                  </w:rPr>
                  <m:t>m</m:t>
                </m:r>
              </m:sub>
            </m:sSub>
          </m:den>
        </m:f>
        <m:r>
          <m:rPr>
            <m:nor/>
          </m:rPr>
          <w:rPr>
            <w:rFonts w:ascii="Times New Roman" w:hAnsi="Times New Roman" w:cs="Times New Roman"/>
            <w:iCs/>
            <w:sz w:val="24"/>
            <w:szCs w:val="24"/>
          </w:rPr>
          <m:t>=</m:t>
        </m:r>
        <m:f>
          <m:fPr>
            <m:ctrlPr>
              <w:rPr>
                <w:rFonts w:ascii="Cambria Math" w:hAnsi="Cambria Math" w:cs="Times New Roman"/>
                <w:iCs/>
                <w:sz w:val="24"/>
                <w:szCs w:val="24"/>
              </w:rPr>
            </m:ctrlPr>
          </m:fPr>
          <m:num>
            <m:sSub>
              <m:sSubPr>
                <m:ctrlPr>
                  <w:rPr>
                    <w:rFonts w:ascii="Cambria Math" w:hAnsi="Cambria Math" w:cs="Times New Roman"/>
                    <w:iCs/>
                  </w:rPr>
                </m:ctrlPr>
              </m:sSubPr>
              <m:e>
                <m:r>
                  <m:rPr>
                    <m:nor/>
                  </m:rPr>
                  <w:rPr>
                    <w:rFonts w:ascii="Times New Roman" w:hAnsi="Times New Roman" w:cs="Times New Roman"/>
                    <w:iCs/>
                    <w:sz w:val="24"/>
                    <w:szCs w:val="24"/>
                  </w:rPr>
                  <m:t>F</m:t>
                </m:r>
              </m:e>
              <m:sub>
                <m:r>
                  <m:rPr>
                    <m:nor/>
                  </m:rPr>
                  <w:rPr>
                    <w:rFonts w:ascii="Times New Roman" w:hAnsi="Times New Roman" w:cs="Times New Roman"/>
                    <w:iCs/>
                    <w:sz w:val="24"/>
                    <w:szCs w:val="24"/>
                  </w:rPr>
                  <m:t>m</m:t>
                </m:r>
              </m:sub>
            </m:sSub>
            <m:r>
              <m:rPr>
                <m:nor/>
              </m:rPr>
              <w:rPr>
                <w:rFonts w:ascii="Times New Roman" w:hAnsi="Times New Roman" w:cs="Times New Roman"/>
                <w:iCs/>
                <w:sz w:val="24"/>
                <w:szCs w:val="24"/>
              </w:rPr>
              <m:t>-</m:t>
            </m:r>
            <m:sSub>
              <m:sSubPr>
                <m:ctrlPr>
                  <w:rPr>
                    <w:rFonts w:ascii="Cambria Math" w:hAnsi="Cambria Math" w:cs="Times New Roman"/>
                    <w:iCs/>
                  </w:rPr>
                </m:ctrlPr>
              </m:sSubPr>
              <m:e>
                <m:r>
                  <m:rPr>
                    <m:nor/>
                  </m:rPr>
                  <w:rPr>
                    <w:rFonts w:ascii="Times New Roman" w:hAnsi="Times New Roman" w:cs="Times New Roman"/>
                    <w:iCs/>
                    <w:sz w:val="24"/>
                    <w:szCs w:val="24"/>
                  </w:rPr>
                  <m:t>F</m:t>
                </m:r>
              </m:e>
              <m:sub>
                <m:r>
                  <m:rPr>
                    <m:nor/>
                  </m:rPr>
                  <w:rPr>
                    <w:rFonts w:ascii="Times New Roman" w:hAnsi="Times New Roman" w:cs="Times New Roman"/>
                    <w:iCs/>
                    <w:sz w:val="24"/>
                    <w:szCs w:val="24"/>
                  </w:rPr>
                  <m:t>o</m:t>
                </m:r>
              </m:sub>
            </m:sSub>
          </m:num>
          <m:den>
            <m:sSub>
              <m:sSubPr>
                <m:ctrlPr>
                  <w:rPr>
                    <w:rFonts w:ascii="Cambria Math" w:hAnsi="Cambria Math" w:cs="Times New Roman"/>
                    <w:iCs/>
                  </w:rPr>
                </m:ctrlPr>
              </m:sSubPr>
              <m:e>
                <m:r>
                  <m:rPr>
                    <m:nor/>
                  </m:rPr>
                  <w:rPr>
                    <w:rFonts w:ascii="Times New Roman" w:hAnsi="Times New Roman" w:cs="Times New Roman"/>
                    <w:iCs/>
                    <w:sz w:val="24"/>
                    <w:szCs w:val="24"/>
                  </w:rPr>
                  <m:t>F</m:t>
                </m:r>
              </m:e>
              <m:sub>
                <m:r>
                  <m:rPr>
                    <m:nor/>
                  </m:rPr>
                  <w:rPr>
                    <w:rFonts w:ascii="Times New Roman" w:hAnsi="Times New Roman" w:cs="Times New Roman"/>
                    <w:iCs/>
                    <w:sz w:val="24"/>
                    <w:szCs w:val="24"/>
                  </w:rPr>
                  <m:t>m</m:t>
                </m:r>
              </m:sub>
            </m:sSub>
          </m:den>
        </m:f>
      </m:oMath>
      <w:r w:rsidR="006538E8">
        <w:rPr>
          <w:rFonts w:ascii="Times New Roman" w:hAnsi="Times New Roman"/>
          <w:sz w:val="24"/>
          <w:szCs w:val="24"/>
        </w:rPr>
        <w:t xml:space="preserve"> </w:t>
      </w:r>
      <w:r w:rsidR="006538E8" w:rsidRPr="00DB4A9C">
        <w:rPr>
          <w:rFonts w:ascii="Times New Roman" w:hAnsi="Times New Roman"/>
          <w:b/>
          <w:bCs/>
          <w:sz w:val="24"/>
          <w:szCs w:val="24"/>
          <w:lang w:val="en-CA"/>
        </w:rPr>
        <w:t>(Equation 1)</w:t>
      </w:r>
    </w:p>
    <w:p w14:paraId="58BD7C0C" w14:textId="5846FD4A" w:rsidR="00DB4A9C" w:rsidRDefault="006538E8">
      <w:pPr>
        <w:pStyle w:val="Body"/>
        <w:spacing w:line="360" w:lineRule="auto"/>
        <w:rPr>
          <w:rFonts w:ascii="Times New Roman" w:hAnsi="Times New Roman"/>
          <w:sz w:val="24"/>
          <w:szCs w:val="24"/>
        </w:rPr>
      </w:pPr>
      <w:r>
        <w:rPr>
          <w:rFonts w:ascii="Times New Roman" w:hAnsi="Times New Roman"/>
          <w:sz w:val="24"/>
          <w:szCs w:val="24"/>
        </w:rPr>
        <w:t>The maximum quantum yield represents the efficiency with which an open PSII can convert absorbed light energy into chemical energy.</w:t>
      </w:r>
    </w:p>
    <w:p w14:paraId="198A9ADD" w14:textId="3B4B49CF" w:rsidR="009E6024" w:rsidRDefault="006538E8">
      <w:pPr>
        <w:pStyle w:val="Body"/>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99021AC" wp14:editId="696893F5">
            <wp:extent cx="3240000" cy="2485132"/>
            <wp:effectExtent l="0" t="0" r="0" b="0"/>
            <wp:docPr id="1073741825" name="officeArt object" descr="A graph with a line and a li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A graph with a line and a lineDescription automatically generated" descr="A graph with a line and a lineDescription automatically generated"/>
                    <pic:cNvPicPr>
                      <a:picLocks noChangeAspect="1"/>
                    </pic:cNvPicPr>
                  </pic:nvPicPr>
                  <pic:blipFill>
                    <a:blip r:embed="rId9"/>
                    <a:stretch>
                      <a:fillRect/>
                    </a:stretch>
                  </pic:blipFill>
                  <pic:spPr>
                    <a:xfrm>
                      <a:off x="0" y="0"/>
                      <a:ext cx="3240000" cy="2485132"/>
                    </a:xfrm>
                    <a:prstGeom prst="rect">
                      <a:avLst/>
                    </a:prstGeom>
                    <a:ln w="12700" cap="flat">
                      <a:noFill/>
                      <a:miter lim="400000"/>
                    </a:ln>
                    <a:effectLst/>
                  </pic:spPr>
                </pic:pic>
              </a:graphicData>
            </a:graphic>
          </wp:inline>
        </w:drawing>
      </w:r>
    </w:p>
    <w:p w14:paraId="5EF69DB3" w14:textId="677F3922" w:rsidR="00B178D1" w:rsidRDefault="006538E8" w:rsidP="00B178D1">
      <w:pPr>
        <w:pStyle w:val="Body"/>
        <w:spacing w:line="360" w:lineRule="auto"/>
        <w:rPr>
          <w:rFonts w:ascii="Times New Roman" w:eastAsia="Times New Roman" w:hAnsi="Times New Roman" w:cs="Times New Roman"/>
          <w:sz w:val="24"/>
          <w:szCs w:val="24"/>
        </w:rPr>
      </w:pPr>
      <w:r>
        <w:rPr>
          <w:rFonts w:ascii="Times New Roman" w:hAnsi="Times New Roman"/>
          <w:sz w:val="24"/>
          <w:szCs w:val="24"/>
          <w:lang w:val="it-IT"/>
        </w:rPr>
        <w:t xml:space="preserve">Figure 1: Sample chlorophyll fluorescence induction curve </w:t>
      </w:r>
    </w:p>
    <w:p w14:paraId="15D3FF1B" w14:textId="17F5912E" w:rsidR="00B178D1" w:rsidRPr="00970D03" w:rsidRDefault="0092263A" w:rsidP="00970D03">
      <w:pPr>
        <w:pStyle w:val="Body"/>
        <w:spacing w:line="360" w:lineRule="auto"/>
        <w:ind w:firstLine="482"/>
        <w:rPr>
          <w:rFonts w:ascii="Times New Roman" w:hAnsi="Times New Roman"/>
          <w:sz w:val="24"/>
          <w:szCs w:val="24"/>
        </w:rPr>
      </w:pPr>
      <w:r>
        <w:rPr>
          <w:rFonts w:ascii="Times New Roman" w:eastAsia="Times New Roman" w:hAnsi="Times New Roman" w:cs="Times New Roman"/>
          <w:sz w:val="24"/>
          <w:szCs w:val="24"/>
        </w:rPr>
        <w:lastRenderedPageBreak/>
        <w:t xml:space="preserve">The </w:t>
      </w:r>
      <w:r w:rsidR="00B178D1">
        <w:rPr>
          <w:rFonts w:ascii="Times New Roman" w:eastAsia="Times New Roman" w:hAnsi="Times New Roman" w:cs="Times New Roman"/>
          <w:sz w:val="24"/>
          <w:szCs w:val="24"/>
        </w:rPr>
        <w:t xml:space="preserve">brightness of the flashes and the </w:t>
      </w:r>
      <w:r>
        <w:rPr>
          <w:rFonts w:ascii="Times New Roman" w:eastAsia="Times New Roman" w:hAnsi="Times New Roman" w:cs="Times New Roman"/>
          <w:sz w:val="24"/>
          <w:szCs w:val="24"/>
        </w:rPr>
        <w:t xml:space="preserve">number of </w:t>
      </w:r>
      <w:r w:rsidR="00727A0C">
        <w:rPr>
          <w:rFonts w:ascii="Times New Roman" w:eastAsia="Times New Roman" w:hAnsi="Times New Roman" w:cs="Times New Roman"/>
          <w:sz w:val="24"/>
          <w:szCs w:val="24"/>
        </w:rPr>
        <w:t xml:space="preserve">sub-saturating </w:t>
      </w:r>
      <w:r>
        <w:rPr>
          <w:rFonts w:ascii="Times New Roman" w:eastAsia="Times New Roman" w:hAnsi="Times New Roman" w:cs="Times New Roman"/>
          <w:sz w:val="24"/>
          <w:szCs w:val="24"/>
        </w:rPr>
        <w:t>flashlets</w:t>
      </w:r>
      <w:r w:rsidR="00B178D1">
        <w:rPr>
          <w:rFonts w:ascii="Times New Roman" w:eastAsia="Times New Roman" w:hAnsi="Times New Roman" w:cs="Times New Roman"/>
          <w:sz w:val="24"/>
          <w:szCs w:val="24"/>
        </w:rPr>
        <w:t xml:space="preserve"> </w:t>
      </w:r>
      <w:r w:rsidR="00727A0C">
        <w:rPr>
          <w:rFonts w:ascii="Times New Roman" w:eastAsia="Times New Roman" w:hAnsi="Times New Roman" w:cs="Times New Roman"/>
          <w:sz w:val="24"/>
          <w:szCs w:val="24"/>
        </w:rPr>
        <w:t xml:space="preserve">required </w:t>
      </w:r>
      <w:r w:rsidR="005A383C">
        <w:rPr>
          <w:rFonts w:ascii="Times New Roman" w:eastAsia="Times New Roman" w:hAnsi="Times New Roman" w:cs="Times New Roman"/>
          <w:sz w:val="24"/>
          <w:szCs w:val="24"/>
        </w:rPr>
        <w:t>for full saturation varies between cultures</w:t>
      </w:r>
      <w:r w:rsidR="00B178D1">
        <w:rPr>
          <w:rFonts w:ascii="Times New Roman" w:eastAsia="Times New Roman" w:hAnsi="Times New Roman" w:cs="Times New Roman"/>
          <w:sz w:val="24"/>
          <w:szCs w:val="24"/>
        </w:rPr>
        <w:t>. These experimental parameters depend on the</w:t>
      </w:r>
      <w:r w:rsidR="00B178D1">
        <w:rPr>
          <w:rFonts w:ascii="Times New Roman" w:hAnsi="Times New Roman"/>
          <w:sz w:val="24"/>
          <w:szCs w:val="24"/>
        </w:rPr>
        <w:t xml:space="preserve"> effective absorption cross-section of photosystem II (σ</w:t>
      </w:r>
      <w:r w:rsidR="00B178D1">
        <w:rPr>
          <w:rFonts w:ascii="Times New Roman" w:hAnsi="Times New Roman"/>
          <w:sz w:val="24"/>
          <w:szCs w:val="24"/>
          <w:vertAlign w:val="subscript"/>
          <w:lang w:val="pt-PT"/>
        </w:rPr>
        <w:t>PSII</w:t>
      </w:r>
      <w:r w:rsidR="00B178D1">
        <w:rPr>
          <w:rFonts w:ascii="Times New Roman" w:hAnsi="Times New Roman"/>
          <w:sz w:val="24"/>
          <w:szCs w:val="24"/>
        </w:rPr>
        <w:t xml:space="preserve">), estimated from the ChlF induction curve during the saturation phase </w:t>
      </w:r>
      <w:r w:rsidR="00B178D1">
        <w:rPr>
          <w:rFonts w:ascii="Times New Roman" w:hAnsi="Times New Roman"/>
          <w:sz w:val="24"/>
          <w:szCs w:val="24"/>
        </w:rPr>
        <w:fldChar w:fldCharType="begin"/>
      </w:r>
      <w:r w:rsidR="00B178D1">
        <w:rPr>
          <w:rFonts w:ascii="Times New Roman" w:hAnsi="Times New Roman"/>
          <w:sz w:val="24"/>
          <w:szCs w:val="24"/>
        </w:rPr>
        <w:instrText xml:space="preserve"> ADDIN ZOTERO_ITEM CSL_CITATION {"citationID":"Tfb6extx","properties":{"formattedCitation":"[19]","plainCitation":"[19]","noteIndex":0},"citationItems":[{"id":2508,"uris":["http://zotero.org/groups/4635591/items/R9WVW6SK"],"itemData":{"id":2508,"type":"article-journal","abstract":"We present a methodology, called fast repetition rate (FRR) fluorescence, that measures the functional absorption crosssection (cPS II) of Photosystem II (PS II), energy transfer between PS II units (p), photochemical and nonphotochemical quenching of chlorophyll fluorescence, and the kinetics of electron transfer on the acceptor side of PS II. The FRR fluorescence technique applies a sequence of subsaturating excitation pulses (`flashlets') at microsecond intervals to induce fluorescence transients. This approach is extremely flexible and allows the generation of both single-turnover (ST) and multiple-turnover (MT) flashes. Using a combination of ST and MT flashes, we investigated the effect of excitation protocols on the measured fluorescence parameters. The maximum fluorescence yield induced by an ST flash applied shortly (10 Ws to 5 ms) following an MT flash increased to a level comparable to that of an MT flash, while the functional absorption crosssection decreased by about 40%. We interpret this phenomenon as evidence that an MT flash induces an increase in the fluorescence-rate constant, concomitant with a decrease in the photosynthetic-rate constant in PS II reaction centers. The simultaneous measurements of cPS II, p, and the kinetics of Q3A reoxidation, which can be derived only from a combination of ST and MT flash fluorescence transients, permits robust characterization of the processes of photosynthetic energyconversion. ß 1998 Elsevier Science B.V. All rights reserved.","container-title":"Biochimica et Biophysica Acta","language":"en","page":"19","source":"Zotero","title":"Measurements of variable chlorophyll £uorescence using fast repetition rate techniques: de¢ning methodology and experimental protocols","author":[{"family":"Kolber","given":"Zbigniew S"}],"citation-key":"kolber"}}],"schema":"https://github.com/citation-style-language/schema/raw/master/csl-citation.json"} </w:instrText>
      </w:r>
      <w:r w:rsidR="00B178D1">
        <w:rPr>
          <w:rFonts w:ascii="Times New Roman" w:hAnsi="Times New Roman"/>
          <w:sz w:val="24"/>
          <w:szCs w:val="24"/>
        </w:rPr>
        <w:fldChar w:fldCharType="separate"/>
      </w:r>
      <w:r w:rsidR="00B178D1">
        <w:rPr>
          <w:rFonts w:ascii="Times New Roman" w:hAnsi="Times New Roman"/>
          <w:noProof/>
          <w:sz w:val="24"/>
          <w:szCs w:val="24"/>
        </w:rPr>
        <w:t>[19]</w:t>
      </w:r>
      <w:r w:rsidR="00B178D1">
        <w:rPr>
          <w:rFonts w:ascii="Times New Roman" w:hAnsi="Times New Roman"/>
          <w:sz w:val="24"/>
          <w:szCs w:val="24"/>
        </w:rPr>
        <w:fldChar w:fldCharType="end"/>
      </w:r>
      <w:r w:rsidR="00B178D1">
        <w:rPr>
          <w:rFonts w:ascii="Times New Roman" w:hAnsi="Times New Roman"/>
          <w:sz w:val="24"/>
          <w:szCs w:val="24"/>
        </w:rPr>
        <w:t>. σ</w:t>
      </w:r>
      <w:r w:rsidR="00B178D1">
        <w:rPr>
          <w:rFonts w:ascii="Times New Roman" w:hAnsi="Times New Roman"/>
          <w:sz w:val="24"/>
          <w:szCs w:val="24"/>
          <w:vertAlign w:val="subscript"/>
          <w:lang w:val="pt-PT"/>
        </w:rPr>
        <w:t>PSII</w:t>
      </w:r>
      <w:r w:rsidR="00B178D1">
        <w:rPr>
          <w:rFonts w:ascii="Times New Roman" w:eastAsia="Times New Roman" w:hAnsi="Times New Roman" w:cs="Times New Roman"/>
          <w:sz w:val="24"/>
          <w:szCs w:val="24"/>
        </w:rPr>
        <w:t xml:space="preserve"> </w:t>
      </w:r>
      <w:r w:rsidR="00B178D1">
        <w:rPr>
          <w:rFonts w:ascii="Times New Roman" w:hAnsi="Times New Roman"/>
          <w:sz w:val="24"/>
          <w:szCs w:val="24"/>
        </w:rPr>
        <w:t xml:space="preserve">represents the probability of light capture by the PSII antenna bed associated with the dark-adapted PSII </w:t>
      </w:r>
      <w:r w:rsidR="00B178D1">
        <w:rPr>
          <w:rFonts w:ascii="Times New Roman" w:hAnsi="Times New Roman"/>
          <w:sz w:val="24"/>
          <w:szCs w:val="24"/>
        </w:rPr>
        <w:fldChar w:fldCharType="begin"/>
      </w:r>
      <w:r w:rsidR="004D25C5">
        <w:rPr>
          <w:rFonts w:ascii="Times New Roman" w:hAnsi="Times New Roman"/>
          <w:sz w:val="24"/>
          <w:szCs w:val="24"/>
        </w:rPr>
        <w:instrText xml:space="preserve"> ADDIN ZOTERO_ITEM CSL_CITATION {"citationID":"kMf0jKfT","properties":{"formattedCitation":"[16,20]","plainCitation":"[16,20]","noteIndex":0},"citationItems":[{"id":2583,"uris":["http://zotero.org/groups/4635591/items/QNL7UAJK"],"itemData":{"id":2583,"type":"article-journal","abstract":"Phytoplankton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R."}],"accessed":{"date-parts":[["2023",1,17]]},"issued":{"date-parts":[["2021"]]},"citation-key":"schuback2021"}},{"id":5897,"uris":["http://zotero.org/groups/4635591/items/W3HZJSAC"],"itemData":{"id":5897,"type":"article-journal","abstract":"The effective absorption cross section for photochemistry of Photosystem II in the light (σPSII′) comprises the probability of light capture by Photosystem II and the quantum yield for subsequent photochemistry. σPSII′ is used to model photosynthesis and aquatic productivity. Phytoplankters regulate σPSII′ to mitigate over- or under-excitation of Photosystem II. We used diverse phytoplankton taxa to compare short term changes in σPSII′ with the induction of the yield of non-photochemical quenching (YNPQ) of chlorophyll fluorescence, a measure of regulated excitation dissipation. In two picocyanobacteria σPSIIʹ showed no decline upon induction of moderate YNPQ, above light levels sufficient for saturation of electron transport. In the eukaryotic chl a/b Ostreococcus and the chl a/c diatom Thalassiosira, induction of non-photochemical quenching was stronger after growth under saturating light, an acclimation attributable to increased xanthophyll cycle pigment content. Across short and longer-term light histories to induce or relax regulatory processes Ostreococcus and Thalassiosira showed proportional variations between the level of YNPQ and the down regulation of σPSIIʹ. The proportional down regulation of σPSIIʹ was, however, significantly smaller than the amplitude of YNPQ induction. For the eukaryotes we can predict changes in σPSIIʹ, useful for modelling electron transport, productivity and acclimation, from measures of YNPQ, which are accessible from fluorescence yield measures that do not include σPSII′. This useful relation, however, does not extend to the tested prokaryotes, possibly as a result of differential violations of the rate constant assumptions that underlie the calculated YNPQ parameter.","container-title":"Frontiers in Marine Science","DOI":"10.3389/fmars.2018.00281","ISSN":"2296-7745","journalAbbreviation":"Front. Mar. Sci.","language":"English","note":"publisher: Frontiers","source":"Frontiers","title":"Phytoplankton σPSII and Excitation Dissipation; Implications for Estimates of Primary Productivity","URL":"https://www.frontiersin.org/articles/10.3389/fmars.2018.00281","volume":"5","author":[{"family":"Xu","given":"Kui"},{"family":"Lavaud","given":"Johann"},{"family":"Perkins","given":"Rupert"},{"family":"Austen","given":"Emily"},{"family":"Bonnanfant","given":"Marlène"},{"family":"Campbell","given":"Douglas A."}],"accessed":{"date-parts":[["2024",3,27]]},"issued":{"date-parts":[["2018",8,13]]},"citation-key":"xu2018"}}],"schema":"https://github.com/citation-style-language/schema/raw/master/csl-citation.json"} </w:instrText>
      </w:r>
      <w:r w:rsidR="00B178D1">
        <w:rPr>
          <w:rFonts w:ascii="Times New Roman" w:hAnsi="Times New Roman"/>
          <w:sz w:val="24"/>
          <w:szCs w:val="24"/>
        </w:rPr>
        <w:fldChar w:fldCharType="separate"/>
      </w:r>
      <w:r w:rsidR="004D25C5">
        <w:rPr>
          <w:rFonts w:ascii="Times New Roman" w:hAnsi="Times New Roman"/>
          <w:noProof/>
          <w:sz w:val="24"/>
          <w:szCs w:val="24"/>
        </w:rPr>
        <w:t>[16,20]</w:t>
      </w:r>
      <w:r w:rsidR="00B178D1">
        <w:rPr>
          <w:rFonts w:ascii="Times New Roman" w:hAnsi="Times New Roman"/>
          <w:sz w:val="24"/>
          <w:szCs w:val="24"/>
        </w:rPr>
        <w:fldChar w:fldCharType="end"/>
      </w:r>
      <w:r w:rsidR="00B178D1">
        <w:rPr>
          <w:rFonts w:ascii="Times New Roman" w:hAnsi="Times New Roman"/>
          <w:sz w:val="24"/>
          <w:szCs w:val="24"/>
        </w:rPr>
        <w:t xml:space="preserve">. </w:t>
      </w:r>
      <w:r w:rsidR="004D25C5">
        <w:rPr>
          <w:rFonts w:ascii="Times New Roman" w:hAnsi="Times New Roman"/>
          <w:sz w:val="24"/>
          <w:szCs w:val="24"/>
        </w:rPr>
        <w:t>When σ</w:t>
      </w:r>
      <w:r w:rsidR="004D25C5">
        <w:rPr>
          <w:rFonts w:ascii="Times New Roman" w:hAnsi="Times New Roman"/>
          <w:sz w:val="24"/>
          <w:szCs w:val="24"/>
          <w:vertAlign w:val="subscript"/>
          <w:lang w:val="pt-PT"/>
        </w:rPr>
        <w:t>PSII</w:t>
      </w:r>
      <w:r w:rsidR="004D25C5">
        <w:rPr>
          <w:rFonts w:ascii="Times New Roman" w:hAnsi="Times New Roman"/>
          <w:sz w:val="24"/>
          <w:szCs w:val="24"/>
          <w:lang w:val="pt-PT"/>
        </w:rPr>
        <w:t xml:space="preserve"> is larger, </w:t>
      </w:r>
      <w:r w:rsidR="00570467">
        <w:rPr>
          <w:rFonts w:ascii="Times New Roman" w:hAnsi="Times New Roman"/>
          <w:sz w:val="24"/>
          <w:szCs w:val="24"/>
        </w:rPr>
        <w:t xml:space="preserve">dimmer or fewer flashes are required to saturate the population of PSII while preventing the stress or double hits associated with excess light </w:t>
      </w:r>
      <w:r w:rsidR="00570467">
        <w:rPr>
          <w:rFonts w:ascii="Times New Roman" w:hAnsi="Times New Roman"/>
          <w:sz w:val="24"/>
          <w:szCs w:val="24"/>
        </w:rPr>
        <w:fldChar w:fldCharType="begin"/>
      </w:r>
      <w:r w:rsidR="00570467">
        <w:rPr>
          <w:rFonts w:ascii="Times New Roman" w:hAnsi="Times New Roman"/>
          <w:sz w:val="24"/>
          <w:szCs w:val="24"/>
        </w:rPr>
        <w:instrText xml:space="preserve"> ADDIN ZOTERO_ITEM CSL_CITATION {"citationID":"8cVGTEBb","properties":{"formattedCitation":"[20]","plainCitation":"[20]","noteIndex":0},"citationItems":[{"id":5897,"uris":["http://zotero.org/groups/4635591/items/W3HZJSAC"],"itemData":{"id":5897,"type":"article-journal","abstract":"The effective absorption cross section for photochemistry of Photosystem II in the light (σPSII′) comprises the probability of light capture by Photosystem II and the quantum yield for subsequent photochemistry. σPSII′ is used to model photosynthesis and aquatic productivity. Phytoplankters regulate σPSII′ to mitigate over- or under-excitation of Photosystem II. We used diverse phytoplankton taxa to compare short term changes in σPSII′ with the induction of the yield of non-photochemical quenching (YNPQ) of chlorophyll fluorescence, a measure of regulated excitation dissipation. In two picocyanobacteria σPSIIʹ showed no decline upon induction of moderate YNPQ, above light levels sufficient for saturation of electron transport. In the eukaryotic chl a/b Ostreococcus and the chl a/c diatom Thalassiosira, induction of non-photochemical quenching was stronger after growth under saturating light, an acclimation attributable to increased xanthophyll cycle pigment content. Across short and longer-term light histories to induce or relax regulatory processes Ostreococcus and Thalassiosira showed proportional variations between the level of YNPQ and the down regulation of σPSIIʹ. The proportional down regulation of σPSIIʹ was, however, significantly smaller than the amplitude of YNPQ induction. For the eukaryotes we can predict changes in σPSIIʹ, useful for modelling electron transport, productivity and acclimation, from measures of YNPQ, which are accessible from fluorescence yield measures that do not include σPSII′. This useful relation, however, does not extend to the tested prokaryotes, possibly as a result of differential violations of the rate constant assumptions that underlie the calculated YNPQ parameter.","container-title":"Frontiers in Marine Science","DOI":"10.3389/fmars.2018.00281","ISSN":"2296-7745","journalAbbreviation":"Front. Mar. Sci.","language":"English","note":"publisher: Frontiers","source":"Frontiers","title":"Phytoplankton σPSII and Excitation Dissipation; Implications for Estimates of Primary Productivity","URL":"https://www.frontiersin.org/articles/10.3389/fmars.2018.00281","volume":"5","author":[{"family":"Xu","given":"Kui"},{"family":"Lavaud","given":"Johann"},{"family":"Perkins","given":"Rupert"},{"family":"Austen","given":"Emily"},{"family":"Bonnanfant","given":"Marlène"},{"family":"Campbell","given":"Douglas A."}],"accessed":{"date-parts":[["2024",3,27]]},"issued":{"date-parts":[["2018",8,13]]},"citation-key":"xu2018"}}],"schema":"https://github.com/citation-style-language/schema/raw/master/csl-citation.json"} </w:instrText>
      </w:r>
      <w:r w:rsidR="00570467">
        <w:rPr>
          <w:rFonts w:ascii="Times New Roman" w:hAnsi="Times New Roman"/>
          <w:sz w:val="24"/>
          <w:szCs w:val="24"/>
        </w:rPr>
        <w:fldChar w:fldCharType="separate"/>
      </w:r>
      <w:r w:rsidR="00570467">
        <w:rPr>
          <w:rFonts w:ascii="Times New Roman" w:hAnsi="Times New Roman"/>
          <w:noProof/>
          <w:sz w:val="24"/>
          <w:szCs w:val="24"/>
        </w:rPr>
        <w:t>[20]</w:t>
      </w:r>
      <w:r w:rsidR="00570467">
        <w:rPr>
          <w:rFonts w:ascii="Times New Roman" w:hAnsi="Times New Roman"/>
          <w:sz w:val="24"/>
          <w:szCs w:val="24"/>
        </w:rPr>
        <w:fldChar w:fldCharType="end"/>
      </w:r>
      <w:r w:rsidR="00570467">
        <w:rPr>
          <w:rFonts w:ascii="Times New Roman" w:hAnsi="Times New Roman"/>
          <w:sz w:val="24"/>
          <w:szCs w:val="24"/>
        </w:rPr>
        <w:t>. Conversely, a small σ</w:t>
      </w:r>
      <w:r w:rsidR="00570467">
        <w:rPr>
          <w:rFonts w:ascii="Times New Roman" w:hAnsi="Times New Roman"/>
          <w:sz w:val="24"/>
          <w:szCs w:val="24"/>
          <w:vertAlign w:val="subscript"/>
          <w:lang w:val="pt-PT"/>
        </w:rPr>
        <w:t xml:space="preserve">PSII </w:t>
      </w:r>
      <w:r w:rsidR="00570467">
        <w:rPr>
          <w:rFonts w:ascii="Times New Roman" w:hAnsi="Times New Roman"/>
          <w:sz w:val="24"/>
          <w:szCs w:val="24"/>
          <w:lang w:val="pt-PT"/>
        </w:rPr>
        <w:t>requires brighter or more numerous flashlets to ensure that the proportion of closed reaction</w:t>
      </w:r>
      <w:r w:rsidR="00570467" w:rsidRPr="00570467">
        <w:rPr>
          <w:rFonts w:ascii="Times New Roman" w:hAnsi="Times New Roman"/>
          <w:sz w:val="24"/>
          <w:szCs w:val="24"/>
          <w:lang w:val="pt-PT"/>
        </w:rPr>
        <w:t xml:space="preserve"> centres increases progressively</w:t>
      </w:r>
      <w:r w:rsidR="00570467">
        <w:rPr>
          <w:rFonts w:ascii="Times New Roman" w:hAnsi="Times New Roman"/>
          <w:sz w:val="24"/>
          <w:szCs w:val="24"/>
          <w:lang w:val="pt-PT"/>
        </w:rPr>
        <w:t xml:space="preserve"> to saturation. </w:t>
      </w:r>
      <w:r w:rsidR="001C3CED">
        <w:rPr>
          <w:rFonts w:ascii="Times New Roman" w:hAnsi="Times New Roman"/>
          <w:sz w:val="24"/>
          <w:szCs w:val="24"/>
          <w:lang w:val="pt-PT"/>
        </w:rPr>
        <w:t xml:space="preserve">If the </w:t>
      </w:r>
      <w:r w:rsidR="001C3CED" w:rsidRPr="001C3CED">
        <w:rPr>
          <w:rFonts w:ascii="Times New Roman" w:hAnsi="Times New Roman"/>
          <w:sz w:val="24"/>
          <w:szCs w:val="24"/>
          <w:lang w:val="pt-PT"/>
        </w:rPr>
        <w:t>brightness and number of sub-saturating flashlets</w:t>
      </w:r>
      <w:r w:rsidR="001C3CED">
        <w:rPr>
          <w:rFonts w:ascii="Times New Roman" w:hAnsi="Times New Roman"/>
          <w:sz w:val="24"/>
          <w:szCs w:val="24"/>
          <w:lang w:val="pt-PT"/>
        </w:rPr>
        <w:t xml:space="preserve"> are </w:t>
      </w:r>
      <w:proofErr w:type="spellStart"/>
      <w:r w:rsidR="001C3CED">
        <w:rPr>
          <w:rFonts w:ascii="Times New Roman" w:hAnsi="Times New Roman"/>
          <w:sz w:val="24"/>
          <w:szCs w:val="24"/>
          <w:lang w:val="pt-PT"/>
        </w:rPr>
        <w:t>appropriate</w:t>
      </w:r>
      <w:proofErr w:type="spellEnd"/>
      <w:r w:rsidR="001C3CED">
        <w:rPr>
          <w:rFonts w:ascii="Times New Roman" w:hAnsi="Times New Roman"/>
          <w:sz w:val="24"/>
          <w:szCs w:val="24"/>
          <w:lang w:val="pt-PT"/>
        </w:rPr>
        <w:t xml:space="preserve"> for </w:t>
      </w:r>
      <w:proofErr w:type="spellStart"/>
      <w:r w:rsidR="001C3CED">
        <w:rPr>
          <w:rFonts w:ascii="Times New Roman" w:hAnsi="Times New Roman"/>
          <w:sz w:val="24"/>
          <w:szCs w:val="24"/>
          <w:lang w:val="pt-PT"/>
        </w:rPr>
        <w:t>the</w:t>
      </w:r>
      <w:proofErr w:type="spellEnd"/>
      <w:r w:rsidR="001C3CED">
        <w:rPr>
          <w:rFonts w:ascii="Times New Roman" w:hAnsi="Times New Roman"/>
          <w:sz w:val="24"/>
          <w:szCs w:val="24"/>
          <w:lang w:val="pt-PT"/>
        </w:rPr>
        <w:t xml:space="preserve"> </w:t>
      </w:r>
      <w:proofErr w:type="spellStart"/>
      <w:r w:rsidR="001C3CED">
        <w:rPr>
          <w:rFonts w:ascii="Times New Roman" w:hAnsi="Times New Roman"/>
          <w:sz w:val="24"/>
          <w:szCs w:val="24"/>
          <w:lang w:val="pt-PT"/>
        </w:rPr>
        <w:t>culture</w:t>
      </w:r>
      <w:proofErr w:type="spellEnd"/>
      <w:r w:rsidR="001C3CED">
        <w:rPr>
          <w:rFonts w:ascii="Times New Roman" w:hAnsi="Times New Roman"/>
          <w:sz w:val="24"/>
          <w:szCs w:val="24"/>
          <w:lang w:val="pt-PT"/>
        </w:rPr>
        <w:t xml:space="preserve">, </w:t>
      </w:r>
      <w:proofErr w:type="spellStart"/>
      <w:r w:rsidR="00970D03">
        <w:rPr>
          <w:rFonts w:ascii="Times New Roman" w:hAnsi="Times New Roman"/>
          <w:sz w:val="24"/>
          <w:szCs w:val="24"/>
          <w:lang w:val="pt-PT"/>
        </w:rPr>
        <w:t>the</w:t>
      </w:r>
      <w:proofErr w:type="spellEnd"/>
      <w:r w:rsidR="00970D03">
        <w:rPr>
          <w:rFonts w:ascii="Times New Roman" w:hAnsi="Times New Roman"/>
          <w:sz w:val="24"/>
          <w:szCs w:val="24"/>
          <w:lang w:val="pt-PT"/>
        </w:rPr>
        <w:t xml:space="preserve"> </w:t>
      </w:r>
      <w:proofErr w:type="spellStart"/>
      <w:r w:rsidR="00970D03">
        <w:rPr>
          <w:rFonts w:ascii="Times New Roman" w:hAnsi="Times New Roman"/>
          <w:sz w:val="24"/>
          <w:szCs w:val="24"/>
          <w:lang w:val="pt-PT"/>
        </w:rPr>
        <w:t>fluorescence</w:t>
      </w:r>
      <w:proofErr w:type="spellEnd"/>
      <w:r w:rsidR="00970D03">
        <w:rPr>
          <w:rFonts w:ascii="Times New Roman" w:hAnsi="Times New Roman"/>
          <w:sz w:val="24"/>
          <w:szCs w:val="24"/>
          <w:lang w:val="pt-PT"/>
        </w:rPr>
        <w:t xml:space="preserve"> </w:t>
      </w:r>
      <w:proofErr w:type="spellStart"/>
      <w:r w:rsidR="00970D03">
        <w:rPr>
          <w:rFonts w:ascii="Times New Roman" w:hAnsi="Times New Roman"/>
          <w:sz w:val="24"/>
          <w:szCs w:val="24"/>
          <w:lang w:val="pt-PT"/>
        </w:rPr>
        <w:t>will</w:t>
      </w:r>
      <w:proofErr w:type="spellEnd"/>
      <w:r w:rsidR="00970D03">
        <w:rPr>
          <w:rFonts w:ascii="Times New Roman" w:hAnsi="Times New Roman"/>
          <w:sz w:val="24"/>
          <w:szCs w:val="24"/>
          <w:lang w:val="pt-PT"/>
        </w:rPr>
        <w:t xml:space="preserve"> </w:t>
      </w:r>
      <w:proofErr w:type="spellStart"/>
      <w:r w:rsidR="00970D03">
        <w:rPr>
          <w:rFonts w:ascii="Times New Roman" w:hAnsi="Times New Roman"/>
          <w:sz w:val="24"/>
          <w:szCs w:val="24"/>
          <w:lang w:val="pt-PT"/>
        </w:rPr>
        <w:t>reach</w:t>
      </w:r>
      <w:proofErr w:type="spellEnd"/>
      <w:r w:rsidR="00970D03">
        <w:rPr>
          <w:rFonts w:ascii="Times New Roman" w:hAnsi="Times New Roman"/>
          <w:sz w:val="24"/>
          <w:szCs w:val="24"/>
          <w:lang w:val="pt-PT"/>
        </w:rPr>
        <w:t xml:space="preserve"> a plateau </w:t>
      </w:r>
      <w:proofErr w:type="spellStart"/>
      <w:r w:rsidR="00970D03">
        <w:rPr>
          <w:rFonts w:ascii="Times New Roman" w:hAnsi="Times New Roman"/>
          <w:sz w:val="24"/>
          <w:szCs w:val="24"/>
          <w:lang w:val="pt-PT"/>
        </w:rPr>
        <w:t>after</w:t>
      </w:r>
      <w:proofErr w:type="spellEnd"/>
      <w:r w:rsidR="00970D03">
        <w:rPr>
          <w:rFonts w:ascii="Times New Roman" w:hAnsi="Times New Roman"/>
          <w:sz w:val="24"/>
          <w:szCs w:val="24"/>
          <w:lang w:val="pt-PT"/>
        </w:rPr>
        <w:t xml:space="preserve"> </w:t>
      </w:r>
      <w:proofErr w:type="spellStart"/>
      <w:r w:rsidR="00970D03">
        <w:rPr>
          <w:rFonts w:ascii="Times New Roman" w:hAnsi="Times New Roman"/>
          <w:sz w:val="24"/>
          <w:szCs w:val="24"/>
          <w:lang w:val="pt-PT"/>
        </w:rPr>
        <w:t>approximately</w:t>
      </w:r>
      <w:proofErr w:type="spellEnd"/>
      <w:r w:rsidR="00970D03">
        <w:rPr>
          <w:rFonts w:ascii="Times New Roman" w:hAnsi="Times New Roman"/>
          <w:sz w:val="24"/>
          <w:szCs w:val="24"/>
          <w:lang w:val="pt-PT"/>
        </w:rPr>
        <w:t xml:space="preserve"> 70-80% </w:t>
      </w:r>
      <w:proofErr w:type="spellStart"/>
      <w:r w:rsidR="00970D03">
        <w:rPr>
          <w:rFonts w:ascii="Times New Roman" w:hAnsi="Times New Roman"/>
          <w:sz w:val="24"/>
          <w:szCs w:val="24"/>
          <w:lang w:val="pt-PT"/>
        </w:rPr>
        <w:t>of</w:t>
      </w:r>
      <w:proofErr w:type="spellEnd"/>
      <w:r w:rsidR="00970D03">
        <w:rPr>
          <w:rFonts w:ascii="Times New Roman" w:hAnsi="Times New Roman"/>
          <w:sz w:val="24"/>
          <w:szCs w:val="24"/>
          <w:lang w:val="pt-PT"/>
        </w:rPr>
        <w:t xml:space="preserve"> </w:t>
      </w:r>
      <w:proofErr w:type="spellStart"/>
      <w:r w:rsidR="00970D03">
        <w:rPr>
          <w:rFonts w:ascii="Times New Roman" w:hAnsi="Times New Roman"/>
          <w:sz w:val="24"/>
          <w:szCs w:val="24"/>
          <w:lang w:val="pt-PT"/>
        </w:rPr>
        <w:t>the</w:t>
      </w:r>
      <w:proofErr w:type="spellEnd"/>
      <w:r w:rsidR="00970D03">
        <w:rPr>
          <w:rFonts w:ascii="Times New Roman" w:hAnsi="Times New Roman"/>
          <w:sz w:val="24"/>
          <w:szCs w:val="24"/>
          <w:lang w:val="pt-PT"/>
        </w:rPr>
        <w:t xml:space="preserve"> flashlets, as </w:t>
      </w:r>
      <w:proofErr w:type="spellStart"/>
      <w:r w:rsidR="00970D03">
        <w:rPr>
          <w:rFonts w:ascii="Times New Roman" w:hAnsi="Times New Roman"/>
          <w:sz w:val="24"/>
          <w:szCs w:val="24"/>
          <w:lang w:val="pt-PT"/>
        </w:rPr>
        <w:t>depicted</w:t>
      </w:r>
      <w:proofErr w:type="spellEnd"/>
      <w:r w:rsidR="00970D03">
        <w:rPr>
          <w:rFonts w:ascii="Times New Roman" w:hAnsi="Times New Roman"/>
          <w:sz w:val="24"/>
          <w:szCs w:val="24"/>
          <w:lang w:val="pt-PT"/>
        </w:rPr>
        <w:t xml:space="preserve"> in Figure 1 </w:t>
      </w:r>
      <w:r w:rsidR="00970D03">
        <w:rPr>
          <w:rFonts w:ascii="Times New Roman" w:hAnsi="Times New Roman"/>
          <w:sz w:val="24"/>
          <w:szCs w:val="24"/>
          <w:lang w:val="pt-PT"/>
        </w:rPr>
        <w:fldChar w:fldCharType="begin"/>
      </w:r>
      <w:r w:rsidR="00970D03">
        <w:rPr>
          <w:rFonts w:ascii="Times New Roman" w:hAnsi="Times New Roman"/>
          <w:sz w:val="24"/>
          <w:szCs w:val="24"/>
          <w:lang w:val="pt-PT"/>
        </w:rPr>
        <w:instrText xml:space="preserve"> ADDIN ZOTERO_ITEM CSL_CITATION {"citationID":"lpmoPxJe","properties":{"formattedCitation":"[19]","plainCitation":"[19]","noteIndex":0},"citationItems":[{"id":2508,"uris":["http://zotero.org/groups/4635591/items/R9WVW6SK"],"itemData":{"id":2508,"type":"article-journal","abstract":"We present a methodology, called fast repetition rate (FRR) fluorescence, that measures the functional absorption crosssection (cPS II) of Photosystem II (PS II), energy transfer between PS II units (p), photochemical and nonphotochemical quenching of chlorophyll fluorescence, and the kinetics of electron transfer on the acceptor side of PS II. The FRR fluorescence technique applies a sequence of subsaturating excitation pulses (`flashlets') at microsecond intervals to induce fluorescence transients. This approach is extremely flexible and allows the generation of both single-turnover (ST) and multiple-turnover (MT) flashes. Using a combination of ST and MT flashes, we investigated the effect of excitation protocols on the measured fluorescence parameters. The maximum fluorescence yield induced by an ST flash applied shortly (10 Ws to 5 ms) following an MT flash increased to a level comparable to that of an MT flash, while the functional absorption crosssection decreased by about 40%. We interpret this phenomenon as evidence that an MT flash induces an increase in the fluorescence-rate constant, concomitant with a decrease in the photosynthetic-rate constant in PS II reaction centers. The simultaneous measurements of cPS II, p, and the kinetics of Q3A reoxidation, which can be derived only from a combination of ST and MT flash fluorescence transients, permits robust characterization of the processes of photosynthetic energyconversion. ß 1998 Elsevier Science B.V. All rights reserved.","container-title":"Biochimica et Biophysica Acta","language":"en","page":"19","source":"Zotero","title":"Measurements of variable chlorophyll £uorescence using fast repetition rate techniques: de¢ning methodology and experimental protocols","author":[{"family":"Kolber","given":"Zbigniew S"}],"citation-key":"kolber"}}],"schema":"https://github.com/citation-style-language/schema/raw/master/csl-citation.json"} </w:instrText>
      </w:r>
      <w:r w:rsidR="00970D03">
        <w:rPr>
          <w:rFonts w:ascii="Times New Roman" w:hAnsi="Times New Roman"/>
          <w:sz w:val="24"/>
          <w:szCs w:val="24"/>
          <w:lang w:val="pt-PT"/>
        </w:rPr>
        <w:fldChar w:fldCharType="separate"/>
      </w:r>
      <w:r w:rsidR="00970D03">
        <w:rPr>
          <w:rFonts w:ascii="Times New Roman" w:hAnsi="Times New Roman"/>
          <w:noProof/>
          <w:sz w:val="24"/>
          <w:szCs w:val="24"/>
          <w:lang w:val="pt-PT"/>
        </w:rPr>
        <w:t>[19]</w:t>
      </w:r>
      <w:r w:rsidR="00970D03">
        <w:rPr>
          <w:rFonts w:ascii="Times New Roman" w:hAnsi="Times New Roman"/>
          <w:sz w:val="24"/>
          <w:szCs w:val="24"/>
          <w:lang w:val="pt-PT"/>
        </w:rPr>
        <w:fldChar w:fldCharType="end"/>
      </w:r>
      <w:r w:rsidR="00970D03">
        <w:rPr>
          <w:rFonts w:ascii="Times New Roman" w:hAnsi="Times New Roman"/>
          <w:sz w:val="24"/>
          <w:szCs w:val="24"/>
          <w:lang w:val="pt-PT"/>
        </w:rPr>
        <w:t xml:space="preserve">. </w:t>
      </w:r>
    </w:p>
    <w:p w14:paraId="0C5BA8F8" w14:textId="77777777" w:rsidR="00970D03" w:rsidRDefault="006538E8" w:rsidP="00970D03">
      <w:pPr>
        <w:pStyle w:val="Body"/>
        <w:spacing w:line="360" w:lineRule="auto"/>
        <w:ind w:firstLine="482"/>
        <w:rPr>
          <w:rFonts w:ascii="Times New Roman" w:hAnsi="Times New Roman" w:cs="Times New Roman"/>
          <w:sz w:val="24"/>
          <w:szCs w:val="24"/>
        </w:rPr>
      </w:pPr>
      <w:r>
        <w:rPr>
          <w:rFonts w:ascii="Times New Roman" w:hAnsi="Times New Roman"/>
          <w:sz w:val="24"/>
          <w:szCs w:val="24"/>
        </w:rPr>
        <w:t xml:space="preserve">Each flash is short </w:t>
      </w:r>
      <w:r w:rsidR="00050A28">
        <w:rPr>
          <w:rFonts w:ascii="Times New Roman" w:hAnsi="Times New Roman"/>
          <w:sz w:val="24"/>
          <w:szCs w:val="24"/>
        </w:rPr>
        <w:t>and bright enough to deliver</w:t>
      </w:r>
      <w:r>
        <w:rPr>
          <w:rFonts w:ascii="Times New Roman" w:hAnsi="Times New Roman"/>
          <w:sz w:val="24"/>
          <w:szCs w:val="24"/>
        </w:rPr>
        <w:t xml:space="preserve">, on average, one photon to each PSII, initiating a transition between S-states for each PSII. </w:t>
      </w:r>
      <w:commentRangeStart w:id="4"/>
      <w:r>
        <w:rPr>
          <w:rFonts w:ascii="Times New Roman" w:hAnsi="Times New Roman"/>
          <w:sz w:val="24"/>
          <w:szCs w:val="24"/>
        </w:rPr>
        <w:t>Thus</w:t>
      </w:r>
      <w:commentRangeEnd w:id="4"/>
      <w:r>
        <w:commentReference w:id="4"/>
      </w:r>
      <w:r>
        <w:rPr>
          <w:rFonts w:ascii="Times New Roman" w:hAnsi="Times New Roman"/>
          <w:sz w:val="24"/>
          <w:szCs w:val="24"/>
        </w:rPr>
        <w:t xml:space="preserve">, as sequential flashes are applied to the culture, each individual PSII is driven through the four S-states </w:t>
      </w:r>
      <w:r w:rsidR="000A0E0E">
        <w:rPr>
          <w:rFonts w:ascii="Times New Roman" w:hAnsi="Times New Roman"/>
          <w:sz w:val="24"/>
          <w:szCs w:val="24"/>
        </w:rPr>
        <w:fldChar w:fldCharType="begin"/>
      </w:r>
      <w:r w:rsidR="000A0E0E">
        <w:rPr>
          <w:rFonts w:ascii="Times New Roman" w:hAnsi="Times New Roman"/>
          <w:sz w:val="24"/>
          <w:szCs w:val="24"/>
        </w:rPr>
        <w:instrText xml:space="preserve"> ADDIN ZOTERO_ITEM CSL_CITATION {"citationID":"Q6Jq6ZaV","properties":{"formattedCitation":"[17]","plainCitation":"[17]","noteIndex":0},"citationItems":[{"id":3768,"uris":["http://zotero.org/groups/4635591/items/QR86ETNA"],"itemData":{"id":3768,"type":"article-journal","abstract":"In oxygenic photosynthesis, a complete water oxidation cycle requires absorption of four photons by the chlorophylls of photosystem II (PSII). The photons can be provided successively by applying short flashes of light. Already in 1970, Kok and coworkers [Photochem Photobiol 11:457–475, 1970] developed a basic model to explain the flash-number dependence of O2 formation. The third flash applied to dark-adapted PSII induces the S3→S4</w:instrText>
      </w:r>
      <w:r w:rsidR="000A0E0E">
        <w:rPr>
          <w:rFonts w:ascii="Cambria Math" w:hAnsi="Cambria Math" w:cs="Cambria Math"/>
          <w:sz w:val="24"/>
          <w:szCs w:val="24"/>
        </w:rPr>
        <w:instrText>⇒</w:instrText>
      </w:r>
      <w:r w:rsidR="000A0E0E">
        <w:rPr>
          <w:rFonts w:ascii="Times New Roman" w:hAnsi="Times New Roman"/>
          <w:sz w:val="24"/>
          <w:szCs w:val="24"/>
        </w:rPr>
        <w:instrText>S0 transition, which is coupled to dioxygen formation at a protein-bound Mn4Ca complex. The sequence of events leading to dioxygen formation and the role of Kok’s enigmatic S4-state are only incompletely understood. Recently we have shown by time-resolved X-ray spectroscopy that in the S3</w:instrText>
      </w:r>
      <w:r w:rsidR="000A0E0E">
        <w:rPr>
          <w:rFonts w:ascii="Cambria Math" w:hAnsi="Cambria Math" w:cs="Cambria Math"/>
          <w:sz w:val="24"/>
          <w:szCs w:val="24"/>
        </w:rPr>
        <w:instrText>⇒</w:instrText>
      </w:r>
      <w:r w:rsidR="000A0E0E">
        <w:rPr>
          <w:rFonts w:ascii="Times New Roman" w:hAnsi="Times New Roman"/>
          <w:sz w:val="24"/>
          <w:szCs w:val="24"/>
        </w:rPr>
        <w:instrText xml:space="preserve">S0 transition an interesting intermediate is formed, prior to the onset of O–O bond formation [Haumann et al. Science 310:1019–1021, 2005]. The experimental results of the time-resolved X-ray experiments are discussed. The identity of the reaction intermediate is considered and the question is addressed how the novel intermediate is related to the S4-state proposed in 1970 by Bessel Kok. This leads us to an extension of the classical S-state cycle towards a basic model which describes sequence and interplay of electron and proton abstraction events at the donor side of PSII [Dau and Haumann, Science 312:1471–1472, 2006].","container-title":"Photosynthesis Research","DOI":"10.1007/s11120-007-9141-9","ISSN":"1573-5079","issue":"3","journalAbbreviation":"Photosynth Res","language":"en","page":"327-343","source":"Springer Link","title":"Time-resolved X-ray spectroscopy leads to an extension of the classical S-state cycle model of photosynthetic oxygen evolution","URL":"https://doi.org/10.1007/s11120-007-9141-9","volume":"92","author":[{"family":"Dau","given":"Holger"},{"family":"Haumann","given":"Michael"}],"accessed":{"date-parts":[["2023",3,27]]},"issued":{"date-parts":[["2007",6,1]]},"citation-key":"dauTimeresolvedXraySpectroscopy2007"}}],"schema":"https://github.com/citation-style-language/schema/raw/master/csl-citation.json"} </w:instrText>
      </w:r>
      <w:r w:rsidR="000A0E0E">
        <w:rPr>
          <w:rFonts w:ascii="Times New Roman" w:hAnsi="Times New Roman"/>
          <w:sz w:val="24"/>
          <w:szCs w:val="24"/>
        </w:rPr>
        <w:fldChar w:fldCharType="separate"/>
      </w:r>
      <w:r w:rsidR="000A0E0E">
        <w:rPr>
          <w:rFonts w:ascii="Times New Roman" w:hAnsi="Times New Roman"/>
          <w:noProof/>
          <w:sz w:val="24"/>
          <w:szCs w:val="24"/>
        </w:rPr>
        <w:t>[17]</w:t>
      </w:r>
      <w:r w:rsidR="000A0E0E">
        <w:rPr>
          <w:rFonts w:ascii="Times New Roman" w:hAnsi="Times New Roman"/>
          <w:sz w:val="24"/>
          <w:szCs w:val="24"/>
        </w:rPr>
        <w:fldChar w:fldCharType="end"/>
      </w:r>
      <w:r>
        <w:rPr>
          <w:rFonts w:ascii="Times New Roman" w:hAnsi="Times New Roman"/>
          <w:sz w:val="24"/>
          <w:szCs w:val="24"/>
        </w:rPr>
        <w:t>.</w:t>
      </w:r>
      <w:r w:rsidR="00970D03">
        <w:rPr>
          <w:rFonts w:ascii="Times New Roman" w:hAnsi="Times New Roman"/>
          <w:sz w:val="24"/>
          <w:szCs w:val="24"/>
        </w:rPr>
        <w:t xml:space="preserve"> </w:t>
      </w:r>
      <w:r w:rsidR="0047736A" w:rsidRPr="0047736A">
        <w:rPr>
          <w:rFonts w:ascii="Times New Roman" w:hAnsi="Times New Roman" w:cs="Times New Roman"/>
          <w:sz w:val="24"/>
          <w:szCs w:val="24"/>
        </w:rPr>
        <w:t xml:space="preserve">As the </w:t>
      </w:r>
      <w:r w:rsidR="0047736A">
        <w:rPr>
          <w:rFonts w:ascii="Times New Roman" w:hAnsi="Times New Roman" w:cs="Times New Roman"/>
          <w:sz w:val="24"/>
          <w:szCs w:val="24"/>
        </w:rPr>
        <w:t xml:space="preserve">oxygen-evolving complex of PSII </w:t>
      </w:r>
      <w:r w:rsidR="0047736A" w:rsidRPr="0047736A">
        <w:rPr>
          <w:rFonts w:ascii="Times New Roman" w:hAnsi="Times New Roman" w:cs="Times New Roman"/>
          <w:sz w:val="24"/>
          <w:szCs w:val="24"/>
        </w:rPr>
        <w:t xml:space="preserve"> moves between S-states, it alters the system's kinetics and free energy</w:t>
      </w:r>
      <w:r w:rsidR="0047736A">
        <w:rPr>
          <w:rFonts w:ascii="Times New Roman" w:hAnsi="Times New Roman" w:cs="Times New Roman"/>
          <w:sz w:val="24"/>
          <w:szCs w:val="24"/>
        </w:rPr>
        <w:t xml:space="preserve"> </w:t>
      </w:r>
      <w:r w:rsidR="0047736A">
        <w:rPr>
          <w:rFonts w:ascii="Times New Roman" w:hAnsi="Times New Roman" w:cs="Times New Roman"/>
          <w:sz w:val="24"/>
          <w:szCs w:val="24"/>
        </w:rPr>
        <w:fldChar w:fldCharType="begin"/>
      </w:r>
      <w:r w:rsidR="004D25C5">
        <w:rPr>
          <w:rFonts w:ascii="Times New Roman" w:hAnsi="Times New Roman" w:cs="Times New Roman"/>
          <w:sz w:val="24"/>
          <w:szCs w:val="24"/>
        </w:rPr>
        <w:instrText xml:space="preserve"> ADDIN ZOTERO_ITEM CSL_CITATION {"citationID":"eKE8rjyu","properties":{"formattedCitation":"[21]","plainCitation":"[21]","noteIndex":0},"citationItems":[{"id":5310,"uris":["http://zotero.org/groups/4635591/items/9RDS5KTK"],"itemData":{"id":5310,"type":"article-journal","abstract":"Photosystem II (PSII) uses light energy to split water into chemical products that power the planet. The stripped protons contribute to a membrane electrochemical potential before combining with the stripped electrons to make chemical bonds and releasing O2 for powering respiratory metabolisms. In this review, we provide an overview of the kinetics and thermodynamics of water oxidation that highlights the conserved performance of PSIIs across species. We discuss recent advances in our understanding of the site of water oxidation based upon the improved (1.9-Å resolution) atomic structure of the Mn4CaO5 water-oxidizing complex (WOC) within cyanobacterial PSII. We combine these insights with recent knowledge gained from studies of the biogenesis and assembly of the WOC (called photoassembly) to arrive at a proposed chemical mechanism for water oxidation.","container-title":"Annual Review of Biochemistry","DOI":"10.1146/annurev-biochem-070511-100425","issue":"1","note":"_eprint: https://doi.org/10.1146/annurev-biochem-070511-100425\nPMID: 23527694","page":"577-606","source":"Annual Reviews","title":"Photosystem II: The Reaction Center of Oxygenic Photosynthesis","title-short":"Photosystem II","URL":"https://doi.org/10.1146/annurev-biochem-070511-100425","volume":"82","author":[{"family":"Vinyard","given":"David J."},{"family":"Ananyev","given":"Gennady M."},{"family":"Charles Dismukes","given":"G."}],"accessed":{"date-parts":[["2023",12,13]]},"issued":{"date-parts":[["2013"]]},"citation-key":"vinyard2013"}}],"schema":"https://github.com/citation-style-language/schema/raw/master/csl-citation.json"} </w:instrText>
      </w:r>
      <w:r w:rsidR="0047736A">
        <w:rPr>
          <w:rFonts w:ascii="Times New Roman" w:hAnsi="Times New Roman" w:cs="Times New Roman"/>
          <w:sz w:val="24"/>
          <w:szCs w:val="24"/>
        </w:rPr>
        <w:fldChar w:fldCharType="separate"/>
      </w:r>
      <w:r w:rsidR="004D25C5">
        <w:rPr>
          <w:rFonts w:ascii="Times New Roman" w:hAnsi="Times New Roman" w:cs="Times New Roman"/>
          <w:noProof/>
          <w:sz w:val="24"/>
          <w:szCs w:val="24"/>
        </w:rPr>
        <w:t>[21]</w:t>
      </w:r>
      <w:r w:rsidR="0047736A">
        <w:rPr>
          <w:rFonts w:ascii="Times New Roman" w:hAnsi="Times New Roman" w:cs="Times New Roman"/>
          <w:sz w:val="24"/>
          <w:szCs w:val="24"/>
        </w:rPr>
        <w:fldChar w:fldCharType="end"/>
      </w:r>
      <w:r w:rsidR="0047736A" w:rsidRPr="0047736A">
        <w:rPr>
          <w:rFonts w:ascii="Times New Roman" w:hAnsi="Times New Roman" w:cs="Times New Roman"/>
          <w:sz w:val="24"/>
          <w:szCs w:val="24"/>
        </w:rPr>
        <w:t xml:space="preserve">. As the energy allocated to ChlF is modulated by the energy allotted to photochemistry and thermalization, </w:t>
      </w:r>
      <w:r w:rsidR="0047736A">
        <w:rPr>
          <w:rFonts w:ascii="Times New Roman" w:hAnsi="Times New Roman" w:cs="Times New Roman"/>
          <w:sz w:val="24"/>
          <w:szCs w:val="24"/>
        </w:rPr>
        <w:t xml:space="preserve"> the yield of </w:t>
      </w:r>
      <w:r w:rsidR="0047736A" w:rsidRPr="0047736A">
        <w:rPr>
          <w:rFonts w:ascii="Times New Roman" w:hAnsi="Times New Roman" w:cs="Times New Roman"/>
          <w:sz w:val="24"/>
          <w:szCs w:val="24"/>
        </w:rPr>
        <w:t xml:space="preserve">ChlF varies between S-states </w:t>
      </w:r>
      <w:r w:rsidR="0047736A" w:rsidRPr="0047736A">
        <w:rPr>
          <w:rFonts w:ascii="Times New Roman" w:hAnsi="Times New Roman" w:cs="Times New Roman"/>
          <w:sz w:val="24"/>
          <w:szCs w:val="24"/>
        </w:rPr>
        <w:fldChar w:fldCharType="begin"/>
      </w:r>
      <w:r w:rsidR="004D25C5">
        <w:rPr>
          <w:rFonts w:ascii="Times New Roman" w:hAnsi="Times New Roman" w:cs="Times New Roman"/>
          <w:sz w:val="24"/>
          <w:szCs w:val="24"/>
        </w:rPr>
        <w:instrText xml:space="preserve"> ADDIN ZOTERO_ITEM CSL_CITATION {"citationID":"AQp6femN","properties":{"formattedCitation":"[16,22]","plainCitation":"[16,22]","noteIndex":0},"citationItems":[{"id":2583,"uris":["http://zotero.org/groups/4635591/items/QNL7UAJK"],"itemData":{"id":2583,"type":"article-journal","abstract":"Phytoplankton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R."}],"accessed":{"date-parts":[["2023",1,17]]},"issued":{"date-parts":[["2021"]]},"citation-key":"schuback2021"}},{"id":2507,"uris":["http://zotero.org/groups/4635591/items/X4FGBGNC"],"itemData":{"id":2507,"type":"article-journal","abstract":"We develop a rapid “stroboscopic” fluorescence induction method, using the fast repetition rate fluorometry (FRRF) technique, to measure changes in the quantum yield of light emission from chlorophyll in oxygenic photosynthesis arising from competition with primary photochemical charge separation (P680* </w:instrText>
      </w:r>
      <w:r w:rsidR="004D25C5">
        <w:rPr>
          <w:rFonts w:ascii="Segoe UI Symbol" w:hAnsi="Segoe UI Symbol" w:cs="Segoe UI Symbol"/>
          <w:sz w:val="24"/>
          <w:szCs w:val="24"/>
        </w:rPr>
        <w:instrText>➔</w:instrText>
      </w:r>
      <w:r w:rsidR="004D25C5">
        <w:rPr>
          <w:rFonts w:ascii="Times New Roman" w:hAnsi="Times New Roman" w:cs="Times New Roman"/>
          <w:sz w:val="24"/>
          <w:szCs w:val="24"/>
        </w:rPr>
        <w:instrText xml:space="preserve"> P680+QA−). This method determines the transit times of electrons that pass through PSII during the successive steps in the catalytic cycle of water oxidation/O2 formation (S states) and plastoquinone reduction in any oxygenic phototroph (in vivo or in vitro). We report the first measurements from intact living cells, illustrated by a eukaryotic alga (Nannochloropsis oceanica). We demonstrate that S state transition times depend strongly on the redox state of the PSII acceptor side, at both QB and the plastoquinone pool which serve as the major locus of regulation of PSII electron flux. We provide evidence for a kinetic intermediate S3′ state (lifetime 220 μs) following formation of S3 and prior to the release of O2. We compare the FRRF-detected kinetics to other previous spectroscopic methods (optical absorbance, EPR, and XES) that are applicable only to in vitro samples.","container-title":"Biochimica et Biophysica Acta (BBA) - Bioenergetics","DOI":"10.1016/j.bbabio.2020.148212","ISSN":"00052728","issue":"8","journalAbbreviation":"Biochimica et Biophysica Acta (BBA) - Bioenergetics","language":"en","page":"148212","source":"DOI.org (Crossref)","title":"Realtime kinetics of the light driven steps of photosynthetic water oxidation in living organisms by “stroboscopic” fluorometry","URL":"https://linkinghub.elsevier.com/retrieve/pii/S0005272820300621","volume":"1861","author":[{"family":"Gates","given":"Colin"},{"family":"Ananyev","given":"Gennady"},{"family":"Dismukes","given":"G. Charles"}],"accessed":{"date-parts":[["2022",7,4]]},"issued":{"date-parts":[["2020",8]]},"citation-key":"gates2020"}}],"schema":"https://github.com/citation-style-language/schema/raw/master/csl-citation.json"} </w:instrText>
      </w:r>
      <w:r w:rsidR="0047736A" w:rsidRPr="0047736A">
        <w:rPr>
          <w:rFonts w:ascii="Times New Roman" w:hAnsi="Times New Roman" w:cs="Times New Roman"/>
          <w:sz w:val="24"/>
          <w:szCs w:val="24"/>
        </w:rPr>
        <w:fldChar w:fldCharType="separate"/>
      </w:r>
      <w:r w:rsidR="004D25C5">
        <w:rPr>
          <w:rFonts w:ascii="Times New Roman" w:hAnsi="Times New Roman" w:cs="Times New Roman"/>
          <w:noProof/>
          <w:sz w:val="24"/>
          <w:szCs w:val="24"/>
        </w:rPr>
        <w:t>[16,22]</w:t>
      </w:r>
      <w:r w:rsidR="0047736A" w:rsidRPr="0047736A">
        <w:rPr>
          <w:rFonts w:ascii="Times New Roman" w:hAnsi="Times New Roman" w:cs="Times New Roman"/>
          <w:sz w:val="24"/>
          <w:szCs w:val="24"/>
        </w:rPr>
        <w:fldChar w:fldCharType="end"/>
      </w:r>
      <w:r w:rsidR="0047736A" w:rsidRPr="0047736A">
        <w:rPr>
          <w:rFonts w:ascii="Times New Roman" w:hAnsi="Times New Roman" w:cs="Times New Roman"/>
          <w:sz w:val="24"/>
          <w:szCs w:val="24"/>
        </w:rPr>
        <w:t xml:space="preserve">. </w:t>
      </w:r>
    </w:p>
    <w:p w14:paraId="4EBC3A44" w14:textId="2A68AA58" w:rsidR="009E6024" w:rsidRPr="00970D03" w:rsidRDefault="006538E8" w:rsidP="00970D03">
      <w:pPr>
        <w:pStyle w:val="Body"/>
        <w:spacing w:line="360" w:lineRule="auto"/>
        <w:ind w:firstLine="482"/>
        <w:rPr>
          <w:rFonts w:ascii="Times New Roman" w:hAnsi="Times New Roman"/>
          <w:sz w:val="24"/>
          <w:szCs w:val="24"/>
        </w:rPr>
      </w:pPr>
      <w:r>
        <w:rPr>
          <w:rFonts w:ascii="Times New Roman" w:hAnsi="Times New Roman"/>
          <w:sz w:val="24"/>
          <w:szCs w:val="24"/>
        </w:rPr>
        <w:t xml:space="preserve">In an idealized culture, the population of PSII will cycle synchronously, reflected by an ongoing oscillation in chlorophyll fluorescence </w:t>
      </w:r>
      <w:commentRangeStart w:id="5"/>
      <w:r>
        <w:rPr>
          <w:rFonts w:ascii="Times New Roman" w:hAnsi="Times New Roman"/>
          <w:sz w:val="24"/>
          <w:szCs w:val="24"/>
        </w:rPr>
        <w:t>with</w:t>
      </w:r>
      <w:commentRangeEnd w:id="5"/>
      <w:r>
        <w:commentReference w:id="5"/>
      </w:r>
      <w:r>
        <w:rPr>
          <w:rFonts w:ascii="Times New Roman" w:hAnsi="Times New Roman"/>
          <w:sz w:val="24"/>
          <w:szCs w:val="24"/>
        </w:rPr>
        <w:t xml:space="preserve"> a period of four (Figure 3) </w:t>
      </w:r>
      <w:r w:rsidR="000A0E0E">
        <w:rPr>
          <w:rFonts w:ascii="Times New Roman" w:hAnsi="Times New Roman"/>
          <w:sz w:val="24"/>
          <w:szCs w:val="24"/>
        </w:rPr>
        <w:fldChar w:fldCharType="begin"/>
      </w:r>
      <w:r w:rsidR="004D25C5">
        <w:rPr>
          <w:rFonts w:ascii="Times New Roman" w:hAnsi="Times New Roman"/>
          <w:sz w:val="24"/>
          <w:szCs w:val="24"/>
        </w:rPr>
        <w:instrText xml:space="preserve"> ADDIN ZOTERO_ITEM CSL_CITATION {"citationID":"4BEYNv2X","properties":{"formattedCitation":"[23]","plainCitation":"[23]","noteIndex":0},"citationItems":[{"id":2510,"uris":["http://zotero.org/groups/4635591/items/3SYY49S9"],"itemData":{"id":2510,"type":"article-journal","abstract":"The oxygen production of dark-adapted Photosystem II upon illumination by a series of single-turnover flashes shows a damped period four oscillation with flash number. The damping is attributed to `misses' resulting from a statistical probability that a reaction center fails to produce a stable charge separation after a saturating flash. The origin of misses is of interest because its probable dependence on flash number, in principle, affects the quantitative interpretation of all measurements on phenomena associated with the period four oscillation. We show that the kinetics of chlorophyll fluorescence yield transients induced by a flash series can be used to estimate the relative amplitudes of the miss probability on each flash. It is concluded that a major part of the misses must be caused by failure of the reduction of the oxidized primary electron donor chlorophyll P680+ by the secondary donor tyrosine YZ before the charge separation is lost by recombination. The probability of this failure is found to increase with the oxidation state of the oxygen-evolving complex: more than half of it occurs upon charge separation in the S3 state, which is attributed to the presence of YZox S2 in Boltzmann equilibrium with YZS3.","container-title":"Photosynthesis Research","DOI":"10.1023/A:1016128632704","ISSN":"1573-5079","issue":"2","journalAbbreviation":"Photosynthesis Research","language":"en","page":"217-222","source":"Springer Link","title":"S-state dependence of the miss probability in Photosystem II","URL":"https://doi.org/10.1023/A:1016128632704","volume":"72","author":[{"family":"Wijn","given":"Rik","non-dropping-particle":"de"},{"family":"Gorkom","given":"Hans J.","non-dropping-particle":"van"}],"accessed":{"date-parts":[["2022",3,21]]},"issued":{"date-parts":[["2002",5,1]]},"citation-key":"dewijnSstateDependenceMiss2002"}}],"schema":"https://github.com/citation-style-language/schema/raw/master/csl-citation.json"} </w:instrText>
      </w:r>
      <w:r w:rsidR="000A0E0E">
        <w:rPr>
          <w:rFonts w:ascii="Times New Roman" w:hAnsi="Times New Roman"/>
          <w:sz w:val="24"/>
          <w:szCs w:val="24"/>
        </w:rPr>
        <w:fldChar w:fldCharType="separate"/>
      </w:r>
      <w:r w:rsidR="004D25C5">
        <w:rPr>
          <w:rFonts w:ascii="Times New Roman" w:hAnsi="Times New Roman"/>
          <w:noProof/>
          <w:sz w:val="24"/>
          <w:szCs w:val="24"/>
        </w:rPr>
        <w:t>[23]</w:t>
      </w:r>
      <w:r w:rsidR="000A0E0E">
        <w:rPr>
          <w:rFonts w:ascii="Times New Roman" w:hAnsi="Times New Roman"/>
          <w:sz w:val="24"/>
          <w:szCs w:val="24"/>
        </w:rPr>
        <w:fldChar w:fldCharType="end"/>
      </w:r>
      <w:r>
        <w:rPr>
          <w:rFonts w:ascii="Times New Roman" w:hAnsi="Times New Roman"/>
          <w:sz w:val="24"/>
          <w:szCs w:val="24"/>
        </w:rPr>
        <w:t>. However, a recombination reaction, represent</w:t>
      </w:r>
      <w:r w:rsidR="00032749">
        <w:rPr>
          <w:rFonts w:ascii="Times New Roman" w:hAnsi="Times New Roman"/>
          <w:sz w:val="24"/>
          <w:szCs w:val="24"/>
        </w:rPr>
        <w:t>ing</w:t>
      </w:r>
      <w:r>
        <w:rPr>
          <w:rFonts w:ascii="Times New Roman" w:hAnsi="Times New Roman"/>
          <w:sz w:val="24"/>
          <w:szCs w:val="24"/>
        </w:rPr>
        <w:t xml:space="preserve"> </w:t>
      </w:r>
      <w:r w:rsidR="00032749">
        <w:rPr>
          <w:rFonts w:ascii="Times New Roman" w:hAnsi="Times New Roman"/>
          <w:sz w:val="24"/>
          <w:szCs w:val="24"/>
        </w:rPr>
        <w:t>the</w:t>
      </w:r>
      <w:r>
        <w:rPr>
          <w:rFonts w:ascii="Times New Roman" w:hAnsi="Times New Roman"/>
          <w:sz w:val="24"/>
          <w:szCs w:val="24"/>
        </w:rPr>
        <w:t xml:space="preserve"> loss of </w:t>
      </w:r>
      <w:r w:rsidRPr="00032749">
        <w:rPr>
          <w:rFonts w:ascii="Times New Roman" w:hAnsi="Times New Roman"/>
          <w:sz w:val="24"/>
          <w:szCs w:val="24"/>
          <w:lang w:val="en-CA"/>
        </w:rPr>
        <w:t xml:space="preserve">charge separation, </w:t>
      </w:r>
      <w:r>
        <w:rPr>
          <w:rFonts w:ascii="Times New Roman" w:hAnsi="Times New Roman"/>
          <w:sz w:val="24"/>
          <w:szCs w:val="24"/>
        </w:rPr>
        <w:t xml:space="preserve">will cause a missed step in the S-state cycling of an individual PSII. As more recombination events occur, desynchronization of S-state cycling among the population of </w:t>
      </w:r>
      <w:r>
        <w:rPr>
          <w:rFonts w:ascii="Times New Roman" w:hAnsi="Times New Roman"/>
          <w:sz w:val="24"/>
          <w:szCs w:val="24"/>
          <w:lang w:val="pt-PT"/>
        </w:rPr>
        <w:t xml:space="preserve">PSII </w:t>
      </w:r>
      <w:r>
        <w:rPr>
          <w:rFonts w:ascii="Times New Roman" w:hAnsi="Times New Roman"/>
          <w:sz w:val="24"/>
          <w:szCs w:val="24"/>
        </w:rPr>
        <w:t>will scramble the periodic changes in ChlF, dampening the observed oscillation of the population</w:t>
      </w:r>
      <w:r w:rsidR="00727A0C">
        <w:rPr>
          <w:rFonts w:ascii="Times New Roman" w:hAnsi="Times New Roman"/>
          <w:sz w:val="24"/>
          <w:szCs w:val="24"/>
        </w:rPr>
        <w:t>-</w:t>
      </w:r>
      <w:r>
        <w:rPr>
          <w:rFonts w:ascii="Times New Roman" w:hAnsi="Times New Roman"/>
          <w:sz w:val="24"/>
          <w:szCs w:val="24"/>
        </w:rPr>
        <w:t xml:space="preserve">level fluorescence </w:t>
      </w:r>
      <w:r w:rsidR="000A0E0E">
        <w:rPr>
          <w:rFonts w:ascii="Times New Roman" w:hAnsi="Times New Roman"/>
          <w:sz w:val="24"/>
          <w:szCs w:val="24"/>
        </w:rPr>
        <w:fldChar w:fldCharType="begin"/>
      </w:r>
      <w:r w:rsidR="004D25C5">
        <w:rPr>
          <w:rFonts w:ascii="Times New Roman" w:hAnsi="Times New Roman"/>
          <w:sz w:val="24"/>
          <w:szCs w:val="24"/>
        </w:rPr>
        <w:instrText xml:space="preserve"> ADDIN ZOTERO_ITEM CSL_CITATION {"citationID":"rEx286ka","properties":{"formattedCitation":"[23]","plainCitation":"[23]","noteIndex":0},"citationItems":[{"id":2510,"uris":["http://zotero.org/groups/4635591/items/3SYY49S9"],"itemData":{"id":2510,"type":"article-journal","abstract":"The oxygen production of dark-adapted Photosystem II upon illumination by a series of single-turnover flashes shows a damped period four oscillation with flash number. The damping is attributed to `misses' resulting from a statistical probability that a reaction center fails to produce a stable charge separation after a saturating flash. The origin of misses is of interest because its probable dependence on flash number, in principle, affects the quantitative interpretation of all measurements on phenomena associated with the period four oscillation. We show that the kinetics of chlorophyll fluorescence yield transients induced by a flash series can be used to estimate the relative amplitudes of the miss probability on each flash. It is concluded that a major part of the misses must be caused by failure of the reduction of the oxidized primary electron donor chlorophyll P680+ by the secondary donor tyrosine YZ before the charge separation is lost by recombination. The probability of this failure is found to increase with the oxidation state of the oxygen-evolving complex: more than half of it occurs upon charge separation in the S3 state, which is attributed to the presence of YZox S2 in Boltzmann equilibrium with YZS3.","container-title":"Photosynthesis Research","DOI":"10.1023/A:1016128632704","ISSN":"1573-5079","issue":"2","journalAbbreviation":"Photosynthesis Research","language":"en","page":"217-222","source":"Springer Link","title":"S-state dependence of the miss probability in Photosystem II","URL":"https://doi.org/10.1023/A:1016128632704","volume":"72","author":[{"family":"Wijn","given":"Rik","non-dropping-particle":"de"},{"family":"Gorkom","given":"Hans J.","non-dropping-particle":"van"}],"accessed":{"date-parts":[["2022",3,21]]},"issued":{"date-parts":[["2002",5,1]]},"citation-key":"dewijnSstateDependenceMiss2002"}}],"schema":"https://github.com/citation-style-language/schema/raw/master/csl-citation.json"} </w:instrText>
      </w:r>
      <w:r w:rsidR="000A0E0E">
        <w:rPr>
          <w:rFonts w:ascii="Times New Roman" w:hAnsi="Times New Roman"/>
          <w:sz w:val="24"/>
          <w:szCs w:val="24"/>
        </w:rPr>
        <w:fldChar w:fldCharType="separate"/>
      </w:r>
      <w:r w:rsidR="004D25C5">
        <w:rPr>
          <w:rFonts w:ascii="Times New Roman" w:hAnsi="Times New Roman"/>
          <w:noProof/>
          <w:sz w:val="24"/>
          <w:szCs w:val="24"/>
        </w:rPr>
        <w:t>[23]</w:t>
      </w:r>
      <w:r w:rsidR="000A0E0E">
        <w:rPr>
          <w:rFonts w:ascii="Times New Roman" w:hAnsi="Times New Roman"/>
          <w:sz w:val="24"/>
          <w:szCs w:val="24"/>
        </w:rPr>
        <w:fldChar w:fldCharType="end"/>
      </w:r>
      <w:r w:rsidR="000A0E0E">
        <w:rPr>
          <w:rFonts w:ascii="Times New Roman" w:hAnsi="Times New Roman"/>
          <w:sz w:val="24"/>
          <w:szCs w:val="24"/>
        </w:rPr>
        <w:t xml:space="preserve">. </w:t>
      </w:r>
      <w:r>
        <w:rPr>
          <w:rFonts w:ascii="Times New Roman" w:hAnsi="Times New Roman"/>
          <w:sz w:val="24"/>
          <w:szCs w:val="24"/>
        </w:rPr>
        <w:t>Prolonged synchronous cycling thus reflects fewer wasteful recombination reactions at the level of each PSII and thus, more efficient photosynthetic energy conversion</w:t>
      </w:r>
      <w:commentRangeStart w:id="6"/>
      <w:commentRangeStart w:id="7"/>
      <w:r>
        <w:rPr>
          <w:rFonts w:ascii="Times New Roman" w:hAnsi="Times New Roman"/>
          <w:sz w:val="24"/>
          <w:szCs w:val="24"/>
        </w:rPr>
        <w:t>.</w:t>
      </w:r>
      <w:commentRangeEnd w:id="6"/>
      <w:r>
        <w:commentReference w:id="6"/>
      </w:r>
      <w:commentRangeEnd w:id="7"/>
      <w:r w:rsidR="0092263A">
        <w:rPr>
          <w:rStyle w:val="CommentReference"/>
          <w:rFonts w:ascii="Times New Roman" w:eastAsia="Arial Unicode MS" w:hAnsi="Times New Roman" w:cs="Times New Roman"/>
          <w:color w:val="auto"/>
          <w:kern w:val="0"/>
          <w14:textOutline w14:w="0" w14:cap="rnd" w14:cmpd="sng" w14:algn="ctr">
            <w14:noFill/>
            <w14:prstDash w14:val="solid"/>
            <w14:bevel/>
          </w14:textOutline>
        </w:rPr>
        <w:commentReference w:id="7"/>
      </w:r>
    </w:p>
    <w:p w14:paraId="26142742" w14:textId="017B47B1" w:rsidR="009E6024" w:rsidRPr="00B955F0" w:rsidRDefault="006538E8" w:rsidP="00B74DC7">
      <w:pPr>
        <w:pStyle w:val="Body"/>
        <w:rPr>
          <w:rFonts w:ascii="Times New Roman" w:hAnsi="Times New Roman"/>
          <w:sz w:val="24"/>
          <w:szCs w:val="24"/>
        </w:rPr>
      </w:pPr>
      <w:r>
        <w:rPr>
          <w:rFonts w:ascii="Times New Roman" w:eastAsia="Times New Roman" w:hAnsi="Times New Roman" w:cs="Times New Roman"/>
          <w:noProof/>
          <w:sz w:val="24"/>
          <w:szCs w:val="24"/>
        </w:rPr>
        <w:lastRenderedPageBreak/>
        <w:drawing>
          <wp:inline distT="0" distB="0" distL="0" distR="0" wp14:anchorId="6C00FAFD" wp14:editId="7CA9A5B5">
            <wp:extent cx="5943289" cy="2536945"/>
            <wp:effectExtent l="0" t="0" r="0" b="0"/>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11"/>
                    <a:srcRect t="13367" b="10745"/>
                    <a:stretch>
                      <a:fillRect/>
                    </a:stretch>
                  </pic:blipFill>
                  <pic:spPr>
                    <a:xfrm>
                      <a:off x="0" y="0"/>
                      <a:ext cx="5943289" cy="2536945"/>
                    </a:xfrm>
                    <a:prstGeom prst="rect">
                      <a:avLst/>
                    </a:prstGeom>
                    <a:ln w="12700" cap="flat">
                      <a:noFill/>
                      <a:miter lim="400000"/>
                    </a:ln>
                    <a:effectLst/>
                  </pic:spPr>
                </pic:pic>
              </a:graphicData>
            </a:graphic>
          </wp:inline>
        </w:drawing>
      </w:r>
      <w:r>
        <w:rPr>
          <w:rFonts w:ascii="Times New Roman" w:hAnsi="Times New Roman"/>
          <w:sz w:val="24"/>
          <w:szCs w:val="24"/>
        </w:rPr>
        <w:t>Figure 3: Repeated single-turnover excitation of variable chlorophyll fluorescence for monitoring the S-state cycling in PSII during photosynthesis</w:t>
      </w:r>
      <w:r w:rsidR="00B74DC7">
        <w:rPr>
          <w:rFonts w:ascii="Times New Roman" w:hAnsi="Times New Roman"/>
          <w:sz w:val="24"/>
          <w:szCs w:val="24"/>
        </w:rPr>
        <w:t xml:space="preserve">. Sequential flashes drive </w:t>
      </w:r>
      <w:r w:rsidR="00B955F0">
        <w:rPr>
          <w:rFonts w:ascii="Times New Roman" w:hAnsi="Times New Roman"/>
          <w:sz w:val="24"/>
          <w:szCs w:val="24"/>
        </w:rPr>
        <w:t xml:space="preserve">S-state </w:t>
      </w:r>
      <w:r w:rsidR="00B74DC7">
        <w:rPr>
          <w:rFonts w:ascii="Times New Roman" w:hAnsi="Times New Roman"/>
          <w:sz w:val="24"/>
          <w:szCs w:val="24"/>
        </w:rPr>
        <w:t>transitions</w:t>
      </w:r>
      <w:r w:rsidR="00B955F0">
        <w:rPr>
          <w:rFonts w:ascii="Times New Roman" w:hAnsi="Times New Roman"/>
          <w:sz w:val="24"/>
          <w:szCs w:val="24"/>
        </w:rPr>
        <w:t xml:space="preserve"> from </w:t>
      </w:r>
      <w:r w:rsidR="00B955F0" w:rsidRPr="00B955F0">
        <w:rPr>
          <w:rFonts w:ascii="Times New Roman" w:hAnsi="Times New Roman"/>
          <w:sz w:val="24"/>
          <w:szCs w:val="24"/>
        </w:rPr>
        <w:t>S</w:t>
      </w:r>
      <w:r w:rsidR="00B955F0" w:rsidRPr="00B955F0">
        <w:rPr>
          <w:rFonts w:ascii="Times New Roman" w:hAnsi="Times New Roman"/>
          <w:sz w:val="24"/>
          <w:szCs w:val="24"/>
          <w:vertAlign w:val="subscript"/>
        </w:rPr>
        <w:t>0</w:t>
      </w:r>
      <w:r w:rsidR="00B955F0">
        <w:rPr>
          <w:rFonts w:ascii="Times New Roman" w:hAnsi="Times New Roman"/>
          <w:sz w:val="24"/>
          <w:szCs w:val="24"/>
        </w:rPr>
        <w:t xml:space="preserve"> to</w:t>
      </w:r>
      <w:r w:rsidR="00B955F0" w:rsidRPr="00B955F0">
        <w:rPr>
          <w:rFonts w:ascii="Times New Roman" w:hAnsi="Times New Roman"/>
          <w:sz w:val="24"/>
          <w:szCs w:val="24"/>
        </w:rPr>
        <w:t xml:space="preserve"> S</w:t>
      </w:r>
      <w:r w:rsidR="00B955F0" w:rsidRPr="00B955F0">
        <w:rPr>
          <w:rFonts w:ascii="Times New Roman" w:hAnsi="Times New Roman"/>
          <w:sz w:val="24"/>
          <w:szCs w:val="24"/>
          <w:vertAlign w:val="subscript"/>
        </w:rPr>
        <w:t>1</w:t>
      </w:r>
      <w:r w:rsidR="00B955F0">
        <w:rPr>
          <w:rFonts w:ascii="Times New Roman" w:hAnsi="Times New Roman"/>
          <w:sz w:val="24"/>
          <w:szCs w:val="24"/>
        </w:rPr>
        <w:t>,</w:t>
      </w:r>
      <w:r w:rsidR="00B955F0" w:rsidRPr="00B955F0">
        <w:rPr>
          <w:rFonts w:ascii="Times New Roman" w:hAnsi="Times New Roman"/>
          <w:sz w:val="24"/>
          <w:szCs w:val="24"/>
        </w:rPr>
        <w:t xml:space="preserve"> S</w:t>
      </w:r>
      <w:r w:rsidR="00B955F0" w:rsidRPr="00B955F0">
        <w:rPr>
          <w:rFonts w:ascii="Times New Roman" w:hAnsi="Times New Roman"/>
          <w:sz w:val="24"/>
          <w:szCs w:val="24"/>
          <w:vertAlign w:val="subscript"/>
        </w:rPr>
        <w:t>1</w:t>
      </w:r>
      <w:r w:rsidR="00B955F0">
        <w:rPr>
          <w:rFonts w:ascii="Times New Roman" w:hAnsi="Times New Roman"/>
          <w:sz w:val="24"/>
          <w:szCs w:val="24"/>
        </w:rPr>
        <w:t xml:space="preserve"> to </w:t>
      </w:r>
      <w:r w:rsidR="00B955F0" w:rsidRPr="00B955F0">
        <w:rPr>
          <w:rFonts w:ascii="Times New Roman" w:hAnsi="Times New Roman"/>
          <w:sz w:val="24"/>
          <w:szCs w:val="24"/>
        </w:rPr>
        <w:t>S</w:t>
      </w:r>
      <w:r w:rsidR="00B955F0" w:rsidRPr="00B955F0">
        <w:rPr>
          <w:rFonts w:ascii="Times New Roman" w:hAnsi="Times New Roman"/>
          <w:sz w:val="24"/>
          <w:szCs w:val="24"/>
          <w:vertAlign w:val="subscript"/>
        </w:rPr>
        <w:t>2</w:t>
      </w:r>
      <w:r w:rsidR="00B955F0">
        <w:rPr>
          <w:rFonts w:ascii="Times New Roman" w:hAnsi="Times New Roman"/>
          <w:sz w:val="24"/>
          <w:szCs w:val="24"/>
        </w:rPr>
        <w:t xml:space="preserve">, </w:t>
      </w:r>
      <w:r w:rsidR="00B955F0" w:rsidRPr="00B955F0">
        <w:rPr>
          <w:rFonts w:ascii="Times New Roman" w:hAnsi="Times New Roman"/>
          <w:sz w:val="24"/>
          <w:szCs w:val="24"/>
        </w:rPr>
        <w:t>S</w:t>
      </w:r>
      <w:r w:rsidR="00B955F0" w:rsidRPr="00B955F0">
        <w:rPr>
          <w:rFonts w:ascii="Times New Roman" w:hAnsi="Times New Roman"/>
          <w:sz w:val="24"/>
          <w:szCs w:val="24"/>
          <w:vertAlign w:val="subscript"/>
        </w:rPr>
        <w:t>2</w:t>
      </w:r>
      <w:r w:rsidR="00B955F0">
        <w:rPr>
          <w:rFonts w:ascii="Times New Roman" w:hAnsi="Times New Roman"/>
          <w:sz w:val="24"/>
          <w:szCs w:val="24"/>
        </w:rPr>
        <w:t xml:space="preserve"> to</w:t>
      </w:r>
      <w:r w:rsidR="00B955F0" w:rsidRPr="00B955F0">
        <w:rPr>
          <w:rFonts w:ascii="Times New Roman" w:hAnsi="Times New Roman"/>
          <w:sz w:val="24"/>
          <w:szCs w:val="24"/>
          <w:vertAlign w:val="subscript"/>
        </w:rPr>
        <w:t xml:space="preserve"> </w:t>
      </w:r>
      <w:r w:rsidR="00B955F0" w:rsidRPr="00B955F0">
        <w:rPr>
          <w:rFonts w:ascii="Times New Roman" w:hAnsi="Times New Roman"/>
          <w:sz w:val="24"/>
          <w:szCs w:val="24"/>
        </w:rPr>
        <w:t>S</w:t>
      </w:r>
      <w:r w:rsidR="00B955F0" w:rsidRPr="00B955F0">
        <w:rPr>
          <w:rFonts w:ascii="Times New Roman" w:hAnsi="Times New Roman"/>
          <w:sz w:val="24"/>
          <w:szCs w:val="24"/>
          <w:vertAlign w:val="subscript"/>
        </w:rPr>
        <w:t>3</w:t>
      </w:r>
      <w:r w:rsidR="00B955F0" w:rsidRPr="00B955F0">
        <w:rPr>
          <w:rFonts w:ascii="Times New Roman" w:hAnsi="Times New Roman"/>
          <w:sz w:val="24"/>
          <w:szCs w:val="24"/>
        </w:rPr>
        <w:t>,</w:t>
      </w:r>
      <w:r w:rsidR="00B955F0">
        <w:rPr>
          <w:rFonts w:ascii="Times New Roman" w:hAnsi="Times New Roman"/>
          <w:sz w:val="24"/>
          <w:szCs w:val="24"/>
        </w:rPr>
        <w:t xml:space="preserve"> and </w:t>
      </w:r>
      <w:r w:rsidR="00B955F0" w:rsidRPr="00B955F0">
        <w:rPr>
          <w:rFonts w:ascii="Times New Roman" w:hAnsi="Times New Roman"/>
          <w:sz w:val="24"/>
          <w:szCs w:val="24"/>
        </w:rPr>
        <w:t>S</w:t>
      </w:r>
      <w:r w:rsidR="00B955F0" w:rsidRPr="00B955F0">
        <w:rPr>
          <w:rFonts w:ascii="Times New Roman" w:hAnsi="Times New Roman"/>
          <w:sz w:val="24"/>
          <w:szCs w:val="24"/>
          <w:vertAlign w:val="subscript"/>
        </w:rPr>
        <w:t>3</w:t>
      </w:r>
      <w:r w:rsidR="00B955F0">
        <w:rPr>
          <w:rFonts w:ascii="Times New Roman" w:hAnsi="Times New Roman"/>
          <w:sz w:val="24"/>
          <w:szCs w:val="24"/>
          <w:vertAlign w:val="subscript"/>
        </w:rPr>
        <w:t xml:space="preserve"> </w:t>
      </w:r>
      <w:r w:rsidR="00B955F0">
        <w:rPr>
          <w:rFonts w:ascii="Times New Roman" w:hAnsi="Times New Roman"/>
          <w:sz w:val="24"/>
          <w:szCs w:val="24"/>
        </w:rPr>
        <w:t xml:space="preserve">to the transient </w:t>
      </w:r>
      <w:r w:rsidR="00B955F0" w:rsidRPr="00B955F0">
        <w:rPr>
          <w:rFonts w:ascii="Times New Roman" w:hAnsi="Times New Roman"/>
          <w:sz w:val="24"/>
          <w:szCs w:val="24"/>
        </w:rPr>
        <w:t>S</w:t>
      </w:r>
      <w:r w:rsidR="00B955F0" w:rsidRPr="00B955F0">
        <w:rPr>
          <w:rFonts w:ascii="Times New Roman" w:hAnsi="Times New Roman"/>
          <w:sz w:val="24"/>
          <w:szCs w:val="24"/>
          <w:vertAlign w:val="subscript"/>
        </w:rPr>
        <w:t>4</w:t>
      </w:r>
      <w:r w:rsidR="00B955F0" w:rsidRPr="00B955F0">
        <w:rPr>
          <w:rFonts w:ascii="Times New Roman" w:hAnsi="Times New Roman"/>
          <w:sz w:val="24"/>
          <w:szCs w:val="24"/>
        </w:rPr>
        <w:t xml:space="preserve"> state, which rapidly decays to S</w:t>
      </w:r>
      <w:r w:rsidR="00B955F0" w:rsidRPr="00B955F0">
        <w:rPr>
          <w:rFonts w:ascii="Times New Roman" w:hAnsi="Times New Roman"/>
          <w:sz w:val="24"/>
          <w:szCs w:val="24"/>
          <w:vertAlign w:val="subscript"/>
        </w:rPr>
        <w:t>0</w:t>
      </w:r>
      <w:r w:rsidR="00B955F0">
        <w:rPr>
          <w:rFonts w:ascii="Times New Roman" w:hAnsi="Times New Roman"/>
          <w:sz w:val="24"/>
          <w:szCs w:val="24"/>
        </w:rPr>
        <w:t>.</w:t>
      </w:r>
    </w:p>
    <w:p w14:paraId="6E32DFAC" w14:textId="77777777" w:rsidR="009E6024" w:rsidRDefault="009E6024">
      <w:pPr>
        <w:pStyle w:val="Body"/>
        <w:spacing w:line="360" w:lineRule="auto"/>
        <w:rPr>
          <w:rFonts w:ascii="Times New Roman" w:eastAsia="Times New Roman" w:hAnsi="Times New Roman" w:cs="Times New Roman"/>
          <w:sz w:val="24"/>
          <w:szCs w:val="24"/>
        </w:rPr>
      </w:pPr>
    </w:p>
    <w:p w14:paraId="30BBBB60" w14:textId="77777777" w:rsidR="009E6024" w:rsidRDefault="006538E8">
      <w:pPr>
        <w:pStyle w:val="Body"/>
        <w:spacing w:line="360" w:lineRule="auto"/>
        <w:rPr>
          <w:rFonts w:ascii="Times New Roman" w:eastAsia="Times New Roman" w:hAnsi="Times New Roman" w:cs="Times New Roman"/>
          <w:sz w:val="24"/>
          <w:szCs w:val="24"/>
        </w:rPr>
      </w:pPr>
      <w:r>
        <w:rPr>
          <w:rFonts w:ascii="Times New Roman" w:hAnsi="Times New Roman"/>
          <w:i/>
          <w:iCs/>
          <w:sz w:val="24"/>
          <w:szCs w:val="24"/>
        </w:rPr>
        <w:t>Measurement Conditions</w:t>
      </w:r>
    </w:p>
    <w:p w14:paraId="7A76B2C7" w14:textId="77777777" w:rsidR="0047736A" w:rsidRDefault="006538E8">
      <w:pPr>
        <w:pStyle w:val="Body"/>
        <w:spacing w:line="360" w:lineRule="auto"/>
        <w:ind w:firstLine="482"/>
        <w:rPr>
          <w:rFonts w:ascii="Times New Roman" w:hAnsi="Times New Roman"/>
          <w:sz w:val="24"/>
          <w:szCs w:val="24"/>
        </w:rPr>
      </w:pPr>
      <w:r>
        <w:rPr>
          <w:rFonts w:ascii="Times New Roman" w:hAnsi="Times New Roman"/>
          <w:sz w:val="24"/>
          <w:szCs w:val="24"/>
        </w:rPr>
        <w:t xml:space="preserve">By evaluating the S-State cycling of polar and temperate taxa of diatoms and green algae under a range of </w:t>
      </w:r>
      <w:r w:rsidR="0047736A">
        <w:rPr>
          <w:rFonts w:ascii="Times New Roman" w:hAnsi="Times New Roman"/>
          <w:sz w:val="24"/>
          <w:szCs w:val="24"/>
        </w:rPr>
        <w:t xml:space="preserve">effective </w:t>
      </w:r>
      <w:r>
        <w:rPr>
          <w:rFonts w:ascii="Times New Roman" w:hAnsi="Times New Roman"/>
          <w:sz w:val="24"/>
          <w:szCs w:val="24"/>
        </w:rPr>
        <w:t xml:space="preserve">light </w:t>
      </w:r>
      <w:r w:rsidR="0047736A">
        <w:rPr>
          <w:rFonts w:ascii="Times New Roman" w:hAnsi="Times New Roman"/>
          <w:sz w:val="24"/>
          <w:szCs w:val="24"/>
        </w:rPr>
        <w:t xml:space="preserve">levels </w:t>
      </w:r>
      <w:r>
        <w:rPr>
          <w:rFonts w:ascii="Times New Roman" w:hAnsi="Times New Roman"/>
          <w:sz w:val="24"/>
          <w:szCs w:val="24"/>
        </w:rPr>
        <w:t>and</w:t>
      </w:r>
      <w:r w:rsidR="0047736A">
        <w:rPr>
          <w:rFonts w:ascii="Times New Roman" w:hAnsi="Times New Roman"/>
          <w:sz w:val="24"/>
          <w:szCs w:val="24"/>
        </w:rPr>
        <w:t xml:space="preserve"> measurement</w:t>
      </w:r>
      <w:r>
        <w:rPr>
          <w:rFonts w:ascii="Times New Roman" w:hAnsi="Times New Roman"/>
          <w:sz w:val="24"/>
          <w:szCs w:val="24"/>
        </w:rPr>
        <w:t xml:space="preserve"> temperature</w:t>
      </w:r>
      <w:r w:rsidR="0047736A">
        <w:rPr>
          <w:rFonts w:ascii="Times New Roman" w:hAnsi="Times New Roman"/>
          <w:sz w:val="24"/>
          <w:szCs w:val="24"/>
        </w:rPr>
        <w:t>s</w:t>
      </w:r>
      <w:r>
        <w:rPr>
          <w:rFonts w:ascii="Times New Roman" w:hAnsi="Times New Roman"/>
          <w:sz w:val="24"/>
          <w:szCs w:val="24"/>
        </w:rPr>
        <w:t xml:space="preserve"> </w:t>
      </w:r>
      <w:commentRangeStart w:id="8"/>
      <w:r>
        <w:rPr>
          <w:rFonts w:ascii="Times New Roman" w:hAnsi="Times New Roman"/>
          <w:sz w:val="24"/>
          <w:szCs w:val="24"/>
        </w:rPr>
        <w:t>(</w:t>
      </w:r>
      <w:commentRangeEnd w:id="8"/>
      <w:r>
        <w:commentReference w:id="8"/>
      </w:r>
      <w:r>
        <w:rPr>
          <w:rFonts w:ascii="Times New Roman" w:hAnsi="Times New Roman"/>
          <w:sz w:val="24"/>
          <w:szCs w:val="24"/>
        </w:rPr>
        <w:t>Table 2), we can determine if polar taxa have evolved to increase photosynthetic energy conversion efficiency by minimizing inefficient recombination reactions.</w:t>
      </w:r>
    </w:p>
    <w:p w14:paraId="78A8EB88" w14:textId="20F33F27" w:rsidR="0047736A" w:rsidRPr="00B74DC7" w:rsidRDefault="006538E8" w:rsidP="00B74DC7">
      <w:pPr>
        <w:pStyle w:val="Body"/>
        <w:spacing w:line="360" w:lineRule="auto"/>
        <w:ind w:firstLine="482"/>
        <w:rPr>
          <w:rFonts w:ascii="Times New Roman" w:hAnsi="Times New Roman"/>
          <w:sz w:val="24"/>
          <w:szCs w:val="24"/>
        </w:rPr>
      </w:pPr>
      <w:r>
        <w:rPr>
          <w:rFonts w:ascii="Times New Roman" w:hAnsi="Times New Roman"/>
          <w:sz w:val="24"/>
          <w:szCs w:val="24"/>
        </w:rPr>
        <w:t xml:space="preserve"> Measurement temperatures ranged from 0 to 28°C, depending on the taxa (Table 2). </w:t>
      </w:r>
      <w:r w:rsidR="003328FA">
        <w:rPr>
          <w:rFonts w:ascii="Times New Roman" w:hAnsi="Times New Roman"/>
          <w:sz w:val="24"/>
          <w:szCs w:val="24"/>
        </w:rPr>
        <w:t xml:space="preserve">While </w:t>
      </w:r>
      <w:r w:rsidR="003328FA" w:rsidRPr="003328FA">
        <w:rPr>
          <w:rFonts w:ascii="Times New Roman" w:hAnsi="Times New Roman"/>
          <w:sz w:val="24"/>
          <w:szCs w:val="24"/>
        </w:rPr>
        <w:t>light absorption and energy transfer</w:t>
      </w:r>
      <w:r w:rsidR="003328FA">
        <w:rPr>
          <w:rFonts w:ascii="Times New Roman" w:hAnsi="Times New Roman"/>
          <w:sz w:val="24"/>
          <w:szCs w:val="24"/>
        </w:rPr>
        <w:t xml:space="preserve"> in PSII are not temperature-sensitive, the </w:t>
      </w:r>
      <w:r w:rsidR="003328FA" w:rsidRPr="003328FA">
        <w:rPr>
          <w:rFonts w:ascii="Times New Roman" w:hAnsi="Times New Roman"/>
          <w:sz w:val="24"/>
          <w:szCs w:val="24"/>
        </w:rPr>
        <w:t>redox reactions</w:t>
      </w:r>
      <w:r w:rsidR="003328FA">
        <w:rPr>
          <w:rFonts w:ascii="Times New Roman" w:hAnsi="Times New Roman"/>
          <w:sz w:val="24"/>
          <w:szCs w:val="24"/>
        </w:rPr>
        <w:t xml:space="preserve"> </w:t>
      </w:r>
      <w:r w:rsidR="003328FA" w:rsidRPr="003328FA">
        <w:rPr>
          <w:rFonts w:ascii="Times New Roman" w:hAnsi="Times New Roman"/>
          <w:sz w:val="24"/>
          <w:szCs w:val="24"/>
        </w:rPr>
        <w:t xml:space="preserve">associated </w:t>
      </w:r>
      <w:r w:rsidR="003328FA">
        <w:rPr>
          <w:rFonts w:ascii="Times New Roman" w:hAnsi="Times New Roman"/>
          <w:sz w:val="24"/>
          <w:szCs w:val="24"/>
        </w:rPr>
        <w:t xml:space="preserve">with downstream </w:t>
      </w:r>
      <w:r w:rsidR="003328FA" w:rsidRPr="003328FA">
        <w:rPr>
          <w:rFonts w:ascii="Times New Roman" w:hAnsi="Times New Roman"/>
          <w:sz w:val="24"/>
          <w:szCs w:val="24"/>
        </w:rPr>
        <w:t>electron transport</w:t>
      </w:r>
      <w:r w:rsidR="003328FA">
        <w:rPr>
          <w:rFonts w:ascii="Times New Roman" w:hAnsi="Times New Roman"/>
          <w:sz w:val="24"/>
          <w:szCs w:val="24"/>
        </w:rPr>
        <w:t xml:space="preserve"> can be highly temperature-dependent </w:t>
      </w:r>
      <w:r w:rsidR="003328FA">
        <w:rPr>
          <w:rFonts w:ascii="Times New Roman" w:hAnsi="Times New Roman"/>
          <w:sz w:val="24"/>
          <w:szCs w:val="24"/>
        </w:rPr>
        <w:fldChar w:fldCharType="begin"/>
      </w:r>
      <w:r w:rsidR="003328FA">
        <w:rPr>
          <w:rFonts w:ascii="Times New Roman" w:hAnsi="Times New Roman"/>
          <w:sz w:val="24"/>
          <w:szCs w:val="24"/>
        </w:rPr>
        <w:instrText xml:space="preserve"> ADDIN ZOTERO_ITEM CSL_CITATION {"citationID":"BZDeKvJy","properties":{"formattedCitation":"[9]","plainCitation":"[9]","noteIndex":0},"citationItems":[{"id":5210,"uris":["http://zotero.org/groups/4635591/items/R9QAWZSK"],"itemData":{"id":5210,"type":"article-journal","abstract":"Acclimation, adaptation and survival in persistent cold polar environments are complex phenomena associated with myriad molecular, biochemical and physiological mechanisms. The psychrophile, Chlamydomonas priscuii, is endemic to Lake Bonney, Antarctica. Adaptation to its extreme polar environment includes homeoviscous adaptation of membranes, maintenance of energy balance through photostasis and surface area to volume ratio. In addition to these mechanisms, this psychrophile can exist in culture as motile, single cells or as immobile, multicellular palmelloids. Comparative biochemical, physiological, microscopic and spectroscopic analyses of purified single cells and palmelloids indicate that the conversion of single cells to multicellular palmelloids alters the composition and organization of the photosynthetic apparatus. This enhances photoprotection of the photosynthetic apparatus from light and low temperature stress by minimizing potential cellular energy imbalances and safely dissipating excessive excitation energy by nonphotochemical quenching mechanisms. In addition to decreased susceptibility to predation, enhanced photoprotection from photoinhibition associated with palmelloid formation may be a complementary, selective, evolutionary advantage for the induction of multicellularity in green algae.","container-title":"Algal Research","DOI":"10.1016/j.algal.2023.103220","ISSN":"2211-9264","journalAbbreviation":"Algal Research","page":"103220","source":"ScienceDirect","title":"Photosynthetic adaptation and multicellularity in the Antarctic psychrophile, Chlamydomonas priscuii","URL":"https://www.sciencedirect.com/science/article/pii/S2211926423002539","volume":"74","author":[{"family":"Hüner","given":"Norman P. A."},{"family":"Szyszka-Mroz","given":"Beth"},{"family":"Ivanov","given":"Alexander G."},{"family":"Kata","given":"Victoria"},{"family":"Lye","given":"Hannah"},{"family":"Smith","given":"David R."}],"accessed":{"date-parts":[["2023",12,12]]},"issued":{"date-parts":[["2023",7,1]]},"citation-key":"huner2023"}}],"schema":"https://github.com/citation-style-language/schema/raw/master/csl-citation.json"} </w:instrText>
      </w:r>
      <w:r w:rsidR="003328FA">
        <w:rPr>
          <w:rFonts w:ascii="Times New Roman" w:hAnsi="Times New Roman"/>
          <w:sz w:val="24"/>
          <w:szCs w:val="24"/>
        </w:rPr>
        <w:fldChar w:fldCharType="separate"/>
      </w:r>
      <w:r w:rsidR="003328FA">
        <w:rPr>
          <w:rFonts w:ascii="Times New Roman" w:hAnsi="Times New Roman"/>
          <w:noProof/>
          <w:sz w:val="24"/>
          <w:szCs w:val="24"/>
        </w:rPr>
        <w:t>[9]</w:t>
      </w:r>
      <w:r w:rsidR="003328FA">
        <w:rPr>
          <w:rFonts w:ascii="Times New Roman" w:hAnsi="Times New Roman"/>
          <w:sz w:val="24"/>
          <w:szCs w:val="24"/>
        </w:rPr>
        <w:fldChar w:fldCharType="end"/>
      </w:r>
      <w:r w:rsidR="003328FA">
        <w:rPr>
          <w:rFonts w:ascii="Times New Roman" w:hAnsi="Times New Roman"/>
          <w:sz w:val="24"/>
          <w:szCs w:val="24"/>
        </w:rPr>
        <w:t xml:space="preserve">. Notably, the incidence of charge recombination typically decreases with temperature due to the thermal sensitivity of recombination enzymes </w:t>
      </w:r>
      <w:r w:rsidR="003328FA">
        <w:rPr>
          <w:rFonts w:ascii="Times New Roman" w:hAnsi="Times New Roman"/>
          <w:sz w:val="24"/>
          <w:szCs w:val="24"/>
        </w:rPr>
        <w:fldChar w:fldCharType="begin"/>
      </w:r>
      <w:r w:rsidR="004D25C5">
        <w:rPr>
          <w:rFonts w:ascii="Times New Roman" w:hAnsi="Times New Roman"/>
          <w:sz w:val="24"/>
          <w:szCs w:val="24"/>
        </w:rPr>
        <w:instrText xml:space="preserve"> ADDIN ZOTERO_ITEM CSL_CITATION {"citationID":"MQiHQAa8","properties":{"formattedCitation":"[24]","plainCitation":"[24]","noteIndex":0},"citationItems":[{"id":2513,"uris":["http://zotero.org/groups/4635591/items/34ZMFAMR"],"itemData":{"id":2513,"type":"article-journal","container-title":"FEBS Letters","DOI":"10.1016/j.febslet.2006.04.018","ISSN":"00145793","issue":"11","language":"en","page":"2797-2802","source":"DOI.org (Crossref)","title":"Acclimation to temperature and irradiance modulates PSII charge recombination","URL":"http://doi.wiley.com/10.1016/j.febslet.2006.04.018","volume":"580","author":[{"family":"Ivanov","given":"A.G."},{"family":"Sane","given":"P.V."},{"family":"Krol","given":"M."},{"family":"Gray","given":"G.R."},{"family":"Balseris","given":"A."},{"family":"Savitch","given":"L.V."},{"family":"Öquist","given":"G."},{"family":"Hüner","given":"N.P.A."}],"accessed":{"date-parts":[["2022",3,21]]},"issued":{"date-parts":[["2006",5,15]]},"citation-key":"ivanovAcclimationTemperatureIrradiance2006"}}],"schema":"https://github.com/citation-style-language/schema/raw/master/csl-citation.json"} </w:instrText>
      </w:r>
      <w:r w:rsidR="003328FA">
        <w:rPr>
          <w:rFonts w:ascii="Times New Roman" w:hAnsi="Times New Roman"/>
          <w:sz w:val="24"/>
          <w:szCs w:val="24"/>
        </w:rPr>
        <w:fldChar w:fldCharType="separate"/>
      </w:r>
      <w:r w:rsidR="004D25C5">
        <w:rPr>
          <w:rFonts w:ascii="Times New Roman" w:hAnsi="Times New Roman"/>
          <w:noProof/>
          <w:sz w:val="24"/>
          <w:szCs w:val="24"/>
        </w:rPr>
        <w:t>[24]</w:t>
      </w:r>
      <w:r w:rsidR="003328FA">
        <w:rPr>
          <w:rFonts w:ascii="Times New Roman" w:hAnsi="Times New Roman"/>
          <w:sz w:val="24"/>
          <w:szCs w:val="24"/>
        </w:rPr>
        <w:fldChar w:fldCharType="end"/>
      </w:r>
      <w:r w:rsidR="003328FA">
        <w:rPr>
          <w:rFonts w:ascii="Times New Roman" w:hAnsi="Times New Roman"/>
          <w:sz w:val="24"/>
          <w:szCs w:val="24"/>
        </w:rPr>
        <w:t xml:space="preserve">. </w:t>
      </w:r>
      <w:r w:rsidR="00A94DCF">
        <w:rPr>
          <w:rFonts w:ascii="Times New Roman" w:hAnsi="Times New Roman"/>
          <w:sz w:val="24"/>
          <w:szCs w:val="24"/>
        </w:rPr>
        <w:t>However,</w:t>
      </w:r>
      <w:r w:rsidR="00C05A76">
        <w:rPr>
          <w:rFonts w:ascii="Times New Roman" w:hAnsi="Times New Roman"/>
          <w:sz w:val="24"/>
          <w:szCs w:val="24"/>
        </w:rPr>
        <w:t xml:space="preserve"> this effect may be minimized in</w:t>
      </w:r>
      <w:r w:rsidR="00A94DCF">
        <w:rPr>
          <w:rFonts w:ascii="Times New Roman" w:hAnsi="Times New Roman"/>
          <w:sz w:val="24"/>
          <w:szCs w:val="24"/>
        </w:rPr>
        <w:t xml:space="preserve"> </w:t>
      </w:r>
      <w:r w:rsidR="00C05A76">
        <w:rPr>
          <w:rFonts w:ascii="Times New Roman" w:hAnsi="Times New Roman"/>
          <w:sz w:val="24"/>
          <w:szCs w:val="24"/>
        </w:rPr>
        <w:t xml:space="preserve">strains possessing </w:t>
      </w:r>
      <w:r w:rsidR="00A94DCF">
        <w:rPr>
          <w:rFonts w:ascii="Times New Roman" w:hAnsi="Times New Roman"/>
          <w:sz w:val="24"/>
          <w:szCs w:val="24"/>
        </w:rPr>
        <w:t xml:space="preserve">adaptive mechanisms to regulate </w:t>
      </w:r>
      <w:r w:rsidR="00A94DCF" w:rsidRPr="00A94DCF">
        <w:rPr>
          <w:rFonts w:ascii="Times New Roman" w:hAnsi="Times New Roman"/>
          <w:sz w:val="24"/>
          <w:szCs w:val="24"/>
        </w:rPr>
        <w:t xml:space="preserve">photosynthetic electron flow, </w:t>
      </w:r>
      <w:r w:rsidR="00A94DCF">
        <w:rPr>
          <w:rFonts w:ascii="Times New Roman" w:hAnsi="Times New Roman"/>
          <w:sz w:val="24"/>
          <w:szCs w:val="24"/>
        </w:rPr>
        <w:t>S-</w:t>
      </w:r>
      <w:r w:rsidR="00A94DCF" w:rsidRPr="00A94DCF">
        <w:rPr>
          <w:rFonts w:ascii="Times New Roman" w:hAnsi="Times New Roman"/>
          <w:sz w:val="24"/>
          <w:szCs w:val="24"/>
        </w:rPr>
        <w:t>state transitions</w:t>
      </w:r>
      <w:r w:rsidR="00A94DCF">
        <w:rPr>
          <w:rFonts w:ascii="Times New Roman" w:hAnsi="Times New Roman"/>
          <w:sz w:val="24"/>
          <w:szCs w:val="24"/>
        </w:rPr>
        <w:t xml:space="preserve">, </w:t>
      </w:r>
      <w:r w:rsidR="00A94DCF" w:rsidRPr="00A94DCF">
        <w:rPr>
          <w:rFonts w:ascii="Times New Roman" w:hAnsi="Times New Roman"/>
          <w:sz w:val="24"/>
          <w:szCs w:val="24"/>
        </w:rPr>
        <w:t>and energy partitioning</w:t>
      </w:r>
      <w:r w:rsidR="00C05A76">
        <w:rPr>
          <w:rFonts w:ascii="Times New Roman" w:hAnsi="Times New Roman"/>
          <w:sz w:val="24"/>
          <w:szCs w:val="24"/>
        </w:rPr>
        <w:t xml:space="preserve"> </w:t>
      </w:r>
      <w:r w:rsidR="00C05A76">
        <w:rPr>
          <w:rFonts w:ascii="Times New Roman" w:hAnsi="Times New Roman"/>
          <w:sz w:val="24"/>
          <w:szCs w:val="24"/>
        </w:rPr>
        <w:fldChar w:fldCharType="begin"/>
      </w:r>
      <w:r w:rsidR="00C05A76">
        <w:rPr>
          <w:rFonts w:ascii="Times New Roman" w:hAnsi="Times New Roman"/>
          <w:sz w:val="24"/>
          <w:szCs w:val="24"/>
        </w:rPr>
        <w:instrText xml:space="preserve"> ADDIN ZOTERO_ITEM CSL_CITATION {"citationID":"eqNRQoho","properties":{"formattedCitation":"[9]","plainCitation":"[9]","noteIndex":0},"citationItems":[{"id":5210,"uris":["http://zotero.org/groups/4635591/items/R9QAWZSK"],"itemData":{"id":5210,"type":"article-journal","abstract":"Acclimation, adaptation and survival in persistent cold polar environments are complex phenomena associated with myriad molecular, biochemical and physiological mechanisms. The psychrophile, Chlamydomonas priscuii, is endemic to Lake Bonney, Antarctica. Adaptation to its extreme polar environment includes homeoviscous adaptation of membranes, maintenance of energy balance through photostasis and surface area to volume ratio. In addition to these mechanisms, this psychrophile can exist in culture as motile, single cells or as immobile, multicellular palmelloids. Comparative biochemical, physiological, microscopic and spectroscopic analyses of purified single cells and palmelloids indicate that the conversion of single cells to multicellular palmelloids alters the composition and organization of the photosynthetic apparatus. This enhances photoprotection of the photosynthetic apparatus from light and low temperature stress by minimizing potential cellular energy imbalances and safely dissipating excessive excitation energy by nonphotochemical quenching mechanisms. In addition to decreased susceptibility to predation, enhanced photoprotection from photoinhibition associated with palmelloid formation may be a complementary, selective, evolutionary advantage for the induction of multicellularity in green algae.","container-title":"Algal Research","DOI":"10.1016/j.algal.2023.103220","ISSN":"2211-9264","journalAbbreviation":"Algal Research","page":"103220","source":"ScienceDirect","title":"Photosynthetic adaptation and multicellularity in the Antarctic psychrophile, Chlamydomonas priscuii","URL":"https://www.sciencedirect.com/science/article/pii/S2211926423002539","volume":"74","author":[{"family":"Hüner","given":"Norman P. A."},{"family":"Szyszka-Mroz","given":"Beth"},{"family":"Ivanov","given":"Alexander G."},{"family":"Kata","given":"Victoria"},{"family":"Lye","given":"Hannah"},{"family":"Smith","given":"David R."}],"accessed":{"date-parts":[["2023",12,12]]},"issued":{"date-parts":[["2023",7,1]]},"citation-key":"huner2023"}}],"schema":"https://github.com/citation-style-language/schema/raw/master/csl-citation.json"} </w:instrText>
      </w:r>
      <w:r w:rsidR="00C05A76">
        <w:rPr>
          <w:rFonts w:ascii="Times New Roman" w:hAnsi="Times New Roman"/>
          <w:sz w:val="24"/>
          <w:szCs w:val="24"/>
        </w:rPr>
        <w:fldChar w:fldCharType="separate"/>
      </w:r>
      <w:r w:rsidR="00C05A76">
        <w:rPr>
          <w:rFonts w:ascii="Times New Roman" w:hAnsi="Times New Roman"/>
          <w:noProof/>
          <w:sz w:val="24"/>
          <w:szCs w:val="24"/>
        </w:rPr>
        <w:t>[9]</w:t>
      </w:r>
      <w:r w:rsidR="00C05A76">
        <w:rPr>
          <w:rFonts w:ascii="Times New Roman" w:hAnsi="Times New Roman"/>
          <w:sz w:val="24"/>
          <w:szCs w:val="24"/>
        </w:rPr>
        <w:fldChar w:fldCharType="end"/>
      </w:r>
      <w:r w:rsidR="00C05A76">
        <w:rPr>
          <w:rFonts w:ascii="Times New Roman" w:hAnsi="Times New Roman"/>
          <w:sz w:val="24"/>
          <w:szCs w:val="24"/>
        </w:rPr>
        <w:t xml:space="preserve">. </w:t>
      </w:r>
      <w:r w:rsidR="00B74DC7">
        <w:rPr>
          <w:rFonts w:ascii="Times New Roman" w:hAnsi="Times New Roman"/>
          <w:sz w:val="24"/>
          <w:szCs w:val="24"/>
        </w:rPr>
        <w:t xml:space="preserve">Thus, comparing S-State cycling across measurement temperatures helps unravel the properties of the photosynthetic apparatus. </w:t>
      </w:r>
    </w:p>
    <w:p w14:paraId="60F3D6F1" w14:textId="4F71D6A4"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 xml:space="preserve">Altering the spacing between sequential flashes can simulate varying </w:t>
      </w:r>
      <w:r w:rsidR="00B955F0">
        <w:rPr>
          <w:rFonts w:ascii="Times New Roman" w:hAnsi="Times New Roman"/>
          <w:sz w:val="24"/>
          <w:szCs w:val="24"/>
        </w:rPr>
        <w:t xml:space="preserve">effective </w:t>
      </w:r>
      <w:r>
        <w:rPr>
          <w:rFonts w:ascii="Times New Roman" w:hAnsi="Times New Roman"/>
          <w:sz w:val="24"/>
          <w:szCs w:val="24"/>
        </w:rPr>
        <w:t xml:space="preserve">light conditions. At higher light levels, more photons arrive per unit of time, corresponding to shorter spacing between saturating flashes in our measurement protocol (Figure 3). Cultures were evaluated at flash spacings of 1, 2, 4, 8, and 16 seconds. Corresponding steady-state light levels were calculated for each unique measurement condition as follows: </w:t>
      </w:r>
    </w:p>
    <w:p w14:paraId="0589D550" w14:textId="2065824F" w:rsidR="009E6024" w:rsidRDefault="00C37585">
      <w:pPr>
        <w:pStyle w:val="Body"/>
        <w:spacing w:line="480" w:lineRule="auto"/>
        <w:jc w:val="center"/>
        <w:rPr>
          <w:rFonts w:ascii="Times New Roman" w:eastAsia="Times New Roman" w:hAnsi="Times New Roman" w:cs="Times New Roman"/>
          <w:sz w:val="24"/>
          <w:szCs w:val="24"/>
        </w:rPr>
      </w:pPr>
      <m:oMath>
        <m:r>
          <m:rPr>
            <m:nor/>
          </m:rPr>
          <w:rPr>
            <w:rFonts w:ascii="Times New Roman" w:hAnsi="Times New Roman" w:cs="Times New Roman"/>
            <w:sz w:val="24"/>
            <w:szCs w:val="24"/>
          </w:rPr>
          <w:lastRenderedPageBreak/>
          <m:t>Light</m:t>
        </m:r>
        <m:d>
          <m:dPr>
            <m:ctrlPr>
              <w:rPr>
                <w:rFonts w:ascii="Cambria Math" w:hAnsi="Cambria Math" w:cs="Times New Roman"/>
                <w:i/>
                <w:sz w:val="24"/>
                <w:szCs w:val="24"/>
              </w:rPr>
            </m:ctrlPr>
          </m:dPr>
          <m:e>
            <m:r>
              <m:rPr>
                <m:nor/>
              </m:rPr>
              <w:rPr>
                <w:rFonts w:ascii="Times New Roman" w:hAnsi="Times New Roman" w:cs="Times New Roman"/>
                <w:sz w:val="24"/>
                <w:szCs w:val="24"/>
              </w:rPr>
              <m:t>μmol γ</m:t>
            </m:r>
            <m:sSup>
              <m:sSupPr>
                <m:ctrlPr>
                  <w:rPr>
                    <w:rFonts w:ascii="Cambria Math" w:hAnsi="Cambria Math" w:cs="Times New Roman"/>
                    <w:sz w:val="24"/>
                    <w:szCs w:val="24"/>
                  </w:rPr>
                </m:ctrlPr>
              </m:sSupPr>
              <m:e>
                <m:r>
                  <m:rPr>
                    <m:nor/>
                  </m:rPr>
                  <w:rPr>
                    <w:rFonts w:ascii="Times New Roman" w:hAnsi="Times New Roman" w:cs="Times New Roman"/>
                    <w:sz w:val="24"/>
                    <w:szCs w:val="24"/>
                  </w:rPr>
                  <m:t>m</m:t>
                </m:r>
              </m:e>
              <m:sup>
                <m:r>
                  <m:rPr>
                    <m:nor/>
                  </m:rPr>
                  <w:rPr>
                    <w:rFonts w:ascii="Times New Roman" w:hAnsi="Times New Roman" w:cs="Times New Roman"/>
                    <w:sz w:val="24"/>
                    <w:szCs w:val="24"/>
                  </w:rPr>
                  <m:t>-2</m:t>
                </m:r>
              </m:sup>
            </m:sSup>
            <m:sSup>
              <m:sSupPr>
                <m:ctrlPr>
                  <w:rPr>
                    <w:rFonts w:ascii="Cambria Math" w:hAnsi="Cambria Math" w:cs="Times New Roman"/>
                    <w:sz w:val="24"/>
                    <w:szCs w:val="24"/>
                  </w:rPr>
                </m:ctrlPr>
              </m:sSupPr>
              <m:e>
                <m:r>
                  <m:rPr>
                    <m:nor/>
                  </m:rPr>
                  <w:rPr>
                    <w:rFonts w:ascii="Times New Roman" w:hAnsi="Times New Roman" w:cs="Times New Roman"/>
                    <w:sz w:val="24"/>
                    <w:szCs w:val="24"/>
                  </w:rPr>
                  <m:t>s</m:t>
                </m:r>
              </m:e>
              <m:sup>
                <m:r>
                  <m:rPr>
                    <m:nor/>
                  </m:rPr>
                  <w:rPr>
                    <w:rFonts w:ascii="Times New Roman" w:hAnsi="Times New Roman" w:cs="Times New Roman"/>
                    <w:sz w:val="24"/>
                    <w:szCs w:val="24"/>
                  </w:rPr>
                  <m:t>-1</m:t>
                </m:r>
              </m:sup>
            </m:sSup>
          </m:e>
        </m:d>
        <m:r>
          <m:rPr>
            <m:nor/>
          </m:rPr>
          <w:rPr>
            <w:rFonts w:ascii="Times New Roman" w:hAnsi="Times New Roman" w:cs="Times New Roman"/>
            <w:sz w:val="24"/>
            <w:szCs w:val="24"/>
          </w:rPr>
          <m:t>=</m:t>
        </m:r>
        <m:f>
          <m:fPr>
            <m:ctrlPr>
              <w:rPr>
                <w:rFonts w:ascii="Cambria Math" w:hAnsi="Cambria Math" w:cs="Times New Roman"/>
                <w:i/>
                <w:sz w:val="24"/>
                <w:szCs w:val="24"/>
              </w:rPr>
            </m:ctrlPr>
          </m:fPr>
          <m:num>
            <m:r>
              <m:rPr>
                <m:nor/>
              </m:rPr>
              <w:rPr>
                <w:rFonts w:ascii="Times New Roman" w:hAnsi="Times New Roman" w:cs="Times New Roman"/>
                <w:sz w:val="24"/>
                <w:szCs w:val="24"/>
              </w:rPr>
              <m:t>1</m:t>
            </m:r>
          </m:num>
          <m:den>
            <m:r>
              <m:rPr>
                <m:nor/>
              </m:rPr>
              <w:rPr>
                <w:rFonts w:ascii="Times New Roman" w:hAnsi="Times New Roman" w:cs="Times New Roman"/>
                <w:sz w:val="24"/>
                <w:szCs w:val="24"/>
              </w:rPr>
              <m:t>flash spacing (s)</m:t>
            </m:r>
          </m:den>
        </m:f>
        <m:r>
          <m:rPr>
            <m:nor/>
          </m:rPr>
          <w:rPr>
            <w:rFonts w:ascii="Times New Roman" w:hAnsi="Times New Roman" w:cs="Times New Roman"/>
            <w:sz w:val="24"/>
            <w:szCs w:val="24"/>
          </w:rPr>
          <m:t>×</m:t>
        </m:r>
        <m:f>
          <m:fPr>
            <m:ctrlPr>
              <w:rPr>
                <w:rFonts w:ascii="Cambria Math" w:hAnsi="Cambria Math" w:cs="Times New Roman"/>
                <w:i/>
                <w:sz w:val="24"/>
                <w:szCs w:val="24"/>
              </w:rPr>
            </m:ctrlPr>
          </m:fPr>
          <m:num>
            <m:r>
              <m:rPr>
                <m:nor/>
              </m:rPr>
              <w:rPr>
                <w:rFonts w:ascii="Times New Roman" w:hAnsi="Times New Roman" w:cs="Times New Roman"/>
                <w:sz w:val="24"/>
                <w:szCs w:val="24"/>
              </w:rPr>
              <m:t>1</m:t>
            </m:r>
          </m:num>
          <m:den>
            <m:sSub>
              <m:sSubPr>
                <m:ctrlPr>
                  <w:rPr>
                    <w:rFonts w:ascii="Cambria Math" w:hAnsi="Cambria Math" w:cs="Times New Roman"/>
                    <w:sz w:val="24"/>
                    <w:szCs w:val="24"/>
                  </w:rPr>
                </m:ctrlPr>
              </m:sSubPr>
              <m:e>
                <m:r>
                  <m:rPr>
                    <m:nor/>
                  </m:rPr>
                  <w:rPr>
                    <w:rFonts w:ascii="Times New Roman" w:hAnsi="Times New Roman" w:cs="Times New Roman"/>
                    <w:sz w:val="24"/>
                    <w:szCs w:val="24"/>
                  </w:rPr>
                  <m:t>σ</m:t>
                </m:r>
              </m:e>
              <m:sub>
                <m:r>
                  <m:rPr>
                    <m:nor/>
                  </m:rPr>
                  <w:rPr>
                    <w:rFonts w:ascii="Times New Roman" w:hAnsi="Times New Roman" w:cs="Times New Roman"/>
                    <w:sz w:val="24"/>
                    <w:szCs w:val="24"/>
                  </w:rPr>
                  <m:t>PSII</m:t>
                </m:r>
              </m:sub>
            </m:sSub>
            <m:r>
              <m:rPr>
                <m:nor/>
              </m:rPr>
              <w:rPr>
                <w:rFonts w:ascii="Times New Roman" w:hAnsi="Times New Roman" w:cs="Times New Roman"/>
                <w:sz w:val="24"/>
                <w:szCs w:val="24"/>
              </w:rPr>
              <m:t>(</m:t>
            </m:r>
            <m:sSup>
              <m:sSupPr>
                <m:ctrlPr>
                  <w:rPr>
                    <w:rFonts w:ascii="Cambria Math" w:hAnsi="Cambria Math" w:cs="Times New Roman"/>
                    <w:sz w:val="24"/>
                    <w:szCs w:val="24"/>
                  </w:rPr>
                </m:ctrlPr>
              </m:sSupPr>
              <m:e>
                <m:r>
                  <m:rPr>
                    <m:nor/>
                  </m:rPr>
                  <w:rPr>
                    <w:rFonts w:ascii="Times New Roman" w:hAnsi="Times New Roman" w:cs="Times New Roman"/>
                    <w:sz w:val="24"/>
                    <w:szCs w:val="24"/>
                  </w:rPr>
                  <m:t>Å</m:t>
                </m:r>
              </m:e>
              <m:sup>
                <m:r>
                  <m:rPr>
                    <m:nor/>
                  </m:rPr>
                  <w:rPr>
                    <w:rFonts w:ascii="Times New Roman" w:hAnsi="Times New Roman" w:cs="Times New Roman"/>
                    <w:sz w:val="24"/>
                    <w:szCs w:val="24"/>
                  </w:rPr>
                  <m:t>2</m:t>
                </m:r>
              </m:sup>
            </m:sSup>
            <m:sSup>
              <m:sSupPr>
                <m:ctrlPr>
                  <w:rPr>
                    <w:rFonts w:ascii="Cambria Math" w:hAnsi="Cambria Math" w:cs="Times New Roman"/>
                    <w:sz w:val="24"/>
                    <w:szCs w:val="24"/>
                  </w:rPr>
                </m:ctrlPr>
              </m:sSupPr>
              <m:e>
                <m:r>
                  <m:rPr>
                    <m:nor/>
                  </m:rPr>
                  <w:rPr>
                    <w:rFonts w:ascii="Times New Roman" w:hAnsi="Times New Roman" w:cs="Times New Roman"/>
                    <w:sz w:val="24"/>
                    <w:szCs w:val="24"/>
                  </w:rPr>
                  <m:t>γ</m:t>
                </m:r>
              </m:e>
              <m:sup>
                <m:r>
                  <m:rPr>
                    <m:nor/>
                  </m:rPr>
                  <w:rPr>
                    <w:rFonts w:ascii="Times New Roman" w:hAnsi="Times New Roman" w:cs="Times New Roman"/>
                    <w:sz w:val="24"/>
                    <w:szCs w:val="24"/>
                  </w:rPr>
                  <m:t>-1</m:t>
                </m:r>
              </m:sup>
            </m:sSup>
            <m:r>
              <m:rPr>
                <m:nor/>
              </m:rPr>
              <w:rPr>
                <w:rFonts w:ascii="Times New Roman" w:hAnsi="Times New Roman" w:cs="Times New Roman"/>
                <w:sz w:val="24"/>
                <w:szCs w:val="24"/>
              </w:rPr>
              <m:t>)</m:t>
            </m:r>
          </m:den>
        </m:f>
        <m:r>
          <m:rPr>
            <m:nor/>
          </m:rPr>
          <w:rPr>
            <w:rFonts w:ascii="Times New Roman" w:hAnsi="Times New Roman" w:cs="Times New Roman"/>
            <w:sz w:val="24"/>
            <w:szCs w:val="24"/>
          </w:rPr>
          <m:t>×</m:t>
        </m:r>
        <m:f>
          <m:fPr>
            <m:ctrlPr>
              <w:rPr>
                <w:rFonts w:ascii="Cambria Math" w:hAnsi="Cambria Math" w:cs="Times New Roman"/>
                <w:i/>
                <w:sz w:val="24"/>
                <w:szCs w:val="24"/>
              </w:rPr>
            </m:ctrlPr>
          </m:fPr>
          <m:num>
            <m:r>
              <m:rPr>
                <m:nor/>
              </m:rPr>
              <w:rPr>
                <w:rFonts w:ascii="Times New Roman" w:hAnsi="Times New Roman" w:cs="Times New Roman"/>
                <w:sz w:val="24"/>
                <w:szCs w:val="24"/>
              </w:rPr>
              <m:t>1</m:t>
            </m:r>
            <m:sSup>
              <m:sSupPr>
                <m:ctrlPr>
                  <w:rPr>
                    <w:rFonts w:ascii="Cambria Math" w:hAnsi="Cambria Math" w:cs="Times New Roman"/>
                    <w:sz w:val="24"/>
                    <w:szCs w:val="24"/>
                  </w:rPr>
                </m:ctrlPr>
              </m:sSupPr>
              <m:e>
                <m:r>
                  <m:rPr>
                    <m:nor/>
                  </m:rPr>
                  <w:rPr>
                    <w:rFonts w:ascii="Times New Roman" w:hAnsi="Times New Roman" w:cs="Times New Roman"/>
                    <w:sz w:val="24"/>
                    <w:szCs w:val="24"/>
                  </w:rPr>
                  <m:t>m</m:t>
                </m:r>
              </m:e>
              <m:sup>
                <m:r>
                  <m:rPr>
                    <m:nor/>
                  </m:rPr>
                  <w:rPr>
                    <w:rFonts w:ascii="Times New Roman" w:hAnsi="Times New Roman" w:cs="Times New Roman"/>
                    <w:sz w:val="24"/>
                    <w:szCs w:val="24"/>
                  </w:rPr>
                  <m:t>2</m:t>
                </m:r>
              </m:sup>
            </m:sSup>
          </m:num>
          <m:den>
            <m:r>
              <m:rPr>
                <m:nor/>
              </m:rPr>
              <w:rPr>
                <w:rFonts w:ascii="Times New Roman" w:hAnsi="Times New Roman" w:cs="Times New Roman"/>
                <w:sz w:val="24"/>
                <w:szCs w:val="24"/>
              </w:rPr>
              <m:t>1E20</m:t>
            </m:r>
            <m:sSup>
              <m:sSupPr>
                <m:ctrlPr>
                  <w:rPr>
                    <w:rFonts w:ascii="Cambria Math" w:hAnsi="Cambria Math" w:cs="Times New Roman"/>
                    <w:sz w:val="24"/>
                    <w:szCs w:val="24"/>
                  </w:rPr>
                </m:ctrlPr>
              </m:sSupPr>
              <m:e>
                <m:r>
                  <m:rPr>
                    <m:nor/>
                  </m:rPr>
                  <w:rPr>
                    <w:rFonts w:ascii="Times New Roman" w:hAnsi="Times New Roman" w:cs="Times New Roman"/>
                    <w:sz w:val="24"/>
                    <w:szCs w:val="24"/>
                  </w:rPr>
                  <m:t>Å</m:t>
                </m:r>
              </m:e>
              <m:sup>
                <m:r>
                  <m:rPr>
                    <m:nor/>
                  </m:rPr>
                  <w:rPr>
                    <w:rFonts w:ascii="Times New Roman" w:hAnsi="Times New Roman" w:cs="Times New Roman"/>
                    <w:sz w:val="24"/>
                    <w:szCs w:val="24"/>
                  </w:rPr>
                  <m:t>2</m:t>
                </m:r>
              </m:sup>
            </m:sSup>
          </m:den>
        </m:f>
        <m:r>
          <m:rPr>
            <m:nor/>
          </m:rPr>
          <w:rPr>
            <w:rFonts w:ascii="Times New Roman" w:hAnsi="Times New Roman" w:cs="Times New Roman"/>
            <w:sz w:val="24"/>
            <w:szCs w:val="24"/>
          </w:rPr>
          <m:t>×</m:t>
        </m:r>
        <m:f>
          <m:fPr>
            <m:ctrlPr>
              <w:rPr>
                <w:rFonts w:ascii="Cambria Math" w:hAnsi="Cambria Math" w:cs="Times New Roman"/>
                <w:i/>
                <w:sz w:val="24"/>
                <w:szCs w:val="24"/>
              </w:rPr>
            </m:ctrlPr>
          </m:fPr>
          <m:num>
            <m:r>
              <m:rPr>
                <m:nor/>
              </m:rPr>
              <w:rPr>
                <w:rFonts w:ascii="Times New Roman" w:hAnsi="Times New Roman" w:cs="Times New Roman"/>
                <w:sz w:val="24"/>
                <w:szCs w:val="24"/>
              </w:rPr>
              <m:t>1 μmol</m:t>
            </m:r>
          </m:num>
          <m:den>
            <m:r>
              <m:rPr>
                <m:nor/>
              </m:rPr>
              <w:rPr>
                <w:rFonts w:ascii="Times New Roman" w:hAnsi="Times New Roman" w:cs="Times New Roman"/>
                <w:sz w:val="24"/>
                <w:szCs w:val="24"/>
              </w:rPr>
              <m:t xml:space="preserve">6.02 </m:t>
            </m:r>
            <m:r>
              <m:rPr>
                <m:nor/>
              </m:rPr>
              <w:rPr>
                <w:rFonts w:ascii="Times New Roman" w:hAnsi="Times New Roman" w:cs="Times New Roman"/>
                <w:iCs/>
                <w:sz w:val="24"/>
                <w:szCs w:val="24"/>
              </w:rPr>
              <m:t>2E17</m:t>
            </m:r>
            <m:r>
              <m:rPr>
                <m:nor/>
              </m:rPr>
              <w:rPr>
                <w:rFonts w:ascii="Times New Roman" w:hAnsi="Times New Roman" w:cs="Times New Roman"/>
                <w:sz w:val="24"/>
                <w:szCs w:val="24"/>
              </w:rPr>
              <m:t xml:space="preserve"> γ</m:t>
            </m:r>
          </m:den>
        </m:f>
      </m:oMath>
      <w:r>
        <w:rPr>
          <w:rFonts w:ascii="Times New Roman" w:hAnsi="Times New Roman"/>
          <w:sz w:val="24"/>
          <w:szCs w:val="24"/>
        </w:rPr>
        <w:t xml:space="preserve"> </w:t>
      </w:r>
      <w:r w:rsidRPr="00C37585">
        <w:rPr>
          <w:rFonts w:ascii="Times New Roman" w:hAnsi="Times New Roman"/>
          <w:b/>
          <w:bCs/>
          <w:sz w:val="24"/>
          <w:szCs w:val="24"/>
          <w:lang w:val="en-CA"/>
        </w:rPr>
        <w:t>(Equation 2)</w:t>
      </w:r>
    </w:p>
    <w:p w14:paraId="13C917E9" w14:textId="18A24B7E"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 xml:space="preserve">The conversion of flash spacing to light levels yielded similar ranges of effective measurement light levels for each strain (Table 2). For comparison, full sunlight at the sea </w:t>
      </w:r>
      <w:r w:rsidRPr="00C37585">
        <w:rPr>
          <w:rFonts w:ascii="Times New Roman" w:hAnsi="Times New Roman" w:cs="Times New Roman"/>
          <w:sz w:val="24"/>
          <w:szCs w:val="24"/>
        </w:rPr>
        <w:t>surface is ~ 2000 µmol photons m</w:t>
      </w:r>
      <w:r w:rsidRPr="00C37585">
        <w:rPr>
          <w:rFonts w:ascii="Times New Roman" w:hAnsi="Times New Roman" w:cs="Times New Roman"/>
          <w:sz w:val="24"/>
          <w:szCs w:val="24"/>
          <w:vertAlign w:val="superscript"/>
        </w:rPr>
        <w:t>-2</w:t>
      </w:r>
      <w:r w:rsidRPr="00C37585">
        <w:rPr>
          <w:rFonts w:ascii="Times New Roman" w:hAnsi="Times New Roman" w:cs="Times New Roman"/>
          <w:sz w:val="24"/>
          <w:szCs w:val="24"/>
        </w:rPr>
        <w:t>s</w:t>
      </w:r>
      <w:r w:rsidRPr="00C37585">
        <w:rPr>
          <w:rFonts w:ascii="Times New Roman" w:hAnsi="Times New Roman" w:cs="Times New Roman"/>
          <w:sz w:val="24"/>
          <w:szCs w:val="24"/>
          <w:vertAlign w:val="superscript"/>
        </w:rPr>
        <w:t>-1</w:t>
      </w:r>
      <w:r w:rsidR="00C37585">
        <w:rPr>
          <w:rFonts w:ascii="Times New Roman" w:hAnsi="Times New Roman" w:cs="Times New Roman"/>
          <w:sz w:val="24"/>
          <w:szCs w:val="24"/>
        </w:rPr>
        <w:t xml:space="preserve">, </w:t>
      </w:r>
      <w:r w:rsidRPr="00C37585">
        <w:rPr>
          <w:rFonts w:ascii="Times New Roman" w:hAnsi="Times New Roman" w:cs="Times New Roman"/>
          <w:sz w:val="24"/>
          <w:szCs w:val="24"/>
        </w:rPr>
        <w:t>so our measurement light ranges ~ 5 orders of magnitude lower than full sunlight, and ~ 3 orders of magnitude below the ~ 20 µmol photons m</w:t>
      </w:r>
      <w:r w:rsidRPr="00C37585">
        <w:rPr>
          <w:rFonts w:ascii="Times New Roman" w:hAnsi="Times New Roman" w:cs="Times New Roman"/>
          <w:sz w:val="24"/>
          <w:szCs w:val="24"/>
          <w:vertAlign w:val="superscript"/>
        </w:rPr>
        <w:t>-2</w:t>
      </w:r>
      <w:r w:rsidRPr="00C37585">
        <w:rPr>
          <w:rFonts w:ascii="Times New Roman" w:hAnsi="Times New Roman" w:cs="Times New Roman"/>
          <w:sz w:val="24"/>
          <w:szCs w:val="24"/>
        </w:rPr>
        <w:t>s</w:t>
      </w:r>
      <w:r w:rsidRPr="00C37585">
        <w:rPr>
          <w:rFonts w:ascii="Times New Roman" w:hAnsi="Times New Roman" w:cs="Times New Roman"/>
          <w:sz w:val="24"/>
          <w:szCs w:val="24"/>
          <w:vertAlign w:val="superscript"/>
        </w:rPr>
        <w:t xml:space="preserve">-1 </w:t>
      </w:r>
      <w:r w:rsidRPr="00C37585">
        <w:rPr>
          <w:rFonts w:ascii="Times New Roman" w:hAnsi="Times New Roman" w:cs="Times New Roman"/>
          <w:sz w:val="24"/>
          <w:szCs w:val="24"/>
        </w:rPr>
        <w:t>threshold, used to define the conventional bottom of the photic zone supporting photosynthetic productivity in the oceans</w:t>
      </w:r>
      <w:r w:rsidR="0047736A">
        <w:rPr>
          <w:rFonts w:ascii="Times New Roman" w:hAnsi="Times New Roman" w:cs="Times New Roman"/>
          <w:sz w:val="24"/>
          <w:szCs w:val="24"/>
        </w:rPr>
        <w:t xml:space="preserve"> </w:t>
      </w:r>
      <w:r w:rsidR="0047736A">
        <w:rPr>
          <w:rFonts w:ascii="Times New Roman" w:hAnsi="Times New Roman" w:cs="Times New Roman"/>
          <w:sz w:val="24"/>
          <w:szCs w:val="24"/>
        </w:rPr>
        <w:fldChar w:fldCharType="begin"/>
      </w:r>
      <w:r w:rsidR="000C4DC8">
        <w:rPr>
          <w:rFonts w:ascii="Times New Roman" w:hAnsi="Times New Roman" w:cs="Times New Roman"/>
          <w:sz w:val="24"/>
          <w:szCs w:val="24"/>
        </w:rPr>
        <w:instrText xml:space="preserve"> ADDIN ZOTERO_ITEM CSL_CITATION {"citationID":"Ob0mAQDZ","properties":{"formattedCitation":"[25]","plainCitation":"[25]","noteIndex":0},"citationItems":[{"id":2473,"uris":["http://zotero.org/groups/4635591/items/DUZ6G58Q"],"itemData":{"id":2473,"type":"article-journal","abstract":"The lowest photon flux density of photosynthetically active radiation at which O2-evolving marine photolithotrophs appear to be able to grow is some 10 nmol photon m−2 s−1, while marine non-O2-evolvers can grow at 4 nmol photon m−2 s−1, in both cases with the photon flux density averaged over the 24 hour L:D cycle. Constraints on the ability to grow at very low fluxes of photosynthetically active radiation fall into three categories. Category one includes essential processes whose efficiency is independent of the rate of energy input, but whose catalysts show phylogenetic variation leading to different energy costs for a given process in different taxa, e.g. light-harvesting complexes, RUBISCO and probably in the sensitivity of PsII to photodamage. The second category comprises essential processes whose efficiency decreases with decreasing energy input rate as a result of back-reactions independent of the energy input rate, e.g. charge recombination following charge separation by PsII and short-circuit H+ fluxes across the thylakoid membrane which decrease the fraction of pumped H+ which can be used in adenosine diphosphate phosphorylation. Category two also includes that component of protein turnover which cannot be related to replacement of polypeptides which were incorrectly assembled following uncorrected errors of transcription or translation, or which were damaged by processes whose rate increases with increasing energy input rate such as photodamage to PsII. The third category includes only O2-dependent damage to the D1 protein of PsII whose rate increases with a decreasing incident flux of photosynthetically active radiation. Processes in categories two and three are most likely to impose the lower limit on the photon flux density which can support photolithotrophic growth. The available literature, mainly on organisms which are not adapted to growth at very low photon flux densities, suggests that three major limitations (charge recombination in PsII, H+ leakage and slippage, and protein turnover) can individually impose lower limits in excess of 20 nmol photon m−2 s−1 on photolithotrophic growth. Furthermore, these three limitations are interactive, so that considering all three processes acting in series leads to an even higher predicted lower photon flux density limit for photolithotrophic growth.","container-title":"Journal of the Marine Biological Association of the United Kingdom","DOI":"10.1017/S0025315499001526","ISSN":"1469-7769, 0025-3154","issue":"1","language":"en","note":"publisher: Cambridge University Press","page":"1-25","source":"Cambridge University Press","title":"Put out the light, and then put out the light","URL":"https://www.cambridge.org/core/journals/journal-of-the-marine-biological-association-of-the-united-kingdom/article/abs/put-out-the-light-and-then-put-out-the-light/09EC3FBA96958AA2FCCAC2E8405AC375","volume":"80","author":[{"family":"Raven","given":"J. A."},{"family":"Kübler","given":"J. E."},{"family":"Beardall","given":"J."}],"accessed":{"date-parts":[["2022",10,21]]},"issued":{"date-parts":[["2000",2]]},"citation-key":"ravenPutOutLight2000"}}],"schema":"https://github.com/citation-style-language/schema/raw/master/csl-citation.json"} </w:instrText>
      </w:r>
      <w:r w:rsidR="0047736A">
        <w:rPr>
          <w:rFonts w:ascii="Times New Roman" w:hAnsi="Times New Roman" w:cs="Times New Roman"/>
          <w:sz w:val="24"/>
          <w:szCs w:val="24"/>
        </w:rPr>
        <w:fldChar w:fldCharType="separate"/>
      </w:r>
      <w:r w:rsidR="000C4DC8">
        <w:rPr>
          <w:rFonts w:ascii="Times New Roman" w:hAnsi="Times New Roman" w:cs="Times New Roman"/>
          <w:noProof/>
          <w:sz w:val="24"/>
          <w:szCs w:val="24"/>
        </w:rPr>
        <w:t>[25]</w:t>
      </w:r>
      <w:r w:rsidR="0047736A">
        <w:rPr>
          <w:rFonts w:ascii="Times New Roman" w:hAnsi="Times New Roman" w:cs="Times New Roman"/>
          <w:sz w:val="24"/>
          <w:szCs w:val="24"/>
        </w:rPr>
        <w:fldChar w:fldCharType="end"/>
      </w:r>
      <w:commentRangeStart w:id="9"/>
      <w:r w:rsidRPr="00C37585">
        <w:rPr>
          <w:rFonts w:ascii="Times New Roman" w:hAnsi="Times New Roman" w:cs="Times New Roman"/>
          <w:sz w:val="24"/>
          <w:szCs w:val="24"/>
        </w:rPr>
        <w:t>.</w:t>
      </w:r>
      <w:commentRangeEnd w:id="9"/>
      <w:r w:rsidRPr="00C37585">
        <w:rPr>
          <w:rFonts w:ascii="Times New Roman" w:hAnsi="Times New Roman" w:cs="Times New Roman"/>
          <w:sz w:val="24"/>
          <w:szCs w:val="24"/>
        </w:rPr>
        <w:commentReference w:id="9"/>
      </w:r>
    </w:p>
    <w:p w14:paraId="24A701D0" w14:textId="77777777" w:rsidR="009E6024" w:rsidRDefault="009E6024">
      <w:pPr>
        <w:pStyle w:val="Body"/>
        <w:spacing w:line="360" w:lineRule="auto"/>
        <w:rPr>
          <w:rFonts w:ascii="Times New Roman" w:eastAsia="Times New Roman" w:hAnsi="Times New Roman" w:cs="Times New Roman"/>
          <w:sz w:val="24"/>
          <w:szCs w:val="24"/>
        </w:rPr>
      </w:pPr>
    </w:p>
    <w:p w14:paraId="35FD5CEF" w14:textId="77777777" w:rsidR="009E6024" w:rsidRDefault="006538E8">
      <w:pPr>
        <w:pStyle w:val="Body"/>
        <w:spacing w:line="360" w:lineRule="auto"/>
        <w:rPr>
          <w:rFonts w:ascii="Times New Roman" w:eastAsia="Times New Roman" w:hAnsi="Times New Roman" w:cs="Times New Roman"/>
          <w:sz w:val="24"/>
          <w:szCs w:val="24"/>
        </w:rPr>
      </w:pPr>
      <w:r>
        <w:rPr>
          <w:rFonts w:ascii="Times New Roman" w:hAnsi="Times New Roman"/>
          <w:sz w:val="24"/>
          <w:szCs w:val="24"/>
        </w:rPr>
        <w:t xml:space="preserve">Table 2: Measurement conditions by strain  </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1840"/>
        <w:gridCol w:w="1986"/>
        <w:gridCol w:w="2840"/>
        <w:gridCol w:w="2694"/>
      </w:tblGrid>
      <w:tr w:rsidR="009E6024" w14:paraId="6C1D891A" w14:textId="77777777">
        <w:trPr>
          <w:trHeight w:val="900"/>
        </w:trPr>
        <w:tc>
          <w:tcPr>
            <w:tcW w:w="184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53E30488" w14:textId="77777777" w:rsidR="009E6024" w:rsidRDefault="006538E8">
            <w:pPr>
              <w:pStyle w:val="Body"/>
            </w:pPr>
            <w:r>
              <w:rPr>
                <w:rFonts w:ascii="Times New Roman" w:hAnsi="Times New Roman"/>
                <w:sz w:val="24"/>
                <w:szCs w:val="24"/>
              </w:rPr>
              <w:t>Strain</w:t>
            </w:r>
          </w:p>
        </w:tc>
        <w:tc>
          <w:tcPr>
            <w:tcW w:w="198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4731A8BA" w14:textId="77777777" w:rsidR="009E6024" w:rsidRDefault="006538E8">
            <w:pPr>
              <w:pStyle w:val="Body"/>
            </w:pPr>
            <w:r>
              <w:rPr>
                <w:rFonts w:ascii="Times New Roman" w:hAnsi="Times New Roman"/>
                <w:sz w:val="24"/>
                <w:szCs w:val="24"/>
              </w:rPr>
              <w:t>Flash Spacings (s)</w:t>
            </w:r>
          </w:p>
        </w:tc>
        <w:tc>
          <w:tcPr>
            <w:tcW w:w="284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5722C0CF" w14:textId="77777777" w:rsidR="009E6024" w:rsidRDefault="006538E8">
            <w:pPr>
              <w:pStyle w:val="Body"/>
              <w:rPr>
                <w:rFonts w:ascii="Times New Roman" w:eastAsia="Times New Roman" w:hAnsi="Times New Roman" w:cs="Times New Roman"/>
                <w:sz w:val="24"/>
                <w:szCs w:val="24"/>
              </w:rPr>
            </w:pPr>
            <w:r>
              <w:rPr>
                <w:rFonts w:ascii="Times New Roman" w:hAnsi="Times New Roman"/>
                <w:sz w:val="24"/>
                <w:szCs w:val="24"/>
              </w:rPr>
              <w:t>Steady Light Level Equivalent Range</w:t>
            </w:r>
          </w:p>
          <w:p w14:paraId="6B4BABD9" w14:textId="77777777" w:rsidR="009E6024" w:rsidRDefault="006538E8">
            <w:pPr>
              <w:pStyle w:val="Body"/>
            </w:pPr>
            <w:r>
              <w:rPr>
                <w:rFonts w:ascii="Times New Roman" w:hAnsi="Times New Roman"/>
                <w:sz w:val="24"/>
                <w:szCs w:val="24"/>
              </w:rPr>
              <w:t>(µmol photons m</w:t>
            </w:r>
            <w:r>
              <w:rPr>
                <w:rFonts w:ascii="Times New Roman" w:hAnsi="Times New Roman"/>
                <w:sz w:val="24"/>
                <w:szCs w:val="24"/>
                <w:vertAlign w:val="superscript"/>
              </w:rPr>
              <w:t>-2</w:t>
            </w:r>
            <w:r>
              <w:rPr>
                <w:rFonts w:ascii="Times New Roman" w:hAnsi="Times New Roman"/>
                <w:sz w:val="24"/>
                <w:szCs w:val="24"/>
              </w:rPr>
              <w:t>s</w:t>
            </w:r>
            <w:r>
              <w:rPr>
                <w:rFonts w:ascii="Times New Roman" w:hAnsi="Times New Roman"/>
                <w:sz w:val="24"/>
                <w:szCs w:val="24"/>
                <w:vertAlign w:val="superscript"/>
              </w:rPr>
              <w:t>-1</w:t>
            </w:r>
            <w:r>
              <w:rPr>
                <w:rFonts w:ascii="Times New Roman" w:hAnsi="Times New Roman"/>
                <w:sz w:val="24"/>
                <w:szCs w:val="24"/>
              </w:rPr>
              <w:t>)</w:t>
            </w:r>
          </w:p>
        </w:tc>
        <w:tc>
          <w:tcPr>
            <w:tcW w:w="2694"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510C9E30" w14:textId="77777777" w:rsidR="009E6024" w:rsidRDefault="006538E8">
            <w:pPr>
              <w:pStyle w:val="Body"/>
            </w:pPr>
            <w:r>
              <w:rPr>
                <w:rFonts w:ascii="Times New Roman" w:hAnsi="Times New Roman"/>
                <w:sz w:val="24"/>
                <w:szCs w:val="24"/>
              </w:rPr>
              <w:t>Measurement Temperatures (°C)</w:t>
            </w:r>
          </w:p>
        </w:tc>
      </w:tr>
      <w:tr w:rsidR="009E6024" w14:paraId="081713FD" w14:textId="77777777" w:rsidTr="00010D0D">
        <w:trPr>
          <w:trHeight w:val="111"/>
        </w:trPr>
        <w:tc>
          <w:tcPr>
            <w:tcW w:w="1840" w:type="dxa"/>
            <w:tcBorders>
              <w:top w:val="single" w:sz="4" w:space="0" w:color="000000"/>
              <w:left w:val="nil"/>
              <w:bottom w:val="nil"/>
              <w:right w:val="nil"/>
            </w:tcBorders>
            <w:shd w:val="clear" w:color="auto" w:fill="auto"/>
            <w:tcMar>
              <w:top w:w="80" w:type="dxa"/>
              <w:left w:w="80" w:type="dxa"/>
              <w:bottom w:w="80" w:type="dxa"/>
              <w:right w:w="80" w:type="dxa"/>
            </w:tcMar>
          </w:tcPr>
          <w:p w14:paraId="44219957" w14:textId="77777777" w:rsidR="009E6024" w:rsidRDefault="006538E8">
            <w:pPr>
              <w:pStyle w:val="Body"/>
            </w:pPr>
            <w:r>
              <w:rPr>
                <w:rFonts w:ascii="Times New Roman" w:hAnsi="Times New Roman"/>
                <w:i/>
                <w:iCs/>
                <w:sz w:val="24"/>
                <w:szCs w:val="24"/>
              </w:rPr>
              <w:t>F. cylindrus</w:t>
            </w:r>
          </w:p>
        </w:tc>
        <w:tc>
          <w:tcPr>
            <w:tcW w:w="1986" w:type="dxa"/>
            <w:tcBorders>
              <w:top w:val="single" w:sz="4" w:space="0" w:color="000000"/>
              <w:left w:val="nil"/>
              <w:bottom w:val="nil"/>
              <w:right w:val="nil"/>
            </w:tcBorders>
            <w:shd w:val="clear" w:color="auto" w:fill="auto"/>
            <w:tcMar>
              <w:top w:w="80" w:type="dxa"/>
              <w:left w:w="80" w:type="dxa"/>
              <w:bottom w:w="80" w:type="dxa"/>
              <w:right w:w="80" w:type="dxa"/>
            </w:tcMar>
          </w:tcPr>
          <w:p w14:paraId="580471DA" w14:textId="77777777" w:rsidR="009E6024" w:rsidRDefault="006538E8">
            <w:pPr>
              <w:pStyle w:val="Body"/>
            </w:pPr>
            <w:r>
              <w:rPr>
                <w:rFonts w:ascii="Times New Roman" w:hAnsi="Times New Roman"/>
                <w:sz w:val="24"/>
                <w:szCs w:val="24"/>
              </w:rPr>
              <w:t>1, 2, 4, 8, 16</w:t>
            </w:r>
          </w:p>
        </w:tc>
        <w:tc>
          <w:tcPr>
            <w:tcW w:w="2840" w:type="dxa"/>
            <w:tcBorders>
              <w:top w:val="single" w:sz="4" w:space="0" w:color="000000"/>
              <w:left w:val="nil"/>
              <w:bottom w:val="nil"/>
              <w:right w:val="nil"/>
            </w:tcBorders>
            <w:shd w:val="clear" w:color="auto" w:fill="auto"/>
            <w:tcMar>
              <w:top w:w="80" w:type="dxa"/>
              <w:left w:w="80" w:type="dxa"/>
              <w:bottom w:w="80" w:type="dxa"/>
              <w:right w:w="80" w:type="dxa"/>
            </w:tcMar>
          </w:tcPr>
          <w:p w14:paraId="3D908A78" w14:textId="77777777" w:rsidR="009E6024" w:rsidRDefault="006538E8">
            <w:pPr>
              <w:pStyle w:val="Body"/>
            </w:pPr>
            <w:r>
              <w:rPr>
                <w:rFonts w:ascii="Times New Roman" w:hAnsi="Times New Roman"/>
                <w:sz w:val="24"/>
                <w:szCs w:val="24"/>
              </w:rPr>
              <w:t>0.02981 - 0.65678</w:t>
            </w:r>
          </w:p>
        </w:tc>
        <w:tc>
          <w:tcPr>
            <w:tcW w:w="2694" w:type="dxa"/>
            <w:tcBorders>
              <w:top w:val="single" w:sz="4" w:space="0" w:color="000000"/>
              <w:left w:val="nil"/>
              <w:bottom w:val="nil"/>
              <w:right w:val="nil"/>
            </w:tcBorders>
            <w:shd w:val="clear" w:color="auto" w:fill="auto"/>
            <w:tcMar>
              <w:top w:w="80" w:type="dxa"/>
              <w:left w:w="80" w:type="dxa"/>
              <w:bottom w:w="80" w:type="dxa"/>
              <w:right w:w="80" w:type="dxa"/>
            </w:tcMar>
          </w:tcPr>
          <w:p w14:paraId="6D1CE200" w14:textId="77777777" w:rsidR="009E6024" w:rsidRDefault="006538E8">
            <w:pPr>
              <w:pStyle w:val="Body"/>
            </w:pPr>
            <w:r>
              <w:rPr>
                <w:rFonts w:ascii="Times New Roman" w:hAnsi="Times New Roman"/>
                <w:sz w:val="24"/>
                <w:szCs w:val="24"/>
              </w:rPr>
              <w:t>0, 2, 6, 10</w:t>
            </w:r>
          </w:p>
        </w:tc>
      </w:tr>
      <w:tr w:rsidR="009E6024" w14:paraId="38BA89B2" w14:textId="77777777" w:rsidTr="00010D0D">
        <w:trPr>
          <w:trHeight w:val="16"/>
        </w:trPr>
        <w:tc>
          <w:tcPr>
            <w:tcW w:w="1840" w:type="dxa"/>
            <w:tcBorders>
              <w:top w:val="nil"/>
              <w:left w:val="nil"/>
              <w:bottom w:val="nil"/>
              <w:right w:val="nil"/>
            </w:tcBorders>
            <w:shd w:val="clear" w:color="auto" w:fill="auto"/>
            <w:tcMar>
              <w:top w:w="80" w:type="dxa"/>
              <w:left w:w="80" w:type="dxa"/>
              <w:bottom w:w="80" w:type="dxa"/>
              <w:right w:w="80" w:type="dxa"/>
            </w:tcMar>
          </w:tcPr>
          <w:p w14:paraId="7866794B" w14:textId="77777777" w:rsidR="009E6024" w:rsidRDefault="006538E8">
            <w:pPr>
              <w:pStyle w:val="Body"/>
            </w:pPr>
            <w:r>
              <w:rPr>
                <w:rFonts w:ascii="Times New Roman" w:hAnsi="Times New Roman"/>
                <w:i/>
                <w:iCs/>
                <w:sz w:val="24"/>
                <w:szCs w:val="24"/>
                <w:shd w:val="clear" w:color="auto" w:fill="FFFFFF"/>
              </w:rPr>
              <w:t>T. pseudonana</w:t>
            </w:r>
          </w:p>
        </w:tc>
        <w:tc>
          <w:tcPr>
            <w:tcW w:w="1986" w:type="dxa"/>
            <w:tcBorders>
              <w:top w:val="nil"/>
              <w:left w:val="nil"/>
              <w:bottom w:val="nil"/>
              <w:right w:val="nil"/>
            </w:tcBorders>
            <w:shd w:val="clear" w:color="auto" w:fill="auto"/>
            <w:tcMar>
              <w:top w:w="80" w:type="dxa"/>
              <w:left w:w="80" w:type="dxa"/>
              <w:bottom w:w="80" w:type="dxa"/>
              <w:right w:w="80" w:type="dxa"/>
            </w:tcMar>
          </w:tcPr>
          <w:p w14:paraId="0E482EC8" w14:textId="77777777" w:rsidR="009E6024" w:rsidRDefault="006538E8">
            <w:pPr>
              <w:pStyle w:val="Body"/>
            </w:pPr>
            <w:r>
              <w:rPr>
                <w:rFonts w:ascii="Times New Roman" w:hAnsi="Times New Roman"/>
                <w:sz w:val="24"/>
                <w:szCs w:val="24"/>
              </w:rPr>
              <w:t>1, 2, 4, 8, 16</w:t>
            </w:r>
          </w:p>
        </w:tc>
        <w:tc>
          <w:tcPr>
            <w:tcW w:w="2840" w:type="dxa"/>
            <w:tcBorders>
              <w:top w:val="nil"/>
              <w:left w:val="nil"/>
              <w:bottom w:val="nil"/>
              <w:right w:val="nil"/>
            </w:tcBorders>
            <w:shd w:val="clear" w:color="auto" w:fill="auto"/>
            <w:tcMar>
              <w:top w:w="80" w:type="dxa"/>
              <w:left w:w="80" w:type="dxa"/>
              <w:bottom w:w="80" w:type="dxa"/>
              <w:right w:w="80" w:type="dxa"/>
            </w:tcMar>
          </w:tcPr>
          <w:p w14:paraId="02375DF1" w14:textId="18178730" w:rsidR="009E6024" w:rsidRDefault="006538E8">
            <w:pPr>
              <w:pStyle w:val="Body"/>
            </w:pPr>
            <w:r>
              <w:rPr>
                <w:rFonts w:ascii="Times New Roman" w:hAnsi="Times New Roman"/>
                <w:sz w:val="24"/>
                <w:szCs w:val="24"/>
              </w:rPr>
              <w:t>0.02428 - 0.53428</w:t>
            </w:r>
          </w:p>
        </w:tc>
        <w:tc>
          <w:tcPr>
            <w:tcW w:w="2694" w:type="dxa"/>
            <w:tcBorders>
              <w:top w:val="nil"/>
              <w:left w:val="nil"/>
              <w:bottom w:val="nil"/>
              <w:right w:val="nil"/>
            </w:tcBorders>
            <w:shd w:val="clear" w:color="auto" w:fill="auto"/>
            <w:tcMar>
              <w:top w:w="80" w:type="dxa"/>
              <w:left w:w="80" w:type="dxa"/>
              <w:bottom w:w="80" w:type="dxa"/>
              <w:right w:w="80" w:type="dxa"/>
            </w:tcMar>
          </w:tcPr>
          <w:p w14:paraId="211B8B45" w14:textId="77777777" w:rsidR="009E6024" w:rsidRDefault="006538E8">
            <w:pPr>
              <w:pStyle w:val="Body"/>
            </w:pPr>
            <w:r>
              <w:rPr>
                <w:rFonts w:ascii="Times New Roman" w:hAnsi="Times New Roman"/>
                <w:sz w:val="24"/>
                <w:szCs w:val="24"/>
              </w:rPr>
              <w:t>10, 14, 18, 20, 22, 24, 28</w:t>
            </w:r>
          </w:p>
        </w:tc>
      </w:tr>
      <w:tr w:rsidR="009E6024" w14:paraId="2A382AC9" w14:textId="77777777" w:rsidTr="00010D0D">
        <w:trPr>
          <w:trHeight w:val="78"/>
        </w:trPr>
        <w:tc>
          <w:tcPr>
            <w:tcW w:w="1840" w:type="dxa"/>
            <w:tcBorders>
              <w:top w:val="nil"/>
              <w:left w:val="nil"/>
              <w:bottom w:val="nil"/>
              <w:right w:val="nil"/>
            </w:tcBorders>
            <w:shd w:val="clear" w:color="auto" w:fill="auto"/>
            <w:tcMar>
              <w:top w:w="80" w:type="dxa"/>
              <w:left w:w="80" w:type="dxa"/>
              <w:bottom w:w="80" w:type="dxa"/>
              <w:right w:w="80" w:type="dxa"/>
            </w:tcMar>
          </w:tcPr>
          <w:p w14:paraId="674141E9" w14:textId="77777777" w:rsidR="009E6024" w:rsidRDefault="006538E8">
            <w:pPr>
              <w:pStyle w:val="Body"/>
            </w:pPr>
            <w:r>
              <w:rPr>
                <w:rFonts w:ascii="Times New Roman" w:hAnsi="Times New Roman"/>
                <w:i/>
                <w:iCs/>
                <w:sz w:val="24"/>
                <w:szCs w:val="24"/>
                <w:shd w:val="clear" w:color="auto" w:fill="FFFFFF"/>
              </w:rPr>
              <w:t>C. ICEMDV</w:t>
            </w:r>
          </w:p>
        </w:tc>
        <w:tc>
          <w:tcPr>
            <w:tcW w:w="1986" w:type="dxa"/>
            <w:tcBorders>
              <w:top w:val="nil"/>
              <w:left w:val="nil"/>
              <w:bottom w:val="nil"/>
              <w:right w:val="nil"/>
            </w:tcBorders>
            <w:shd w:val="clear" w:color="auto" w:fill="auto"/>
            <w:tcMar>
              <w:top w:w="80" w:type="dxa"/>
              <w:left w:w="80" w:type="dxa"/>
              <w:bottom w:w="80" w:type="dxa"/>
              <w:right w:w="80" w:type="dxa"/>
            </w:tcMar>
          </w:tcPr>
          <w:p w14:paraId="4D8A7617" w14:textId="77777777" w:rsidR="009E6024" w:rsidRDefault="006538E8">
            <w:pPr>
              <w:pStyle w:val="Body"/>
            </w:pPr>
            <w:r>
              <w:rPr>
                <w:rFonts w:ascii="Times New Roman" w:hAnsi="Times New Roman"/>
                <w:sz w:val="24"/>
                <w:szCs w:val="24"/>
              </w:rPr>
              <w:t>1, 2, 4, 8, 16</w:t>
            </w:r>
          </w:p>
        </w:tc>
        <w:tc>
          <w:tcPr>
            <w:tcW w:w="2840" w:type="dxa"/>
            <w:tcBorders>
              <w:top w:val="nil"/>
              <w:left w:val="nil"/>
              <w:bottom w:val="nil"/>
              <w:right w:val="nil"/>
            </w:tcBorders>
            <w:shd w:val="clear" w:color="auto" w:fill="auto"/>
            <w:tcMar>
              <w:top w:w="80" w:type="dxa"/>
              <w:left w:w="80" w:type="dxa"/>
              <w:bottom w:w="80" w:type="dxa"/>
              <w:right w:w="80" w:type="dxa"/>
            </w:tcMar>
          </w:tcPr>
          <w:p w14:paraId="53E12027" w14:textId="77777777" w:rsidR="009E6024" w:rsidRDefault="006538E8">
            <w:pPr>
              <w:pStyle w:val="Body"/>
            </w:pPr>
            <w:r>
              <w:rPr>
                <w:rFonts w:ascii="Times New Roman" w:hAnsi="Times New Roman"/>
                <w:sz w:val="24"/>
                <w:szCs w:val="24"/>
              </w:rPr>
              <w:t>0.04252 - 0.73733</w:t>
            </w:r>
          </w:p>
        </w:tc>
        <w:tc>
          <w:tcPr>
            <w:tcW w:w="2694" w:type="dxa"/>
            <w:tcBorders>
              <w:top w:val="nil"/>
              <w:left w:val="nil"/>
              <w:bottom w:val="nil"/>
              <w:right w:val="nil"/>
            </w:tcBorders>
            <w:shd w:val="clear" w:color="auto" w:fill="auto"/>
            <w:tcMar>
              <w:top w:w="80" w:type="dxa"/>
              <w:left w:w="80" w:type="dxa"/>
              <w:bottom w:w="80" w:type="dxa"/>
              <w:right w:w="80" w:type="dxa"/>
            </w:tcMar>
          </w:tcPr>
          <w:p w14:paraId="7E9B6329" w14:textId="77777777" w:rsidR="009E6024" w:rsidRDefault="006538E8">
            <w:pPr>
              <w:pStyle w:val="Body"/>
            </w:pPr>
            <w:r>
              <w:rPr>
                <w:rFonts w:ascii="Times New Roman" w:hAnsi="Times New Roman"/>
                <w:sz w:val="24"/>
                <w:szCs w:val="24"/>
              </w:rPr>
              <w:t>4, 8, 12</w:t>
            </w:r>
          </w:p>
        </w:tc>
      </w:tr>
      <w:tr w:rsidR="009E6024" w14:paraId="0EDA652F" w14:textId="77777777" w:rsidTr="00010D0D">
        <w:trPr>
          <w:trHeight w:val="83"/>
        </w:trPr>
        <w:tc>
          <w:tcPr>
            <w:tcW w:w="1840" w:type="dxa"/>
            <w:tcBorders>
              <w:top w:val="nil"/>
              <w:left w:val="nil"/>
              <w:bottom w:val="nil"/>
              <w:right w:val="nil"/>
            </w:tcBorders>
            <w:shd w:val="clear" w:color="auto" w:fill="auto"/>
            <w:tcMar>
              <w:top w:w="80" w:type="dxa"/>
              <w:left w:w="80" w:type="dxa"/>
              <w:bottom w:w="80" w:type="dxa"/>
              <w:right w:w="80" w:type="dxa"/>
            </w:tcMar>
          </w:tcPr>
          <w:p w14:paraId="47CE237B" w14:textId="77777777" w:rsidR="009E6024" w:rsidRDefault="006538E8">
            <w:pPr>
              <w:pStyle w:val="Body"/>
            </w:pPr>
            <w:r>
              <w:rPr>
                <w:rFonts w:ascii="Times New Roman" w:hAnsi="Times New Roman"/>
                <w:i/>
                <w:iCs/>
                <w:sz w:val="24"/>
                <w:szCs w:val="24"/>
                <w:shd w:val="clear" w:color="auto" w:fill="FFFFFF"/>
              </w:rPr>
              <w:t>C. priscuii</w:t>
            </w:r>
          </w:p>
        </w:tc>
        <w:tc>
          <w:tcPr>
            <w:tcW w:w="1986" w:type="dxa"/>
            <w:tcBorders>
              <w:top w:val="nil"/>
              <w:left w:val="nil"/>
              <w:bottom w:val="nil"/>
              <w:right w:val="nil"/>
            </w:tcBorders>
            <w:shd w:val="clear" w:color="auto" w:fill="auto"/>
            <w:tcMar>
              <w:top w:w="80" w:type="dxa"/>
              <w:left w:w="80" w:type="dxa"/>
              <w:bottom w:w="80" w:type="dxa"/>
              <w:right w:w="80" w:type="dxa"/>
            </w:tcMar>
          </w:tcPr>
          <w:p w14:paraId="4A3403F1" w14:textId="77777777" w:rsidR="009E6024" w:rsidRDefault="006538E8">
            <w:pPr>
              <w:pStyle w:val="Body"/>
            </w:pPr>
            <w:r>
              <w:rPr>
                <w:rFonts w:ascii="Times New Roman" w:hAnsi="Times New Roman"/>
                <w:sz w:val="24"/>
                <w:szCs w:val="24"/>
              </w:rPr>
              <w:t>1, 2, 4, 8, 16</w:t>
            </w:r>
          </w:p>
        </w:tc>
        <w:tc>
          <w:tcPr>
            <w:tcW w:w="2840" w:type="dxa"/>
            <w:tcBorders>
              <w:top w:val="nil"/>
              <w:left w:val="nil"/>
              <w:bottom w:val="nil"/>
              <w:right w:val="nil"/>
            </w:tcBorders>
            <w:shd w:val="clear" w:color="auto" w:fill="auto"/>
            <w:tcMar>
              <w:top w:w="80" w:type="dxa"/>
              <w:left w:w="80" w:type="dxa"/>
              <w:bottom w:w="80" w:type="dxa"/>
              <w:right w:w="80" w:type="dxa"/>
            </w:tcMar>
          </w:tcPr>
          <w:p w14:paraId="488821B9" w14:textId="77777777" w:rsidR="009E6024" w:rsidRDefault="006538E8">
            <w:pPr>
              <w:pStyle w:val="Body"/>
            </w:pPr>
            <w:r>
              <w:rPr>
                <w:rFonts w:ascii="Times New Roman" w:hAnsi="Times New Roman"/>
                <w:sz w:val="24"/>
                <w:szCs w:val="24"/>
              </w:rPr>
              <w:t>0.04289 - 0.77084</w:t>
            </w:r>
          </w:p>
        </w:tc>
        <w:tc>
          <w:tcPr>
            <w:tcW w:w="2694" w:type="dxa"/>
            <w:tcBorders>
              <w:top w:val="nil"/>
              <w:left w:val="nil"/>
              <w:bottom w:val="nil"/>
              <w:right w:val="nil"/>
            </w:tcBorders>
            <w:shd w:val="clear" w:color="auto" w:fill="auto"/>
            <w:tcMar>
              <w:top w:w="80" w:type="dxa"/>
              <w:left w:w="80" w:type="dxa"/>
              <w:bottom w:w="80" w:type="dxa"/>
              <w:right w:w="80" w:type="dxa"/>
            </w:tcMar>
          </w:tcPr>
          <w:p w14:paraId="298282A3" w14:textId="77777777" w:rsidR="009E6024" w:rsidRDefault="006538E8">
            <w:pPr>
              <w:pStyle w:val="Body"/>
            </w:pPr>
            <w:r>
              <w:rPr>
                <w:rFonts w:ascii="Times New Roman" w:hAnsi="Times New Roman"/>
                <w:sz w:val="24"/>
                <w:szCs w:val="24"/>
              </w:rPr>
              <w:t>4, 8, 12</w:t>
            </w:r>
          </w:p>
        </w:tc>
      </w:tr>
      <w:tr w:rsidR="009E6024" w14:paraId="139CE7AA" w14:textId="77777777" w:rsidTr="00010D0D">
        <w:trPr>
          <w:trHeight w:val="203"/>
        </w:trPr>
        <w:tc>
          <w:tcPr>
            <w:tcW w:w="1840" w:type="dxa"/>
            <w:tcBorders>
              <w:top w:val="nil"/>
              <w:left w:val="nil"/>
              <w:bottom w:val="nil"/>
              <w:right w:val="nil"/>
            </w:tcBorders>
            <w:shd w:val="clear" w:color="auto" w:fill="auto"/>
            <w:tcMar>
              <w:top w:w="80" w:type="dxa"/>
              <w:left w:w="80" w:type="dxa"/>
              <w:bottom w:w="80" w:type="dxa"/>
              <w:right w:w="80" w:type="dxa"/>
            </w:tcMar>
          </w:tcPr>
          <w:p w14:paraId="6B6877DD" w14:textId="77777777" w:rsidR="009E6024" w:rsidRDefault="006538E8">
            <w:pPr>
              <w:pStyle w:val="Body"/>
            </w:pPr>
            <w:r>
              <w:rPr>
                <w:rFonts w:ascii="Times New Roman" w:hAnsi="Times New Roman"/>
                <w:i/>
                <w:iCs/>
                <w:sz w:val="24"/>
                <w:szCs w:val="24"/>
                <w:shd w:val="clear" w:color="auto" w:fill="FFFFFF"/>
              </w:rPr>
              <w:t>C. malina</w:t>
            </w:r>
          </w:p>
        </w:tc>
        <w:tc>
          <w:tcPr>
            <w:tcW w:w="1986" w:type="dxa"/>
            <w:tcBorders>
              <w:top w:val="nil"/>
              <w:left w:val="nil"/>
              <w:bottom w:val="nil"/>
              <w:right w:val="nil"/>
            </w:tcBorders>
            <w:shd w:val="clear" w:color="auto" w:fill="auto"/>
            <w:tcMar>
              <w:top w:w="80" w:type="dxa"/>
              <w:left w:w="80" w:type="dxa"/>
              <w:bottom w:w="80" w:type="dxa"/>
              <w:right w:w="80" w:type="dxa"/>
            </w:tcMar>
          </w:tcPr>
          <w:p w14:paraId="21CB578B" w14:textId="77777777" w:rsidR="009E6024" w:rsidRDefault="006538E8">
            <w:pPr>
              <w:pStyle w:val="Body"/>
            </w:pPr>
            <w:r>
              <w:rPr>
                <w:rFonts w:ascii="Times New Roman" w:hAnsi="Times New Roman"/>
                <w:sz w:val="24"/>
                <w:szCs w:val="24"/>
              </w:rPr>
              <w:t>1, 2, 4, 8, 16</w:t>
            </w:r>
          </w:p>
        </w:tc>
        <w:tc>
          <w:tcPr>
            <w:tcW w:w="2840" w:type="dxa"/>
            <w:tcBorders>
              <w:top w:val="nil"/>
              <w:left w:val="nil"/>
              <w:bottom w:val="nil"/>
              <w:right w:val="nil"/>
            </w:tcBorders>
            <w:shd w:val="clear" w:color="auto" w:fill="auto"/>
            <w:tcMar>
              <w:top w:w="80" w:type="dxa"/>
              <w:left w:w="80" w:type="dxa"/>
              <w:bottom w:w="80" w:type="dxa"/>
              <w:right w:w="80" w:type="dxa"/>
            </w:tcMar>
          </w:tcPr>
          <w:p w14:paraId="10EA2586" w14:textId="77777777" w:rsidR="009E6024" w:rsidRDefault="006538E8">
            <w:pPr>
              <w:pStyle w:val="Body"/>
            </w:pPr>
            <w:r>
              <w:rPr>
                <w:rFonts w:ascii="Times New Roman" w:hAnsi="Times New Roman"/>
                <w:sz w:val="24"/>
                <w:szCs w:val="24"/>
              </w:rPr>
              <w:t>0.03705 - 0.65817</w:t>
            </w:r>
          </w:p>
        </w:tc>
        <w:tc>
          <w:tcPr>
            <w:tcW w:w="2694" w:type="dxa"/>
            <w:tcBorders>
              <w:top w:val="nil"/>
              <w:left w:val="nil"/>
              <w:bottom w:val="nil"/>
              <w:right w:val="nil"/>
            </w:tcBorders>
            <w:shd w:val="clear" w:color="auto" w:fill="auto"/>
            <w:tcMar>
              <w:top w:w="80" w:type="dxa"/>
              <w:left w:w="80" w:type="dxa"/>
              <w:bottom w:w="80" w:type="dxa"/>
              <w:right w:w="80" w:type="dxa"/>
            </w:tcMar>
          </w:tcPr>
          <w:p w14:paraId="01AE37BC" w14:textId="77777777" w:rsidR="009E6024" w:rsidRDefault="006538E8">
            <w:pPr>
              <w:pStyle w:val="Body"/>
            </w:pPr>
            <w:r>
              <w:rPr>
                <w:rFonts w:ascii="Times New Roman" w:hAnsi="Times New Roman"/>
                <w:sz w:val="24"/>
                <w:szCs w:val="24"/>
              </w:rPr>
              <w:t>4, 8, 12</w:t>
            </w:r>
          </w:p>
        </w:tc>
      </w:tr>
      <w:tr w:rsidR="009E6024" w14:paraId="48090877" w14:textId="77777777" w:rsidTr="00010D0D">
        <w:trPr>
          <w:trHeight w:val="53"/>
        </w:trPr>
        <w:tc>
          <w:tcPr>
            <w:tcW w:w="1840" w:type="dxa"/>
            <w:tcBorders>
              <w:top w:val="nil"/>
              <w:left w:val="nil"/>
              <w:bottom w:val="nil"/>
              <w:right w:val="nil"/>
            </w:tcBorders>
            <w:shd w:val="clear" w:color="auto" w:fill="auto"/>
            <w:tcMar>
              <w:top w:w="80" w:type="dxa"/>
              <w:left w:w="80" w:type="dxa"/>
              <w:bottom w:w="80" w:type="dxa"/>
              <w:right w:w="80" w:type="dxa"/>
            </w:tcMar>
          </w:tcPr>
          <w:p w14:paraId="0570195D" w14:textId="77777777" w:rsidR="009E6024" w:rsidRDefault="006538E8">
            <w:pPr>
              <w:pStyle w:val="Body"/>
            </w:pPr>
            <w:r>
              <w:rPr>
                <w:rFonts w:ascii="Times New Roman" w:hAnsi="Times New Roman"/>
                <w:i/>
                <w:iCs/>
                <w:sz w:val="24"/>
                <w:szCs w:val="24"/>
              </w:rPr>
              <w:t>C. reinhardtii</w:t>
            </w:r>
          </w:p>
        </w:tc>
        <w:tc>
          <w:tcPr>
            <w:tcW w:w="1986" w:type="dxa"/>
            <w:tcBorders>
              <w:top w:val="nil"/>
              <w:left w:val="nil"/>
              <w:bottom w:val="nil"/>
              <w:right w:val="nil"/>
            </w:tcBorders>
            <w:shd w:val="clear" w:color="auto" w:fill="auto"/>
            <w:tcMar>
              <w:top w:w="80" w:type="dxa"/>
              <w:left w:w="80" w:type="dxa"/>
              <w:bottom w:w="80" w:type="dxa"/>
              <w:right w:w="80" w:type="dxa"/>
            </w:tcMar>
          </w:tcPr>
          <w:p w14:paraId="3889BC88" w14:textId="77777777" w:rsidR="009E6024" w:rsidRDefault="006538E8">
            <w:pPr>
              <w:pStyle w:val="Body"/>
            </w:pPr>
            <w:r>
              <w:rPr>
                <w:rFonts w:ascii="Times New Roman" w:hAnsi="Times New Roman"/>
                <w:sz w:val="24"/>
                <w:szCs w:val="24"/>
              </w:rPr>
              <w:t>1, 2, 4, 8, 16</w:t>
            </w:r>
          </w:p>
        </w:tc>
        <w:tc>
          <w:tcPr>
            <w:tcW w:w="2840" w:type="dxa"/>
            <w:tcBorders>
              <w:top w:val="nil"/>
              <w:left w:val="nil"/>
              <w:bottom w:val="nil"/>
              <w:right w:val="nil"/>
            </w:tcBorders>
            <w:shd w:val="clear" w:color="auto" w:fill="auto"/>
            <w:tcMar>
              <w:top w:w="80" w:type="dxa"/>
              <w:left w:w="80" w:type="dxa"/>
              <w:bottom w:w="80" w:type="dxa"/>
              <w:right w:w="80" w:type="dxa"/>
            </w:tcMar>
          </w:tcPr>
          <w:p w14:paraId="17128CA5" w14:textId="77777777" w:rsidR="009E6024" w:rsidRDefault="006538E8">
            <w:pPr>
              <w:pStyle w:val="Body"/>
            </w:pPr>
            <w:r>
              <w:rPr>
                <w:rFonts w:ascii="Times New Roman" w:hAnsi="Times New Roman"/>
                <w:sz w:val="24"/>
                <w:szCs w:val="24"/>
              </w:rPr>
              <w:t>0.04670 - 0.84377</w:t>
            </w:r>
          </w:p>
        </w:tc>
        <w:tc>
          <w:tcPr>
            <w:tcW w:w="2694" w:type="dxa"/>
            <w:tcBorders>
              <w:top w:val="nil"/>
              <w:left w:val="nil"/>
              <w:bottom w:val="nil"/>
              <w:right w:val="nil"/>
            </w:tcBorders>
            <w:shd w:val="clear" w:color="auto" w:fill="auto"/>
            <w:tcMar>
              <w:top w:w="80" w:type="dxa"/>
              <w:left w:w="80" w:type="dxa"/>
              <w:bottom w:w="80" w:type="dxa"/>
              <w:right w:w="80" w:type="dxa"/>
            </w:tcMar>
          </w:tcPr>
          <w:p w14:paraId="3DAA443F" w14:textId="77777777" w:rsidR="009E6024" w:rsidRDefault="006538E8">
            <w:pPr>
              <w:pStyle w:val="Body"/>
            </w:pPr>
            <w:r>
              <w:rPr>
                <w:rFonts w:ascii="Times New Roman" w:hAnsi="Times New Roman"/>
                <w:sz w:val="24"/>
                <w:szCs w:val="24"/>
              </w:rPr>
              <w:t>12, 16, 20, 24</w:t>
            </w:r>
          </w:p>
        </w:tc>
      </w:tr>
      <w:tr w:rsidR="009E6024" w14:paraId="491A5909" w14:textId="77777777" w:rsidTr="00010D0D">
        <w:trPr>
          <w:trHeight w:val="16"/>
        </w:trPr>
        <w:tc>
          <w:tcPr>
            <w:tcW w:w="1840" w:type="dxa"/>
            <w:tcBorders>
              <w:top w:val="nil"/>
              <w:left w:val="nil"/>
              <w:bottom w:val="single" w:sz="4" w:space="0" w:color="000000"/>
              <w:right w:val="nil"/>
            </w:tcBorders>
            <w:shd w:val="clear" w:color="auto" w:fill="auto"/>
            <w:tcMar>
              <w:top w:w="80" w:type="dxa"/>
              <w:left w:w="80" w:type="dxa"/>
              <w:bottom w:w="80" w:type="dxa"/>
              <w:right w:w="80" w:type="dxa"/>
            </w:tcMar>
          </w:tcPr>
          <w:p w14:paraId="1D96A66F" w14:textId="77777777" w:rsidR="009E6024" w:rsidRDefault="006538E8">
            <w:pPr>
              <w:pStyle w:val="Body"/>
            </w:pPr>
            <w:r>
              <w:rPr>
                <w:rFonts w:ascii="Times New Roman" w:hAnsi="Times New Roman"/>
                <w:i/>
                <w:iCs/>
                <w:sz w:val="24"/>
                <w:szCs w:val="24"/>
                <w:shd w:val="clear" w:color="auto" w:fill="FFFFFF"/>
              </w:rPr>
              <w:t>C. vulgaris</w:t>
            </w:r>
          </w:p>
        </w:tc>
        <w:tc>
          <w:tcPr>
            <w:tcW w:w="1986" w:type="dxa"/>
            <w:tcBorders>
              <w:top w:val="nil"/>
              <w:left w:val="nil"/>
              <w:bottom w:val="single" w:sz="4" w:space="0" w:color="000000"/>
              <w:right w:val="nil"/>
            </w:tcBorders>
            <w:shd w:val="clear" w:color="auto" w:fill="auto"/>
            <w:tcMar>
              <w:top w:w="80" w:type="dxa"/>
              <w:left w:w="80" w:type="dxa"/>
              <w:bottom w:w="80" w:type="dxa"/>
              <w:right w:w="80" w:type="dxa"/>
            </w:tcMar>
          </w:tcPr>
          <w:p w14:paraId="377BA4B3" w14:textId="77777777" w:rsidR="009E6024" w:rsidRDefault="006538E8">
            <w:pPr>
              <w:pStyle w:val="Body"/>
            </w:pPr>
            <w:r>
              <w:rPr>
                <w:rFonts w:ascii="Times New Roman" w:hAnsi="Times New Roman"/>
                <w:sz w:val="24"/>
                <w:szCs w:val="24"/>
              </w:rPr>
              <w:t>1, 2, 4, 8, 16</w:t>
            </w:r>
          </w:p>
        </w:tc>
        <w:tc>
          <w:tcPr>
            <w:tcW w:w="2840" w:type="dxa"/>
            <w:tcBorders>
              <w:top w:val="nil"/>
              <w:left w:val="nil"/>
              <w:bottom w:val="single" w:sz="4" w:space="0" w:color="000000"/>
              <w:right w:val="nil"/>
            </w:tcBorders>
            <w:shd w:val="clear" w:color="auto" w:fill="auto"/>
            <w:tcMar>
              <w:top w:w="80" w:type="dxa"/>
              <w:left w:w="80" w:type="dxa"/>
              <w:bottom w:w="80" w:type="dxa"/>
              <w:right w:w="80" w:type="dxa"/>
            </w:tcMar>
          </w:tcPr>
          <w:p w14:paraId="1D6A3F98" w14:textId="1F2636F8" w:rsidR="009E6024" w:rsidRDefault="006538E8">
            <w:pPr>
              <w:pStyle w:val="Body"/>
            </w:pPr>
            <w:r>
              <w:rPr>
                <w:rFonts w:ascii="Times New Roman" w:hAnsi="Times New Roman"/>
                <w:sz w:val="24"/>
                <w:szCs w:val="24"/>
              </w:rPr>
              <w:t>0.05102 - 0.89781</w:t>
            </w:r>
          </w:p>
        </w:tc>
        <w:tc>
          <w:tcPr>
            <w:tcW w:w="2694" w:type="dxa"/>
            <w:tcBorders>
              <w:top w:val="nil"/>
              <w:left w:val="nil"/>
              <w:bottom w:val="single" w:sz="4" w:space="0" w:color="000000"/>
              <w:right w:val="nil"/>
            </w:tcBorders>
            <w:shd w:val="clear" w:color="auto" w:fill="auto"/>
            <w:tcMar>
              <w:top w:w="80" w:type="dxa"/>
              <w:left w:w="80" w:type="dxa"/>
              <w:bottom w:w="80" w:type="dxa"/>
              <w:right w:w="80" w:type="dxa"/>
            </w:tcMar>
          </w:tcPr>
          <w:p w14:paraId="10167886" w14:textId="77777777" w:rsidR="009E6024" w:rsidRDefault="006538E8">
            <w:pPr>
              <w:pStyle w:val="Body"/>
            </w:pPr>
            <w:r>
              <w:rPr>
                <w:rFonts w:ascii="Times New Roman" w:hAnsi="Times New Roman"/>
                <w:sz w:val="24"/>
                <w:szCs w:val="24"/>
              </w:rPr>
              <w:t>10, 14, 18, 22, 26</w:t>
            </w:r>
          </w:p>
        </w:tc>
      </w:tr>
    </w:tbl>
    <w:p w14:paraId="12D69C7E" w14:textId="77777777" w:rsidR="009E6024" w:rsidRDefault="009E6024">
      <w:pPr>
        <w:pStyle w:val="Body"/>
        <w:widowControl w:val="0"/>
        <w:rPr>
          <w:rFonts w:ascii="Times New Roman" w:eastAsia="Times New Roman" w:hAnsi="Times New Roman" w:cs="Times New Roman"/>
          <w:sz w:val="24"/>
          <w:szCs w:val="24"/>
        </w:rPr>
      </w:pPr>
    </w:p>
    <w:p w14:paraId="4E3E48AB" w14:textId="77777777" w:rsidR="009E6024" w:rsidRDefault="009E6024">
      <w:pPr>
        <w:pStyle w:val="Body"/>
        <w:spacing w:line="360" w:lineRule="auto"/>
        <w:rPr>
          <w:rFonts w:ascii="Times New Roman" w:eastAsia="Times New Roman" w:hAnsi="Times New Roman" w:cs="Times New Roman"/>
          <w:sz w:val="24"/>
          <w:szCs w:val="24"/>
        </w:rPr>
      </w:pPr>
    </w:p>
    <w:p w14:paraId="4676991E" w14:textId="77777777" w:rsidR="009E6024" w:rsidRDefault="006538E8">
      <w:pPr>
        <w:pStyle w:val="Body"/>
        <w:spacing w:line="360" w:lineRule="auto"/>
        <w:rPr>
          <w:rFonts w:ascii="Times New Roman" w:eastAsia="Times New Roman" w:hAnsi="Times New Roman" w:cs="Times New Roman"/>
          <w:b/>
          <w:bCs/>
          <w:sz w:val="24"/>
          <w:szCs w:val="24"/>
        </w:rPr>
      </w:pPr>
      <w:r>
        <w:rPr>
          <w:rFonts w:ascii="Times New Roman" w:hAnsi="Times New Roman"/>
          <w:b/>
          <w:bCs/>
          <w:sz w:val="24"/>
          <w:szCs w:val="24"/>
        </w:rPr>
        <w:t xml:space="preserve">2.3. Analytical Methods </w:t>
      </w:r>
    </w:p>
    <w:p w14:paraId="4EDCFB4D" w14:textId="38097A17"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Data was processed using R version 4.3.2 a</w:t>
      </w:r>
      <w:r w:rsidR="00032749">
        <w:rPr>
          <w:rFonts w:ascii="Times New Roman" w:hAnsi="Times New Roman"/>
          <w:sz w:val="24"/>
          <w:szCs w:val="24"/>
        </w:rPr>
        <w:t>nd RStudio version 2023.12.0+369 on</w:t>
      </w:r>
      <w:r>
        <w:rPr>
          <w:rFonts w:ascii="Times New Roman" w:hAnsi="Times New Roman"/>
          <w:sz w:val="24"/>
          <w:szCs w:val="24"/>
        </w:rPr>
        <w:t xml:space="preserve"> the x86_64-apple-darwin20 (64-bit) platform and running under macOS Sonoma 14.3.1. Fluorescence data files generated by LIFT software were imported and tidied using the tidyverse</w:t>
      </w:r>
      <w:r w:rsidR="003A2831">
        <w:rPr>
          <w:rFonts w:ascii="Times New Roman" w:hAnsi="Times New Roman"/>
          <w:sz w:val="24"/>
          <w:szCs w:val="24"/>
        </w:rPr>
        <w:t xml:space="preserve"> </w:t>
      </w:r>
      <w:r w:rsidR="003A2831">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{"citationID":"5ZnVQgGZ","properties":{"formattedCitation":"[26]","plainCitation":"[26]","noteIndex":0},"citationItems":[{"id":5948,"uris":["http://zotero.org/groups/4635591/items/KYQAH49X"],"itemData":{"id":5948,"type":"article-journal","container-title":"Journal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citation-key":"wickham2019"}}],"schema":"https://github.com/citation-style-language/schema/raw/master/csl-citation.json"} </w:instrText>
      </w:r>
      <w:r w:rsidR="003A2831">
        <w:rPr>
          <w:rFonts w:ascii="Times New Roman" w:hAnsi="Times New Roman"/>
          <w:sz w:val="24"/>
          <w:szCs w:val="24"/>
        </w:rPr>
        <w:fldChar w:fldCharType="separate"/>
      </w:r>
      <w:r w:rsidR="000C4DC8">
        <w:rPr>
          <w:rFonts w:ascii="Times New Roman" w:hAnsi="Times New Roman"/>
          <w:noProof/>
          <w:sz w:val="24"/>
          <w:szCs w:val="24"/>
        </w:rPr>
        <w:t>[26]</w:t>
      </w:r>
      <w:r w:rsidR="003A2831">
        <w:rPr>
          <w:rFonts w:ascii="Times New Roman" w:hAnsi="Times New Roman"/>
          <w:sz w:val="24"/>
          <w:szCs w:val="24"/>
        </w:rPr>
        <w:fldChar w:fldCharType="end"/>
      </w:r>
      <w:r>
        <w:rPr>
          <w:rFonts w:ascii="Times New Roman" w:hAnsi="Times New Roman"/>
          <w:sz w:val="24"/>
          <w:szCs w:val="24"/>
        </w:rPr>
        <w:t>, lubridate</w:t>
      </w:r>
      <w:r w:rsidR="003A2831">
        <w:rPr>
          <w:rFonts w:ascii="Times New Roman" w:hAnsi="Times New Roman"/>
          <w:sz w:val="24"/>
          <w:szCs w:val="24"/>
        </w:rPr>
        <w:t xml:space="preserve"> </w:t>
      </w:r>
      <w:r w:rsidR="003A2831">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{"citationID":"evKVrRrT","properties":{"formattedCitation":"[27]","plainCitation":"[27]","noteIndex":0},"citationItems":[{"id":5949,"uris":["http://zotero.org/groups/4635591/items/AKAPBFI3"],"itemData":{"id":5949,"type":"article-journal","container-title":"Journal of Statistical Software","issue":"3","page":"1–25","title":"Dates and times made easy with lubridate","URL":"https://www.jstatsoft.org/v40/i03/","volume":"40","author":[{"family":"Grolemund","given":"Garrett"},{"family":"Wickham","given":"Hadley"}],"issued":{"date-parts":[["2011"]]},"citation-key":"grolemund2011"}}],"schema":"https://github.com/citation-style-language/schema/raw/master/csl-citation.json"} </w:instrText>
      </w:r>
      <w:r w:rsidR="003A2831">
        <w:rPr>
          <w:rFonts w:ascii="Times New Roman" w:hAnsi="Times New Roman"/>
          <w:sz w:val="24"/>
          <w:szCs w:val="24"/>
        </w:rPr>
        <w:fldChar w:fldCharType="separate"/>
      </w:r>
      <w:r w:rsidR="000C4DC8">
        <w:rPr>
          <w:rFonts w:ascii="Times New Roman" w:hAnsi="Times New Roman"/>
          <w:noProof/>
          <w:sz w:val="24"/>
          <w:szCs w:val="24"/>
        </w:rPr>
        <w:t>[27]</w:t>
      </w:r>
      <w:r w:rsidR="003A2831">
        <w:rPr>
          <w:rFonts w:ascii="Times New Roman" w:hAnsi="Times New Roman"/>
          <w:sz w:val="24"/>
          <w:szCs w:val="24"/>
        </w:rPr>
        <w:fldChar w:fldCharType="end"/>
      </w:r>
      <w:r>
        <w:rPr>
          <w:rFonts w:ascii="Times New Roman" w:hAnsi="Times New Roman"/>
          <w:sz w:val="24"/>
          <w:szCs w:val="24"/>
        </w:rPr>
        <w:t xml:space="preserve">, and googlesheets4 </w:t>
      </w:r>
      <w:r w:rsidR="003A2831">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{"citationID":"zNTSvG3r","properties":{"formattedCitation":"[28]","plainCitation":"[28]","noteIndex":0},"citationItems":[{"id":5950,"uris":["http://zotero.org/groups/4635591/items/BLWXXTMQ"],"itemData":{"id":5950,"type":"report","genre":"manual","title":"googlesheets4: Access google sheets using the sheets API V4","URL":"https://CRAN.R-project.org/package=googlesheets4","author":[{"family":"Bryan","given":"Jennifer"}],"issued":{"date-parts":[["2023"]]},"citation-key":"bryan2023"}}],"schema":"https://github.com/citation-style-language/schema/raw/master/csl-citation.json"} </w:instrText>
      </w:r>
      <w:r w:rsidR="003A2831">
        <w:rPr>
          <w:rFonts w:ascii="Times New Roman" w:hAnsi="Times New Roman"/>
          <w:sz w:val="24"/>
          <w:szCs w:val="24"/>
        </w:rPr>
        <w:fldChar w:fldCharType="separate"/>
      </w:r>
      <w:r w:rsidR="000C4DC8">
        <w:rPr>
          <w:rFonts w:ascii="Times New Roman" w:hAnsi="Times New Roman"/>
          <w:noProof/>
          <w:sz w:val="24"/>
          <w:szCs w:val="24"/>
        </w:rPr>
        <w:t>[28]</w:t>
      </w:r>
      <w:r w:rsidR="003A2831">
        <w:rPr>
          <w:rFonts w:ascii="Times New Roman" w:hAnsi="Times New Roman"/>
          <w:sz w:val="24"/>
          <w:szCs w:val="24"/>
        </w:rPr>
        <w:fldChar w:fldCharType="end"/>
      </w:r>
      <w:r w:rsidR="003A2831">
        <w:rPr>
          <w:rFonts w:ascii="Times New Roman" w:hAnsi="Times New Roman"/>
          <w:sz w:val="24"/>
          <w:szCs w:val="24"/>
        </w:rPr>
        <w:t xml:space="preserve"> </w:t>
      </w:r>
      <w:r>
        <w:rPr>
          <w:rFonts w:ascii="Times New Roman" w:hAnsi="Times New Roman"/>
          <w:sz w:val="24"/>
          <w:szCs w:val="24"/>
        </w:rPr>
        <w:t>packages. The tidyverse, doBy</w:t>
      </w:r>
      <w:r w:rsidR="003A2831">
        <w:rPr>
          <w:rFonts w:ascii="Times New Roman" w:hAnsi="Times New Roman"/>
          <w:sz w:val="24"/>
          <w:szCs w:val="24"/>
        </w:rPr>
        <w:t xml:space="preserve"> </w:t>
      </w:r>
      <w:r w:rsidR="003A2831">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{"citationID":"SuFC5VIu","properties":{"formattedCitation":"[29]","plainCitation":"[29]","noteIndex":0},"citationItems":[{"id":5952,"uris":["http://zotero.org/groups/4635591/items/L3V69K5F"],"itemData":{"id":5952,"type":"report","genre":"manual","title":"doBy: Groupwise statistics, LSmeans, linear estimates, utilities","URL":"https://CRAN.R-project.org/package=doBy","author":[{"family":"Højsgaard","given":"Søren"},{"family":"Halekoh","given":"Ulrich"}],"issued":{"date-parts":[["2023"]]},"citation-key":"hojsgaard2023"}}],"schema":"https://github.com/citation-style-language/schema/raw/master/csl-citation.json"} </w:instrText>
      </w:r>
      <w:r w:rsidR="003A2831">
        <w:rPr>
          <w:rFonts w:ascii="Times New Roman" w:hAnsi="Times New Roman"/>
          <w:sz w:val="24"/>
          <w:szCs w:val="24"/>
        </w:rPr>
        <w:fldChar w:fldCharType="separate"/>
      </w:r>
      <w:r w:rsidR="000C4DC8">
        <w:rPr>
          <w:rFonts w:ascii="Times New Roman" w:hAnsi="Times New Roman"/>
          <w:noProof/>
          <w:sz w:val="24"/>
          <w:szCs w:val="24"/>
        </w:rPr>
        <w:t>[29]</w:t>
      </w:r>
      <w:r w:rsidR="003A2831">
        <w:rPr>
          <w:rFonts w:ascii="Times New Roman" w:hAnsi="Times New Roman"/>
          <w:sz w:val="24"/>
          <w:szCs w:val="24"/>
        </w:rPr>
        <w:fldChar w:fldCharType="end"/>
      </w:r>
      <w:r>
        <w:rPr>
          <w:rFonts w:ascii="Times New Roman" w:hAnsi="Times New Roman"/>
          <w:sz w:val="24"/>
          <w:szCs w:val="24"/>
        </w:rPr>
        <w:t>, and WaveletComp</w:t>
      </w:r>
      <w:r w:rsidR="003A2831">
        <w:rPr>
          <w:rFonts w:ascii="Times New Roman" w:hAnsi="Times New Roman"/>
          <w:sz w:val="24"/>
          <w:szCs w:val="24"/>
        </w:rPr>
        <w:t xml:space="preserve"> </w:t>
      </w:r>
      <w:r w:rsidR="003A2831">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{"citationID":"Wa7YyCnf","properties":{"formattedCitation":"[30]","plainCitation":"[30]","noteIndex":0},"citationItems":[{"id":5619,"uris":["http://zotero.org/groups/4635591/items/C8BQDDM2"],"itemData":{"id":5619,"type":"report","genre":"manual","title":"WaveletComp: Computational wavelet analysis","URL":"https://CRAN.R-project.org/package=WaveletComp","author":[{"family":"Roesch","given":"Angi"},{"family":"Schmidbauer","given":"Harald"}],"issued":{"date-parts":[["2018"]]},"citation-key":"roesch2018"}}],"schema":"https://github.com/citation-style-language/schema/raw/master/csl-citation.json"} </w:instrText>
      </w:r>
      <w:r w:rsidR="003A2831">
        <w:rPr>
          <w:rFonts w:ascii="Times New Roman" w:hAnsi="Times New Roman"/>
          <w:sz w:val="24"/>
          <w:szCs w:val="24"/>
        </w:rPr>
        <w:fldChar w:fldCharType="separate"/>
      </w:r>
      <w:r w:rsidR="000C4DC8">
        <w:rPr>
          <w:rFonts w:ascii="Times New Roman" w:hAnsi="Times New Roman"/>
          <w:noProof/>
          <w:sz w:val="24"/>
          <w:szCs w:val="24"/>
        </w:rPr>
        <w:t>[30]</w:t>
      </w:r>
      <w:r w:rsidR="003A2831">
        <w:rPr>
          <w:rFonts w:ascii="Times New Roman" w:hAnsi="Times New Roman"/>
          <w:sz w:val="24"/>
          <w:szCs w:val="24"/>
        </w:rPr>
        <w:fldChar w:fldCharType="end"/>
      </w:r>
      <w:r>
        <w:rPr>
          <w:rFonts w:ascii="Times New Roman" w:hAnsi="Times New Roman"/>
          <w:sz w:val="24"/>
          <w:szCs w:val="24"/>
        </w:rPr>
        <w:t xml:space="preserve"> packages were used for wavelet analyses. Lastly, the mgcv</w:t>
      </w:r>
      <w:r w:rsidR="003A2831">
        <w:rPr>
          <w:rFonts w:ascii="Times New Roman" w:hAnsi="Times New Roman"/>
          <w:sz w:val="24"/>
          <w:szCs w:val="24"/>
        </w:rPr>
        <w:t xml:space="preserve"> </w:t>
      </w:r>
      <w:r w:rsidR="003A2831">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{"citationID":"7bX9njU3","properties":{"formattedCitation":"[31]","plainCitation":"[31]","noteIndex":0},"citationItems":[{"id":5954,"uris":["http://zotero.org/groups/4635591/items/HFE3XPDG"],"itemData":{"id":5954,"type":"article-journal","abstract":"Summary. 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selection.","container-title":"Journal of the Royal Statistical Society: Series B (Statistical Methodology)","DOI":"10.1111/j.1467-9868.2010.00749.x","ISSN":"1467-9868","issue":"1","language":"en","license":"© 2010 Royal Statistical Society","note":"_eprint: https://onlinelibrary.wiley.com/doi/pdf/10.1111/j.1467-9868.2010.00749.x","page":"3-36","source":"Wiley Online Library","title":"Fast stable restricted maximum likelihood and marginal likelihood estimation of semiparametric generalized linear models","URL":"https://onlinelibrary.wiley.com/doi/abs/10.1111/j.1467-9868.2010.00749.x","volume":"73","author":[{"family":"Wood","given":"Simon N."}],"accessed":{"date-parts":[["2024",4,2]]},"issued":{"date-parts":[["2011"]]},"citation-key":"wood2011"}}],"schema":"https://github.com/citation-style-language/schema/raw/master/csl-citation.json"} </w:instrText>
      </w:r>
      <w:r w:rsidR="003A2831">
        <w:rPr>
          <w:rFonts w:ascii="Times New Roman" w:hAnsi="Times New Roman"/>
          <w:sz w:val="24"/>
          <w:szCs w:val="24"/>
        </w:rPr>
        <w:fldChar w:fldCharType="separate"/>
      </w:r>
      <w:r w:rsidR="000C4DC8">
        <w:rPr>
          <w:rFonts w:ascii="Times New Roman" w:hAnsi="Times New Roman"/>
          <w:noProof/>
          <w:sz w:val="24"/>
          <w:szCs w:val="24"/>
        </w:rPr>
        <w:t>[31]</w:t>
      </w:r>
      <w:r w:rsidR="003A2831">
        <w:rPr>
          <w:rFonts w:ascii="Times New Roman" w:hAnsi="Times New Roman"/>
          <w:sz w:val="24"/>
          <w:szCs w:val="24"/>
        </w:rPr>
        <w:fldChar w:fldCharType="end"/>
      </w:r>
      <w:r>
        <w:rPr>
          <w:rFonts w:ascii="Times New Roman" w:hAnsi="Times New Roman"/>
          <w:sz w:val="24"/>
          <w:szCs w:val="24"/>
        </w:rPr>
        <w:t xml:space="preserve"> and mgcViz </w:t>
      </w:r>
      <w:r w:rsidR="00032749">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{"citationID":"xM9z7fNy","properties":{"formattedCitation":"[32]","plainCitation":"[32]","noteIndex":0},"citationItems":[{"id":5957,"uris":["http://zotero.org/groups/4635591/items/6DTNWTDC"],"itemData":{"id":5957,"type":"article-journal","container-title":"Journal of the Royal Statistical Society (B)","issue":"1","page":"78-86","title":"Scalable visualisation methods for modern generalized additive models.","volume":"29","author":[{"literal":"Fasiolo"},{"literal":"Matteo"},{"literal":"Nedellec"},{"literal":"Rapha\"el"},{"literal":"Goude"},{"literal":"Yannig"},{"literal":"Wood"},{"family":"N","given":"Simon"}],"issued":{"date-parts":[["2020"]]},"citation-key":"fasiolo2020"}}],"schema":"https://github.com/citation-style-language/schema/raw/master/csl-citation.json"} </w:instrText>
      </w:r>
      <w:r w:rsidR="00032749">
        <w:rPr>
          <w:rFonts w:ascii="Times New Roman" w:hAnsi="Times New Roman"/>
          <w:sz w:val="24"/>
          <w:szCs w:val="24"/>
        </w:rPr>
        <w:fldChar w:fldCharType="separate"/>
      </w:r>
      <w:r w:rsidR="000C4DC8">
        <w:rPr>
          <w:rFonts w:ascii="Times New Roman" w:hAnsi="Times New Roman"/>
          <w:noProof/>
          <w:sz w:val="24"/>
          <w:szCs w:val="24"/>
        </w:rPr>
        <w:t>[32]</w:t>
      </w:r>
      <w:r w:rsidR="00032749">
        <w:rPr>
          <w:rFonts w:ascii="Times New Roman" w:hAnsi="Times New Roman"/>
          <w:sz w:val="24"/>
          <w:szCs w:val="24"/>
        </w:rPr>
        <w:fldChar w:fldCharType="end"/>
      </w:r>
      <w:r w:rsidR="00032749">
        <w:rPr>
          <w:rFonts w:ascii="Times New Roman" w:hAnsi="Times New Roman"/>
          <w:sz w:val="24"/>
          <w:szCs w:val="24"/>
        </w:rPr>
        <w:t xml:space="preserve"> </w:t>
      </w:r>
      <w:r>
        <w:rPr>
          <w:rFonts w:ascii="Times New Roman" w:hAnsi="Times New Roman"/>
          <w:sz w:val="24"/>
          <w:szCs w:val="24"/>
        </w:rPr>
        <w:t>packages were used for generalized additive modelling, while the ggplot2</w:t>
      </w:r>
      <w:r w:rsidR="00032749">
        <w:rPr>
          <w:rFonts w:ascii="Times New Roman" w:hAnsi="Times New Roman"/>
          <w:sz w:val="24"/>
          <w:szCs w:val="24"/>
        </w:rPr>
        <w:t xml:space="preserve"> </w:t>
      </w:r>
      <w:r w:rsidR="00032749">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9yuyZs0H","properties":{"formattedCitation":"[33]","plainCitation":"[33]","noteIndex":0},"citationItems":[{"id":5958,"uris":["http://zotero.org/groups/4635591/items/2JP4DCHY"],"itemData":{"id":5958,"type":"book","ISBN":"978-3-319-24277-4","publisher":"Springer-Verlag New York","title":"ggplot2: Elegant graphics for data analysis","URL":"https://ggplot2.tidyverse.org","author":[{"family":"Wickham","given":"Hadley"}],"issued":{"date-parts":[["2016"]]},"citation-key":"wickham2016"}}],"schema":"https://github.com/citation-style-language/schema/raw/master/csl-citation.json"} </w:instrText>
      </w:r>
      <w:r w:rsidR="00032749">
        <w:rPr>
          <w:rFonts w:ascii="Times New Roman" w:hAnsi="Times New Roman"/>
          <w:sz w:val="24"/>
          <w:szCs w:val="24"/>
        </w:rPr>
        <w:fldChar w:fldCharType="separate"/>
      </w:r>
      <w:r w:rsidR="000C4DC8">
        <w:rPr>
          <w:rFonts w:ascii="Times New Roman" w:hAnsi="Times New Roman"/>
          <w:noProof/>
          <w:sz w:val="24"/>
          <w:szCs w:val="24"/>
        </w:rPr>
        <w:t>[33]</w:t>
      </w:r>
      <w:r w:rsidR="00032749">
        <w:rPr>
          <w:rFonts w:ascii="Times New Roman" w:hAnsi="Times New Roman"/>
          <w:sz w:val="24"/>
          <w:szCs w:val="24"/>
        </w:rPr>
        <w:fldChar w:fldCharType="end"/>
      </w:r>
      <w:r>
        <w:rPr>
          <w:rFonts w:ascii="Times New Roman" w:hAnsi="Times New Roman"/>
          <w:sz w:val="24"/>
          <w:szCs w:val="24"/>
        </w:rPr>
        <w:t>, metR</w:t>
      </w:r>
      <w:r w:rsidR="00032749">
        <w:rPr>
          <w:rFonts w:ascii="Times New Roman" w:hAnsi="Times New Roman"/>
          <w:sz w:val="24"/>
          <w:szCs w:val="24"/>
        </w:rPr>
        <w:t xml:space="preserve"> </w:t>
      </w:r>
      <w:r w:rsidR="00032749">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{"citationID":"g04Jz4UX","properties":{"formattedCitation":"[34]","plainCitation":"[34]","noteIndex":0},"citationItems":[{"id":5959,"uris":["http://zotero.org/groups/4635591/items/F6QF4DDW"],"itemData":{"id":5959,"type":"report","genre":"manual","note":"DOI: 10.5281/zenodo.2593516","title":"metR: Tools for easier analysis of meteorological fields","URL":"https://eliocamp.github.io/metR/","author":[{"family":"Campitelli","given":"Elio"}],"issued":{"date-parts":[["2021"]]},"citation-key":"campitelli2021"}}],"schema":"https://github.com/citation-style-language/schema/raw/master/csl-citation.json"} </w:instrText>
      </w:r>
      <w:r w:rsidR="00032749">
        <w:rPr>
          <w:rFonts w:ascii="Times New Roman" w:hAnsi="Times New Roman"/>
          <w:sz w:val="24"/>
          <w:szCs w:val="24"/>
        </w:rPr>
        <w:fldChar w:fldCharType="separate"/>
      </w:r>
      <w:r w:rsidR="000C4DC8">
        <w:rPr>
          <w:rFonts w:ascii="Times New Roman" w:hAnsi="Times New Roman"/>
          <w:noProof/>
          <w:sz w:val="24"/>
          <w:szCs w:val="24"/>
        </w:rPr>
        <w:t>[34]</w:t>
      </w:r>
      <w:r w:rsidR="00032749">
        <w:rPr>
          <w:rFonts w:ascii="Times New Roman" w:hAnsi="Times New Roman"/>
          <w:sz w:val="24"/>
          <w:szCs w:val="24"/>
        </w:rPr>
        <w:fldChar w:fldCharType="end"/>
      </w:r>
      <w:r>
        <w:rPr>
          <w:rFonts w:ascii="Times New Roman" w:hAnsi="Times New Roman"/>
          <w:sz w:val="24"/>
          <w:szCs w:val="24"/>
        </w:rPr>
        <w:t>, and viridis</w:t>
      </w:r>
      <w:r w:rsidR="00032749">
        <w:rPr>
          <w:rFonts w:ascii="Times New Roman" w:hAnsi="Times New Roman"/>
          <w:sz w:val="24"/>
          <w:szCs w:val="24"/>
        </w:rPr>
        <w:t xml:space="preserve"> </w:t>
      </w:r>
      <w:r w:rsidR="00032749">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{"citationID":"4KqgbBUz","properties":{"formattedCitation":"[35]","plainCitation":"[35]","noteIndex":0},"citationItems":[{"id":5961,"uris":["http://zotero.org/groups/4635591/items/8EGXHXPW"],"itemData":{"id":5961,"type":"report","genre":"manual","note":"DOI: 10.5281/zenodo.4679423","title":"viridis(Lite) - colorblind-friendly color maps for R","URL":"https://sjmgarnier.github.io/viridis/","author":[{"literal":"Garnier"},{"literal":"Simon"},{"literal":"Ross"},{"literal":"Noam"},{"literal":"Rudis"},{"literal":"Robert"},{"literal":"Camargo"},{"family":"Pedro","given":"Antônio"},{"literal":"Sciaini"},{"literal":"Marco"},{"literal":"Scherer"},{"literal":"Cédric"}],"issued":{"date-parts":[["2024"]]},"citation-key":"garnier2024"}}],"schema":"https://github.com/citation-style-language/schema/raw/master/csl-citation.json"} </w:instrText>
      </w:r>
      <w:r w:rsidR="00032749">
        <w:rPr>
          <w:rFonts w:ascii="Times New Roman" w:hAnsi="Times New Roman"/>
          <w:sz w:val="24"/>
          <w:szCs w:val="24"/>
        </w:rPr>
        <w:fldChar w:fldCharType="separate"/>
      </w:r>
      <w:r w:rsidR="000C4DC8">
        <w:rPr>
          <w:rFonts w:ascii="Times New Roman" w:hAnsi="Times New Roman"/>
          <w:noProof/>
          <w:sz w:val="24"/>
          <w:szCs w:val="24"/>
        </w:rPr>
        <w:t>[35]</w:t>
      </w:r>
      <w:r w:rsidR="00032749">
        <w:rPr>
          <w:rFonts w:ascii="Times New Roman" w:hAnsi="Times New Roman"/>
          <w:sz w:val="24"/>
          <w:szCs w:val="24"/>
        </w:rPr>
        <w:fldChar w:fldCharType="end"/>
      </w:r>
      <w:r>
        <w:rPr>
          <w:rFonts w:ascii="Times New Roman" w:hAnsi="Times New Roman"/>
          <w:sz w:val="24"/>
          <w:szCs w:val="24"/>
        </w:rPr>
        <w:t xml:space="preserve"> </w:t>
      </w:r>
      <w:commentRangeStart w:id="10"/>
      <w:r>
        <w:rPr>
          <w:rFonts w:ascii="Times New Roman" w:hAnsi="Times New Roman"/>
          <w:sz w:val="24"/>
          <w:szCs w:val="24"/>
        </w:rPr>
        <w:t>packages</w:t>
      </w:r>
      <w:commentRangeEnd w:id="10"/>
      <w:r>
        <w:commentReference w:id="10"/>
      </w:r>
      <w:r>
        <w:rPr>
          <w:rFonts w:ascii="Times New Roman" w:hAnsi="Times New Roman"/>
          <w:sz w:val="24"/>
          <w:szCs w:val="24"/>
        </w:rPr>
        <w:t xml:space="preserve"> were used for data visualization. </w:t>
      </w:r>
    </w:p>
    <w:p w14:paraId="0EA185ED" w14:textId="77777777" w:rsidR="009E6024" w:rsidRDefault="009E6024">
      <w:pPr>
        <w:pStyle w:val="Body"/>
        <w:spacing w:line="360" w:lineRule="auto"/>
        <w:ind w:firstLine="482"/>
        <w:rPr>
          <w:rFonts w:ascii="Times New Roman" w:eastAsia="Times New Roman" w:hAnsi="Times New Roman" w:cs="Times New Roman"/>
          <w:sz w:val="24"/>
          <w:szCs w:val="24"/>
        </w:rPr>
      </w:pPr>
    </w:p>
    <w:p w14:paraId="659B9D7A" w14:textId="77777777" w:rsidR="009E6024" w:rsidRDefault="006538E8">
      <w:pPr>
        <w:pStyle w:val="Body"/>
        <w:spacing w:line="360" w:lineRule="auto"/>
        <w:rPr>
          <w:rFonts w:ascii="Times New Roman" w:eastAsia="Times New Roman" w:hAnsi="Times New Roman" w:cs="Times New Roman"/>
          <w:i/>
          <w:iCs/>
          <w:sz w:val="24"/>
          <w:szCs w:val="24"/>
        </w:rPr>
      </w:pPr>
      <w:r>
        <w:rPr>
          <w:rFonts w:ascii="Times New Roman" w:hAnsi="Times New Roman"/>
          <w:i/>
          <w:iCs/>
          <w:sz w:val="24"/>
          <w:szCs w:val="24"/>
        </w:rPr>
        <w:t>Wavelet Transformations</w:t>
      </w:r>
    </w:p>
    <w:p w14:paraId="1DF53CFF" w14:textId="092EA11B"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lastRenderedPageBreak/>
        <w:t xml:space="preserve">The fluorescence data yields a time series of </w:t>
      </w:r>
      <w:proofErr w:type="spellStart"/>
      <w:r>
        <w:rPr>
          <w:rFonts w:ascii="Times New Roman" w:hAnsi="Times New Roman"/>
          <w:sz w:val="24"/>
          <w:szCs w:val="24"/>
        </w:rPr>
        <w:t>F</w:t>
      </w:r>
      <w:r>
        <w:rPr>
          <w:rFonts w:ascii="Times New Roman" w:hAnsi="Times New Roman"/>
          <w:sz w:val="24"/>
          <w:szCs w:val="24"/>
          <w:vertAlign w:val="subscript"/>
        </w:rPr>
        <w:t>v</w:t>
      </w:r>
      <w:proofErr w:type="spellEnd"/>
      <w:r>
        <w:rPr>
          <w:rFonts w:ascii="Times New Roman" w:hAnsi="Times New Roman"/>
          <w:sz w:val="24"/>
          <w:szCs w:val="24"/>
        </w:rPr>
        <w:t>/F</w:t>
      </w:r>
      <w:r>
        <w:rPr>
          <w:rFonts w:ascii="Times New Roman" w:hAnsi="Times New Roman"/>
          <w:sz w:val="24"/>
          <w:szCs w:val="24"/>
          <w:vertAlign w:val="subscript"/>
        </w:rPr>
        <w:t>m</w:t>
      </w:r>
      <w:r>
        <w:rPr>
          <w:rFonts w:ascii="Times New Roman" w:hAnsi="Times New Roman"/>
          <w:sz w:val="24"/>
          <w:szCs w:val="24"/>
        </w:rPr>
        <w:t xml:space="preserve"> over 32 flashes</w:t>
      </w:r>
      <w:r w:rsidR="00994CFD">
        <w:rPr>
          <w:rFonts w:ascii="Times New Roman" w:hAnsi="Times New Roman"/>
          <w:sz w:val="24"/>
          <w:szCs w:val="24"/>
        </w:rPr>
        <w:t xml:space="preserve"> for each flash spacing</w:t>
      </w:r>
      <w:r>
        <w:rPr>
          <w:rFonts w:ascii="Times New Roman" w:hAnsi="Times New Roman"/>
          <w:sz w:val="24"/>
          <w:szCs w:val="24"/>
        </w:rPr>
        <w:t xml:space="preserve"> and each measurement temperature. The fluorescence time series were analyzed for each combination of strain, growth conditions, measurement temperature, and flash spacing, using wavelet transformations</w:t>
      </w:r>
      <w:r w:rsidR="00994CFD">
        <w:rPr>
          <w:rFonts w:ascii="Times New Roman" w:hAnsi="Times New Roman"/>
          <w:sz w:val="24"/>
          <w:szCs w:val="24"/>
        </w:rPr>
        <w:t xml:space="preserve"> </w:t>
      </w:r>
      <w:r w:rsidR="003A2831">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{"citationID":"aFD8pPtv","properties":{"formattedCitation":"[36]","plainCitation":"[36]","noteIndex":0},"citationItems":[{"id":4409,"uris":["http://zotero.org/groups/4635591/items/52JTJWJJ"],"itemData":{"id":4409,"type":"chapter","collection-title":"The MIT Press Series","container-title":"Biomedical Signal Analysis : Contemporary Methods and Applications","edition":"1","ISBN":"978-0-262-25924-8","page":"42","publisher":"MIT Press","title":"Spectral Transformations","author":[{"family":"Theis","given":"Fabian J"},{"family":"Meyer-Bäse","given":"Anke"}],"issued":{"date-parts":[["2010"]]},"citation-key":"theis2010"}}],"schema":"https://github.com/citation-style-language/schema/raw/master/csl-citation.json"} </w:instrText>
      </w:r>
      <w:r w:rsidR="003A2831">
        <w:rPr>
          <w:rFonts w:ascii="Times New Roman" w:hAnsi="Times New Roman"/>
          <w:sz w:val="24"/>
          <w:szCs w:val="24"/>
        </w:rPr>
        <w:fldChar w:fldCharType="separate"/>
      </w:r>
      <w:r w:rsidR="000C4DC8">
        <w:rPr>
          <w:rFonts w:ascii="Times New Roman" w:hAnsi="Times New Roman"/>
          <w:noProof/>
          <w:sz w:val="24"/>
          <w:szCs w:val="24"/>
        </w:rPr>
        <w:t>[36]</w:t>
      </w:r>
      <w:r w:rsidR="003A2831">
        <w:rPr>
          <w:rFonts w:ascii="Times New Roman" w:hAnsi="Times New Roman"/>
          <w:sz w:val="24"/>
          <w:szCs w:val="24"/>
        </w:rPr>
        <w:fldChar w:fldCharType="end"/>
      </w:r>
      <w:r>
        <w:rPr>
          <w:rFonts w:ascii="Times New Roman" w:hAnsi="Times New Roman"/>
          <w:sz w:val="24"/>
          <w:szCs w:val="24"/>
        </w:rPr>
        <w:t xml:space="preserve">, as exemplified in Figure 4. Unlike traditional methods, wavelet analysis does not assume that the statistical properties of a time series are constant. Instead, wavelet transformations locally decompose the signal across different time scales and estimate spectral characteristics as a function of time </w:t>
      </w:r>
      <w:r w:rsidR="00994CFD">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{"citationID":"6sF7zRLV","properties":{"formattedCitation":"[37]","plainCitation":"[37]","noteIndex":0},"citationItems":[{"id":5694,"uris":["http://zotero.org/groups/4635591/items/UAE2DE45"],"itemData":{"id":5694,"type":"article-journal","abstract":"Wavelet analysis is a powerful tool that is already in use throughout science and engineering. The versatility and attractiveness of the wavelet approach lie in its decomposition properties, principally its time-scale localization. It is especially relevant to the analysis of non-stationary systems, i.e., systems with short-lived transient components, like those observed in ecological systems. Here, we review the basic properties of the wavelet approach for time-series analysis from an ecological perspective. Wavelet decomposition offers several advantages that are discussed in this paper and illustrated by appropriate synthetic and ecological examples. Wavelet analysis is notably free from the assumption of stationarity that makes most methods unsuitable for many ecological time series. Wavelet analysis also permits analysis of the relationships between two signals, and it is especially appropriate for following gradual change in forcing by exogenous variables.","container-title":"Oecologia","DOI":"10.1007/s00442-008-0993-2","ISSN":"1432-1939","issue":"2","journalAbbreviation":"Oecologia","language":"en","page":"287-304","source":"Springer Link","title":"Wavelet analysis of ecological time series","URL":"https://doi.org/10.1007/s00442-008-0993-2","volume":"156","author":[{"family":"Cazelles","given":"Bernard"},{"family":"Chavez","given":"Mario"},{"family":"Berteaux","given":"Dominique"},{"family":"Ménard","given":"Frédéric"},{"family":"Vik","given":"Jon Olav"},{"family":"Jenouvrier","given":"Stéphanie"},{"family":"Stenseth","given":"Nils C."}],"accessed":{"date-parts":[["2024",3,11]]},"issued":{"date-parts":[["2008",5,1]]},"citation-key":"cazelles2008"}}],"schema":"https://github.com/citation-style-language/schema/raw/master/csl-citation.json"} </w:instrText>
      </w:r>
      <w:r w:rsidR="00994CFD">
        <w:rPr>
          <w:rFonts w:ascii="Times New Roman" w:hAnsi="Times New Roman"/>
          <w:sz w:val="24"/>
          <w:szCs w:val="24"/>
        </w:rPr>
        <w:fldChar w:fldCharType="separate"/>
      </w:r>
      <w:r w:rsidR="000C4DC8">
        <w:rPr>
          <w:rFonts w:ascii="Times New Roman" w:hAnsi="Times New Roman"/>
          <w:noProof/>
          <w:sz w:val="24"/>
          <w:szCs w:val="24"/>
        </w:rPr>
        <w:t>[37]</w:t>
      </w:r>
      <w:r w:rsidR="00994CFD">
        <w:rPr>
          <w:rFonts w:ascii="Times New Roman" w:hAnsi="Times New Roman"/>
          <w:sz w:val="24"/>
          <w:szCs w:val="24"/>
        </w:rPr>
        <w:fldChar w:fldCharType="end"/>
      </w:r>
      <w:r>
        <w:rPr>
          <w:rFonts w:ascii="Times New Roman" w:hAnsi="Times New Roman"/>
          <w:sz w:val="24"/>
          <w:szCs w:val="24"/>
        </w:rPr>
        <w:t xml:space="preserve">. By examining the frequency and wavelet power spectra, we can uncover the dominant patterns in the data </w:t>
      </w:r>
      <w:r w:rsidR="00994CFD">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{"citationID":"MucSq2bg","properties":{"formattedCitation":"[36]","plainCitation":"[36]","noteIndex":0},"citationItems":[{"id":4409,"uris":["http://zotero.org/groups/4635591/items/52JTJWJJ"],"itemData":{"id":4409,"type":"chapter","collection-title":"The MIT Press Series","container-title":"Biomedical Signal Analysis : Contemporary Methods and Applications","edition":"1","ISBN":"978-0-262-25924-8","page":"42","publisher":"MIT Press","title":"Spectral Transformations","author":[{"family":"Theis","given":"Fabian J"},{"family":"Meyer-Bäse","given":"Anke"}],"issued":{"date-parts":[["2010"]]},"citation-key":"theis2010"}}],"schema":"https://github.com/citation-style-language/schema/raw/master/csl-citation.json"} </w:instrText>
      </w:r>
      <w:r w:rsidR="00994CFD">
        <w:rPr>
          <w:rFonts w:ascii="Times New Roman" w:hAnsi="Times New Roman"/>
          <w:sz w:val="24"/>
          <w:szCs w:val="24"/>
        </w:rPr>
        <w:fldChar w:fldCharType="separate"/>
      </w:r>
      <w:r w:rsidR="000C4DC8">
        <w:rPr>
          <w:rFonts w:ascii="Times New Roman" w:hAnsi="Times New Roman"/>
          <w:noProof/>
          <w:sz w:val="24"/>
          <w:szCs w:val="24"/>
        </w:rPr>
        <w:t>[36]</w:t>
      </w:r>
      <w:r w:rsidR="00994CFD">
        <w:rPr>
          <w:rFonts w:ascii="Times New Roman" w:hAnsi="Times New Roman"/>
          <w:sz w:val="24"/>
          <w:szCs w:val="24"/>
        </w:rPr>
        <w:fldChar w:fldCharType="end"/>
      </w:r>
      <w:r>
        <w:rPr>
          <w:rFonts w:ascii="Times New Roman" w:hAnsi="Times New Roman"/>
          <w:sz w:val="24"/>
          <w:szCs w:val="24"/>
        </w:rPr>
        <w:t xml:space="preserve">. </w:t>
      </w:r>
    </w:p>
    <w:p w14:paraId="6431B6C9" w14:textId="2C8664A2" w:rsidR="009E6024" w:rsidRDefault="00994CFD">
      <w:pPr>
        <w:pStyle w:val="Body"/>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14:textOutline w14:w="0" w14:cap="rnd" w14:cmpd="sng" w14:algn="ctr">
            <w14:noFill/>
            <w14:prstDash w14:val="solid"/>
            <w14:bevel/>
          </w14:textOutline>
        </w:rPr>
        <w:drawing>
          <wp:inline distT="0" distB="0" distL="0" distR="0" wp14:anchorId="3207D5B3" wp14:editId="428B61D5">
            <wp:extent cx="5943600" cy="2633345"/>
            <wp:effectExtent l="0" t="0" r="0" b="0"/>
            <wp:docPr id="111316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63622" name="Picture 11131636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33345"/>
                    </a:xfrm>
                    <a:prstGeom prst="rect">
                      <a:avLst/>
                    </a:prstGeom>
                  </pic:spPr>
                </pic:pic>
              </a:graphicData>
            </a:graphic>
          </wp:inline>
        </w:drawing>
      </w:r>
    </w:p>
    <w:p w14:paraId="623E270B" w14:textId="775F10CE" w:rsidR="009E6024" w:rsidRDefault="006538E8">
      <w:pPr>
        <w:pStyle w:val="Body"/>
        <w:rPr>
          <w:rFonts w:ascii="Times New Roman" w:eastAsia="Times New Roman" w:hAnsi="Times New Roman" w:cs="Times New Roman"/>
          <w:sz w:val="24"/>
          <w:szCs w:val="24"/>
        </w:rPr>
      </w:pPr>
      <w:r>
        <w:rPr>
          <w:rFonts w:ascii="Times New Roman" w:hAnsi="Times New Roman"/>
          <w:sz w:val="24"/>
          <w:szCs w:val="24"/>
        </w:rPr>
        <w:t xml:space="preserve">Figure 4: Representative wavelet transformation of </w:t>
      </w:r>
      <w:r>
        <w:rPr>
          <w:rFonts w:ascii="Times New Roman" w:hAnsi="Times New Roman"/>
          <w:i/>
          <w:iCs/>
          <w:sz w:val="24"/>
          <w:szCs w:val="24"/>
          <w:lang w:val="pt-PT"/>
        </w:rPr>
        <w:t>Chlamydomonas priscuii</w:t>
      </w:r>
      <w:r>
        <w:rPr>
          <w:rFonts w:ascii="Times New Roman" w:hAnsi="Times New Roman"/>
          <w:sz w:val="24"/>
          <w:szCs w:val="24"/>
        </w:rPr>
        <w:t xml:space="preserve"> fluorescence over 32 consecutive flashes, measured</w:t>
      </w:r>
      <w:r>
        <w:rPr>
          <w:rFonts w:ascii="Times New Roman" w:hAnsi="Times New Roman"/>
          <w:sz w:val="24"/>
          <w:szCs w:val="24"/>
          <w:lang w:val="da-DK"/>
        </w:rPr>
        <w:t xml:space="preserve"> at 4</w:t>
      </w:r>
      <w:r>
        <w:rPr>
          <w:rFonts w:ascii="Times New Roman" w:hAnsi="Times New Roman"/>
          <w:sz w:val="24"/>
          <w:szCs w:val="24"/>
        </w:rPr>
        <w:t xml:space="preserve">°C and 1-second flash spacing, equivalent </w:t>
      </w:r>
      <w:r>
        <w:rPr>
          <w:rFonts w:ascii="Times New Roman" w:hAnsi="Times New Roman"/>
          <w:sz w:val="24"/>
          <w:szCs w:val="24"/>
          <w:lang w:val="it-IT"/>
        </w:rPr>
        <w:t>to a</w:t>
      </w:r>
      <w:r>
        <w:rPr>
          <w:rFonts w:ascii="Times New Roman" w:hAnsi="Times New Roman"/>
          <w:sz w:val="24"/>
          <w:szCs w:val="24"/>
        </w:rPr>
        <w:t xml:space="preserve"> photon delivery rate to PSII achieved under approximately steady-state light level of 0.708 µmol photons m</w:t>
      </w:r>
      <w:r>
        <w:rPr>
          <w:rFonts w:ascii="Times New Roman" w:hAnsi="Times New Roman"/>
          <w:sz w:val="24"/>
          <w:szCs w:val="24"/>
          <w:vertAlign w:val="superscript"/>
        </w:rPr>
        <w:t>-2</w:t>
      </w:r>
      <w:r w:rsidR="00032749">
        <w:rPr>
          <w:rFonts w:ascii="Times New Roman" w:hAnsi="Times New Roman"/>
          <w:sz w:val="24"/>
          <w:szCs w:val="24"/>
          <w:vertAlign w:val="superscript"/>
        </w:rPr>
        <w:t xml:space="preserve"> </w:t>
      </w:r>
      <w:r>
        <w:rPr>
          <w:rFonts w:ascii="Times New Roman" w:hAnsi="Times New Roman"/>
          <w:sz w:val="24"/>
          <w:szCs w:val="24"/>
        </w:rPr>
        <w:t>s</w:t>
      </w:r>
      <w:r>
        <w:rPr>
          <w:rFonts w:ascii="Times New Roman" w:hAnsi="Times New Roman"/>
          <w:sz w:val="24"/>
          <w:szCs w:val="24"/>
          <w:vertAlign w:val="superscript"/>
          <w:lang w:val="ru-RU"/>
        </w:rPr>
        <w:t>-1</w:t>
      </w:r>
      <w:r>
        <w:rPr>
          <w:rFonts w:ascii="Times New Roman" w:hAnsi="Times New Roman"/>
          <w:sz w:val="24"/>
          <w:szCs w:val="24"/>
        </w:rPr>
        <w:t xml:space="preserve">. </w:t>
      </w:r>
    </w:p>
    <w:p w14:paraId="056CABAA" w14:textId="77777777" w:rsidR="009E6024" w:rsidRDefault="009E6024">
      <w:pPr>
        <w:pStyle w:val="Body"/>
        <w:spacing w:line="360" w:lineRule="auto"/>
        <w:rPr>
          <w:rFonts w:ascii="Times New Roman" w:eastAsia="Times New Roman" w:hAnsi="Times New Roman" w:cs="Times New Roman"/>
          <w:sz w:val="24"/>
          <w:szCs w:val="24"/>
        </w:rPr>
      </w:pPr>
    </w:p>
    <w:p w14:paraId="350243FE" w14:textId="4989A1A6"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 xml:space="preserve">The core of the wavelet transformation involves computing the wavelet power spectrum of the standardized time series using the Morlet wavelet </w:t>
      </w:r>
      <w:r w:rsidR="00994CFD">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{"citationID":"18PFQ2F3","properties":{"formattedCitation":"[36]","plainCitation":"[36]","noteIndex":0},"citationItems":[{"id":4409,"uris":["http://zotero.org/groups/4635591/items/52JTJWJJ"],"itemData":{"id":4409,"type":"chapter","collection-title":"The MIT Press Series","container-title":"Biomedical Signal Analysis : Contemporary Methods and Applications","edition":"1","ISBN":"978-0-262-25924-8","page":"42","publisher":"MIT Press","title":"Spectral Transformations","author":[{"family":"Theis","given":"Fabian J"},{"family":"Meyer-Bäse","given":"Anke"}],"issued":{"date-parts":[["2010"]]},"citation-key":"theis2010"}}],"schema":"https://github.com/citation-style-language/schema/raw/master/csl-citation.json"} </w:instrText>
      </w:r>
      <w:r w:rsidR="00994CFD">
        <w:rPr>
          <w:rFonts w:ascii="Times New Roman" w:hAnsi="Times New Roman"/>
          <w:sz w:val="24"/>
          <w:szCs w:val="24"/>
        </w:rPr>
        <w:fldChar w:fldCharType="separate"/>
      </w:r>
      <w:r w:rsidR="000C4DC8">
        <w:rPr>
          <w:rFonts w:ascii="Times New Roman" w:hAnsi="Times New Roman"/>
          <w:noProof/>
          <w:sz w:val="24"/>
          <w:szCs w:val="24"/>
        </w:rPr>
        <w:t>[36]</w:t>
      </w:r>
      <w:r w:rsidR="00994CFD">
        <w:rPr>
          <w:rFonts w:ascii="Times New Roman" w:hAnsi="Times New Roman"/>
          <w:sz w:val="24"/>
          <w:szCs w:val="24"/>
        </w:rPr>
        <w:fldChar w:fldCharType="end"/>
      </w:r>
      <w:r w:rsidR="00994CFD">
        <w:rPr>
          <w:rFonts w:ascii="Times New Roman" w:hAnsi="Times New Roman"/>
          <w:sz w:val="24"/>
          <w:szCs w:val="24"/>
        </w:rPr>
        <w:t xml:space="preserve">. </w:t>
      </w:r>
      <w:r>
        <w:rPr>
          <w:rFonts w:ascii="Times New Roman" w:hAnsi="Times New Roman"/>
          <w:sz w:val="24"/>
          <w:szCs w:val="24"/>
        </w:rPr>
        <w:t xml:space="preserve">Further, the statistical significance of the periodic components in the time series was calculated using a simulation algorithm. Surrogate time series are generated based on a white noise model, consisting of uncorrelated random values with constant mean and variance. Comparing the wavelet of the original data with the white noise model, p-values are calculated to determine whether the observed periodic components are statistically significant </w:t>
      </w:r>
      <w:r w:rsidR="00994CFD">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{"citationID":"ErsXYS9e","properties":{"formattedCitation":"[36]","plainCitation":"[36]","noteIndex":0},"citationItems":[{"id":4409,"uris":["http://zotero.org/groups/4635591/items/52JTJWJJ"],"itemData":{"id":4409,"type":"chapter","collection-title":"The MIT Press Series","container-title":"Biomedical Signal Analysis : Contemporary Methods and Applications","edition":"1","ISBN":"978-0-262-25924-8","page":"42","publisher":"MIT Press","title":"Spectral Transformations","author":[{"family":"Theis","given":"Fabian J"},{"family":"Meyer-Bäse","given":"Anke"}],"issued":{"date-parts":[["2010"]]},"citation-key":"theis2010"}}],"schema":"https://github.com/citation-style-language/schema/raw/master/csl-citation.json"} </w:instrText>
      </w:r>
      <w:r w:rsidR="00994CFD">
        <w:rPr>
          <w:rFonts w:ascii="Times New Roman" w:hAnsi="Times New Roman"/>
          <w:sz w:val="24"/>
          <w:szCs w:val="24"/>
        </w:rPr>
        <w:fldChar w:fldCharType="separate"/>
      </w:r>
      <w:r w:rsidR="000C4DC8">
        <w:rPr>
          <w:rFonts w:ascii="Times New Roman" w:hAnsi="Times New Roman"/>
          <w:noProof/>
          <w:sz w:val="24"/>
          <w:szCs w:val="24"/>
        </w:rPr>
        <w:t>[36]</w:t>
      </w:r>
      <w:r w:rsidR="00994CFD">
        <w:rPr>
          <w:rFonts w:ascii="Times New Roman" w:hAnsi="Times New Roman"/>
          <w:sz w:val="24"/>
          <w:szCs w:val="24"/>
        </w:rPr>
        <w:fldChar w:fldCharType="end"/>
      </w:r>
      <w:r>
        <w:rPr>
          <w:rFonts w:ascii="Times New Roman" w:hAnsi="Times New Roman"/>
          <w:sz w:val="24"/>
          <w:szCs w:val="24"/>
        </w:rPr>
        <w:t>.</w:t>
      </w:r>
    </w:p>
    <w:p w14:paraId="32F739B2" w14:textId="644F8980"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 xml:space="preserve">The statistical significance of the wavelet power at a periodicity of four indicates whether the culture is exhibiting the periodic oscillations in chlorophyll fluorescence that indicate </w:t>
      </w:r>
      <w:r>
        <w:rPr>
          <w:rFonts w:ascii="Times New Roman" w:hAnsi="Times New Roman"/>
          <w:sz w:val="24"/>
          <w:szCs w:val="24"/>
        </w:rPr>
        <w:lastRenderedPageBreak/>
        <w:t>synchronous S-state cycling across the PSII population. For wavelets exhibiting S-state cycling, we generated a reconstruction limited to areas with a statistically significant signal, as depicted in Figure 5. Damping of the reconstructed wavelet represents the significance of the signal dropping below the threshold of p=0.05. The damping index then represents the number of flashes applied before this damping occurs, indicating how many successive photons are received by the PSII population before recombination reactions desynchronize the S-state cycle towards randomness across the population.</w:t>
      </w:r>
    </w:p>
    <w:p w14:paraId="516D3402" w14:textId="77777777" w:rsidR="009E6024" w:rsidRDefault="006538E8">
      <w:pPr>
        <w:pStyle w:val="Body"/>
        <w:spacing w:line="360" w:lineRule="auto"/>
        <w:ind w:firstLine="482"/>
      </w:pPr>
      <w:r>
        <w:rPr>
          <w:rFonts w:ascii="Arial Unicode MS" w:eastAsia="Arial Unicode MS" w:hAnsi="Arial Unicode MS" w:cs="Arial Unicode MS"/>
          <w:sz w:val="24"/>
          <w:szCs w:val="24"/>
        </w:rPr>
        <w:br w:type="page"/>
      </w:r>
    </w:p>
    <w:p w14:paraId="65712277" w14:textId="77777777"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E3CC368" wp14:editId="2C216BF0">
            <wp:extent cx="5943600" cy="3566160"/>
            <wp:effectExtent l="0" t="0" r="0" b="0"/>
            <wp:docPr id="1073741828" name="officeArt object" descr="A graph of a graph showing the temperature of a light be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A graph of a graph showing the temperature of a light beamDescription automatically generated" descr="A graph of a graph showing the temperature of a light beamDescription automatically generated"/>
                    <pic:cNvPicPr>
                      <a:picLocks noChangeAspect="1"/>
                    </pic:cNvPicPr>
                  </pic:nvPicPr>
                  <pic:blipFill>
                    <a:blip r:embed="rId13"/>
                    <a:stretch>
                      <a:fillRect/>
                    </a:stretch>
                  </pic:blipFill>
                  <pic:spPr>
                    <a:xfrm>
                      <a:off x="0" y="0"/>
                      <a:ext cx="5943600" cy="3566160"/>
                    </a:xfrm>
                    <a:prstGeom prst="rect">
                      <a:avLst/>
                    </a:prstGeom>
                    <a:ln w="12700" cap="flat">
                      <a:noFill/>
                      <a:miter lim="400000"/>
                    </a:ln>
                    <a:effectLst/>
                  </pic:spPr>
                </pic:pic>
              </a:graphicData>
            </a:graphic>
          </wp:inline>
        </w:drawing>
      </w:r>
    </w:p>
    <w:p w14:paraId="40442518" w14:textId="4480501C" w:rsidR="009E6024" w:rsidRDefault="006538E8">
      <w:pPr>
        <w:pStyle w:val="Body"/>
        <w:rPr>
          <w:rFonts w:ascii="Times New Roman" w:eastAsia="Times New Roman" w:hAnsi="Times New Roman" w:cs="Times New Roman"/>
          <w:sz w:val="24"/>
          <w:szCs w:val="24"/>
        </w:rPr>
      </w:pPr>
      <w:r>
        <w:rPr>
          <w:rFonts w:ascii="Times New Roman" w:hAnsi="Times New Roman"/>
          <w:sz w:val="24"/>
          <w:szCs w:val="24"/>
        </w:rPr>
        <w:t xml:space="preserve">Figure 5: Sample plot illustrating the wavelet reconstructions at </w:t>
      </w:r>
      <w:r>
        <w:rPr>
          <w:rFonts w:ascii="Cambria Math" w:eastAsia="Cambria Math" w:hAnsi="Cambria Math" w:cs="Cambria Math"/>
          <w:sz w:val="24"/>
          <w:szCs w:val="24"/>
        </w:rPr>
        <w:t xml:space="preserve">⍺ </w:t>
      </w:r>
      <w:r>
        <w:rPr>
          <w:rFonts w:ascii="Times New Roman" w:hAnsi="Times New Roman"/>
          <w:sz w:val="24"/>
          <w:szCs w:val="24"/>
        </w:rPr>
        <w:t xml:space="preserve">= 0.05 of </w:t>
      </w:r>
      <w:r>
        <w:rPr>
          <w:rFonts w:ascii="Times New Roman" w:hAnsi="Times New Roman"/>
          <w:i/>
          <w:iCs/>
          <w:sz w:val="24"/>
          <w:szCs w:val="24"/>
          <w:lang w:val="pt-PT"/>
        </w:rPr>
        <w:t>Chlamydomonas priscuii</w:t>
      </w:r>
      <w:r>
        <w:rPr>
          <w:rFonts w:ascii="Times New Roman" w:hAnsi="Times New Roman"/>
          <w:sz w:val="24"/>
          <w:szCs w:val="24"/>
        </w:rPr>
        <w:t xml:space="preserve"> fluorescence over 32 consecutive single turnover flashes across a range of measurement temperatures and flash spacings, with their equivalent steady-state light levels.</w:t>
      </w:r>
    </w:p>
    <w:p w14:paraId="114FD8D9" w14:textId="77777777" w:rsidR="009E6024" w:rsidRDefault="009E6024">
      <w:pPr>
        <w:pStyle w:val="Body"/>
        <w:rPr>
          <w:rFonts w:ascii="Times New Roman" w:eastAsia="Times New Roman" w:hAnsi="Times New Roman" w:cs="Times New Roman"/>
          <w:sz w:val="24"/>
          <w:szCs w:val="24"/>
        </w:rPr>
      </w:pPr>
    </w:p>
    <w:p w14:paraId="3F3EA91D" w14:textId="77777777" w:rsidR="009E6024" w:rsidRDefault="006538E8">
      <w:pPr>
        <w:pStyle w:val="Body"/>
        <w:rPr>
          <w:rFonts w:ascii="Times New Roman" w:eastAsia="Times New Roman" w:hAnsi="Times New Roman" w:cs="Times New Roman"/>
          <w:i/>
          <w:iCs/>
          <w:sz w:val="24"/>
          <w:szCs w:val="24"/>
        </w:rPr>
      </w:pPr>
      <w:r>
        <w:rPr>
          <w:rFonts w:ascii="Times New Roman" w:hAnsi="Times New Roman"/>
          <w:i/>
          <w:iCs/>
          <w:sz w:val="24"/>
          <w:szCs w:val="24"/>
        </w:rPr>
        <w:t xml:space="preserve">Generalized Additive Modelling </w:t>
      </w:r>
    </w:p>
    <w:p w14:paraId="61EAA4C9" w14:textId="77777777" w:rsidR="009E6024" w:rsidRDefault="009E6024">
      <w:pPr>
        <w:pStyle w:val="Body"/>
        <w:rPr>
          <w:rFonts w:ascii="Times New Roman" w:eastAsia="Times New Roman" w:hAnsi="Times New Roman" w:cs="Times New Roman"/>
          <w:sz w:val="24"/>
          <w:szCs w:val="24"/>
        </w:rPr>
      </w:pPr>
    </w:p>
    <w:p w14:paraId="01C09867" w14:textId="2D2994AB"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 xml:space="preserve">The observed patterns in S-state cycling across conditions within taxa were then modelled using the nonparametric method of generalized additive modelling (GAM). GAMs fit a model to predict the damping index based on a tensor product smooth of the two predictors, </w:t>
      </w:r>
      <w:r w:rsidR="004C2595">
        <w:rPr>
          <w:rFonts w:ascii="Times New Roman" w:hAnsi="Times New Roman"/>
          <w:sz w:val="24"/>
          <w:szCs w:val="24"/>
        </w:rPr>
        <w:t>temperature,</w:t>
      </w:r>
      <w:r>
        <w:rPr>
          <w:rFonts w:ascii="Times New Roman" w:hAnsi="Times New Roman"/>
          <w:sz w:val="24"/>
          <w:szCs w:val="24"/>
        </w:rPr>
        <w:t xml:space="preserve"> and light level. The response variable is linked to the independent variables using a smoothing function, where many localized polynomials are joined to form a piecewise function called a spline </w:t>
      </w:r>
      <w:r w:rsidR="00994CFD">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{"citationID":"kXaiDHH9","properties":{"formattedCitation":"[38]","plainCitation":"[38]","noteIndex":0},"citationItems":[{"id":5907,"uris":["http://zotero.org/groups/4635591/items/TPJB3PA4"],"itemData":{"id":5907,"type":"article-journal","abstract":"The interrupted time series analysis is a quasi-experimental design used to evaluate the effectiveness of an intervention. Segmented linear regression models have been the most used models to carry out this analysis. However, they assume a linear trend that may not be appropriate in many situations. In this paper, we show how generalized additive models (GAMs), a non-parametric regression-based method, can be useful to accommodate nonlinear trends. An analysis with simulated data is carried out to assess the performance of both models. Data were simulated from linear and non-linear (quadratic and cubic) functions. The results of this analysis show how GAMs improve on segmented linear regression models when the trend is non-linear, but they also show a good performance when the trend is linear. A real-life application where the impact of the 2012 Spanish cost-sharing reforms on pharmaceutical prescription is also analyzed. Seasonality and an indicator variable for the stockpiling effect are included as explanatory variables. The segmented linear regression model shows good fit of the data. However, the GAM concludes that the hypothesis of linear trend is rejected. The estimated level shift is similar for both models but the cumulative absolute effect on the number of prescriptions is lower in GAM.","container-title":"Mathematics","DOI":"10.3390/math9040299","ISSN":"2227-7390","issue":"4","language":"en","license":"http://creativecommons.org/licenses/by/3.0/","note":"number: 4\npublisher: Multidisciplinary Digital Publishing Institute","page":"299","source":"www.mdpi.com","title":"Non-Parametric Generalized Additive Models as a Tool for Evaluating Policy Interventions","URL":"https://www.mdpi.com/2227-7390/9/4/299","volume":"9","author":[{"family":"Pinilla","given":"Jaime"},{"family":"Negrín","given":"Miguel"}],"accessed":{"date-parts":[["2024",3,28]]},"issued":{"date-parts":[["2021",1]]},"citation-key":"pinilla2021"}}],"schema":"https://github.com/citation-style-language/schema/raw/master/csl-citation.json"} </w:instrText>
      </w:r>
      <w:r w:rsidR="00994CFD">
        <w:rPr>
          <w:rFonts w:ascii="Times New Roman" w:hAnsi="Times New Roman"/>
          <w:sz w:val="24"/>
          <w:szCs w:val="24"/>
        </w:rPr>
        <w:fldChar w:fldCharType="separate"/>
      </w:r>
      <w:r w:rsidR="000C4DC8">
        <w:rPr>
          <w:rFonts w:ascii="Times New Roman" w:hAnsi="Times New Roman"/>
          <w:noProof/>
          <w:sz w:val="24"/>
          <w:szCs w:val="24"/>
        </w:rPr>
        <w:t>[38]</w:t>
      </w:r>
      <w:r w:rsidR="00994CFD">
        <w:rPr>
          <w:rFonts w:ascii="Times New Roman" w:hAnsi="Times New Roman"/>
          <w:sz w:val="24"/>
          <w:szCs w:val="24"/>
        </w:rPr>
        <w:fldChar w:fldCharType="end"/>
      </w:r>
      <w:r>
        <w:rPr>
          <w:rFonts w:ascii="Times New Roman" w:hAnsi="Times New Roman"/>
          <w:sz w:val="24"/>
          <w:szCs w:val="24"/>
        </w:rPr>
        <w:t>. For each strain, two separate GAM models were fit to the data using the restricted maximum likelihood method. The first examines the response of S-state damping to light level and deviation from growth temperature according to the following equation, where n is the number of distinct levels of temperature deviation evaluated for that strain:</w:t>
      </w:r>
    </w:p>
    <w:p w14:paraId="54A351AD" w14:textId="710EFB01" w:rsidR="009E6024" w:rsidRDefault="000A0E0E">
      <w:pPr>
        <w:pStyle w:val="Body"/>
        <w:spacing w:line="360" w:lineRule="auto"/>
        <w:jc w:val="center"/>
        <w:rPr>
          <w:rFonts w:ascii="Times New Roman" w:eastAsia="Times New Roman" w:hAnsi="Times New Roman" w:cs="Times New Roman"/>
          <w:b/>
          <w:bCs/>
          <w:sz w:val="24"/>
          <w:szCs w:val="24"/>
        </w:rPr>
      </w:pPr>
      <w:proofErr w:type="spellStart"/>
      <m:oMath>
        <m:r>
          <m:rPr>
            <m:nor/>
          </m:rPr>
          <w:rPr>
            <w:rFonts w:ascii="Times New Roman" w:hAnsi="Times New Roman" w:cs="Times New Roman"/>
            <w:iCs/>
            <w:sz w:val="24"/>
            <w:szCs w:val="24"/>
          </w:rPr>
          <m:t>DampingIndex</m:t>
        </m:r>
        <w:proofErr w:type="spellEnd"/>
        <m:r>
          <m:rPr>
            <m:nor/>
          </m:rPr>
          <w:rPr>
            <w:rFonts w:ascii="Times New Roman" w:hAnsi="Times New Roman" w:cs="Times New Roman"/>
            <w:iCs/>
            <w:sz w:val="24"/>
            <w:szCs w:val="24"/>
          </w:rPr>
          <m:t xml:space="preserve"> ~ </m:t>
        </m:r>
        <w:proofErr w:type="spellStart"/>
        <m:r>
          <m:rPr>
            <m:nor/>
          </m:rPr>
          <w:rPr>
            <w:rFonts w:ascii="Times New Roman" w:hAnsi="Times New Roman" w:cs="Times New Roman"/>
            <w:iCs/>
            <w:sz w:val="24"/>
            <w:szCs w:val="24"/>
          </w:rPr>
          <m:t>te</m:t>
        </m:r>
        <w:proofErr w:type="spellEnd"/>
        <m:r>
          <m:rPr>
            <m:nor/>
          </m:rPr>
          <w:rPr>
            <w:rFonts w:ascii="Times New Roman" w:hAnsi="Times New Roman" w:cs="Times New Roman"/>
            <w:iCs/>
            <w:sz w:val="24"/>
            <w:szCs w:val="24"/>
          </w:rPr>
          <m:t>(</m:t>
        </m:r>
        <w:proofErr w:type="spellStart"/>
        <m:r>
          <m:rPr>
            <m:nor/>
          </m:rPr>
          <w:rPr>
            <w:rFonts w:ascii="Times New Roman" w:hAnsi="Times New Roman" w:cs="Times New Roman"/>
            <w:iCs/>
            <w:sz w:val="24"/>
            <w:szCs w:val="24"/>
          </w:rPr>
          <m:t>TempDiff</m:t>
        </m:r>
        <w:proofErr w:type="spellEnd"/>
        <m:r>
          <m:rPr>
            <m:nor/>
          </m:rPr>
          <w:rPr>
            <w:rFonts w:ascii="Times New Roman" w:hAnsi="Times New Roman" w:cs="Times New Roman"/>
            <w:iCs/>
            <w:sz w:val="24"/>
            <w:szCs w:val="24"/>
          </w:rPr>
          <m:t xml:space="preserve">, </m:t>
        </m:r>
        <w:proofErr w:type="spellStart"/>
        <m:r>
          <m:rPr>
            <m:nor/>
          </m:rPr>
          <w:rPr>
            <w:rFonts w:ascii="Times New Roman" w:hAnsi="Times New Roman" w:cs="Times New Roman"/>
            <w:iCs/>
            <w:sz w:val="24"/>
            <w:szCs w:val="24"/>
          </w:rPr>
          <m:t>LightLevel</m:t>
        </m:r>
        <w:proofErr w:type="spellEnd"/>
        <m:r>
          <m:rPr>
            <m:nor/>
          </m:rPr>
          <w:rPr>
            <w:rFonts w:ascii="Times New Roman" w:hAnsi="Times New Roman" w:cs="Times New Roman"/>
            <w:iCs/>
            <w:sz w:val="24"/>
            <w:szCs w:val="24"/>
          </w:rPr>
          <m:t>, k</m:t>
        </m:r>
        <m:r>
          <m:rPr>
            <m:nor/>
          </m:rPr>
          <w:rPr>
            <w:rFonts w:ascii="Cambria Math" w:hAnsi="Times New Roman" w:cs="Times New Roman"/>
            <w:iCs/>
            <w:sz w:val="24"/>
            <w:szCs w:val="24"/>
          </w:rPr>
          <m:t xml:space="preserve"> </m:t>
        </m:r>
        <m:r>
          <m:rPr>
            <m:nor/>
          </m:rPr>
          <w:rPr>
            <w:rFonts w:ascii="Times New Roman" w:hAnsi="Times New Roman" w:cs="Times New Roman"/>
            <w:iCs/>
            <w:sz w:val="24"/>
            <w:szCs w:val="24"/>
          </w:rPr>
          <m:t>=</m:t>
        </m:r>
        <m:r>
          <m:rPr>
            <m:nor/>
          </m:rPr>
          <w:rPr>
            <w:rFonts w:ascii="Cambria Math" w:hAnsi="Times New Roman" w:cs="Times New Roman"/>
            <w:iCs/>
            <w:sz w:val="24"/>
            <w:szCs w:val="24"/>
          </w:rPr>
          <m:t xml:space="preserve"> </m:t>
        </m:r>
        <m:r>
          <m:rPr>
            <m:nor/>
          </m:rPr>
          <w:rPr>
            <w:rFonts w:ascii="Times New Roman" w:hAnsi="Times New Roman" w:cs="Times New Roman"/>
            <w:iCs/>
            <w:sz w:val="24"/>
            <w:szCs w:val="24"/>
          </w:rPr>
          <m:t>n, method</m:t>
        </m:r>
        <m:r>
          <m:rPr>
            <m:nor/>
          </m:rPr>
          <w:rPr>
            <w:rFonts w:ascii="Cambria Math" w:hAnsi="Times New Roman" w:cs="Times New Roman"/>
            <w:iCs/>
            <w:sz w:val="24"/>
            <w:szCs w:val="24"/>
          </w:rPr>
          <m:t xml:space="preserve"> </m:t>
        </m:r>
        <m:r>
          <m:rPr>
            <m:nor/>
          </m:rPr>
          <w:rPr>
            <w:rFonts w:ascii="Times New Roman" w:hAnsi="Times New Roman" w:cs="Times New Roman"/>
            <w:iCs/>
            <w:sz w:val="24"/>
            <w:szCs w:val="24"/>
          </w:rPr>
          <m:t>=</m:t>
        </m:r>
        <m:r>
          <m:rPr>
            <m:nor/>
          </m:rPr>
          <w:rPr>
            <w:rFonts w:ascii="Cambria Math" w:hAnsi="Times New Roman" w:cs="Times New Roman"/>
            <w:iCs/>
            <w:sz w:val="24"/>
            <w:szCs w:val="24"/>
          </w:rPr>
          <m:t xml:space="preserve"> </m:t>
        </m:r>
        <m:r>
          <m:rPr>
            <m:nor/>
          </m:rPr>
          <w:rPr>
            <w:rFonts w:ascii="Times New Roman" w:hAnsi="Times New Roman" w:cs="Times New Roman"/>
            <w:iCs/>
            <w:sz w:val="24"/>
            <w:szCs w:val="24"/>
          </w:rPr>
          <m:t>REML</m:t>
        </m:r>
      </m:oMath>
      <w:r>
        <w:rPr>
          <w:rFonts w:ascii="Times New Roman" w:hAnsi="Times New Roman"/>
          <w:sz w:val="24"/>
          <w:szCs w:val="24"/>
        </w:rPr>
        <w:t xml:space="preserve"> </w:t>
      </w:r>
      <w:r w:rsidRPr="004C2595">
        <w:rPr>
          <w:rFonts w:ascii="Times New Roman" w:hAnsi="Times New Roman"/>
          <w:b/>
          <w:bCs/>
          <w:sz w:val="24"/>
          <w:szCs w:val="24"/>
          <w:lang w:val="en-CA"/>
        </w:rPr>
        <w:t>(Equation 3)</w:t>
      </w:r>
    </w:p>
    <w:p w14:paraId="188144C7" w14:textId="77777777"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The second examines the response of S-state damping to light level and measurement temperature according to the following equation, where n is the number of distinct levels of temperature measured for that strain:</w:t>
      </w:r>
    </w:p>
    <w:p w14:paraId="30E7D96E" w14:textId="12B0E704" w:rsidR="009E6024" w:rsidRDefault="000A0E0E" w:rsidP="00994CFD">
      <w:pPr>
        <w:pStyle w:val="Body"/>
        <w:spacing w:line="360" w:lineRule="auto"/>
        <w:jc w:val="center"/>
        <w:rPr>
          <w:rFonts w:ascii="Times New Roman" w:eastAsia="Times New Roman" w:hAnsi="Times New Roman" w:cs="Times New Roman"/>
          <w:sz w:val="24"/>
          <w:szCs w:val="24"/>
        </w:rPr>
      </w:pPr>
      <w:proofErr w:type="spellStart"/>
      <m:oMath>
        <m:r>
          <m:rPr>
            <m:nor/>
          </m:rPr>
          <w:rPr>
            <w:rFonts w:ascii="Times New Roman" w:hAnsi="Times New Roman" w:cs="Times New Roman"/>
            <w:sz w:val="24"/>
            <w:szCs w:val="24"/>
          </w:rPr>
          <w:lastRenderedPageBreak/>
          <m:t>DampingIndex</m:t>
        </m:r>
        <w:proofErr w:type="spellEnd"/>
        <m:r>
          <w:rPr>
            <w:rFonts w:ascii="Cambria Math" w:hAnsi="Cambria Math" w:cs="Times New Roman"/>
            <w:sz w:val="24"/>
            <w:szCs w:val="24"/>
          </w:rPr>
          <m:t xml:space="preserve"> </m:t>
        </m:r>
        <m:r>
          <m:rPr>
            <m:nor/>
          </m:rPr>
          <w:rPr>
            <w:rFonts w:ascii="Times New Roman" w:hAnsi="Times New Roman" w:cs="Times New Roman"/>
            <w:i/>
            <w:sz w:val="24"/>
            <w:szCs w:val="24"/>
          </w:rPr>
          <m:t xml:space="preserve">~ </m:t>
        </m:r>
        <w:proofErr w:type="spellStart"/>
        <m:r>
          <m:rPr>
            <m:nor/>
          </m:rPr>
          <w:rPr>
            <w:rFonts w:ascii="Times New Roman" w:hAnsi="Times New Roman" w:cs="Times New Roman"/>
            <w:sz w:val="24"/>
            <w:szCs w:val="24"/>
          </w:rPr>
          <m:t>te</m:t>
        </m:r>
        <w:proofErr w:type="spellEnd"/>
        <m:r>
          <m:rPr>
            <m:nor/>
          </m:rPr>
          <w:rPr>
            <w:rFonts w:ascii="Times New Roman" w:hAnsi="Times New Roman" w:cs="Times New Roman"/>
            <w:sz w:val="24"/>
            <w:szCs w:val="24"/>
          </w:rPr>
          <m:t>(</m:t>
        </m:r>
        <w:proofErr w:type="spellStart"/>
        <m:r>
          <m:rPr>
            <m:nor/>
          </m:rPr>
          <w:rPr>
            <w:rFonts w:ascii="Times New Roman" w:hAnsi="Times New Roman" w:cs="Times New Roman"/>
            <w:sz w:val="24"/>
            <w:szCs w:val="24"/>
          </w:rPr>
          <m:t>MeasurementTemp</m:t>
        </m:r>
        <w:proofErr w:type="spellEnd"/>
        <m:r>
          <m:rPr>
            <m:nor/>
          </m:rPr>
          <w:rPr>
            <w:rFonts w:ascii="Times New Roman" w:hAnsi="Times New Roman" w:cs="Times New Roman"/>
            <w:sz w:val="24"/>
            <w:szCs w:val="24"/>
          </w:rPr>
          <m:t xml:space="preserve">, </m:t>
        </m:r>
        <w:proofErr w:type="spellStart"/>
        <m:r>
          <m:rPr>
            <m:nor/>
          </m:rPr>
          <w:rPr>
            <w:rFonts w:ascii="Times New Roman" w:hAnsi="Times New Roman" w:cs="Times New Roman"/>
            <w:sz w:val="24"/>
            <w:szCs w:val="24"/>
          </w:rPr>
          <m:t>LightLevel</m:t>
        </m:r>
        <w:proofErr w:type="spellEnd"/>
        <m:r>
          <m:rPr>
            <m:nor/>
          </m:rPr>
          <w:rPr>
            <w:rFonts w:ascii="Times New Roman" w:hAnsi="Times New Roman" w:cs="Times New Roman"/>
            <w:sz w:val="24"/>
            <w:szCs w:val="24"/>
          </w:rPr>
          <m:t>, k</m:t>
        </m:r>
        <m:r>
          <m:rPr>
            <m:nor/>
          </m:rPr>
          <w:rPr>
            <w:rFonts w:ascii="Cambria Math" w:hAnsi="Times New Roman" w:cs="Times New Roman"/>
            <w:sz w:val="24"/>
            <w:szCs w:val="24"/>
          </w:rPr>
          <m:t xml:space="preserve"> </m:t>
        </m:r>
        <m:r>
          <m:rPr>
            <m:nor/>
          </m:rPr>
          <w:rPr>
            <w:rFonts w:ascii="Times New Roman" w:hAnsi="Times New Roman" w:cs="Times New Roman"/>
            <w:sz w:val="24"/>
            <w:szCs w:val="24"/>
          </w:rPr>
          <m:t>= n, method</m:t>
        </m:r>
        <m:r>
          <m:rPr>
            <m:nor/>
          </m:rPr>
          <w:rPr>
            <w:rFonts w:ascii="Cambria Math" w:hAnsi="Times New Roman" w:cs="Times New Roman"/>
            <w:sz w:val="24"/>
            <w:szCs w:val="24"/>
          </w:rPr>
          <m:t xml:space="preserve"> </m:t>
        </m:r>
        <m:r>
          <m:rPr>
            <m:nor/>
          </m:rPr>
          <w:rPr>
            <w:rFonts w:ascii="Times New Roman" w:hAnsi="Times New Roman" w:cs="Times New Roman"/>
            <w:sz w:val="24"/>
            <w:szCs w:val="24"/>
          </w:rPr>
          <m:t>= REML</m:t>
        </m:r>
      </m:oMath>
      <w:r>
        <w:rPr>
          <w:rFonts w:ascii="Times New Roman" w:hAnsi="Times New Roman"/>
          <w:sz w:val="24"/>
          <w:szCs w:val="24"/>
        </w:rPr>
        <w:t xml:space="preserve"> </w:t>
      </w:r>
      <w:r w:rsidRPr="004C2595">
        <w:rPr>
          <w:rFonts w:ascii="Times New Roman" w:hAnsi="Times New Roman"/>
          <w:b/>
          <w:bCs/>
          <w:sz w:val="24"/>
          <w:szCs w:val="24"/>
          <w:lang w:val="en-CA"/>
        </w:rPr>
        <w:t>(Equation 4)</w:t>
      </w:r>
    </w:p>
    <w:p w14:paraId="498D28B4" w14:textId="5151988C" w:rsidR="009E6024" w:rsidRDefault="006538E8">
      <w:pPr>
        <w:pStyle w:val="Body"/>
        <w:spacing w:line="360" w:lineRule="auto"/>
        <w:ind w:firstLine="482"/>
        <w:rPr>
          <w:rFonts w:ascii="Times New Roman" w:eastAsia="Times New Roman" w:hAnsi="Times New Roman" w:cs="Times New Roman"/>
          <w:sz w:val="24"/>
          <w:szCs w:val="24"/>
        </w:rPr>
      </w:pPr>
      <w:r>
        <w:rPr>
          <w:rFonts w:ascii="Times New Roman" w:hAnsi="Times New Roman"/>
          <w:sz w:val="24"/>
          <w:szCs w:val="24"/>
        </w:rPr>
        <w:t xml:space="preserve">Models were validated by verifying the choice of basis dimensions (k) and evaluating the residual plots </w:t>
      </w:r>
      <w:r w:rsidR="00994CFD">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{"citationID":"BZAUQVaF","properties":{"formattedCitation":"[39]","plainCitation":"[39]","noteIndex":0},"citationItems":[{"id":5911,"uris":["http://zotero.org/groups/4635591/items/FJUVXS52"],"itemData":{"id":5911,"type":"book","abstract":"Generalized additive models in R","collection-number":"8","collection-title":"QCBS R Workshop Series","publisher":"Québec Centre for Biodiversity Science","source":"r.qcbs.ca","title":"Workshop 8: Generalized additive models in R","title-short":"Workshop 8","URL":"https://r.qcbs.ca/workshop08/pres-en/workshop08-pres-en.html#36","author":[{"family":"Schoenig","given":"Daniel"},{"family":"Maynard","given":"Laurie"},{"family":"Brice","given":"Marie-Hélène"},{"family":"Cazelles","given":"Kevin"},{"family":"Braga","given":"Pedro Henrique P."},{"family":"Gongora","given":"Esteban"},{"family":"Sherin","given":"Linley"},{"family":"Pedersen","given":"Eric"},{"family":"Taranu,","given":"Zofia"},{"family":"Dussault","given":"Cédric Frenette"},{"literal":"Emmanuelle Chrétien"},{"family":"Fugère","given":"Vincent"}],"accessed":{"date-parts":[["2024",3,28]]},"issued":{"date-parts":[["2023",4,24]]},"citation-key":"schoenig2023"}}],"schema":"https://github.com/citation-style-language/schema/raw/master/csl-citation.json"} </w:instrText>
      </w:r>
      <w:r w:rsidR="00994CFD">
        <w:rPr>
          <w:rFonts w:ascii="Times New Roman" w:hAnsi="Times New Roman"/>
          <w:sz w:val="24"/>
          <w:szCs w:val="24"/>
        </w:rPr>
        <w:fldChar w:fldCharType="separate"/>
      </w:r>
      <w:r w:rsidR="000C4DC8">
        <w:rPr>
          <w:rFonts w:ascii="Times New Roman" w:hAnsi="Times New Roman"/>
          <w:noProof/>
          <w:sz w:val="24"/>
          <w:szCs w:val="24"/>
        </w:rPr>
        <w:t>[39]</w:t>
      </w:r>
      <w:r w:rsidR="00994CFD">
        <w:rPr>
          <w:rFonts w:ascii="Times New Roman" w:hAnsi="Times New Roman"/>
          <w:sz w:val="24"/>
          <w:szCs w:val="24"/>
        </w:rPr>
        <w:fldChar w:fldCharType="end"/>
      </w:r>
      <w:r>
        <w:rPr>
          <w:rFonts w:ascii="Times New Roman" w:hAnsi="Times New Roman"/>
          <w:sz w:val="24"/>
          <w:szCs w:val="24"/>
        </w:rPr>
        <w:t xml:space="preserve">. Based on the fitted models, the damping index can then be predicted for other combinations of temperature and light </w:t>
      </w:r>
      <w:r w:rsidR="004C2595">
        <w:rPr>
          <w:rFonts w:ascii="Times New Roman" w:hAnsi="Times New Roman"/>
          <w:sz w:val="24"/>
          <w:szCs w:val="24"/>
        </w:rPr>
        <w:fldChar w:fldCharType="begin"/>
      </w:r>
      <w:r w:rsidR="000C4DC8">
        <w:rPr>
          <w:rFonts w:ascii="Times New Roman" w:hAnsi="Times New Roman"/>
          <w:sz w:val="24"/>
          <w:szCs w:val="24"/>
        </w:rPr>
        <w:instrText xml:space="preserve"> ADDIN ZOTERO_ITEM CSL_CITATION {"citationID":"6d90FiXg","properties":{"formattedCitation":"[40]","plainCitation":"[40]","noteIndex":0},"citationItems":[{"id":5915,"uris":["http://zotero.org/groups/4635591/items/MQUWIKFC"],"itemData":{"id":5915,"type":"book","edition":"2","event-place":"New York","ISBN":"978-1-315-37027-9","language":"en","number-of-pages":"476","publisher":"Chapman and Hall/CRC","publisher-place":"New York","source":"Zotero","title":"Generalized Additive Models: an introduction with R","author":[{"family":"Wood","given":"Simon N"}],"issued":{"date-parts":[["2017",5,2]]},"citation-key":"wood2017"}}],"schema":"https://github.com/citation-style-language/schema/raw/master/csl-citation.json"} </w:instrText>
      </w:r>
      <w:r w:rsidR="004C2595">
        <w:rPr>
          <w:rFonts w:ascii="Times New Roman" w:hAnsi="Times New Roman"/>
          <w:sz w:val="24"/>
          <w:szCs w:val="24"/>
        </w:rPr>
        <w:fldChar w:fldCharType="separate"/>
      </w:r>
      <w:r w:rsidR="000C4DC8">
        <w:rPr>
          <w:rFonts w:ascii="Times New Roman" w:hAnsi="Times New Roman"/>
          <w:noProof/>
          <w:sz w:val="24"/>
          <w:szCs w:val="24"/>
        </w:rPr>
        <w:t>[40]</w:t>
      </w:r>
      <w:r w:rsidR="004C2595">
        <w:rPr>
          <w:rFonts w:ascii="Times New Roman" w:hAnsi="Times New Roman"/>
          <w:sz w:val="24"/>
          <w:szCs w:val="24"/>
        </w:rPr>
        <w:fldChar w:fldCharType="end"/>
      </w:r>
      <w:r w:rsidR="004C2595">
        <w:rPr>
          <w:rFonts w:ascii="Times New Roman" w:hAnsi="Times New Roman"/>
          <w:sz w:val="24"/>
          <w:szCs w:val="24"/>
        </w:rPr>
        <w:t>.</w:t>
      </w:r>
      <w:r>
        <w:rPr>
          <w:rFonts w:ascii="Times New Roman" w:hAnsi="Times New Roman"/>
          <w:sz w:val="24"/>
          <w:szCs w:val="24"/>
        </w:rPr>
        <w:t xml:space="preserve"> These predictions were then visually represented with a contour plot.</w:t>
      </w:r>
      <w:commentRangeStart w:id="11"/>
      <w:r>
        <w:rPr>
          <w:rFonts w:ascii="Times New Roman" w:hAnsi="Times New Roman"/>
          <w:sz w:val="24"/>
          <w:szCs w:val="24"/>
        </w:rPr>
        <w:t xml:space="preserve"> </w:t>
      </w:r>
      <w:commentRangeEnd w:id="11"/>
      <w:r>
        <w:commentReference w:id="11"/>
      </w:r>
    </w:p>
    <w:p w14:paraId="475F4FC4" w14:textId="77777777" w:rsidR="009E6024" w:rsidRDefault="009E6024">
      <w:pPr>
        <w:pStyle w:val="Body"/>
        <w:spacing w:line="360" w:lineRule="auto"/>
        <w:rPr>
          <w:rFonts w:ascii="Times New Roman" w:eastAsia="Times New Roman" w:hAnsi="Times New Roman" w:cs="Times New Roman"/>
          <w:sz w:val="24"/>
          <w:szCs w:val="24"/>
        </w:rPr>
      </w:pPr>
    </w:p>
    <w:p w14:paraId="2E83EBE5" w14:textId="77777777" w:rsidR="009E6024" w:rsidRDefault="006538E8">
      <w:pPr>
        <w:pStyle w:val="Body"/>
        <w:spacing w:line="360" w:lineRule="auto"/>
      </w:pPr>
      <w:r>
        <w:rPr>
          <w:rFonts w:ascii="Arial Unicode MS" w:eastAsia="Arial Unicode MS" w:hAnsi="Arial Unicode MS" w:cs="Arial Unicode MS"/>
          <w:sz w:val="24"/>
          <w:szCs w:val="24"/>
        </w:rPr>
        <w:br w:type="page"/>
      </w:r>
    </w:p>
    <w:p w14:paraId="15FD73EE" w14:textId="77777777" w:rsidR="009E6024" w:rsidRDefault="006538E8">
      <w:pPr>
        <w:pStyle w:val="Body"/>
        <w:spacing w:line="360" w:lineRule="auto"/>
        <w:rPr>
          <w:rFonts w:ascii="Times New Roman" w:eastAsia="Times New Roman" w:hAnsi="Times New Roman" w:cs="Times New Roman"/>
          <w:sz w:val="24"/>
          <w:szCs w:val="24"/>
        </w:rPr>
      </w:pPr>
      <w:r w:rsidRPr="004C2595">
        <w:rPr>
          <w:rFonts w:ascii="Times New Roman" w:hAnsi="Times New Roman"/>
          <w:sz w:val="24"/>
          <w:szCs w:val="24"/>
          <w:lang w:val="en-CA"/>
        </w:rPr>
        <w:lastRenderedPageBreak/>
        <w:t>References</w:t>
      </w:r>
    </w:p>
    <w:p w14:paraId="659ED62C" w14:textId="77777777" w:rsidR="00970D03" w:rsidRPr="00970D03" w:rsidRDefault="00570467" w:rsidP="00970D03">
      <w:pPr>
        <w:pStyle w:val="Bibliography"/>
        <w:rPr>
          <w:rFonts w:ascii="Times New Roman" w:hAnsi="Times New Roman" w:cs="Times New Roman"/>
          <w:sz w:val="24"/>
        </w:rPr>
      </w:pPr>
      <w:r>
        <w:rPr>
          <w:rFonts w:eastAsia="Times New Roman"/>
          <w:sz w:val="24"/>
          <w:szCs w:val="24"/>
        </w:rPr>
        <w:fldChar w:fldCharType="begin"/>
      </w:r>
      <w:r>
        <w:rPr>
          <w:rFonts w:eastAsia="Times New Roman"/>
          <w:sz w:val="24"/>
          <w:szCs w:val="24"/>
        </w:rPr>
        <w:instrText xml:space="preserve"> ADDIN ZOTERO_BIBL {"uncited":[],"omitted":[],"custom":[]} CSL_BIBLIOGRAPHY </w:instrText>
      </w:r>
      <w:r>
        <w:rPr>
          <w:rFonts w:eastAsia="Times New Roman"/>
          <w:sz w:val="24"/>
          <w:szCs w:val="24"/>
        </w:rPr>
        <w:fldChar w:fldCharType="separate"/>
      </w:r>
      <w:r w:rsidR="00970D03" w:rsidRPr="00970D03">
        <w:rPr>
          <w:rFonts w:ascii="Times New Roman" w:hAnsi="Times New Roman" w:cs="Times New Roman"/>
          <w:sz w:val="24"/>
        </w:rPr>
        <w:t xml:space="preserve">1. </w:t>
      </w:r>
      <w:r w:rsidR="00970D03" w:rsidRPr="00970D03">
        <w:rPr>
          <w:rFonts w:ascii="Times New Roman" w:hAnsi="Times New Roman" w:cs="Times New Roman"/>
          <w:sz w:val="24"/>
        </w:rPr>
        <w:tab/>
        <w:t>Otte A, Winder JC, Deng L, Schmutz J, Jenkins J, Grigoriev IV, et al. The diatom Fragilariopsis cylindrus: A model alga to understand cold-adapted life. Journal of Phycology. 2023;59: 301–306. doi:10.1111/jpy.13325</w:t>
      </w:r>
    </w:p>
    <w:p w14:paraId="198B4FBF"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2. </w:t>
      </w:r>
      <w:r w:rsidRPr="00970D03">
        <w:rPr>
          <w:rFonts w:ascii="Times New Roman" w:hAnsi="Times New Roman" w:cs="Times New Roman"/>
          <w:sz w:val="24"/>
        </w:rPr>
        <w:tab/>
        <w:t>Cefarelli AO, Ferrario ME, Almandoz GO, Atencio AG, Akselman R, Vernet M. Diversity of the diatom genus Fragilariopsis in the Argentine Sea and Antarctic waters: morphology, distribution and abundance. Polar Biology. 2010;33. doi:10.1007/s00300-010-0794-z</w:t>
      </w:r>
    </w:p>
    <w:p w14:paraId="107F0C3C"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3. </w:t>
      </w:r>
      <w:r w:rsidRPr="00970D03">
        <w:rPr>
          <w:rFonts w:ascii="Times New Roman" w:hAnsi="Times New Roman" w:cs="Times New Roman"/>
          <w:sz w:val="24"/>
        </w:rPr>
        <w:tab/>
        <w:t>Kang S-H, Fryxell GA. Fragilariopsis cylindrus (Grunow) Krieger: The most abundant diatom in water column assemblages of Antarctic marginal ice-edge zones. Polar Biol. 1992;12: 609–627. doi:10.1007/BF00236984</w:t>
      </w:r>
    </w:p>
    <w:p w14:paraId="750515F6"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4. </w:t>
      </w:r>
      <w:r w:rsidRPr="00970D03">
        <w:rPr>
          <w:rFonts w:ascii="Times New Roman" w:hAnsi="Times New Roman" w:cs="Times New Roman"/>
          <w:sz w:val="24"/>
        </w:rPr>
        <w:tab/>
        <w:t>Poulsen N, Kröger N. Thalassiosira pseudonana (Cyclotella nana) (Hustedt) Hasle et Heimdal (Bacillariophyceae): A genetically tractable model organism for studying diatom biology, including biological silica formation. Journal of Phycology. 2023;59: 809–817. doi:10.1111/jpy.13362</w:t>
      </w:r>
    </w:p>
    <w:p w14:paraId="5F287919"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5. </w:t>
      </w:r>
      <w:r w:rsidRPr="00970D03">
        <w:rPr>
          <w:rFonts w:ascii="Times New Roman" w:hAnsi="Times New Roman" w:cs="Times New Roman"/>
          <w:sz w:val="24"/>
        </w:rPr>
        <w:tab/>
        <w:t>Cook G, Teufel A, Kalra I, Li W, Wang X, Priscu J, et al. The Antarctic psychrophiles Chlamydomonas spp. UWO241 and ICE-MDV exhibit differential restructuring of photosystem I in response to iron. Photosynth Res. 2019;141: 209–228. doi:10.1007/s11120-019-00621-0</w:t>
      </w:r>
    </w:p>
    <w:p w14:paraId="2EBAA24E"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6. </w:t>
      </w:r>
      <w:r w:rsidRPr="00970D03">
        <w:rPr>
          <w:rFonts w:ascii="Times New Roman" w:hAnsi="Times New Roman" w:cs="Times New Roman"/>
          <w:sz w:val="24"/>
        </w:rPr>
        <w:tab/>
        <w:t>Stahl-Rommel S, Kalra I, D’Silva S, Hahn MM, Popson D, Cvetkovska M, et al. Cyclic electron flow (CEF) and ascorbate pathway activity provide constitutive photoprotection for the photopsychrophile, Chlamydomonas sp. UWO 241 (renamed Chlamydomonas priscuii). Photosynth Res. 2022;151: 235–250. doi:10.1007/s11120-021-00877-5</w:t>
      </w:r>
    </w:p>
    <w:p w14:paraId="48F1453B"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7. </w:t>
      </w:r>
      <w:r w:rsidRPr="00970D03">
        <w:rPr>
          <w:rFonts w:ascii="Times New Roman" w:hAnsi="Times New Roman" w:cs="Times New Roman"/>
          <w:sz w:val="24"/>
        </w:rPr>
        <w:tab/>
        <w:t>Li W, Podar M, Morgan-Kiss RM. Ultrastructural and Single-Cell-Level Characterization Reveals Metabolic Versatility in a Microbial Eukaryote Community from an Ice-Covered Antarctic Lake. Applied and Environmental Microbiology. 2016;82: 3659–3670. doi:10.1128/AEM.00478-16</w:t>
      </w:r>
    </w:p>
    <w:p w14:paraId="6AF9B96E"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8. </w:t>
      </w:r>
      <w:r w:rsidRPr="00970D03">
        <w:rPr>
          <w:rFonts w:ascii="Times New Roman" w:hAnsi="Times New Roman" w:cs="Times New Roman"/>
          <w:sz w:val="24"/>
        </w:rPr>
        <w:tab/>
        <w:t>Cvetkovska M, Vakulenko G, Smith DR, Zhang X, Hüner NPA. Temperature stress in psychrophilic green microalgae: Minireview. Physiologia Plantarum. 2022;174: e13811. doi:10.1111/ppl.13811</w:t>
      </w:r>
    </w:p>
    <w:p w14:paraId="094B985E"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9. </w:t>
      </w:r>
      <w:r w:rsidRPr="00970D03">
        <w:rPr>
          <w:rFonts w:ascii="Times New Roman" w:hAnsi="Times New Roman" w:cs="Times New Roman"/>
          <w:sz w:val="24"/>
        </w:rPr>
        <w:tab/>
        <w:t>Hüner NPA, Szyszka-Mroz B, Ivanov AG, Kata V, Lye H, Smith DR. Photosynthetic adaptation and multicellularity in the Antarctic psychrophile, Chlamydomonas priscuii. Algal Research. 2023;74: 103220. doi:10.1016/j.algal.2023.103220</w:t>
      </w:r>
    </w:p>
    <w:p w14:paraId="3420F4BD" w14:textId="77777777" w:rsidR="00970D03" w:rsidRPr="00970D03" w:rsidRDefault="00970D03" w:rsidP="00970D03">
      <w:pPr>
        <w:pStyle w:val="Bibliography"/>
        <w:rPr>
          <w:rFonts w:ascii="Times New Roman" w:hAnsi="Times New Roman" w:cs="Times New Roman"/>
          <w:sz w:val="24"/>
          <w:lang w:val="fr-CA"/>
        </w:rPr>
      </w:pPr>
      <w:r w:rsidRPr="00970D03">
        <w:rPr>
          <w:rFonts w:ascii="Times New Roman" w:hAnsi="Times New Roman" w:cs="Times New Roman"/>
          <w:sz w:val="24"/>
        </w:rPr>
        <w:t xml:space="preserve">10. </w:t>
      </w:r>
      <w:r w:rsidRPr="00970D03">
        <w:rPr>
          <w:rFonts w:ascii="Times New Roman" w:hAnsi="Times New Roman" w:cs="Times New Roman"/>
          <w:sz w:val="24"/>
        </w:rPr>
        <w:tab/>
        <w:t xml:space="preserve">Balzano S, Gourvil P, Siano R, Chanoine M, Marie D, Lessard S, et al. Diversity of cultured photosynthetic flagellates in the northeast Pacific and Arctic Oceans in summer. </w:t>
      </w:r>
      <w:r w:rsidRPr="00970D03">
        <w:rPr>
          <w:rFonts w:ascii="Times New Roman" w:hAnsi="Times New Roman" w:cs="Times New Roman"/>
          <w:sz w:val="24"/>
          <w:lang w:val="fr-CA"/>
        </w:rPr>
        <w:t>Biogeosciences. 2012;9: 4553–4571. doi:10.5194/bg-9-4553-2012</w:t>
      </w:r>
    </w:p>
    <w:p w14:paraId="6F59BF0A"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lang w:val="fr-CA"/>
        </w:rPr>
        <w:lastRenderedPageBreak/>
        <w:t xml:space="preserve">11. </w:t>
      </w:r>
      <w:r w:rsidRPr="00970D03">
        <w:rPr>
          <w:rFonts w:ascii="Times New Roman" w:hAnsi="Times New Roman" w:cs="Times New Roman"/>
          <w:sz w:val="24"/>
          <w:lang w:val="fr-CA"/>
        </w:rPr>
        <w:tab/>
        <w:t xml:space="preserve">Morales-Sánchez D, Schulze PSC, Kiron V, Wijffels RH. </w:t>
      </w:r>
      <w:r w:rsidRPr="00970D03">
        <w:rPr>
          <w:rFonts w:ascii="Times New Roman" w:hAnsi="Times New Roman" w:cs="Times New Roman"/>
          <w:sz w:val="24"/>
        </w:rPr>
        <w:t>Temperature-Dependent Lipid Accumulation in the Polar Marine Microalga Chlamydomonas malina RCC2488. Frontiers in Plant Science. 2020;11. doi:10.3389/fpls.2020.619064</w:t>
      </w:r>
    </w:p>
    <w:p w14:paraId="6102CE4E"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12. </w:t>
      </w:r>
      <w:r w:rsidRPr="00970D03">
        <w:rPr>
          <w:rFonts w:ascii="Times New Roman" w:hAnsi="Times New Roman" w:cs="Times New Roman"/>
          <w:sz w:val="24"/>
        </w:rPr>
        <w:tab/>
        <w:t>Sasso S, Stibor H, Mittag M, Grossman AR. From molecular manipulation of domesticated Chlamydomonas reinhardtii to survival in nature. King SR, Rodgers PA, editors. eLife. 2018;7: e39233. doi:10.7554/eLife.39233</w:t>
      </w:r>
    </w:p>
    <w:p w14:paraId="43B160ED"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13. </w:t>
      </w:r>
      <w:r w:rsidRPr="00970D03">
        <w:rPr>
          <w:rFonts w:ascii="Times New Roman" w:hAnsi="Times New Roman" w:cs="Times New Roman"/>
          <w:sz w:val="24"/>
        </w:rPr>
        <w:tab/>
        <w:t>Xie B, Bishop S, Stessman D, Wright D, Spalding MH, Halverson LJ. Chlamydomonas reinhardtii thermal tolerance enhancement mediated by a mutualistic interaction with vitamin B12-producing bacteria. The ISME Journal. 2013;7: 1544–1555. doi:10.1038/ismej.2013.43</w:t>
      </w:r>
    </w:p>
    <w:p w14:paraId="06E02EBB" w14:textId="77777777" w:rsidR="00970D03" w:rsidRPr="00970D03" w:rsidRDefault="00970D03" w:rsidP="00970D03">
      <w:pPr>
        <w:pStyle w:val="Bibliography"/>
        <w:rPr>
          <w:rFonts w:ascii="Times New Roman" w:hAnsi="Times New Roman" w:cs="Times New Roman"/>
          <w:sz w:val="24"/>
          <w:lang w:val="fr-CA"/>
        </w:rPr>
      </w:pPr>
      <w:r w:rsidRPr="00970D03">
        <w:rPr>
          <w:rFonts w:ascii="Times New Roman" w:hAnsi="Times New Roman" w:cs="Times New Roman"/>
          <w:sz w:val="24"/>
        </w:rPr>
        <w:t xml:space="preserve">14. </w:t>
      </w:r>
      <w:r w:rsidRPr="00970D03">
        <w:rPr>
          <w:rFonts w:ascii="Times New Roman" w:hAnsi="Times New Roman" w:cs="Times New Roman"/>
          <w:sz w:val="24"/>
        </w:rPr>
        <w:tab/>
        <w:t xml:space="preserve">Wiel JBV, D. Mikulicz J, R. Boysen M, Hashemi N, Kalgren P, M. Nauman L, et al. Characterization of Chlorella vulgaris and Chlorella protothecoides using multi-pixel photon counters in a 3D focusing optofluidic system. RSC Advances. </w:t>
      </w:r>
      <w:r w:rsidRPr="00970D03">
        <w:rPr>
          <w:rFonts w:ascii="Times New Roman" w:hAnsi="Times New Roman" w:cs="Times New Roman"/>
          <w:sz w:val="24"/>
          <w:lang w:val="fr-CA"/>
        </w:rPr>
        <w:t>2017;7: 4402–4408. doi:10.1039/C6RA25837A</w:t>
      </w:r>
    </w:p>
    <w:p w14:paraId="616D6C1C"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lang w:val="fr-CA"/>
        </w:rPr>
        <w:t xml:space="preserve">15. </w:t>
      </w:r>
      <w:r w:rsidRPr="00970D03">
        <w:rPr>
          <w:rFonts w:ascii="Times New Roman" w:hAnsi="Times New Roman" w:cs="Times New Roman"/>
          <w:sz w:val="24"/>
          <w:lang w:val="fr-CA"/>
        </w:rPr>
        <w:tab/>
        <w:t xml:space="preserve">Leyva LA, Bashan Y, Mendoza A, de-Bashan LE. </w:t>
      </w:r>
      <w:r w:rsidRPr="00970D03">
        <w:rPr>
          <w:rFonts w:ascii="Times New Roman" w:hAnsi="Times New Roman" w:cs="Times New Roman"/>
          <w:sz w:val="24"/>
        </w:rPr>
        <w:t>Accumulation fatty acids of in Chlorella vulgaris under heterotrophic conditions in relation to activity of acetyl-CoA carboxylase, temperature, and co-immobilization with Azospirillum brasilense. Naturwissenschaften. 2014;101: 819–830. doi:10.1007/s00114-014-1223-x</w:t>
      </w:r>
    </w:p>
    <w:p w14:paraId="3DD96682"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16. </w:t>
      </w:r>
      <w:r w:rsidRPr="00970D03">
        <w:rPr>
          <w:rFonts w:ascii="Times New Roman" w:hAnsi="Times New Roman" w:cs="Times New Roman"/>
          <w:sz w:val="24"/>
        </w:rPr>
        <w:tab/>
        <w:t>Schuback N, Tortell PD, Berman-Frank I, Campbell DA, Ciotti A, Courtecuisse E, et al. Single-Turnover Variable Chlorophyll Fluorescence as a Tool for Assessing Phytoplankton Photosynthesis and Primary Productivity: Opportunities, Caveats and Recommendations. Frontiers in Marine Science. 2021;8. doi:10.3389/fmars.2021.690607</w:t>
      </w:r>
    </w:p>
    <w:p w14:paraId="583E5820"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17. </w:t>
      </w:r>
      <w:r w:rsidRPr="00970D03">
        <w:rPr>
          <w:rFonts w:ascii="Times New Roman" w:hAnsi="Times New Roman" w:cs="Times New Roman"/>
          <w:sz w:val="24"/>
        </w:rPr>
        <w:tab/>
        <w:t>Dau H, Haumann M. Time-resolved X-ray spectroscopy leads to an extension of the classical S-state cycle model of photosynthetic oxygen evolution. Photosynth Res. 2007;92: 327–343. doi:10.1007/s11120-007-9141-9</w:t>
      </w:r>
    </w:p>
    <w:p w14:paraId="6AC7A7BA"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18. </w:t>
      </w:r>
      <w:r w:rsidRPr="00970D03">
        <w:rPr>
          <w:rFonts w:ascii="Times New Roman" w:hAnsi="Times New Roman" w:cs="Times New Roman"/>
          <w:sz w:val="24"/>
        </w:rPr>
        <w:tab/>
        <w:t>Berman-Frank I, Campbell D, Ciotti A, Erickson Z, Fujiki T, Halsey K, et al. Application of Single Turnover Active Chlorophyll Fluorescence for Phytoplankton Productivity Measurements. Version 2.0. Scientific Committee on Oceanic Research (SCOR) Working Group 156; 2023 Jun. doi:10.25607/OBP-1084</w:t>
      </w:r>
    </w:p>
    <w:p w14:paraId="087A7E30"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19. </w:t>
      </w:r>
      <w:r w:rsidRPr="00970D03">
        <w:rPr>
          <w:rFonts w:ascii="Times New Roman" w:hAnsi="Times New Roman" w:cs="Times New Roman"/>
          <w:sz w:val="24"/>
        </w:rPr>
        <w:tab/>
        <w:t xml:space="preserve">Kolber ZS. Measurements of variable chlorophyll £uorescence using fast repetition rate techniques: de¢ning methodology and experimental protocols. Biochimica et Biophysica Acta. : 19. </w:t>
      </w:r>
    </w:p>
    <w:p w14:paraId="5E47B567"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20. </w:t>
      </w:r>
      <w:r w:rsidRPr="00970D03">
        <w:rPr>
          <w:rFonts w:ascii="Times New Roman" w:hAnsi="Times New Roman" w:cs="Times New Roman"/>
          <w:sz w:val="24"/>
        </w:rPr>
        <w:tab/>
        <w:t>Xu K, Lavaud J, Perkins R, Austen E, Bonnanfant M, Campbell DA. Phytoplankton σPSII and Excitation Dissipation; Implications for Estimates of Primary Productivity. Front Mar Sci. 2018;5. doi:10.3389/fmars.2018.00281</w:t>
      </w:r>
    </w:p>
    <w:p w14:paraId="00071294"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21. </w:t>
      </w:r>
      <w:r w:rsidRPr="00970D03">
        <w:rPr>
          <w:rFonts w:ascii="Times New Roman" w:hAnsi="Times New Roman" w:cs="Times New Roman"/>
          <w:sz w:val="24"/>
        </w:rPr>
        <w:tab/>
        <w:t>Vinyard DJ, Ananyev GM, Charles Dismukes G. Photosystem II: The Reaction Center of Oxygenic Photosynthesis. Annual Review of Biochemistry. 2013;82: 577–606. doi:10.1146/annurev-biochem-070511-100425</w:t>
      </w:r>
    </w:p>
    <w:p w14:paraId="2A60694B"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lastRenderedPageBreak/>
        <w:t xml:space="preserve">22. </w:t>
      </w:r>
      <w:r w:rsidRPr="00970D03">
        <w:rPr>
          <w:rFonts w:ascii="Times New Roman" w:hAnsi="Times New Roman" w:cs="Times New Roman"/>
          <w:sz w:val="24"/>
        </w:rPr>
        <w:tab/>
        <w:t>Gates C, Ananyev G, Dismukes GC. Realtime kinetics of the light driven steps of photosynthetic water oxidation in living organisms by “stroboscopic” fluorometry. Biochimica et Biophysica Acta (BBA) - Bioenergetics. 2020;1861: 148212. doi:10.1016/j.bbabio.2020.148212</w:t>
      </w:r>
    </w:p>
    <w:p w14:paraId="4FB43E8F"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23. </w:t>
      </w:r>
      <w:r w:rsidRPr="00970D03">
        <w:rPr>
          <w:rFonts w:ascii="Times New Roman" w:hAnsi="Times New Roman" w:cs="Times New Roman"/>
          <w:sz w:val="24"/>
        </w:rPr>
        <w:tab/>
        <w:t>de Wijn R, van Gorkom HJ. S-state dependence of the miss probability in Photosystem II. Photosynthesis Research. 2002;72: 217–222. doi:10.1023/A:1016128632704</w:t>
      </w:r>
    </w:p>
    <w:p w14:paraId="50D0D308"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24. </w:t>
      </w:r>
      <w:r w:rsidRPr="00970D03">
        <w:rPr>
          <w:rFonts w:ascii="Times New Roman" w:hAnsi="Times New Roman" w:cs="Times New Roman"/>
          <w:sz w:val="24"/>
        </w:rPr>
        <w:tab/>
        <w:t>Ivanov AG, Sane PV, Krol M, Gray GR, Balseris A, Savitch LV, et al. Acclimation to temperature and irradiance modulates PSII charge recombination. FEBS Letters. 2006;580: 2797–2802. doi:10.1016/j.febslet.2006.04.018</w:t>
      </w:r>
    </w:p>
    <w:p w14:paraId="763CC700"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25. </w:t>
      </w:r>
      <w:r w:rsidRPr="00970D03">
        <w:rPr>
          <w:rFonts w:ascii="Times New Roman" w:hAnsi="Times New Roman" w:cs="Times New Roman"/>
          <w:sz w:val="24"/>
        </w:rPr>
        <w:tab/>
        <w:t>Raven JA, Kübler JE, Beardall J. Put out the light, and then put out the light. Journal of the Marine Biological Association of the United Kingdom. 2000;80: 1–25. doi:10.1017/S0025315499001526</w:t>
      </w:r>
    </w:p>
    <w:p w14:paraId="14AB36D3"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26. </w:t>
      </w:r>
      <w:r w:rsidRPr="00970D03">
        <w:rPr>
          <w:rFonts w:ascii="Times New Roman" w:hAnsi="Times New Roman" w:cs="Times New Roman"/>
          <w:sz w:val="24"/>
        </w:rPr>
        <w:tab/>
        <w:t>Wickham H, Averick M, Bryan J, Chang W, McGowan LD, François R, et al. Welcome to the tidyverse. Journal of Open Source Software. 2019;4: 1686. doi:10.21105/joss.01686</w:t>
      </w:r>
    </w:p>
    <w:p w14:paraId="0762FED1"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27. </w:t>
      </w:r>
      <w:r w:rsidRPr="00970D03">
        <w:rPr>
          <w:rFonts w:ascii="Times New Roman" w:hAnsi="Times New Roman" w:cs="Times New Roman"/>
          <w:sz w:val="24"/>
        </w:rPr>
        <w:tab/>
        <w:t>Grolemund G, Wickham H. Dates and times made easy with lubridate. Journal of Statistical Software. 2011;40: 1–25. Available: https://www.jstatsoft.org/v40/i03/</w:t>
      </w:r>
    </w:p>
    <w:p w14:paraId="7BD65A4F"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28. </w:t>
      </w:r>
      <w:r w:rsidRPr="00970D03">
        <w:rPr>
          <w:rFonts w:ascii="Times New Roman" w:hAnsi="Times New Roman" w:cs="Times New Roman"/>
          <w:sz w:val="24"/>
        </w:rPr>
        <w:tab/>
        <w:t>Bryan J. googlesheets4: Access google sheets using the sheets API V4. 2023. Available: https://CRAN.R-project.org/package=googlesheets4</w:t>
      </w:r>
    </w:p>
    <w:p w14:paraId="6953865A"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29. </w:t>
      </w:r>
      <w:r w:rsidRPr="00970D03">
        <w:rPr>
          <w:rFonts w:ascii="Times New Roman" w:hAnsi="Times New Roman" w:cs="Times New Roman"/>
          <w:sz w:val="24"/>
        </w:rPr>
        <w:tab/>
        <w:t>Højsgaard S, Halekoh U. doBy: Groupwise statistics, LSmeans, linear estimates, utilities. 2023. Available: https://CRAN.R-project.org/package=doBy</w:t>
      </w:r>
    </w:p>
    <w:p w14:paraId="44561C10"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30. </w:t>
      </w:r>
      <w:r w:rsidRPr="00970D03">
        <w:rPr>
          <w:rFonts w:ascii="Times New Roman" w:hAnsi="Times New Roman" w:cs="Times New Roman"/>
          <w:sz w:val="24"/>
        </w:rPr>
        <w:tab/>
        <w:t>Roesch A, Schmidbauer H. WaveletComp: Computational wavelet analysis. 2018. Available: https://CRAN.R-project.org/package=WaveletComp</w:t>
      </w:r>
    </w:p>
    <w:p w14:paraId="367F64D5" w14:textId="77777777" w:rsidR="00970D03" w:rsidRPr="00970D03" w:rsidRDefault="00970D03" w:rsidP="00970D03">
      <w:pPr>
        <w:pStyle w:val="Bibliography"/>
        <w:rPr>
          <w:rFonts w:ascii="Times New Roman" w:hAnsi="Times New Roman" w:cs="Times New Roman"/>
          <w:sz w:val="24"/>
          <w:lang w:val="fr-CA"/>
        </w:rPr>
      </w:pPr>
      <w:r w:rsidRPr="00970D03">
        <w:rPr>
          <w:rFonts w:ascii="Times New Roman" w:hAnsi="Times New Roman" w:cs="Times New Roman"/>
          <w:sz w:val="24"/>
        </w:rPr>
        <w:t xml:space="preserve">31. </w:t>
      </w:r>
      <w:r w:rsidRPr="00970D03">
        <w:rPr>
          <w:rFonts w:ascii="Times New Roman" w:hAnsi="Times New Roman" w:cs="Times New Roman"/>
          <w:sz w:val="24"/>
        </w:rPr>
        <w:tab/>
        <w:t xml:space="preserve">Wood SN. Fast stable restricted maximum likelihood and marginal likelihood estimation of semiparametric generalized linear models. Journal of the Royal Statistical Society: Series B (Statistical Methodology). </w:t>
      </w:r>
      <w:r w:rsidRPr="00970D03">
        <w:rPr>
          <w:rFonts w:ascii="Times New Roman" w:hAnsi="Times New Roman" w:cs="Times New Roman"/>
          <w:sz w:val="24"/>
          <w:lang w:val="fr-CA"/>
        </w:rPr>
        <w:t>2011;73: 3–36. doi:10.1111/j.1467-9868.2010.00749.x</w:t>
      </w:r>
    </w:p>
    <w:p w14:paraId="504C231C"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lang w:val="fr-CA"/>
        </w:rPr>
        <w:t xml:space="preserve">32. </w:t>
      </w:r>
      <w:r w:rsidRPr="00970D03">
        <w:rPr>
          <w:rFonts w:ascii="Times New Roman" w:hAnsi="Times New Roman" w:cs="Times New Roman"/>
          <w:sz w:val="24"/>
          <w:lang w:val="fr-CA"/>
        </w:rPr>
        <w:tab/>
        <w:t xml:space="preserve">Fasiolo, Matteo, Nedellec, Rapha"el, Goude, Yannig, et al. </w:t>
      </w:r>
      <w:r w:rsidRPr="00970D03">
        <w:rPr>
          <w:rFonts w:ascii="Times New Roman" w:hAnsi="Times New Roman" w:cs="Times New Roman"/>
          <w:sz w:val="24"/>
        </w:rPr>
        <w:t xml:space="preserve">Scalable visualisation methods for modern generalized additive models. Journal of the Royal Statistical Society (B). 2020;29: 78–86. </w:t>
      </w:r>
    </w:p>
    <w:p w14:paraId="13EBB9F3"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33. </w:t>
      </w:r>
      <w:r w:rsidRPr="00970D03">
        <w:rPr>
          <w:rFonts w:ascii="Times New Roman" w:hAnsi="Times New Roman" w:cs="Times New Roman"/>
          <w:sz w:val="24"/>
        </w:rPr>
        <w:tab/>
        <w:t>Wickham H. ggplot2: Elegant graphics for data analysis. Springer-Verlag New York; 2016. Available: https://ggplot2.tidyverse.org</w:t>
      </w:r>
    </w:p>
    <w:p w14:paraId="55494B69"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34. </w:t>
      </w:r>
      <w:r w:rsidRPr="00970D03">
        <w:rPr>
          <w:rFonts w:ascii="Times New Roman" w:hAnsi="Times New Roman" w:cs="Times New Roman"/>
          <w:sz w:val="24"/>
        </w:rPr>
        <w:tab/>
        <w:t>Campitelli E. metR: Tools for easier analysis of meteorological fields. 2021. doi:10.5281/zenodo.2593516</w:t>
      </w:r>
    </w:p>
    <w:p w14:paraId="77DED475"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35. </w:t>
      </w:r>
      <w:r w:rsidRPr="00970D03">
        <w:rPr>
          <w:rFonts w:ascii="Times New Roman" w:hAnsi="Times New Roman" w:cs="Times New Roman"/>
          <w:sz w:val="24"/>
        </w:rPr>
        <w:tab/>
        <w:t>Garnier, Simon, Ross, Noam, Rudis, Robert, et al. viridis(Lite) - colorblind-friendly color maps for R. 2024. doi:10.5281/zenodo.4679423</w:t>
      </w:r>
    </w:p>
    <w:p w14:paraId="3A897A20"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lastRenderedPageBreak/>
        <w:t xml:space="preserve">36. </w:t>
      </w:r>
      <w:r w:rsidRPr="00970D03">
        <w:rPr>
          <w:rFonts w:ascii="Times New Roman" w:hAnsi="Times New Roman" w:cs="Times New Roman"/>
          <w:sz w:val="24"/>
        </w:rPr>
        <w:tab/>
        <w:t xml:space="preserve">Theis FJ, Meyer-Bäse A. Spectral Transformations. 1st ed. Biomedical Signal Analysis : Contemporary Methods and Applications. 1st ed. MIT Press; 2010. p. 42. </w:t>
      </w:r>
    </w:p>
    <w:p w14:paraId="471EED93"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37. </w:t>
      </w:r>
      <w:r w:rsidRPr="00970D03">
        <w:rPr>
          <w:rFonts w:ascii="Times New Roman" w:hAnsi="Times New Roman" w:cs="Times New Roman"/>
          <w:sz w:val="24"/>
        </w:rPr>
        <w:tab/>
        <w:t>Cazelles B, Chavez M, Berteaux D, Ménard F, Vik JO, Jenouvrier S, et al. Wavelet analysis of ecological time series. Oecologia. 2008;156: 287–304. doi:10.1007/s00442-008-0993-2</w:t>
      </w:r>
    </w:p>
    <w:p w14:paraId="088CF2FA"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38. </w:t>
      </w:r>
      <w:r w:rsidRPr="00970D03">
        <w:rPr>
          <w:rFonts w:ascii="Times New Roman" w:hAnsi="Times New Roman" w:cs="Times New Roman"/>
          <w:sz w:val="24"/>
        </w:rPr>
        <w:tab/>
        <w:t>Pinilla J, Negrín M. Non-Parametric Generalized Additive Models as a Tool for Evaluating Policy Interventions. Mathematics. 2021;9: 299. doi:10.3390/math9040299</w:t>
      </w:r>
    </w:p>
    <w:p w14:paraId="22521ABE" w14:textId="77777777" w:rsidR="00970D03" w:rsidRPr="00970D03" w:rsidRDefault="00970D03" w:rsidP="00970D03">
      <w:pPr>
        <w:pStyle w:val="Bibliography"/>
        <w:rPr>
          <w:rFonts w:ascii="Times New Roman" w:hAnsi="Times New Roman" w:cs="Times New Roman"/>
          <w:sz w:val="24"/>
          <w:lang w:val="fr-CA"/>
        </w:rPr>
      </w:pPr>
      <w:r w:rsidRPr="00970D03">
        <w:rPr>
          <w:rFonts w:ascii="Times New Roman" w:hAnsi="Times New Roman" w:cs="Times New Roman"/>
          <w:sz w:val="24"/>
        </w:rPr>
        <w:t xml:space="preserve">39. </w:t>
      </w:r>
      <w:r w:rsidRPr="00970D03">
        <w:rPr>
          <w:rFonts w:ascii="Times New Roman" w:hAnsi="Times New Roman" w:cs="Times New Roman"/>
          <w:sz w:val="24"/>
        </w:rPr>
        <w:tab/>
        <w:t xml:space="preserve">Schoenig D, Maynard L, Brice M-H, Cazelles K, Braga PHP, Gongora E, et al. Workshop 8: Generalized additive models in R. Québec Centre for Biodiversity Science; 2023. </w:t>
      </w:r>
      <w:r w:rsidRPr="00970D03">
        <w:rPr>
          <w:rFonts w:ascii="Times New Roman" w:hAnsi="Times New Roman" w:cs="Times New Roman"/>
          <w:sz w:val="24"/>
          <w:lang w:val="fr-CA"/>
        </w:rPr>
        <w:t>Available: https://r.qcbs.ca/workshop08/pres-en/workshop08-pres-en.html#36</w:t>
      </w:r>
    </w:p>
    <w:p w14:paraId="42D8AE29" w14:textId="77777777" w:rsidR="00970D03" w:rsidRPr="00970D03" w:rsidRDefault="00970D03" w:rsidP="00970D03">
      <w:pPr>
        <w:pStyle w:val="Bibliography"/>
        <w:rPr>
          <w:rFonts w:ascii="Times New Roman" w:hAnsi="Times New Roman" w:cs="Times New Roman"/>
          <w:sz w:val="24"/>
        </w:rPr>
      </w:pPr>
      <w:r w:rsidRPr="00970D03">
        <w:rPr>
          <w:rFonts w:ascii="Times New Roman" w:hAnsi="Times New Roman" w:cs="Times New Roman"/>
          <w:sz w:val="24"/>
        </w:rPr>
        <w:t xml:space="preserve">40. </w:t>
      </w:r>
      <w:r w:rsidRPr="00970D03">
        <w:rPr>
          <w:rFonts w:ascii="Times New Roman" w:hAnsi="Times New Roman" w:cs="Times New Roman"/>
          <w:sz w:val="24"/>
        </w:rPr>
        <w:tab/>
        <w:t xml:space="preserve">Wood SN. Generalized Additive Models: an introduction with R. 2nd ed. New York: Chapman and Hall/CRC; 2017. </w:t>
      </w:r>
    </w:p>
    <w:p w14:paraId="2E841C21" w14:textId="07E9F287" w:rsidR="009E6024" w:rsidRDefault="00570467" w:rsidP="00570467">
      <w:pPr>
        <w:pStyle w:val="Bibliography"/>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1D37F848" w14:textId="77777777" w:rsidR="009E6024" w:rsidRDefault="006538E8">
      <w:pPr>
        <w:pStyle w:val="Body"/>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commentRangeStart w:id="12"/>
    </w:p>
    <w:p w14:paraId="073C90EA" w14:textId="77777777" w:rsidR="009E6024" w:rsidRDefault="006538E8">
      <w:pPr>
        <w:pStyle w:val="Body"/>
        <w:spacing w:line="360" w:lineRule="auto"/>
        <w:ind w:firstLine="340"/>
      </w:pPr>
      <w:proofErr w:type="spellStart"/>
      <w:r>
        <w:rPr>
          <w:rFonts w:ascii="Times New Roman" w:hAnsi="Times New Roman"/>
          <w:sz w:val="24"/>
          <w:szCs w:val="24"/>
          <w:lang w:val="nl-NL"/>
        </w:rPr>
        <w:t>Loess</w:t>
      </w:r>
      <w:commentRangeEnd w:id="12"/>
      <w:proofErr w:type="spellEnd"/>
      <w:r>
        <w:commentReference w:id="12"/>
      </w:r>
      <w:r>
        <w:rPr>
          <w:rFonts w:ascii="Times New Roman" w:hAnsi="Times New Roman"/>
          <w:sz w:val="24"/>
          <w:szCs w:val="24"/>
        </w:rPr>
        <w:t xml:space="preserve"> fits a smooth curve by generating local regression models at each data point, estimating the response variable by calculating a weighted average of nearby data points based on their distance from the point of interest [27]. These local regression models are then combined to produce a smooth curve representing the overall relationship between the damping index and the predictors of temperature and light level. Based on the fitted model, the damping index can then be predicted for other combinations of temperature and light [28]. These predictions were then visually represented with a contour plot.</w:t>
      </w:r>
      <w:commentRangeStart w:id="13"/>
      <w:r>
        <w:rPr>
          <w:rFonts w:ascii="Times New Roman" w:hAnsi="Times New Roman"/>
          <w:sz w:val="24"/>
          <w:szCs w:val="24"/>
        </w:rPr>
        <w:t xml:space="preserve"> </w:t>
      </w:r>
      <w:commentRangeEnd w:id="13"/>
      <w:r>
        <w:commentReference w:id="13"/>
      </w:r>
    </w:p>
    <w:sectPr w:rsidR="009E6024">
      <w:headerReference w:type="default" r:id="rId14"/>
      <w:footerReference w:type="default" r:id="rId1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ouglas Campbell" w:date="2024-03-29T15:19:00Z" w:initials="">
    <w:p w14:paraId="2777C32D" w14:textId="77777777" w:rsidR="009E6024" w:rsidRDefault="009E6024">
      <w:pPr>
        <w:pStyle w:val="Default"/>
      </w:pPr>
    </w:p>
    <w:p w14:paraId="3887649F" w14:textId="77777777" w:rsidR="009E6024" w:rsidRDefault="006538E8">
      <w:pPr>
        <w:pStyle w:val="Default"/>
      </w:pPr>
      <w:r>
        <w:rPr>
          <w:rFonts w:eastAsia="Arial Unicode MS" w:cs="Arial Unicode MS"/>
        </w:rPr>
        <w:t>Chlorophyll assay in Turner should go here.</w:t>
      </w:r>
    </w:p>
  </w:comment>
  <w:comment w:id="4" w:author="Douglas Campbell" w:date="2024-03-29T15:33:00Z" w:initials="">
    <w:p w14:paraId="5337BAF2" w14:textId="77777777" w:rsidR="009E6024" w:rsidRDefault="009E6024">
      <w:pPr>
        <w:pStyle w:val="Default"/>
      </w:pPr>
    </w:p>
    <w:p w14:paraId="1C0BC5DC" w14:textId="77777777" w:rsidR="009E6024" w:rsidRDefault="006538E8">
      <w:pPr>
        <w:pStyle w:val="Default"/>
      </w:pPr>
      <w:r>
        <w:rPr>
          <w:rFonts w:eastAsia="Arial Unicode MS" w:cs="Arial Unicode MS"/>
        </w:rPr>
        <w:t>You could describe how we worked out how many flashlets, and how bright a flashlet, was best for each culture?  It depends upon sigmaPSII; a big sigmaPSII requires dimmer flashlets, or fewer of them, lowering the probability of double hits.  A smaller sigmaPSII requires more flashlets, or brighter flashlets, to reach population saturation.  It is tricky to keep straight the distinction between an individual PSII, which is either open or closed; and the population of PSII, in which the fraction of closed centres increases progressively.</w:t>
      </w:r>
    </w:p>
  </w:comment>
  <w:comment w:id="5" w:author="Douglas Campbell" w:date="2024-03-29T15:30:00Z" w:initials="">
    <w:p w14:paraId="0AB24AA3" w14:textId="77777777" w:rsidR="009E6024" w:rsidRDefault="009E6024">
      <w:pPr>
        <w:pStyle w:val="Default"/>
      </w:pPr>
    </w:p>
    <w:p w14:paraId="74E60E27" w14:textId="77777777" w:rsidR="009E6024" w:rsidRDefault="006538E8">
      <w:pPr>
        <w:pStyle w:val="Default"/>
      </w:pPr>
      <w:r>
        <w:rPr>
          <w:rFonts w:eastAsia="Arial Unicode MS" w:cs="Arial Unicode MS"/>
        </w:rPr>
        <w:t>you need a citation to support the oscillation of fluorescence with S State</w:t>
      </w:r>
    </w:p>
  </w:comment>
  <w:comment w:id="6" w:author="Douglas Campbell" w:date="2024-03-29T15:46:00Z" w:initials="">
    <w:p w14:paraId="38B9DE30" w14:textId="77777777" w:rsidR="009E6024" w:rsidRDefault="009E6024">
      <w:pPr>
        <w:pStyle w:val="Default"/>
      </w:pPr>
    </w:p>
    <w:p w14:paraId="4D8DA031" w14:textId="77777777" w:rsidR="009E6024" w:rsidRDefault="006538E8">
      <w:pPr>
        <w:pStyle w:val="Default"/>
      </w:pPr>
      <w:r>
        <w:rPr>
          <w:rFonts w:eastAsia="Arial Unicode MS" w:cs="Arial Unicode MS"/>
        </w:rPr>
        <w:t xml:space="preserve">Somewhere you need to describe changing </w:t>
      </w:r>
    </w:p>
  </w:comment>
  <w:comment w:id="7" w:author="Natasha Ryan" w:date="2024-04-02T19:09:00Z" w:initials="NR">
    <w:p w14:paraId="372727DB" w14:textId="77777777" w:rsidR="0092263A" w:rsidRDefault="0092263A" w:rsidP="0092263A">
      <w:r>
        <w:rPr>
          <w:rStyle w:val="CommentReference"/>
        </w:rPr>
        <w:annotationRef/>
      </w:r>
      <w:r>
        <w:rPr>
          <w:sz w:val="20"/>
          <w:szCs w:val="20"/>
        </w:rPr>
        <w:t>?</w:t>
      </w:r>
    </w:p>
  </w:comment>
  <w:comment w:id="8" w:author="Douglas Campbell" w:date="2024-03-29T15:35:00Z" w:initials="">
    <w:p w14:paraId="0DFEBBC2" w14:textId="2975D495" w:rsidR="009E6024" w:rsidRDefault="009E6024">
      <w:pPr>
        <w:pStyle w:val="Default"/>
      </w:pPr>
    </w:p>
    <w:p w14:paraId="0075CA89" w14:textId="77777777" w:rsidR="009E6024" w:rsidRDefault="006538E8">
      <w:pPr>
        <w:pStyle w:val="Default"/>
      </w:pPr>
      <w:r>
        <w:rPr>
          <w:rFonts w:eastAsia="Arial Unicode MS" w:cs="Arial Unicode MS"/>
        </w:rPr>
        <w:t>You need to be clear every time, whether you are discussing growth light and temperature, or measurement light and temperature.  You should focus on measurement light and temperature, b/c you only have a limited set of different growth temperatures and lights.  You always mention 'light and temperature', when you should, I think, focus on 'measurement temperature and effective light level' or something similar.</w:t>
      </w:r>
    </w:p>
    <w:p w14:paraId="41E7A111" w14:textId="77777777" w:rsidR="009E6024" w:rsidRDefault="009E6024">
      <w:pPr>
        <w:pStyle w:val="Default"/>
      </w:pPr>
    </w:p>
  </w:comment>
  <w:comment w:id="9" w:author="Douglas Campbell" w:date="2024-03-29T15:42:00Z" w:initials="">
    <w:p w14:paraId="6E1AE4F6" w14:textId="77777777" w:rsidR="009E6024" w:rsidRDefault="009E6024">
      <w:pPr>
        <w:pStyle w:val="Default"/>
      </w:pPr>
    </w:p>
    <w:p w14:paraId="18CEAA3B" w14:textId="77777777" w:rsidR="009E6024" w:rsidRDefault="006538E8">
      <w:pPr>
        <w:pStyle w:val="Default"/>
      </w:pPr>
      <w:r>
        <w:rPr>
          <w:rFonts w:eastAsia="Arial Unicode MS" w:cs="Arial Unicode MS"/>
        </w:rPr>
        <w:t>Explain why you also varied measurement temperatures</w:t>
      </w:r>
    </w:p>
  </w:comment>
  <w:comment w:id="10" w:author="Douglas Campbell" w:date="2024-03-29T15:45:00Z" w:initials="">
    <w:p w14:paraId="4B654C76" w14:textId="77777777" w:rsidR="009E6024" w:rsidRDefault="009E6024">
      <w:pPr>
        <w:pStyle w:val="Default"/>
      </w:pPr>
    </w:p>
    <w:p w14:paraId="08331919" w14:textId="77777777" w:rsidR="009E6024" w:rsidRDefault="006538E8">
      <w:pPr>
        <w:pStyle w:val="Default"/>
      </w:pPr>
      <w:r>
        <w:rPr>
          <w:rFonts w:eastAsia="Arial Unicode MS" w:cs="Arial Unicode MS"/>
        </w:rPr>
        <w:t>Add citations for all packages; we have a function to generate package bibliographies</w:t>
      </w:r>
    </w:p>
  </w:comment>
  <w:comment w:id="11" w:author="Douglas Campbell" w:date="2024-03-29T15:54:00Z" w:initials="">
    <w:p w14:paraId="31D4CBB5" w14:textId="77777777" w:rsidR="009E6024" w:rsidRDefault="009E6024">
      <w:pPr>
        <w:pStyle w:val="Default"/>
      </w:pPr>
    </w:p>
    <w:p w14:paraId="4B97B346" w14:textId="77777777" w:rsidR="009E6024" w:rsidRDefault="006538E8">
      <w:pPr>
        <w:pStyle w:val="Default"/>
      </w:pPr>
      <w:r>
        <w:rPr>
          <w:rFonts w:eastAsia="Arial Unicode MS" w:cs="Arial Unicode MS"/>
        </w:rPr>
        <w:t>So there.  MWHAHAHAHA</w:t>
      </w:r>
    </w:p>
  </w:comment>
  <w:comment w:id="12" w:author="Natasha Ryan" w:date="2024-03-28T09:32:00Z" w:initials="">
    <w:p w14:paraId="15C55A13" w14:textId="77777777" w:rsidR="009E6024" w:rsidRDefault="009E6024">
      <w:pPr>
        <w:pStyle w:val="Default"/>
      </w:pPr>
    </w:p>
    <w:p w14:paraId="4F1D55FB" w14:textId="77777777" w:rsidR="009E6024" w:rsidRDefault="006538E8">
      <w:pPr>
        <w:pStyle w:val="Default"/>
      </w:pPr>
      <w:r>
        <w:rPr>
          <w:rFonts w:eastAsia="Arial Unicode MS" w:cs="Arial Unicode MS"/>
        </w:rPr>
        <w:t>Kept in case I go back to loess modelling for some reason</w:t>
      </w:r>
    </w:p>
  </w:comment>
  <w:comment w:id="13" w:author="Douglas Campbell" w:date="2024-03-29T15:42:00Z" w:initials="">
    <w:p w14:paraId="3378582C" w14:textId="77777777" w:rsidR="009E6024" w:rsidRDefault="009E6024">
      <w:pPr>
        <w:pStyle w:val="Default"/>
      </w:pPr>
    </w:p>
    <w:p w14:paraId="2ADB6F98" w14:textId="77777777" w:rsidR="009E6024" w:rsidRDefault="006538E8">
      <w:pPr>
        <w:pStyle w:val="Default"/>
      </w:pPr>
      <w:r>
        <w:rPr>
          <w:rFonts w:eastAsia="Arial Unicode MS" w:cs="Arial Unicode MS"/>
        </w:rPr>
        <w:t>Is this extra stuff?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87649F" w15:done="1"/>
  <w15:commentEx w15:paraId="1C0BC5DC" w15:done="1"/>
  <w15:commentEx w15:paraId="74E60E27" w15:done="1"/>
  <w15:commentEx w15:paraId="4D8DA031" w15:done="0"/>
  <w15:commentEx w15:paraId="372727DB" w15:paraIdParent="4D8DA031" w15:done="0"/>
  <w15:commentEx w15:paraId="41E7A111" w15:done="1"/>
  <w15:commentEx w15:paraId="18CEAA3B" w15:done="1"/>
  <w15:commentEx w15:paraId="08331919" w15:done="1"/>
  <w15:commentEx w15:paraId="4B97B346" w15:done="0"/>
  <w15:commentEx w15:paraId="4F1D55FB" w15:done="0"/>
  <w15:commentEx w15:paraId="2ADB6F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464D26C" w16cex:dateUtc="2024-04-02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87649F" w16cid:durableId="7AB24ED4"/>
  <w16cid:commentId w16cid:paraId="1C0BC5DC" w16cid:durableId="5B1C6D2A"/>
  <w16cid:commentId w16cid:paraId="74E60E27" w16cid:durableId="69024D5D"/>
  <w16cid:commentId w16cid:paraId="4D8DA031" w16cid:durableId="2A878246"/>
  <w16cid:commentId w16cid:paraId="372727DB" w16cid:durableId="7464D26C"/>
  <w16cid:commentId w16cid:paraId="41E7A111" w16cid:durableId="6B41B2C7"/>
  <w16cid:commentId w16cid:paraId="18CEAA3B" w16cid:durableId="07FE54B0"/>
  <w16cid:commentId w16cid:paraId="08331919" w16cid:durableId="06350A8B"/>
  <w16cid:commentId w16cid:paraId="4B97B346" w16cid:durableId="6202AE2A"/>
  <w16cid:commentId w16cid:paraId="4F1D55FB" w16cid:durableId="26422035"/>
  <w16cid:commentId w16cid:paraId="2ADB6F98" w16cid:durableId="64DE03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B0328" w14:textId="77777777" w:rsidR="00FE2D3D" w:rsidRDefault="00FE2D3D">
      <w:r>
        <w:separator/>
      </w:r>
    </w:p>
  </w:endnote>
  <w:endnote w:type="continuationSeparator" w:id="0">
    <w:p w14:paraId="156E8B42" w14:textId="77777777" w:rsidR="00FE2D3D" w:rsidRDefault="00FE2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2F387" w14:textId="77777777" w:rsidR="009E6024" w:rsidRDefault="009E6024">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175DB" w14:textId="77777777" w:rsidR="00FE2D3D" w:rsidRDefault="00FE2D3D">
      <w:r>
        <w:separator/>
      </w:r>
    </w:p>
  </w:footnote>
  <w:footnote w:type="continuationSeparator" w:id="0">
    <w:p w14:paraId="59685C37" w14:textId="77777777" w:rsidR="00FE2D3D" w:rsidRDefault="00FE2D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76142" w14:textId="77777777" w:rsidR="009E6024" w:rsidRDefault="009E6024">
    <w:pPr>
      <w:pStyle w:val="HeaderFoot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sha Ryan">
    <w15:presenceInfo w15:providerId="AD" w15:userId="S::Natasha.Ryan@ubc365.onmicrosoft.com::d565da8d-5820-4d39-93d7-5b83e833e1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024"/>
    <w:rsid w:val="00010D0D"/>
    <w:rsid w:val="00032749"/>
    <w:rsid w:val="00050A28"/>
    <w:rsid w:val="000567D7"/>
    <w:rsid w:val="000A0E0E"/>
    <w:rsid w:val="000C4DC8"/>
    <w:rsid w:val="00167974"/>
    <w:rsid w:val="001C3CED"/>
    <w:rsid w:val="003328FA"/>
    <w:rsid w:val="003A2831"/>
    <w:rsid w:val="0047736A"/>
    <w:rsid w:val="004C2595"/>
    <w:rsid w:val="004D25C5"/>
    <w:rsid w:val="00570467"/>
    <w:rsid w:val="005A383C"/>
    <w:rsid w:val="006538E8"/>
    <w:rsid w:val="006E00E8"/>
    <w:rsid w:val="00727A0C"/>
    <w:rsid w:val="0092263A"/>
    <w:rsid w:val="00970D03"/>
    <w:rsid w:val="00994CFD"/>
    <w:rsid w:val="009E6024"/>
    <w:rsid w:val="00A74396"/>
    <w:rsid w:val="00A94DCF"/>
    <w:rsid w:val="00AA7D3D"/>
    <w:rsid w:val="00B178D1"/>
    <w:rsid w:val="00B74DC7"/>
    <w:rsid w:val="00B955F0"/>
    <w:rsid w:val="00C05A76"/>
    <w:rsid w:val="00C37585"/>
    <w:rsid w:val="00CB03FD"/>
    <w:rsid w:val="00DB4A9C"/>
    <w:rsid w:val="00F14CDA"/>
    <w:rsid w:val="00F53C41"/>
    <w:rsid w:val="00FC087D"/>
    <w:rsid w:val="00FE2D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A905921"/>
  <w15:docId w15:val="{C12E2307-6EBA-4542-A2F6-9964966A4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CA"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Aptos" w:eastAsia="Aptos" w:hAnsi="Aptos" w:cs="Aptos"/>
      <w:color w:val="000000"/>
      <w:kern w:val="2"/>
      <w:sz w:val="22"/>
      <w:szCs w:val="22"/>
      <w:u w:color="000000"/>
      <w:lang w:val="en-US"/>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styleId="Bibliography">
    <w:name w:val="Bibliography"/>
    <w:next w:val="Body"/>
    <w:pPr>
      <w:tabs>
        <w:tab w:val="left" w:pos="500"/>
      </w:tabs>
      <w:spacing w:after="240"/>
      <w:ind w:left="504" w:hanging="504"/>
    </w:pPr>
    <w:rPr>
      <w:rFonts w:ascii="Aptos" w:eastAsia="Aptos" w:hAnsi="Aptos" w:cs="Aptos"/>
      <w:color w:val="000000"/>
      <w:kern w:val="2"/>
      <w:sz w:val="22"/>
      <w:szCs w:val="22"/>
      <w:u w:color="000000"/>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F14CDA"/>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rPr>
  </w:style>
  <w:style w:type="paragraph" w:styleId="CommentSubject">
    <w:name w:val="annotation subject"/>
    <w:basedOn w:val="CommentText"/>
    <w:next w:val="CommentText"/>
    <w:link w:val="CommentSubjectChar"/>
    <w:uiPriority w:val="99"/>
    <w:semiHidden/>
    <w:unhideWhenUsed/>
    <w:rsid w:val="0092263A"/>
    <w:rPr>
      <w:b/>
      <w:bCs/>
    </w:rPr>
  </w:style>
  <w:style w:type="character" w:customStyle="1" w:styleId="CommentSubjectChar">
    <w:name w:val="Comment Subject Char"/>
    <w:basedOn w:val="CommentTextChar"/>
    <w:link w:val="CommentSubject"/>
    <w:uiPriority w:val="99"/>
    <w:semiHidden/>
    <w:rsid w:val="0092263A"/>
    <w:rPr>
      <w:b/>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3.emf"/><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footer" Target="footer1.xml"/><Relationship Id="rId10" Type="http://schemas.microsoft.com/office/2018/08/relationships/commentsExtensible" Target="commentsExtensible.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14</Pages>
  <Words>21645</Words>
  <Characters>123381</Characters>
  <Application>Microsoft Office Word</Application>
  <DocSecurity>0</DocSecurity>
  <Lines>1028</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Ryan</cp:lastModifiedBy>
  <cp:revision>12</cp:revision>
  <dcterms:created xsi:type="dcterms:W3CDTF">2024-04-02T17:15:00Z</dcterms:created>
  <dcterms:modified xsi:type="dcterms:W3CDTF">2024-04-03T22:33:00Z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id="EJ3icxKn"/&gt;&lt;style id="http://www.zotero.org/styles/plos-biology" hasBibliography="1" bibliographyStyleHasBeenSet="1"/&gt;&lt;prefs&gt;&lt;pref name="fieldType" value="Field"/&gt;&lt;pref name="dontAskDelayCitation</vt:lpwstr>
  </property>
  <property fmtid="{D5CDD505-2E9C-101B-9397-08002B2CF9AE}" pid="3" name="ZOTERO_PREF_2">
    <vt:lpwstr>Updates" value="true"/&gt;&lt;/prefs&gt;&lt;/data&gt;</vt:lpwstr>
  </property>
</Properties>
</file>